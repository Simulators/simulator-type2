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0AE4E" w14:textId="36C318BA" w:rsidR="0051426B" w:rsidRPr="008B7DA0" w:rsidRDefault="000C6E2D" w:rsidP="00F10EC4">
      <w:pPr>
        <w:jc w:val="center"/>
        <w:rPr>
          <w:rFonts w:ascii="Garamond" w:hAnsi="Garamond"/>
          <w:b/>
          <w:sz w:val="96"/>
          <w:szCs w:val="96"/>
        </w:rPr>
      </w:pPr>
      <w:r>
        <w:rPr>
          <w:rFonts w:ascii="Garamond" w:hAnsi="Garamond"/>
          <w:b/>
          <w:sz w:val="96"/>
          <w:szCs w:val="96"/>
        </w:rPr>
        <w:t>Type 2</w:t>
      </w:r>
      <w:r w:rsidR="00F10EC4" w:rsidRPr="008B7DA0">
        <w:rPr>
          <w:rFonts w:ascii="Garamond" w:hAnsi="Garamond"/>
          <w:b/>
          <w:sz w:val="96"/>
          <w:szCs w:val="96"/>
        </w:rPr>
        <w:t xml:space="preserve"> </w:t>
      </w:r>
      <w:r w:rsidR="0051426B" w:rsidRPr="008B7DA0">
        <w:rPr>
          <w:rFonts w:ascii="Garamond" w:hAnsi="Garamond"/>
          <w:b/>
          <w:sz w:val="96"/>
          <w:szCs w:val="96"/>
        </w:rPr>
        <w:t>Liverpool</w:t>
      </w:r>
      <w:r w:rsidR="001E1F78" w:rsidRPr="008B7DA0">
        <w:rPr>
          <w:rFonts w:ascii="Garamond" w:hAnsi="Garamond"/>
          <w:b/>
          <w:sz w:val="96"/>
          <w:szCs w:val="96"/>
        </w:rPr>
        <w:t xml:space="preserve"> Ringing </w:t>
      </w:r>
      <w:r w:rsidR="0051426B" w:rsidRPr="008B7DA0">
        <w:rPr>
          <w:rFonts w:ascii="Garamond" w:hAnsi="Garamond"/>
          <w:b/>
          <w:sz w:val="96"/>
          <w:szCs w:val="96"/>
        </w:rPr>
        <w:t>Simulator</w:t>
      </w:r>
    </w:p>
    <w:p w14:paraId="7BEBECD4" w14:textId="11E2AE75" w:rsidR="00E906D4" w:rsidRPr="008B7DA0" w:rsidRDefault="00870118" w:rsidP="0062540C">
      <w:pPr>
        <w:jc w:val="center"/>
        <w:rPr>
          <w:sz w:val="48"/>
          <w:szCs w:val="48"/>
        </w:rPr>
      </w:pPr>
      <w:r>
        <w:rPr>
          <w:sz w:val="48"/>
          <w:szCs w:val="48"/>
        </w:rPr>
        <w:t>06 – Technical Reference Guide</w:t>
      </w:r>
    </w:p>
    <w:p w14:paraId="24E98305" w14:textId="77777777" w:rsidR="007E4CA5" w:rsidRPr="007E4CA5" w:rsidRDefault="007E4CA5" w:rsidP="0062540C">
      <w:pPr>
        <w:jc w:val="center"/>
        <w:rPr>
          <w:color w:val="00B050"/>
        </w:rPr>
      </w:pPr>
    </w:p>
    <w:p w14:paraId="2D540FFD" w14:textId="6955FAA8" w:rsidR="00F10EC4" w:rsidRDefault="00BF6ECB" w:rsidP="007E4CA5">
      <w:pPr>
        <w:jc w:val="center"/>
      </w:pPr>
      <w:del w:id="0" w:author="Andrew Instone-Cowie" w:date="2025-05-07T12:26:00Z" w16du:dateUtc="2025-05-07T11:26:00Z">
        <w:r w:rsidDel="00A44AFF">
          <w:rPr>
            <w:noProof/>
          </w:rPr>
          <w:drawing>
            <wp:inline distT="0" distB="0" distL="0" distR="0" wp14:anchorId="4751716B" wp14:editId="661B8321">
              <wp:extent cx="4320000" cy="4291200"/>
              <wp:effectExtent l="38100" t="38100" r="42545" b="33655"/>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T2InterfaceRevE_brd.png"/>
                      <pic:cNvPicPr/>
                    </pic:nvPicPr>
                    <pic:blipFill>
                      <a:blip r:embed="rId8">
                        <a:extLst>
                          <a:ext uri="{28A0092B-C50C-407E-A947-70E740481C1C}">
                            <a14:useLocalDpi xmlns:a14="http://schemas.microsoft.com/office/drawing/2010/main" val="0"/>
                          </a:ext>
                        </a:extLst>
                      </a:blip>
                      <a:stretch>
                        <a:fillRect/>
                      </a:stretch>
                    </pic:blipFill>
                    <pic:spPr>
                      <a:xfrm>
                        <a:off x="0" y="0"/>
                        <a:ext cx="4320000" cy="4291200"/>
                      </a:xfrm>
                      <a:prstGeom prst="rect">
                        <a:avLst/>
                      </a:prstGeom>
                      <a:ln w="31750" cmpd="thickThin">
                        <a:solidFill>
                          <a:schemeClr val="tx1"/>
                        </a:solidFill>
                      </a:ln>
                    </pic:spPr>
                  </pic:pic>
                </a:graphicData>
              </a:graphic>
            </wp:inline>
          </w:drawing>
        </w:r>
      </w:del>
      <w:ins w:id="1" w:author="Andrew Instone-Cowie" w:date="2025-05-07T12:41:00Z" w16du:dateUtc="2025-05-07T11:41:00Z">
        <w:r w:rsidR="00114134">
          <w:rPr>
            <w:noProof/>
          </w:rPr>
          <w:drawing>
            <wp:inline distT="0" distB="0" distL="0" distR="0" wp14:anchorId="227DE6E2" wp14:editId="558C20EB">
              <wp:extent cx="4320000" cy="4179600"/>
              <wp:effectExtent l="38100" t="38100" r="42545" b="30480"/>
              <wp:docPr id="403832449" name="Picture 7" descr="A red circuit board with many wir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32449" name="Picture 7" descr="A red circuit board with many wires and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4179600"/>
                      </a:xfrm>
                      <a:prstGeom prst="rect">
                        <a:avLst/>
                      </a:prstGeom>
                      <a:ln w="31750" cmpd="thickThin">
                        <a:solidFill>
                          <a:schemeClr val="tx1"/>
                        </a:solidFill>
                      </a:ln>
                    </pic:spPr>
                  </pic:pic>
                </a:graphicData>
              </a:graphic>
            </wp:inline>
          </w:drawing>
        </w:r>
      </w:ins>
    </w:p>
    <w:p w14:paraId="0CF62718" w14:textId="77777777" w:rsidR="00D16CF7" w:rsidRDefault="00D16CF7" w:rsidP="00D16CF7">
      <w:pPr>
        <w:spacing w:after="0"/>
      </w:pPr>
    </w:p>
    <w:p w14:paraId="5A467073" w14:textId="77777777" w:rsidR="007F7E8A" w:rsidRPr="008B7DA0" w:rsidRDefault="00D16CF7" w:rsidP="00D16CF7">
      <w:pPr>
        <w:spacing w:after="0"/>
      </w:pPr>
      <w:r w:rsidRPr="008B7DA0">
        <w:t>Author: Andrew Instone-Cowie</w:t>
      </w:r>
    </w:p>
    <w:p w14:paraId="5B54D679" w14:textId="18EC424E" w:rsidR="00D16CF7" w:rsidRPr="008B7DA0" w:rsidRDefault="00D16CF7" w:rsidP="00D16CF7">
      <w:pPr>
        <w:spacing w:after="0"/>
      </w:pPr>
      <w:r w:rsidRPr="008B7DA0">
        <w:t xml:space="preserve">Date: </w:t>
      </w:r>
      <w:ins w:id="2" w:author="Andrew Instone-Cowie" w:date="2025-05-07T12:22:00Z" w16du:dateUtc="2025-05-07T11:22:00Z">
        <w:r w:rsidR="00004B06">
          <w:t>0</w:t>
        </w:r>
      </w:ins>
      <w:ins w:id="3" w:author="Andrew Instone-Cowie" w:date="2025-05-07T16:04:00Z" w16du:dateUtc="2025-05-07T15:04:00Z">
        <w:r w:rsidR="0003090A">
          <w:t>9</w:t>
        </w:r>
      </w:ins>
      <w:ins w:id="4" w:author="Andrew Instone-Cowie" w:date="2025-05-07T12:22:00Z" w16du:dateUtc="2025-05-07T11:22:00Z">
        <w:r w:rsidR="00004B06">
          <w:t xml:space="preserve"> May </w:t>
        </w:r>
      </w:ins>
      <w:del w:id="5" w:author="Andrew Instone-Cowie" w:date="2025-05-07T12:22:00Z" w16du:dateUtc="2025-05-07T11:22:00Z">
        <w:r w:rsidR="00BE024C" w:rsidDel="00004B06">
          <w:delText xml:space="preserve">3 March </w:delText>
        </w:r>
      </w:del>
      <w:r w:rsidR="00BE024C">
        <w:t>2025</w:t>
      </w:r>
    </w:p>
    <w:p w14:paraId="60B4D2F8" w14:textId="48696524" w:rsidR="00D16CF7" w:rsidRPr="008B7DA0" w:rsidRDefault="00D16CF7">
      <w:r w:rsidRPr="008B7DA0">
        <w:t xml:space="preserve">Version: </w:t>
      </w:r>
      <w:r w:rsidR="003912A1">
        <w:t>1.</w:t>
      </w:r>
      <w:ins w:id="6" w:author="Andrew Instone-Cowie" w:date="2025-05-07T16:05:00Z" w16du:dateUtc="2025-05-07T15:05:00Z">
        <w:r w:rsidR="0003090A">
          <w:t>7</w:t>
        </w:r>
      </w:ins>
      <w:del w:id="7" w:author="Andrew Instone-Cowie" w:date="2025-05-07T12:22:00Z" w16du:dateUtc="2025-05-07T11:22:00Z">
        <w:r w:rsidR="00BE024C" w:rsidDel="00004B06">
          <w:delText>5</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140E6D55" w14:textId="77777777" w:rsidR="004A19E5" w:rsidRDefault="004A19E5" w:rsidP="007F7E8A">
          <w:pPr>
            <w:pStyle w:val="TOCHeading"/>
            <w:pageBreakBefore/>
          </w:pPr>
          <w:r>
            <w:t>Contents</w:t>
          </w:r>
        </w:p>
        <w:p w14:paraId="6A461868" w14:textId="71CBF3D5" w:rsidR="00044299" w:rsidRDefault="004A19E5">
          <w:pPr>
            <w:pStyle w:val="TOC1"/>
            <w:tabs>
              <w:tab w:val="right" w:leader="dot" w:pos="9016"/>
            </w:tabs>
            <w:rPr>
              <w:ins w:id="8" w:author="Andrew Instone-Cowie" w:date="2025-07-09T15:58:00Z" w16du:dateUtc="2025-07-09T14:58:00Z"/>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ins w:id="9" w:author="Andrew Instone-Cowie" w:date="2025-07-09T15:58:00Z" w16du:dateUtc="2025-07-09T14:58:00Z">
            <w:r w:rsidR="00044299" w:rsidRPr="00C12F6E">
              <w:rPr>
                <w:rStyle w:val="Hyperlink"/>
                <w:noProof/>
              </w:rPr>
              <w:fldChar w:fldCharType="begin"/>
            </w:r>
            <w:r w:rsidR="00044299" w:rsidRPr="00C12F6E">
              <w:rPr>
                <w:rStyle w:val="Hyperlink"/>
                <w:noProof/>
              </w:rPr>
              <w:instrText xml:space="preserve"> </w:instrText>
            </w:r>
            <w:r w:rsidR="00044299">
              <w:rPr>
                <w:noProof/>
              </w:rPr>
              <w:instrText>HYPERLINK \l "_Toc202969114"</w:instrText>
            </w:r>
            <w:r w:rsidR="00044299" w:rsidRPr="00C12F6E">
              <w:rPr>
                <w:rStyle w:val="Hyperlink"/>
                <w:noProof/>
              </w:rPr>
              <w:instrText xml:space="preserve"> </w:instrText>
            </w:r>
            <w:r w:rsidR="00044299" w:rsidRPr="00C12F6E">
              <w:rPr>
                <w:rStyle w:val="Hyperlink"/>
                <w:noProof/>
              </w:rPr>
            </w:r>
            <w:r w:rsidR="00044299" w:rsidRPr="00C12F6E">
              <w:rPr>
                <w:rStyle w:val="Hyperlink"/>
                <w:noProof/>
              </w:rPr>
              <w:fldChar w:fldCharType="separate"/>
            </w:r>
            <w:r w:rsidR="00044299" w:rsidRPr="00C12F6E">
              <w:rPr>
                <w:rStyle w:val="Hyperlink"/>
                <w:noProof/>
              </w:rPr>
              <w:t>Index of Figures</w:t>
            </w:r>
            <w:r w:rsidR="00044299">
              <w:rPr>
                <w:noProof/>
                <w:webHidden/>
              </w:rPr>
              <w:tab/>
            </w:r>
            <w:r w:rsidR="00044299">
              <w:rPr>
                <w:noProof/>
                <w:webHidden/>
              </w:rPr>
              <w:fldChar w:fldCharType="begin"/>
            </w:r>
            <w:r w:rsidR="00044299">
              <w:rPr>
                <w:noProof/>
                <w:webHidden/>
              </w:rPr>
              <w:instrText xml:space="preserve"> PAGEREF _Toc202969114 \h </w:instrText>
            </w:r>
            <w:r w:rsidR="00044299">
              <w:rPr>
                <w:noProof/>
                <w:webHidden/>
              </w:rPr>
            </w:r>
            <w:r w:rsidR="00044299">
              <w:rPr>
                <w:noProof/>
                <w:webHidden/>
              </w:rPr>
              <w:fldChar w:fldCharType="separate"/>
            </w:r>
          </w:ins>
          <w:ins w:id="10" w:author="Andrew Instone-Cowie" w:date="2025-07-09T16:02:00Z" w16du:dateUtc="2025-07-09T15:02:00Z">
            <w:r w:rsidR="00044299">
              <w:rPr>
                <w:noProof/>
                <w:webHidden/>
              </w:rPr>
              <w:t>5</w:t>
            </w:r>
          </w:ins>
          <w:ins w:id="11" w:author="Andrew Instone-Cowie" w:date="2025-07-09T15:58:00Z" w16du:dateUtc="2025-07-09T14:58:00Z">
            <w:r w:rsidR="00044299">
              <w:rPr>
                <w:noProof/>
                <w:webHidden/>
              </w:rPr>
              <w:fldChar w:fldCharType="end"/>
            </w:r>
            <w:r w:rsidR="00044299" w:rsidRPr="00C12F6E">
              <w:rPr>
                <w:rStyle w:val="Hyperlink"/>
                <w:noProof/>
              </w:rPr>
              <w:fldChar w:fldCharType="end"/>
            </w:r>
          </w:ins>
        </w:p>
        <w:p w14:paraId="1E234F72" w14:textId="4F0E46FA" w:rsidR="00044299" w:rsidRDefault="00044299">
          <w:pPr>
            <w:pStyle w:val="TOC1"/>
            <w:tabs>
              <w:tab w:val="right" w:leader="dot" w:pos="9016"/>
            </w:tabs>
            <w:rPr>
              <w:ins w:id="12" w:author="Andrew Instone-Cowie" w:date="2025-07-09T15:58:00Z" w16du:dateUtc="2025-07-09T14:58:00Z"/>
              <w:rFonts w:eastAsiaTheme="minorEastAsia"/>
              <w:noProof/>
              <w:kern w:val="2"/>
              <w:sz w:val="24"/>
              <w:szCs w:val="24"/>
              <w:lang w:eastAsia="en-GB"/>
              <w14:ligatures w14:val="standardContextual"/>
            </w:rPr>
          </w:pPr>
          <w:ins w:id="1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"_Toc202969115"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Index of Tables</w:t>
            </w:r>
            <w:r>
              <w:rPr>
                <w:noProof/>
                <w:webHidden/>
              </w:rPr>
              <w:tab/>
            </w:r>
            <w:r>
              <w:rPr>
                <w:noProof/>
                <w:webHidden/>
              </w:rPr>
              <w:fldChar w:fldCharType="begin"/>
            </w:r>
            <w:r>
              <w:rPr>
                <w:noProof/>
                <w:webHidden/>
              </w:rPr>
              <w:instrText xml:space="preserve"> PAGEREF _Toc202969115 \h </w:instrText>
            </w:r>
            <w:r>
              <w:rPr>
                <w:noProof/>
                <w:webHidden/>
              </w:rPr>
            </w:r>
            <w:r>
              <w:rPr>
                <w:noProof/>
                <w:webHidden/>
              </w:rPr>
              <w:fldChar w:fldCharType="separate"/>
            </w:r>
          </w:ins>
          <w:ins w:id="14" w:author="Andrew Instone-Cowie" w:date="2025-07-09T16:02:00Z" w16du:dateUtc="2025-07-09T15:02:00Z">
            <w:r>
              <w:rPr>
                <w:noProof/>
                <w:webHidden/>
              </w:rPr>
              <w:t>7</w:t>
            </w:r>
          </w:ins>
          <w:ins w:id="15" w:author="Andrew Instone-Cowie" w:date="2025-07-09T15:58:00Z" w16du:dateUtc="2025-07-09T14:58:00Z">
            <w:r>
              <w:rPr>
                <w:noProof/>
                <w:webHidden/>
              </w:rPr>
              <w:fldChar w:fldCharType="end"/>
            </w:r>
            <w:r w:rsidRPr="00C12F6E">
              <w:rPr>
                <w:rStyle w:val="Hyperlink"/>
                <w:noProof/>
              </w:rPr>
              <w:fldChar w:fldCharType="end"/>
            </w:r>
          </w:ins>
        </w:p>
        <w:p w14:paraId="4BAB9BBC" w14:textId="4A66C89C" w:rsidR="00044299" w:rsidRDefault="00044299">
          <w:pPr>
            <w:pStyle w:val="TOC1"/>
            <w:tabs>
              <w:tab w:val="right" w:leader="dot" w:pos="9016"/>
            </w:tabs>
            <w:rPr>
              <w:ins w:id="16" w:author="Andrew Instone-Cowie" w:date="2025-07-09T15:58:00Z" w16du:dateUtc="2025-07-09T14:58:00Z"/>
              <w:rFonts w:eastAsiaTheme="minorEastAsia"/>
              <w:noProof/>
              <w:kern w:val="2"/>
              <w:sz w:val="24"/>
              <w:szCs w:val="24"/>
              <w:lang w:eastAsia="en-GB"/>
              <w14:ligatures w14:val="standardContextual"/>
            </w:rPr>
          </w:pPr>
          <w:ins w:id="1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"_Toc202969116"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Document History</w:t>
            </w:r>
            <w:r>
              <w:rPr>
                <w:noProof/>
                <w:webHidden/>
              </w:rPr>
              <w:tab/>
            </w:r>
            <w:r>
              <w:rPr>
                <w:noProof/>
                <w:webHidden/>
              </w:rPr>
              <w:fldChar w:fldCharType="begin"/>
            </w:r>
            <w:r>
              <w:rPr>
                <w:noProof/>
                <w:webHidden/>
              </w:rPr>
              <w:instrText xml:space="preserve"> PAGEREF _Toc202969116 \h </w:instrText>
            </w:r>
            <w:r>
              <w:rPr>
                <w:noProof/>
                <w:webHidden/>
              </w:rPr>
            </w:r>
            <w:r>
              <w:rPr>
                <w:noProof/>
                <w:webHidden/>
              </w:rPr>
              <w:fldChar w:fldCharType="separate"/>
            </w:r>
          </w:ins>
          <w:ins w:id="18" w:author="Andrew Instone-Cowie" w:date="2025-07-09T16:02:00Z" w16du:dateUtc="2025-07-09T15:02:00Z">
            <w:r>
              <w:rPr>
                <w:noProof/>
                <w:webHidden/>
              </w:rPr>
              <w:t>8</w:t>
            </w:r>
          </w:ins>
          <w:ins w:id="19" w:author="Andrew Instone-Cowie" w:date="2025-07-09T15:58:00Z" w16du:dateUtc="2025-07-09T14:58:00Z">
            <w:r>
              <w:rPr>
                <w:noProof/>
                <w:webHidden/>
              </w:rPr>
              <w:fldChar w:fldCharType="end"/>
            </w:r>
            <w:r w:rsidRPr="00C12F6E">
              <w:rPr>
                <w:rStyle w:val="Hyperlink"/>
                <w:noProof/>
              </w:rPr>
              <w:fldChar w:fldCharType="end"/>
            </w:r>
          </w:ins>
        </w:p>
        <w:p w14:paraId="1182548A" w14:textId="5BF5D09F" w:rsidR="00044299" w:rsidRDefault="00044299">
          <w:pPr>
            <w:pStyle w:val="TOC1"/>
            <w:tabs>
              <w:tab w:val="right" w:leader="dot" w:pos="9016"/>
            </w:tabs>
            <w:rPr>
              <w:ins w:id="20" w:author="Andrew Instone-Cowie" w:date="2025-07-09T15:58:00Z" w16du:dateUtc="2025-07-09T14:58:00Z"/>
              <w:rFonts w:eastAsiaTheme="minorEastAsia"/>
              <w:noProof/>
              <w:kern w:val="2"/>
              <w:sz w:val="24"/>
              <w:szCs w:val="24"/>
              <w:lang w:eastAsia="en-GB"/>
              <w14:ligatures w14:val="standardContextual"/>
            </w:rPr>
          </w:pPr>
          <w:ins w:id="2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"_Toc202969117"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Licence</w:t>
            </w:r>
            <w:r>
              <w:rPr>
                <w:noProof/>
                <w:webHidden/>
              </w:rPr>
              <w:tab/>
            </w:r>
            <w:r>
              <w:rPr>
                <w:noProof/>
                <w:webHidden/>
              </w:rPr>
              <w:fldChar w:fldCharType="begin"/>
            </w:r>
            <w:r>
              <w:rPr>
                <w:noProof/>
                <w:webHidden/>
              </w:rPr>
              <w:instrText xml:space="preserve"> PAGEREF _Toc202969117 \h </w:instrText>
            </w:r>
            <w:r>
              <w:rPr>
                <w:noProof/>
                <w:webHidden/>
              </w:rPr>
            </w:r>
            <w:r>
              <w:rPr>
                <w:noProof/>
                <w:webHidden/>
              </w:rPr>
              <w:fldChar w:fldCharType="separate"/>
            </w:r>
          </w:ins>
          <w:ins w:id="22" w:author="Andrew Instone-Cowie" w:date="2025-07-09T16:02:00Z" w16du:dateUtc="2025-07-09T15:02:00Z">
            <w:r>
              <w:rPr>
                <w:noProof/>
                <w:webHidden/>
              </w:rPr>
              <w:t>9</w:t>
            </w:r>
          </w:ins>
          <w:ins w:id="23" w:author="Andrew Instone-Cowie" w:date="2025-07-09T15:58:00Z" w16du:dateUtc="2025-07-09T14:58:00Z">
            <w:r>
              <w:rPr>
                <w:noProof/>
                <w:webHidden/>
              </w:rPr>
              <w:fldChar w:fldCharType="end"/>
            </w:r>
            <w:r w:rsidRPr="00C12F6E">
              <w:rPr>
                <w:rStyle w:val="Hyperlink"/>
                <w:noProof/>
              </w:rPr>
              <w:fldChar w:fldCharType="end"/>
            </w:r>
          </w:ins>
        </w:p>
        <w:p w14:paraId="4FF1F26C" w14:textId="4C32DAE3" w:rsidR="00044299" w:rsidRDefault="00044299">
          <w:pPr>
            <w:pStyle w:val="TOC1"/>
            <w:tabs>
              <w:tab w:val="right" w:leader="dot" w:pos="9016"/>
            </w:tabs>
            <w:rPr>
              <w:ins w:id="24" w:author="Andrew Instone-Cowie" w:date="2025-07-09T15:58:00Z" w16du:dateUtc="2025-07-09T14:58:00Z"/>
              <w:rFonts w:eastAsiaTheme="minorEastAsia"/>
              <w:noProof/>
              <w:kern w:val="2"/>
              <w:sz w:val="24"/>
              <w:szCs w:val="24"/>
              <w:lang w:eastAsia="en-GB"/>
              <w14:ligatures w14:val="standardContextual"/>
            </w:rPr>
          </w:pPr>
          <w:ins w:id="2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"_Toc202969118"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lang w:eastAsia="en-GB"/>
              </w:rPr>
              <w:t>Attribution</w:t>
            </w:r>
            <w:r>
              <w:rPr>
                <w:noProof/>
                <w:webHidden/>
              </w:rPr>
              <w:tab/>
            </w:r>
            <w:r>
              <w:rPr>
                <w:noProof/>
                <w:webHidden/>
              </w:rPr>
              <w:fldChar w:fldCharType="begin"/>
            </w:r>
            <w:r>
              <w:rPr>
                <w:noProof/>
                <w:webHidden/>
              </w:rPr>
              <w:instrText xml:space="preserve"> PAGEREF _Toc202969118 \h </w:instrText>
            </w:r>
            <w:r>
              <w:rPr>
                <w:noProof/>
                <w:webHidden/>
              </w:rPr>
            </w:r>
            <w:r>
              <w:rPr>
                <w:noProof/>
                <w:webHidden/>
              </w:rPr>
              <w:fldChar w:fldCharType="separate"/>
            </w:r>
          </w:ins>
          <w:ins w:id="26" w:author="Andrew Instone-Cowie" w:date="2025-07-09T16:02:00Z" w16du:dateUtc="2025-07-09T15:02:00Z">
            <w:r>
              <w:rPr>
                <w:noProof/>
                <w:webHidden/>
              </w:rPr>
              <w:t>9</w:t>
            </w:r>
          </w:ins>
          <w:ins w:id="27" w:author="Andrew Instone-Cowie" w:date="2025-07-09T15:58:00Z" w16du:dateUtc="2025-07-09T14:58:00Z">
            <w:r>
              <w:rPr>
                <w:noProof/>
                <w:webHidden/>
              </w:rPr>
              <w:fldChar w:fldCharType="end"/>
            </w:r>
            <w:r w:rsidRPr="00C12F6E">
              <w:rPr>
                <w:rStyle w:val="Hyperlink"/>
                <w:noProof/>
              </w:rPr>
              <w:fldChar w:fldCharType="end"/>
            </w:r>
          </w:ins>
        </w:p>
        <w:p w14:paraId="0FEDED3B" w14:textId="750F1F19" w:rsidR="00044299" w:rsidRDefault="00044299">
          <w:pPr>
            <w:pStyle w:val="TOC1"/>
            <w:tabs>
              <w:tab w:val="right" w:leader="dot" w:pos="9016"/>
            </w:tabs>
            <w:rPr>
              <w:ins w:id="28" w:author="Andrew Instone-Cowie" w:date="2025-07-09T15:58:00Z" w16du:dateUtc="2025-07-09T14:58:00Z"/>
              <w:rFonts w:eastAsiaTheme="minorEastAsia"/>
              <w:noProof/>
              <w:kern w:val="2"/>
              <w:sz w:val="24"/>
              <w:szCs w:val="24"/>
              <w:lang w:eastAsia="en-GB"/>
              <w14:ligatures w14:val="standardContextual"/>
            </w:rPr>
          </w:pPr>
          <w:ins w:id="2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"_Toc202969119"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Documentation Map</w:t>
            </w:r>
            <w:r>
              <w:rPr>
                <w:noProof/>
                <w:webHidden/>
              </w:rPr>
              <w:tab/>
            </w:r>
            <w:r>
              <w:rPr>
                <w:noProof/>
                <w:webHidden/>
              </w:rPr>
              <w:fldChar w:fldCharType="begin"/>
            </w:r>
            <w:r>
              <w:rPr>
                <w:noProof/>
                <w:webHidden/>
              </w:rPr>
              <w:instrText xml:space="preserve"> PAGEREF _Toc202969119 \h </w:instrText>
            </w:r>
            <w:r>
              <w:rPr>
                <w:noProof/>
                <w:webHidden/>
              </w:rPr>
            </w:r>
            <w:r>
              <w:rPr>
                <w:noProof/>
                <w:webHidden/>
              </w:rPr>
              <w:fldChar w:fldCharType="separate"/>
            </w:r>
          </w:ins>
          <w:ins w:id="30" w:author="Andrew Instone-Cowie" w:date="2025-07-09T16:02:00Z" w16du:dateUtc="2025-07-09T15:02:00Z">
            <w:r>
              <w:rPr>
                <w:noProof/>
                <w:webHidden/>
              </w:rPr>
              <w:t>10</w:t>
            </w:r>
          </w:ins>
          <w:ins w:id="31" w:author="Andrew Instone-Cowie" w:date="2025-07-09T15:58:00Z" w16du:dateUtc="2025-07-09T14:58:00Z">
            <w:r>
              <w:rPr>
                <w:noProof/>
                <w:webHidden/>
              </w:rPr>
              <w:fldChar w:fldCharType="end"/>
            </w:r>
            <w:r w:rsidRPr="00C12F6E">
              <w:rPr>
                <w:rStyle w:val="Hyperlink"/>
                <w:noProof/>
              </w:rPr>
              <w:fldChar w:fldCharType="end"/>
            </w:r>
          </w:ins>
        </w:p>
        <w:p w14:paraId="35B2BBAA" w14:textId="1F130A3C" w:rsidR="00044299" w:rsidRDefault="00044299">
          <w:pPr>
            <w:pStyle w:val="TOC1"/>
            <w:tabs>
              <w:tab w:val="right" w:leader="dot" w:pos="9016"/>
            </w:tabs>
            <w:rPr>
              <w:ins w:id="32" w:author="Andrew Instone-Cowie" w:date="2025-07-09T15:58:00Z" w16du:dateUtc="2025-07-09T14:58:00Z"/>
              <w:rFonts w:eastAsiaTheme="minorEastAsia"/>
              <w:noProof/>
              <w:kern w:val="2"/>
              <w:sz w:val="24"/>
              <w:szCs w:val="24"/>
              <w:lang w:eastAsia="en-GB"/>
              <w14:ligatures w14:val="standardContextual"/>
            </w:rPr>
          </w:pPr>
          <w:ins w:id="3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"_Toc202969120"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About This Guide</w:t>
            </w:r>
            <w:r>
              <w:rPr>
                <w:noProof/>
                <w:webHidden/>
              </w:rPr>
              <w:tab/>
            </w:r>
            <w:r>
              <w:rPr>
                <w:noProof/>
                <w:webHidden/>
              </w:rPr>
              <w:fldChar w:fldCharType="begin"/>
            </w:r>
            <w:r>
              <w:rPr>
                <w:noProof/>
                <w:webHidden/>
              </w:rPr>
              <w:instrText xml:space="preserve"> PAGEREF _Toc202969120 \h </w:instrText>
            </w:r>
            <w:r>
              <w:rPr>
                <w:noProof/>
                <w:webHidden/>
              </w:rPr>
            </w:r>
            <w:r>
              <w:rPr>
                <w:noProof/>
                <w:webHidden/>
              </w:rPr>
              <w:fldChar w:fldCharType="separate"/>
            </w:r>
          </w:ins>
          <w:ins w:id="34" w:author="Andrew Instone-Cowie" w:date="2025-07-09T16:02:00Z" w16du:dateUtc="2025-07-09T15:02:00Z">
            <w:r>
              <w:rPr>
                <w:noProof/>
                <w:webHidden/>
              </w:rPr>
              <w:t>11</w:t>
            </w:r>
          </w:ins>
          <w:ins w:id="35" w:author="Andrew Instone-Cowie" w:date="2025-07-09T15:58:00Z" w16du:dateUtc="2025-07-09T14:58:00Z">
            <w:r>
              <w:rPr>
                <w:noProof/>
                <w:webHidden/>
              </w:rPr>
              <w:fldChar w:fldCharType="end"/>
            </w:r>
            <w:r w:rsidRPr="00C12F6E">
              <w:rPr>
                <w:rStyle w:val="Hyperlink"/>
                <w:noProof/>
              </w:rPr>
              <w:fldChar w:fldCharType="end"/>
            </w:r>
          </w:ins>
        </w:p>
        <w:p w14:paraId="24D62A52" w14:textId="1902E305" w:rsidR="00044299" w:rsidRDefault="00044299">
          <w:pPr>
            <w:pStyle w:val="TOC1"/>
            <w:tabs>
              <w:tab w:val="right" w:leader="dot" w:pos="9016"/>
            </w:tabs>
            <w:rPr>
              <w:ins w:id="36" w:author="Andrew Instone-Cowie" w:date="2025-07-09T15:58:00Z" w16du:dateUtc="2025-07-09T14:58:00Z"/>
              <w:rFonts w:eastAsiaTheme="minorEastAsia"/>
              <w:noProof/>
              <w:kern w:val="2"/>
              <w:sz w:val="24"/>
              <w:szCs w:val="24"/>
              <w:lang w:eastAsia="en-GB"/>
              <w14:ligatures w14:val="standardContextual"/>
            </w:rPr>
          </w:pPr>
          <w:ins w:id="3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"_Toc202969121"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Typical Type 2 Simulator Installations</w:t>
            </w:r>
            <w:r>
              <w:rPr>
                <w:noProof/>
                <w:webHidden/>
              </w:rPr>
              <w:tab/>
            </w:r>
            <w:r>
              <w:rPr>
                <w:noProof/>
                <w:webHidden/>
              </w:rPr>
              <w:fldChar w:fldCharType="begin"/>
            </w:r>
            <w:r>
              <w:rPr>
                <w:noProof/>
                <w:webHidden/>
              </w:rPr>
              <w:instrText xml:space="preserve"> PAGEREF _Toc202969121 \h </w:instrText>
            </w:r>
            <w:r>
              <w:rPr>
                <w:noProof/>
                <w:webHidden/>
              </w:rPr>
            </w:r>
            <w:r>
              <w:rPr>
                <w:noProof/>
                <w:webHidden/>
              </w:rPr>
              <w:fldChar w:fldCharType="separate"/>
            </w:r>
          </w:ins>
          <w:ins w:id="38" w:author="Andrew Instone-Cowie" w:date="2025-07-09T16:02:00Z" w16du:dateUtc="2025-07-09T15:02:00Z">
            <w:r>
              <w:rPr>
                <w:noProof/>
                <w:webHidden/>
              </w:rPr>
              <w:t>12</w:t>
            </w:r>
          </w:ins>
          <w:ins w:id="39" w:author="Andrew Instone-Cowie" w:date="2025-07-09T15:58:00Z" w16du:dateUtc="2025-07-09T14:58:00Z">
            <w:r>
              <w:rPr>
                <w:noProof/>
                <w:webHidden/>
              </w:rPr>
              <w:fldChar w:fldCharType="end"/>
            </w:r>
            <w:r w:rsidRPr="00C12F6E">
              <w:rPr>
                <w:rStyle w:val="Hyperlink"/>
                <w:noProof/>
              </w:rPr>
              <w:fldChar w:fldCharType="end"/>
            </w:r>
          </w:ins>
        </w:p>
        <w:p w14:paraId="47226328" w14:textId="131B4C10" w:rsidR="00044299" w:rsidRDefault="00044299">
          <w:pPr>
            <w:pStyle w:val="TOC2"/>
            <w:tabs>
              <w:tab w:val="right" w:leader="dot" w:pos="9016"/>
            </w:tabs>
            <w:rPr>
              <w:ins w:id="40" w:author="Andrew Instone-Cowie" w:date="2025-07-09T15:58:00Z" w16du:dateUtc="2025-07-09T14:58:00Z"/>
              <w:rFonts w:eastAsiaTheme="minorEastAsia"/>
              <w:noProof/>
              <w:kern w:val="2"/>
              <w:sz w:val="24"/>
              <w:szCs w:val="24"/>
              <w:lang w:eastAsia="en-GB"/>
              <w14:ligatures w14:val="standardContextual"/>
            </w:rPr>
          </w:pPr>
          <w:ins w:id="4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"_Toc202969122"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Basic Configuration</w:t>
            </w:r>
            <w:r>
              <w:rPr>
                <w:noProof/>
                <w:webHidden/>
              </w:rPr>
              <w:tab/>
            </w:r>
            <w:r>
              <w:rPr>
                <w:noProof/>
                <w:webHidden/>
              </w:rPr>
              <w:fldChar w:fldCharType="begin"/>
            </w:r>
            <w:r>
              <w:rPr>
                <w:noProof/>
                <w:webHidden/>
              </w:rPr>
              <w:instrText xml:space="preserve"> PAGEREF _Toc202969122 \h </w:instrText>
            </w:r>
            <w:r>
              <w:rPr>
                <w:noProof/>
                <w:webHidden/>
              </w:rPr>
            </w:r>
            <w:r>
              <w:rPr>
                <w:noProof/>
                <w:webHidden/>
              </w:rPr>
              <w:fldChar w:fldCharType="separate"/>
            </w:r>
          </w:ins>
          <w:ins w:id="42" w:author="Andrew Instone-Cowie" w:date="2025-07-09T16:02:00Z" w16du:dateUtc="2025-07-09T15:02:00Z">
            <w:r>
              <w:rPr>
                <w:noProof/>
                <w:webHidden/>
              </w:rPr>
              <w:t>12</w:t>
            </w:r>
          </w:ins>
          <w:ins w:id="43" w:author="Andrew Instone-Cowie" w:date="2025-07-09T15:58:00Z" w16du:dateUtc="2025-07-09T14:58:00Z">
            <w:r>
              <w:rPr>
                <w:noProof/>
                <w:webHidden/>
              </w:rPr>
              <w:fldChar w:fldCharType="end"/>
            </w:r>
            <w:r w:rsidRPr="00C12F6E">
              <w:rPr>
                <w:rStyle w:val="Hyperlink"/>
                <w:noProof/>
              </w:rPr>
              <w:fldChar w:fldCharType="end"/>
            </w:r>
          </w:ins>
        </w:p>
        <w:p w14:paraId="0D42C76E" w14:textId="0AF9B0DB" w:rsidR="00044299" w:rsidRDefault="00044299">
          <w:pPr>
            <w:pStyle w:val="TOC2"/>
            <w:tabs>
              <w:tab w:val="right" w:leader="dot" w:pos="9016"/>
            </w:tabs>
            <w:rPr>
              <w:ins w:id="44" w:author="Andrew Instone-Cowie" w:date="2025-07-09T15:58:00Z" w16du:dateUtc="2025-07-09T14:58:00Z"/>
              <w:rFonts w:eastAsiaTheme="minorEastAsia"/>
              <w:noProof/>
              <w:kern w:val="2"/>
              <w:sz w:val="24"/>
              <w:szCs w:val="24"/>
              <w:lang w:eastAsia="en-GB"/>
              <w14:ligatures w14:val="standardContextual"/>
            </w:rPr>
          </w:pPr>
          <w:ins w:id="4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"_Toc202969123"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Second PC Module</w:t>
            </w:r>
            <w:r>
              <w:rPr>
                <w:noProof/>
                <w:webHidden/>
              </w:rPr>
              <w:tab/>
            </w:r>
            <w:r>
              <w:rPr>
                <w:noProof/>
                <w:webHidden/>
              </w:rPr>
              <w:fldChar w:fldCharType="begin"/>
            </w:r>
            <w:r>
              <w:rPr>
                <w:noProof/>
                <w:webHidden/>
              </w:rPr>
              <w:instrText xml:space="preserve"> PAGEREF _Toc202969123 \h </w:instrText>
            </w:r>
            <w:r>
              <w:rPr>
                <w:noProof/>
                <w:webHidden/>
              </w:rPr>
            </w:r>
            <w:r>
              <w:rPr>
                <w:noProof/>
                <w:webHidden/>
              </w:rPr>
              <w:fldChar w:fldCharType="separate"/>
            </w:r>
          </w:ins>
          <w:ins w:id="46" w:author="Andrew Instone-Cowie" w:date="2025-07-09T16:02:00Z" w16du:dateUtc="2025-07-09T15:02:00Z">
            <w:r>
              <w:rPr>
                <w:noProof/>
                <w:webHidden/>
              </w:rPr>
              <w:t>13</w:t>
            </w:r>
          </w:ins>
          <w:ins w:id="47" w:author="Andrew Instone-Cowie" w:date="2025-07-09T15:58:00Z" w16du:dateUtc="2025-07-09T14:58:00Z">
            <w:r>
              <w:rPr>
                <w:noProof/>
                <w:webHidden/>
              </w:rPr>
              <w:fldChar w:fldCharType="end"/>
            </w:r>
            <w:r w:rsidRPr="00C12F6E">
              <w:rPr>
                <w:rStyle w:val="Hyperlink"/>
                <w:noProof/>
              </w:rPr>
              <w:fldChar w:fldCharType="end"/>
            </w:r>
          </w:ins>
        </w:p>
        <w:p w14:paraId="55E98EE4" w14:textId="04056CC7" w:rsidR="00044299" w:rsidRDefault="00044299">
          <w:pPr>
            <w:pStyle w:val="TOC2"/>
            <w:tabs>
              <w:tab w:val="right" w:leader="dot" w:pos="9016"/>
            </w:tabs>
            <w:rPr>
              <w:ins w:id="48" w:author="Andrew Instone-Cowie" w:date="2025-07-09T15:58:00Z" w16du:dateUtc="2025-07-09T14:58:00Z"/>
              <w:rFonts w:eastAsiaTheme="minorEastAsia"/>
              <w:noProof/>
              <w:kern w:val="2"/>
              <w:sz w:val="24"/>
              <w:szCs w:val="24"/>
              <w:lang w:eastAsia="en-GB"/>
              <w14:ligatures w14:val="standardContextual"/>
            </w:rPr>
          </w:pPr>
          <w:ins w:id="4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"_Toc202969124"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Basic Serial Splitter Module</w:t>
            </w:r>
            <w:r>
              <w:rPr>
                <w:noProof/>
                <w:webHidden/>
              </w:rPr>
              <w:tab/>
            </w:r>
            <w:r>
              <w:rPr>
                <w:noProof/>
                <w:webHidden/>
              </w:rPr>
              <w:fldChar w:fldCharType="begin"/>
            </w:r>
            <w:r>
              <w:rPr>
                <w:noProof/>
                <w:webHidden/>
              </w:rPr>
              <w:instrText xml:space="preserve"> PAGEREF _Toc202969124 \h </w:instrText>
            </w:r>
            <w:r>
              <w:rPr>
                <w:noProof/>
                <w:webHidden/>
              </w:rPr>
            </w:r>
            <w:r>
              <w:rPr>
                <w:noProof/>
                <w:webHidden/>
              </w:rPr>
              <w:fldChar w:fldCharType="separate"/>
            </w:r>
          </w:ins>
          <w:ins w:id="50" w:author="Andrew Instone-Cowie" w:date="2025-07-09T16:02:00Z" w16du:dateUtc="2025-07-09T15:02:00Z">
            <w:r>
              <w:rPr>
                <w:noProof/>
                <w:webHidden/>
              </w:rPr>
              <w:t>14</w:t>
            </w:r>
          </w:ins>
          <w:ins w:id="51" w:author="Andrew Instone-Cowie" w:date="2025-07-09T15:58:00Z" w16du:dateUtc="2025-07-09T14:58:00Z">
            <w:r>
              <w:rPr>
                <w:noProof/>
                <w:webHidden/>
              </w:rPr>
              <w:fldChar w:fldCharType="end"/>
            </w:r>
            <w:r w:rsidRPr="00C12F6E">
              <w:rPr>
                <w:rStyle w:val="Hyperlink"/>
                <w:noProof/>
              </w:rPr>
              <w:fldChar w:fldCharType="end"/>
            </w:r>
          </w:ins>
        </w:p>
        <w:p w14:paraId="7C1BA90D" w14:textId="06EB0DA5" w:rsidR="00044299" w:rsidRDefault="00044299">
          <w:pPr>
            <w:pStyle w:val="TOC1"/>
            <w:tabs>
              <w:tab w:val="right" w:leader="dot" w:pos="9016"/>
            </w:tabs>
            <w:rPr>
              <w:ins w:id="52" w:author="Andrew Instone-Cowie" w:date="2025-07-09T15:58:00Z" w16du:dateUtc="2025-07-09T14:58:00Z"/>
              <w:rFonts w:eastAsiaTheme="minorEastAsia"/>
              <w:noProof/>
              <w:kern w:val="2"/>
              <w:sz w:val="24"/>
              <w:szCs w:val="24"/>
              <w:lang w:eastAsia="en-GB"/>
              <w14:ligatures w14:val="standardContextual"/>
            </w:rPr>
          </w:pPr>
          <w:ins w:id="5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"_Toc202969125"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Simulator Overview</w:t>
            </w:r>
            <w:r>
              <w:rPr>
                <w:noProof/>
                <w:webHidden/>
              </w:rPr>
              <w:tab/>
            </w:r>
            <w:r>
              <w:rPr>
                <w:noProof/>
                <w:webHidden/>
              </w:rPr>
              <w:fldChar w:fldCharType="begin"/>
            </w:r>
            <w:r>
              <w:rPr>
                <w:noProof/>
                <w:webHidden/>
              </w:rPr>
              <w:instrText xml:space="preserve"> PAGEREF _Toc202969125 \h </w:instrText>
            </w:r>
            <w:r>
              <w:rPr>
                <w:noProof/>
                <w:webHidden/>
              </w:rPr>
            </w:r>
            <w:r>
              <w:rPr>
                <w:noProof/>
                <w:webHidden/>
              </w:rPr>
              <w:fldChar w:fldCharType="separate"/>
            </w:r>
          </w:ins>
          <w:ins w:id="54" w:author="Andrew Instone-Cowie" w:date="2025-07-09T16:02:00Z" w16du:dateUtc="2025-07-09T15:02:00Z">
            <w:r>
              <w:rPr>
                <w:noProof/>
                <w:webHidden/>
              </w:rPr>
              <w:t>15</w:t>
            </w:r>
          </w:ins>
          <w:ins w:id="55" w:author="Andrew Instone-Cowie" w:date="2025-07-09T15:58:00Z" w16du:dateUtc="2025-07-09T14:58:00Z">
            <w:r>
              <w:rPr>
                <w:noProof/>
                <w:webHidden/>
              </w:rPr>
              <w:fldChar w:fldCharType="end"/>
            </w:r>
            <w:r w:rsidRPr="00C12F6E">
              <w:rPr>
                <w:rStyle w:val="Hyperlink"/>
                <w:noProof/>
              </w:rPr>
              <w:fldChar w:fldCharType="end"/>
            </w:r>
          </w:ins>
        </w:p>
        <w:p w14:paraId="4C314AF6" w14:textId="32F7E6CA" w:rsidR="00044299" w:rsidRDefault="00044299">
          <w:pPr>
            <w:pStyle w:val="TOC2"/>
            <w:tabs>
              <w:tab w:val="right" w:leader="dot" w:pos="9016"/>
            </w:tabs>
            <w:rPr>
              <w:ins w:id="56" w:author="Andrew Instone-Cowie" w:date="2025-07-09T15:58:00Z" w16du:dateUtc="2025-07-09T14:58:00Z"/>
              <w:rFonts w:eastAsiaTheme="minorEastAsia"/>
              <w:noProof/>
              <w:kern w:val="2"/>
              <w:sz w:val="24"/>
              <w:szCs w:val="24"/>
              <w:lang w:eastAsia="en-GB"/>
              <w14:ligatures w14:val="standardContextual"/>
            </w:rPr>
          </w:pPr>
          <w:ins w:id="5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"_Toc202969126"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Bell Sensing Methods</w:t>
            </w:r>
            <w:r>
              <w:rPr>
                <w:noProof/>
                <w:webHidden/>
              </w:rPr>
              <w:tab/>
            </w:r>
            <w:r>
              <w:rPr>
                <w:noProof/>
                <w:webHidden/>
              </w:rPr>
              <w:fldChar w:fldCharType="begin"/>
            </w:r>
            <w:r>
              <w:rPr>
                <w:noProof/>
                <w:webHidden/>
              </w:rPr>
              <w:instrText xml:space="preserve"> PAGEREF _Toc202969126 \h </w:instrText>
            </w:r>
            <w:r>
              <w:rPr>
                <w:noProof/>
                <w:webHidden/>
              </w:rPr>
            </w:r>
            <w:r>
              <w:rPr>
                <w:noProof/>
                <w:webHidden/>
              </w:rPr>
              <w:fldChar w:fldCharType="separate"/>
            </w:r>
          </w:ins>
          <w:ins w:id="58" w:author="Andrew Instone-Cowie" w:date="2025-07-09T16:02:00Z" w16du:dateUtc="2025-07-09T15:02:00Z">
            <w:r>
              <w:rPr>
                <w:noProof/>
                <w:webHidden/>
              </w:rPr>
              <w:t>15</w:t>
            </w:r>
          </w:ins>
          <w:ins w:id="59" w:author="Andrew Instone-Cowie" w:date="2025-07-09T15:58:00Z" w16du:dateUtc="2025-07-09T14:58:00Z">
            <w:r>
              <w:rPr>
                <w:noProof/>
                <w:webHidden/>
              </w:rPr>
              <w:fldChar w:fldCharType="end"/>
            </w:r>
            <w:r w:rsidRPr="00C12F6E">
              <w:rPr>
                <w:rStyle w:val="Hyperlink"/>
                <w:noProof/>
              </w:rPr>
              <w:fldChar w:fldCharType="end"/>
            </w:r>
          </w:ins>
        </w:p>
        <w:p w14:paraId="1A15A74C" w14:textId="03836F9E" w:rsidR="00044299" w:rsidRDefault="00044299">
          <w:pPr>
            <w:pStyle w:val="TOC3"/>
            <w:tabs>
              <w:tab w:val="right" w:leader="dot" w:pos="9016"/>
            </w:tabs>
            <w:rPr>
              <w:ins w:id="60" w:author="Andrew Instone-Cowie" w:date="2025-07-09T15:58:00Z" w16du:dateUtc="2025-07-09T14:58:00Z"/>
              <w:noProof/>
              <w:kern w:val="2"/>
              <w:sz w:val="24"/>
              <w:szCs w:val="24"/>
              <w:lang w:val="en-GB" w:eastAsia="en-GB"/>
              <w14:ligatures w14:val="standardContextual"/>
            </w:rPr>
          </w:pPr>
          <w:ins w:id="6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"_Toc202969127"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Sensor Types</w:t>
            </w:r>
            <w:r>
              <w:rPr>
                <w:noProof/>
                <w:webHidden/>
              </w:rPr>
              <w:tab/>
            </w:r>
            <w:r>
              <w:rPr>
                <w:noProof/>
                <w:webHidden/>
              </w:rPr>
              <w:fldChar w:fldCharType="begin"/>
            </w:r>
            <w:r>
              <w:rPr>
                <w:noProof/>
                <w:webHidden/>
              </w:rPr>
              <w:instrText xml:space="preserve"> PAGEREF _Toc202969127 \h </w:instrText>
            </w:r>
            <w:r>
              <w:rPr>
                <w:noProof/>
                <w:webHidden/>
              </w:rPr>
            </w:r>
            <w:r>
              <w:rPr>
                <w:noProof/>
                <w:webHidden/>
              </w:rPr>
              <w:fldChar w:fldCharType="separate"/>
            </w:r>
          </w:ins>
          <w:ins w:id="62" w:author="Andrew Instone-Cowie" w:date="2025-07-09T16:02:00Z" w16du:dateUtc="2025-07-09T15:02:00Z">
            <w:r>
              <w:rPr>
                <w:noProof/>
                <w:webHidden/>
              </w:rPr>
              <w:t>15</w:t>
            </w:r>
          </w:ins>
          <w:ins w:id="63" w:author="Andrew Instone-Cowie" w:date="2025-07-09T15:58:00Z" w16du:dateUtc="2025-07-09T14:58:00Z">
            <w:r>
              <w:rPr>
                <w:noProof/>
                <w:webHidden/>
              </w:rPr>
              <w:fldChar w:fldCharType="end"/>
            </w:r>
            <w:r w:rsidRPr="00C12F6E">
              <w:rPr>
                <w:rStyle w:val="Hyperlink"/>
                <w:noProof/>
              </w:rPr>
              <w:fldChar w:fldCharType="end"/>
            </w:r>
          </w:ins>
        </w:p>
        <w:p w14:paraId="4BBFBF9D" w14:textId="7C4E4D13" w:rsidR="00044299" w:rsidRDefault="00044299">
          <w:pPr>
            <w:pStyle w:val="TOC2"/>
            <w:tabs>
              <w:tab w:val="right" w:leader="dot" w:pos="9016"/>
            </w:tabs>
            <w:rPr>
              <w:ins w:id="64" w:author="Andrew Instone-Cowie" w:date="2025-07-09T15:58:00Z" w16du:dateUtc="2025-07-09T14:58:00Z"/>
              <w:rFonts w:eastAsiaTheme="minorEastAsia"/>
              <w:noProof/>
              <w:kern w:val="2"/>
              <w:sz w:val="24"/>
              <w:szCs w:val="24"/>
              <w:lang w:eastAsia="en-GB"/>
              <w14:ligatures w14:val="standardContextual"/>
            </w:rPr>
          </w:pPr>
          <w:ins w:id="6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"_Toc202969128"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Single vs Dual Trigger</w:t>
            </w:r>
            <w:r>
              <w:rPr>
                <w:noProof/>
                <w:webHidden/>
              </w:rPr>
              <w:tab/>
            </w:r>
            <w:r>
              <w:rPr>
                <w:noProof/>
                <w:webHidden/>
              </w:rPr>
              <w:fldChar w:fldCharType="begin"/>
            </w:r>
            <w:r>
              <w:rPr>
                <w:noProof/>
                <w:webHidden/>
              </w:rPr>
              <w:instrText xml:space="preserve"> PAGEREF _Toc202969128 \h </w:instrText>
            </w:r>
            <w:r>
              <w:rPr>
                <w:noProof/>
                <w:webHidden/>
              </w:rPr>
            </w:r>
            <w:r>
              <w:rPr>
                <w:noProof/>
                <w:webHidden/>
              </w:rPr>
              <w:fldChar w:fldCharType="separate"/>
            </w:r>
          </w:ins>
          <w:ins w:id="66" w:author="Andrew Instone-Cowie" w:date="2025-07-09T16:02:00Z" w16du:dateUtc="2025-07-09T15:02:00Z">
            <w:r>
              <w:rPr>
                <w:noProof/>
                <w:webHidden/>
              </w:rPr>
              <w:t>16</w:t>
            </w:r>
          </w:ins>
          <w:ins w:id="67" w:author="Andrew Instone-Cowie" w:date="2025-07-09T15:58:00Z" w16du:dateUtc="2025-07-09T14:58:00Z">
            <w:r>
              <w:rPr>
                <w:noProof/>
                <w:webHidden/>
              </w:rPr>
              <w:fldChar w:fldCharType="end"/>
            </w:r>
            <w:r w:rsidRPr="00C12F6E">
              <w:rPr>
                <w:rStyle w:val="Hyperlink"/>
                <w:noProof/>
              </w:rPr>
              <w:fldChar w:fldCharType="end"/>
            </w:r>
          </w:ins>
        </w:p>
        <w:p w14:paraId="1626BBEF" w14:textId="24EEEC79" w:rsidR="00044299" w:rsidRDefault="00044299">
          <w:pPr>
            <w:pStyle w:val="TOC3"/>
            <w:tabs>
              <w:tab w:val="right" w:leader="dot" w:pos="9016"/>
            </w:tabs>
            <w:rPr>
              <w:ins w:id="68" w:author="Andrew Instone-Cowie" w:date="2025-07-09T15:58:00Z" w16du:dateUtc="2025-07-09T14:58:00Z"/>
              <w:noProof/>
              <w:kern w:val="2"/>
              <w:sz w:val="24"/>
              <w:szCs w:val="24"/>
              <w:lang w:val="en-GB" w:eastAsia="en-GB"/>
              <w14:ligatures w14:val="standardContextual"/>
            </w:rPr>
          </w:pPr>
          <w:ins w:id="6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"_Toc202969129"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Dual Triggers</w:t>
            </w:r>
            <w:r>
              <w:rPr>
                <w:noProof/>
                <w:webHidden/>
              </w:rPr>
              <w:tab/>
            </w:r>
            <w:r>
              <w:rPr>
                <w:noProof/>
                <w:webHidden/>
              </w:rPr>
              <w:fldChar w:fldCharType="begin"/>
            </w:r>
            <w:r>
              <w:rPr>
                <w:noProof/>
                <w:webHidden/>
              </w:rPr>
              <w:instrText xml:space="preserve"> PAGEREF _Toc202969129 \h </w:instrText>
            </w:r>
            <w:r>
              <w:rPr>
                <w:noProof/>
                <w:webHidden/>
              </w:rPr>
            </w:r>
            <w:r>
              <w:rPr>
                <w:noProof/>
                <w:webHidden/>
              </w:rPr>
              <w:fldChar w:fldCharType="separate"/>
            </w:r>
          </w:ins>
          <w:ins w:id="70" w:author="Andrew Instone-Cowie" w:date="2025-07-09T16:02:00Z" w16du:dateUtc="2025-07-09T15:02:00Z">
            <w:r>
              <w:rPr>
                <w:noProof/>
                <w:webHidden/>
              </w:rPr>
              <w:t>16</w:t>
            </w:r>
          </w:ins>
          <w:ins w:id="71" w:author="Andrew Instone-Cowie" w:date="2025-07-09T15:58:00Z" w16du:dateUtc="2025-07-09T14:58:00Z">
            <w:r>
              <w:rPr>
                <w:noProof/>
                <w:webHidden/>
              </w:rPr>
              <w:fldChar w:fldCharType="end"/>
            </w:r>
            <w:r w:rsidRPr="00C12F6E">
              <w:rPr>
                <w:rStyle w:val="Hyperlink"/>
                <w:noProof/>
              </w:rPr>
              <w:fldChar w:fldCharType="end"/>
            </w:r>
          </w:ins>
        </w:p>
        <w:p w14:paraId="670487C1" w14:textId="0234F051" w:rsidR="00044299" w:rsidRDefault="00044299">
          <w:pPr>
            <w:pStyle w:val="TOC3"/>
            <w:tabs>
              <w:tab w:val="right" w:leader="dot" w:pos="9016"/>
            </w:tabs>
            <w:rPr>
              <w:ins w:id="72" w:author="Andrew Instone-Cowie" w:date="2025-07-09T15:58:00Z" w16du:dateUtc="2025-07-09T14:58:00Z"/>
              <w:noProof/>
              <w:kern w:val="2"/>
              <w:sz w:val="24"/>
              <w:szCs w:val="24"/>
              <w:lang w:val="en-GB" w:eastAsia="en-GB"/>
              <w14:ligatures w14:val="standardContextual"/>
            </w:rPr>
          </w:pPr>
          <w:ins w:id="7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"_Toc202969130"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Single Trigger</w:t>
            </w:r>
            <w:r>
              <w:rPr>
                <w:noProof/>
                <w:webHidden/>
              </w:rPr>
              <w:tab/>
            </w:r>
            <w:r>
              <w:rPr>
                <w:noProof/>
                <w:webHidden/>
              </w:rPr>
              <w:fldChar w:fldCharType="begin"/>
            </w:r>
            <w:r>
              <w:rPr>
                <w:noProof/>
                <w:webHidden/>
              </w:rPr>
              <w:instrText xml:space="preserve"> PAGEREF _Toc202969130 \h </w:instrText>
            </w:r>
            <w:r>
              <w:rPr>
                <w:noProof/>
                <w:webHidden/>
              </w:rPr>
            </w:r>
            <w:r>
              <w:rPr>
                <w:noProof/>
                <w:webHidden/>
              </w:rPr>
              <w:fldChar w:fldCharType="separate"/>
            </w:r>
          </w:ins>
          <w:ins w:id="74" w:author="Andrew Instone-Cowie" w:date="2025-07-09T16:02:00Z" w16du:dateUtc="2025-07-09T15:02:00Z">
            <w:r>
              <w:rPr>
                <w:noProof/>
                <w:webHidden/>
              </w:rPr>
              <w:t>17</w:t>
            </w:r>
          </w:ins>
          <w:ins w:id="75" w:author="Andrew Instone-Cowie" w:date="2025-07-09T15:58:00Z" w16du:dateUtc="2025-07-09T14:58:00Z">
            <w:r>
              <w:rPr>
                <w:noProof/>
                <w:webHidden/>
              </w:rPr>
              <w:fldChar w:fldCharType="end"/>
            </w:r>
            <w:r w:rsidRPr="00C12F6E">
              <w:rPr>
                <w:rStyle w:val="Hyperlink"/>
                <w:noProof/>
              </w:rPr>
              <w:fldChar w:fldCharType="end"/>
            </w:r>
          </w:ins>
        </w:p>
        <w:p w14:paraId="33D8DF57" w14:textId="047D14CD" w:rsidR="00044299" w:rsidRDefault="00044299">
          <w:pPr>
            <w:pStyle w:val="TOC1"/>
            <w:tabs>
              <w:tab w:val="right" w:leader="dot" w:pos="9016"/>
            </w:tabs>
            <w:rPr>
              <w:ins w:id="76" w:author="Andrew Instone-Cowie" w:date="2025-07-09T15:58:00Z" w16du:dateUtc="2025-07-09T14:58:00Z"/>
              <w:rFonts w:eastAsiaTheme="minorEastAsia"/>
              <w:noProof/>
              <w:kern w:val="2"/>
              <w:sz w:val="24"/>
              <w:szCs w:val="24"/>
              <w:lang w:eastAsia="en-GB"/>
              <w14:ligatures w14:val="standardContextual"/>
            </w:rPr>
          </w:pPr>
          <w:ins w:id="7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"_Toc202969131"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Simulator Interface Module Hardware</w:t>
            </w:r>
            <w:r>
              <w:rPr>
                <w:noProof/>
                <w:webHidden/>
              </w:rPr>
              <w:tab/>
            </w:r>
            <w:r>
              <w:rPr>
                <w:noProof/>
                <w:webHidden/>
              </w:rPr>
              <w:fldChar w:fldCharType="begin"/>
            </w:r>
            <w:r>
              <w:rPr>
                <w:noProof/>
                <w:webHidden/>
              </w:rPr>
              <w:instrText xml:space="preserve"> PAGEREF _Toc202969131 \h </w:instrText>
            </w:r>
            <w:r>
              <w:rPr>
                <w:noProof/>
                <w:webHidden/>
              </w:rPr>
            </w:r>
            <w:r>
              <w:rPr>
                <w:noProof/>
                <w:webHidden/>
              </w:rPr>
              <w:fldChar w:fldCharType="separate"/>
            </w:r>
          </w:ins>
          <w:ins w:id="78" w:author="Andrew Instone-Cowie" w:date="2025-07-09T16:02:00Z" w16du:dateUtc="2025-07-09T15:02:00Z">
            <w:r>
              <w:rPr>
                <w:noProof/>
                <w:webHidden/>
              </w:rPr>
              <w:t>19</w:t>
            </w:r>
          </w:ins>
          <w:ins w:id="79" w:author="Andrew Instone-Cowie" w:date="2025-07-09T15:58:00Z" w16du:dateUtc="2025-07-09T14:58:00Z">
            <w:r>
              <w:rPr>
                <w:noProof/>
                <w:webHidden/>
              </w:rPr>
              <w:fldChar w:fldCharType="end"/>
            </w:r>
            <w:r w:rsidRPr="00C12F6E">
              <w:rPr>
                <w:rStyle w:val="Hyperlink"/>
                <w:noProof/>
              </w:rPr>
              <w:fldChar w:fldCharType="end"/>
            </w:r>
          </w:ins>
        </w:p>
        <w:p w14:paraId="21FCD97C" w14:textId="37729C33" w:rsidR="00044299" w:rsidRDefault="00044299">
          <w:pPr>
            <w:pStyle w:val="TOC2"/>
            <w:tabs>
              <w:tab w:val="right" w:leader="dot" w:pos="9016"/>
            </w:tabs>
            <w:rPr>
              <w:ins w:id="80" w:author="Andrew Instone-Cowie" w:date="2025-07-09T15:58:00Z" w16du:dateUtc="2025-07-09T14:58:00Z"/>
              <w:rFonts w:eastAsiaTheme="minorEastAsia"/>
              <w:noProof/>
              <w:kern w:val="2"/>
              <w:sz w:val="24"/>
              <w:szCs w:val="24"/>
              <w:lang w:eastAsia="en-GB"/>
              <w14:ligatures w14:val="standardContextual"/>
            </w:rPr>
          </w:pPr>
          <w:ins w:id="8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"_Toc202969132"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Overview</w:t>
            </w:r>
            <w:r>
              <w:rPr>
                <w:noProof/>
                <w:webHidden/>
              </w:rPr>
              <w:tab/>
            </w:r>
            <w:r>
              <w:rPr>
                <w:noProof/>
                <w:webHidden/>
              </w:rPr>
              <w:fldChar w:fldCharType="begin"/>
            </w:r>
            <w:r>
              <w:rPr>
                <w:noProof/>
                <w:webHidden/>
              </w:rPr>
              <w:instrText xml:space="preserve"> PAGEREF _Toc202969132 \h </w:instrText>
            </w:r>
            <w:r>
              <w:rPr>
                <w:noProof/>
                <w:webHidden/>
              </w:rPr>
            </w:r>
            <w:r>
              <w:rPr>
                <w:noProof/>
                <w:webHidden/>
              </w:rPr>
              <w:fldChar w:fldCharType="separate"/>
            </w:r>
          </w:ins>
          <w:ins w:id="82" w:author="Andrew Instone-Cowie" w:date="2025-07-09T16:02:00Z" w16du:dateUtc="2025-07-09T15:02:00Z">
            <w:r>
              <w:rPr>
                <w:noProof/>
                <w:webHidden/>
              </w:rPr>
              <w:t>19</w:t>
            </w:r>
          </w:ins>
          <w:ins w:id="83" w:author="Andrew Instone-Cowie" w:date="2025-07-09T15:58:00Z" w16du:dateUtc="2025-07-09T14:58:00Z">
            <w:r>
              <w:rPr>
                <w:noProof/>
                <w:webHidden/>
              </w:rPr>
              <w:fldChar w:fldCharType="end"/>
            </w:r>
            <w:r w:rsidRPr="00C12F6E">
              <w:rPr>
                <w:rStyle w:val="Hyperlink"/>
                <w:noProof/>
              </w:rPr>
              <w:fldChar w:fldCharType="end"/>
            </w:r>
          </w:ins>
        </w:p>
        <w:p w14:paraId="7C302B75" w14:textId="0307F0C0" w:rsidR="00044299" w:rsidRDefault="00044299">
          <w:pPr>
            <w:pStyle w:val="TOC2"/>
            <w:tabs>
              <w:tab w:val="right" w:leader="dot" w:pos="9016"/>
            </w:tabs>
            <w:rPr>
              <w:ins w:id="84" w:author="Andrew Instone-Cowie" w:date="2025-07-09T15:58:00Z" w16du:dateUtc="2025-07-09T14:58:00Z"/>
              <w:rFonts w:eastAsiaTheme="minorEastAsia"/>
              <w:noProof/>
              <w:kern w:val="2"/>
              <w:sz w:val="24"/>
              <w:szCs w:val="24"/>
              <w:lang w:eastAsia="en-GB"/>
              <w14:ligatures w14:val="standardContextual"/>
            </w:rPr>
          </w:pPr>
          <w:ins w:id="8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"_Toc202969133"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Hardware Options</w:t>
            </w:r>
            <w:r>
              <w:rPr>
                <w:noProof/>
                <w:webHidden/>
              </w:rPr>
              <w:tab/>
            </w:r>
            <w:r>
              <w:rPr>
                <w:noProof/>
                <w:webHidden/>
              </w:rPr>
              <w:fldChar w:fldCharType="begin"/>
            </w:r>
            <w:r>
              <w:rPr>
                <w:noProof/>
                <w:webHidden/>
              </w:rPr>
              <w:instrText xml:space="preserve"> PAGEREF _Toc202969133 \h </w:instrText>
            </w:r>
            <w:r>
              <w:rPr>
                <w:noProof/>
                <w:webHidden/>
              </w:rPr>
            </w:r>
            <w:r>
              <w:rPr>
                <w:noProof/>
                <w:webHidden/>
              </w:rPr>
              <w:fldChar w:fldCharType="separate"/>
            </w:r>
          </w:ins>
          <w:ins w:id="86" w:author="Andrew Instone-Cowie" w:date="2025-07-09T16:02:00Z" w16du:dateUtc="2025-07-09T15:02:00Z">
            <w:r>
              <w:rPr>
                <w:noProof/>
                <w:webHidden/>
              </w:rPr>
              <w:t>19</w:t>
            </w:r>
          </w:ins>
          <w:ins w:id="87" w:author="Andrew Instone-Cowie" w:date="2025-07-09T15:58:00Z" w16du:dateUtc="2025-07-09T14:58:00Z">
            <w:r>
              <w:rPr>
                <w:noProof/>
                <w:webHidden/>
              </w:rPr>
              <w:fldChar w:fldCharType="end"/>
            </w:r>
            <w:r w:rsidRPr="00C12F6E">
              <w:rPr>
                <w:rStyle w:val="Hyperlink"/>
                <w:noProof/>
              </w:rPr>
              <w:fldChar w:fldCharType="end"/>
            </w:r>
          </w:ins>
        </w:p>
        <w:p w14:paraId="5F00174C" w14:textId="70623267" w:rsidR="00044299" w:rsidRDefault="00044299">
          <w:pPr>
            <w:pStyle w:val="TOC2"/>
            <w:tabs>
              <w:tab w:val="right" w:leader="dot" w:pos="9016"/>
            </w:tabs>
            <w:rPr>
              <w:ins w:id="88" w:author="Andrew Instone-Cowie" w:date="2025-07-09T15:58:00Z" w16du:dateUtc="2025-07-09T14:58:00Z"/>
              <w:rFonts w:eastAsiaTheme="minorEastAsia"/>
              <w:noProof/>
              <w:kern w:val="2"/>
              <w:sz w:val="24"/>
              <w:szCs w:val="24"/>
              <w:lang w:eastAsia="en-GB"/>
              <w14:ligatures w14:val="standardContextual"/>
            </w:rPr>
          </w:pPr>
          <w:ins w:id="8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"_Toc202969134"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Hardware Interrupts</w:t>
            </w:r>
            <w:r>
              <w:rPr>
                <w:noProof/>
                <w:webHidden/>
              </w:rPr>
              <w:tab/>
            </w:r>
            <w:r>
              <w:rPr>
                <w:noProof/>
                <w:webHidden/>
              </w:rPr>
              <w:fldChar w:fldCharType="begin"/>
            </w:r>
            <w:r>
              <w:rPr>
                <w:noProof/>
                <w:webHidden/>
              </w:rPr>
              <w:instrText xml:space="preserve"> PAGEREF _Toc202969134 \h </w:instrText>
            </w:r>
            <w:r>
              <w:rPr>
                <w:noProof/>
                <w:webHidden/>
              </w:rPr>
            </w:r>
            <w:r>
              <w:rPr>
                <w:noProof/>
                <w:webHidden/>
              </w:rPr>
              <w:fldChar w:fldCharType="separate"/>
            </w:r>
          </w:ins>
          <w:ins w:id="90" w:author="Andrew Instone-Cowie" w:date="2025-07-09T16:02:00Z" w16du:dateUtc="2025-07-09T15:02:00Z">
            <w:r>
              <w:rPr>
                <w:noProof/>
                <w:webHidden/>
              </w:rPr>
              <w:t>19</w:t>
            </w:r>
          </w:ins>
          <w:ins w:id="91" w:author="Andrew Instone-Cowie" w:date="2025-07-09T15:58:00Z" w16du:dateUtc="2025-07-09T14:58:00Z">
            <w:r>
              <w:rPr>
                <w:noProof/>
                <w:webHidden/>
              </w:rPr>
              <w:fldChar w:fldCharType="end"/>
            </w:r>
            <w:r w:rsidRPr="00C12F6E">
              <w:rPr>
                <w:rStyle w:val="Hyperlink"/>
                <w:noProof/>
              </w:rPr>
              <w:fldChar w:fldCharType="end"/>
            </w:r>
          </w:ins>
        </w:p>
        <w:p w14:paraId="218A98C0" w14:textId="362D0390" w:rsidR="00044299" w:rsidRDefault="00044299">
          <w:pPr>
            <w:pStyle w:val="TOC2"/>
            <w:tabs>
              <w:tab w:val="right" w:leader="dot" w:pos="9016"/>
            </w:tabs>
            <w:rPr>
              <w:ins w:id="92" w:author="Andrew Instone-Cowie" w:date="2025-07-09T15:58:00Z" w16du:dateUtc="2025-07-09T14:58:00Z"/>
              <w:rFonts w:eastAsiaTheme="minorEastAsia"/>
              <w:noProof/>
              <w:kern w:val="2"/>
              <w:sz w:val="24"/>
              <w:szCs w:val="24"/>
              <w:lang w:eastAsia="en-GB"/>
              <w14:ligatures w14:val="standardContextual"/>
            </w:rPr>
          </w:pPr>
          <w:ins w:id="9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"_Toc202969135"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Microcontroller Hardware</w:t>
            </w:r>
            <w:r>
              <w:rPr>
                <w:noProof/>
                <w:webHidden/>
              </w:rPr>
              <w:tab/>
            </w:r>
            <w:r>
              <w:rPr>
                <w:noProof/>
                <w:webHidden/>
              </w:rPr>
              <w:fldChar w:fldCharType="begin"/>
            </w:r>
            <w:r>
              <w:rPr>
                <w:noProof/>
                <w:webHidden/>
              </w:rPr>
              <w:instrText xml:space="preserve"> PAGEREF _Toc202969135 \h </w:instrText>
            </w:r>
            <w:r>
              <w:rPr>
                <w:noProof/>
                <w:webHidden/>
              </w:rPr>
            </w:r>
            <w:r>
              <w:rPr>
                <w:noProof/>
                <w:webHidden/>
              </w:rPr>
              <w:fldChar w:fldCharType="separate"/>
            </w:r>
          </w:ins>
          <w:ins w:id="94" w:author="Andrew Instone-Cowie" w:date="2025-07-09T16:02:00Z" w16du:dateUtc="2025-07-09T15:02:00Z">
            <w:r>
              <w:rPr>
                <w:noProof/>
                <w:webHidden/>
              </w:rPr>
              <w:t>20</w:t>
            </w:r>
          </w:ins>
          <w:ins w:id="95" w:author="Andrew Instone-Cowie" w:date="2025-07-09T15:58:00Z" w16du:dateUtc="2025-07-09T14:58:00Z">
            <w:r>
              <w:rPr>
                <w:noProof/>
                <w:webHidden/>
              </w:rPr>
              <w:fldChar w:fldCharType="end"/>
            </w:r>
            <w:r w:rsidRPr="00C12F6E">
              <w:rPr>
                <w:rStyle w:val="Hyperlink"/>
                <w:noProof/>
              </w:rPr>
              <w:fldChar w:fldCharType="end"/>
            </w:r>
          </w:ins>
        </w:p>
        <w:p w14:paraId="5D12C4EE" w14:textId="12AE0669" w:rsidR="00044299" w:rsidRDefault="00044299">
          <w:pPr>
            <w:pStyle w:val="TOC2"/>
            <w:tabs>
              <w:tab w:val="right" w:leader="dot" w:pos="9016"/>
            </w:tabs>
            <w:rPr>
              <w:ins w:id="96" w:author="Andrew Instone-Cowie" w:date="2025-07-09T15:58:00Z" w16du:dateUtc="2025-07-09T14:58:00Z"/>
              <w:rFonts w:eastAsiaTheme="minorEastAsia"/>
              <w:noProof/>
              <w:kern w:val="2"/>
              <w:sz w:val="24"/>
              <w:szCs w:val="24"/>
              <w:lang w:eastAsia="en-GB"/>
              <w14:ligatures w14:val="standardContextual"/>
            </w:rPr>
          </w:pPr>
          <w:ins w:id="9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"_Toc202969136"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Serial Line Driver</w:t>
            </w:r>
            <w:r>
              <w:rPr>
                <w:noProof/>
                <w:webHidden/>
              </w:rPr>
              <w:tab/>
            </w:r>
            <w:r>
              <w:rPr>
                <w:noProof/>
                <w:webHidden/>
              </w:rPr>
              <w:fldChar w:fldCharType="begin"/>
            </w:r>
            <w:r>
              <w:rPr>
                <w:noProof/>
                <w:webHidden/>
              </w:rPr>
              <w:instrText xml:space="preserve"> PAGEREF _Toc202969136 \h </w:instrText>
            </w:r>
            <w:r>
              <w:rPr>
                <w:noProof/>
                <w:webHidden/>
              </w:rPr>
            </w:r>
            <w:r>
              <w:rPr>
                <w:noProof/>
                <w:webHidden/>
              </w:rPr>
              <w:fldChar w:fldCharType="separate"/>
            </w:r>
          </w:ins>
          <w:ins w:id="98" w:author="Andrew Instone-Cowie" w:date="2025-07-09T16:02:00Z" w16du:dateUtc="2025-07-09T15:02:00Z">
            <w:r>
              <w:rPr>
                <w:noProof/>
                <w:webHidden/>
              </w:rPr>
              <w:t>20</w:t>
            </w:r>
          </w:ins>
          <w:ins w:id="99" w:author="Andrew Instone-Cowie" w:date="2025-07-09T15:58:00Z" w16du:dateUtc="2025-07-09T14:58:00Z">
            <w:r>
              <w:rPr>
                <w:noProof/>
                <w:webHidden/>
              </w:rPr>
              <w:fldChar w:fldCharType="end"/>
            </w:r>
            <w:r w:rsidRPr="00C12F6E">
              <w:rPr>
                <w:rStyle w:val="Hyperlink"/>
                <w:noProof/>
              </w:rPr>
              <w:fldChar w:fldCharType="end"/>
            </w:r>
          </w:ins>
        </w:p>
        <w:p w14:paraId="3419CDBB" w14:textId="4B12394C" w:rsidR="00044299" w:rsidRDefault="00044299">
          <w:pPr>
            <w:pStyle w:val="TOC2"/>
            <w:tabs>
              <w:tab w:val="right" w:leader="dot" w:pos="9016"/>
            </w:tabs>
            <w:rPr>
              <w:ins w:id="100" w:author="Andrew Instone-Cowie" w:date="2025-07-09T15:58:00Z" w16du:dateUtc="2025-07-09T14:58:00Z"/>
              <w:rFonts w:eastAsiaTheme="minorEastAsia"/>
              <w:noProof/>
              <w:kern w:val="2"/>
              <w:sz w:val="24"/>
              <w:szCs w:val="24"/>
              <w:lang w:eastAsia="en-GB"/>
              <w14:ligatures w14:val="standardContextual"/>
            </w:rPr>
          </w:pPr>
          <w:ins w:id="10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"_Toc202969137"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Microcontroller Configuration</w:t>
            </w:r>
            <w:r>
              <w:rPr>
                <w:noProof/>
                <w:webHidden/>
              </w:rPr>
              <w:tab/>
            </w:r>
            <w:r>
              <w:rPr>
                <w:noProof/>
                <w:webHidden/>
              </w:rPr>
              <w:fldChar w:fldCharType="begin"/>
            </w:r>
            <w:r>
              <w:rPr>
                <w:noProof/>
                <w:webHidden/>
              </w:rPr>
              <w:instrText xml:space="preserve"> PAGEREF _Toc202969137 \h </w:instrText>
            </w:r>
            <w:r>
              <w:rPr>
                <w:noProof/>
                <w:webHidden/>
              </w:rPr>
            </w:r>
            <w:r>
              <w:rPr>
                <w:noProof/>
                <w:webHidden/>
              </w:rPr>
              <w:fldChar w:fldCharType="separate"/>
            </w:r>
          </w:ins>
          <w:ins w:id="102" w:author="Andrew Instone-Cowie" w:date="2025-07-09T16:02:00Z" w16du:dateUtc="2025-07-09T15:02:00Z">
            <w:r>
              <w:rPr>
                <w:noProof/>
                <w:webHidden/>
              </w:rPr>
              <w:t>21</w:t>
            </w:r>
          </w:ins>
          <w:ins w:id="103" w:author="Andrew Instone-Cowie" w:date="2025-07-09T15:58:00Z" w16du:dateUtc="2025-07-09T14:58:00Z">
            <w:r>
              <w:rPr>
                <w:noProof/>
                <w:webHidden/>
              </w:rPr>
              <w:fldChar w:fldCharType="end"/>
            </w:r>
            <w:r w:rsidRPr="00C12F6E">
              <w:rPr>
                <w:rStyle w:val="Hyperlink"/>
                <w:noProof/>
              </w:rPr>
              <w:fldChar w:fldCharType="end"/>
            </w:r>
          </w:ins>
        </w:p>
        <w:p w14:paraId="5CF64EA8" w14:textId="786F36AC" w:rsidR="00044299" w:rsidRDefault="00044299">
          <w:pPr>
            <w:pStyle w:val="TOC3"/>
            <w:tabs>
              <w:tab w:val="right" w:leader="dot" w:pos="9016"/>
            </w:tabs>
            <w:rPr>
              <w:ins w:id="104" w:author="Andrew Instone-Cowie" w:date="2025-07-09T15:58:00Z" w16du:dateUtc="2025-07-09T14:58:00Z"/>
              <w:noProof/>
              <w:kern w:val="2"/>
              <w:sz w:val="24"/>
              <w:szCs w:val="24"/>
              <w:lang w:val="en-GB" w:eastAsia="en-GB"/>
              <w14:ligatures w14:val="standardContextual"/>
            </w:rPr>
          </w:pPr>
          <w:ins w:id="10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"_Toc202969138"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Microcontroller I/O Pins</w:t>
            </w:r>
            <w:r>
              <w:rPr>
                <w:noProof/>
                <w:webHidden/>
              </w:rPr>
              <w:tab/>
            </w:r>
            <w:r>
              <w:rPr>
                <w:noProof/>
                <w:webHidden/>
              </w:rPr>
              <w:fldChar w:fldCharType="begin"/>
            </w:r>
            <w:r>
              <w:rPr>
                <w:noProof/>
                <w:webHidden/>
              </w:rPr>
              <w:instrText xml:space="preserve"> PAGEREF _Toc202969138 \h </w:instrText>
            </w:r>
            <w:r>
              <w:rPr>
                <w:noProof/>
                <w:webHidden/>
              </w:rPr>
            </w:r>
            <w:r>
              <w:rPr>
                <w:noProof/>
                <w:webHidden/>
              </w:rPr>
              <w:fldChar w:fldCharType="separate"/>
            </w:r>
          </w:ins>
          <w:ins w:id="106" w:author="Andrew Instone-Cowie" w:date="2025-07-09T16:02:00Z" w16du:dateUtc="2025-07-09T15:02:00Z">
            <w:r>
              <w:rPr>
                <w:noProof/>
                <w:webHidden/>
              </w:rPr>
              <w:t>21</w:t>
            </w:r>
          </w:ins>
          <w:ins w:id="107" w:author="Andrew Instone-Cowie" w:date="2025-07-09T15:58:00Z" w16du:dateUtc="2025-07-09T14:58:00Z">
            <w:r>
              <w:rPr>
                <w:noProof/>
                <w:webHidden/>
              </w:rPr>
              <w:fldChar w:fldCharType="end"/>
            </w:r>
            <w:r w:rsidRPr="00C12F6E">
              <w:rPr>
                <w:rStyle w:val="Hyperlink"/>
                <w:noProof/>
              </w:rPr>
              <w:fldChar w:fldCharType="end"/>
            </w:r>
          </w:ins>
        </w:p>
        <w:p w14:paraId="7034670F" w14:textId="2A0AB124" w:rsidR="00044299" w:rsidRDefault="00044299">
          <w:pPr>
            <w:pStyle w:val="TOC3"/>
            <w:tabs>
              <w:tab w:val="right" w:leader="dot" w:pos="9016"/>
            </w:tabs>
            <w:rPr>
              <w:ins w:id="108" w:author="Andrew Instone-Cowie" w:date="2025-07-09T15:58:00Z" w16du:dateUtc="2025-07-09T14:58:00Z"/>
              <w:noProof/>
              <w:kern w:val="2"/>
              <w:sz w:val="24"/>
              <w:szCs w:val="24"/>
              <w:lang w:val="en-GB" w:eastAsia="en-GB"/>
              <w14:ligatures w14:val="standardContextual"/>
            </w:rPr>
          </w:pPr>
          <w:ins w:id="10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"_Toc202969139"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Microcontroller Fuse Settings</w:t>
            </w:r>
            <w:r>
              <w:rPr>
                <w:noProof/>
                <w:webHidden/>
              </w:rPr>
              <w:tab/>
            </w:r>
            <w:r>
              <w:rPr>
                <w:noProof/>
                <w:webHidden/>
              </w:rPr>
              <w:fldChar w:fldCharType="begin"/>
            </w:r>
            <w:r>
              <w:rPr>
                <w:noProof/>
                <w:webHidden/>
              </w:rPr>
              <w:instrText xml:space="preserve"> PAGEREF _Toc202969139 \h </w:instrText>
            </w:r>
            <w:r>
              <w:rPr>
                <w:noProof/>
                <w:webHidden/>
              </w:rPr>
            </w:r>
            <w:r>
              <w:rPr>
                <w:noProof/>
                <w:webHidden/>
              </w:rPr>
              <w:fldChar w:fldCharType="separate"/>
            </w:r>
          </w:ins>
          <w:ins w:id="110" w:author="Andrew Instone-Cowie" w:date="2025-07-09T16:02:00Z" w16du:dateUtc="2025-07-09T15:02:00Z">
            <w:r>
              <w:rPr>
                <w:noProof/>
                <w:webHidden/>
              </w:rPr>
              <w:t>22</w:t>
            </w:r>
          </w:ins>
          <w:ins w:id="111" w:author="Andrew Instone-Cowie" w:date="2025-07-09T15:58:00Z" w16du:dateUtc="2025-07-09T14:58:00Z">
            <w:r>
              <w:rPr>
                <w:noProof/>
                <w:webHidden/>
              </w:rPr>
              <w:fldChar w:fldCharType="end"/>
            </w:r>
            <w:r w:rsidRPr="00C12F6E">
              <w:rPr>
                <w:rStyle w:val="Hyperlink"/>
                <w:noProof/>
              </w:rPr>
              <w:fldChar w:fldCharType="end"/>
            </w:r>
          </w:ins>
        </w:p>
        <w:p w14:paraId="25629719" w14:textId="17DAD8CD" w:rsidR="00044299" w:rsidRDefault="00044299">
          <w:pPr>
            <w:pStyle w:val="TOC2"/>
            <w:tabs>
              <w:tab w:val="right" w:leader="dot" w:pos="9016"/>
            </w:tabs>
            <w:rPr>
              <w:ins w:id="112" w:author="Andrew Instone-Cowie" w:date="2025-07-09T15:58:00Z" w16du:dateUtc="2025-07-09T14:58:00Z"/>
              <w:rFonts w:eastAsiaTheme="minorEastAsia"/>
              <w:noProof/>
              <w:kern w:val="2"/>
              <w:sz w:val="24"/>
              <w:szCs w:val="24"/>
              <w:lang w:eastAsia="en-GB"/>
              <w14:ligatures w14:val="standardContextual"/>
            </w:rPr>
          </w:pPr>
          <w:ins w:id="11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"_Toc202969140"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Power Supply</w:t>
            </w:r>
            <w:r>
              <w:rPr>
                <w:noProof/>
                <w:webHidden/>
              </w:rPr>
              <w:tab/>
            </w:r>
            <w:r>
              <w:rPr>
                <w:noProof/>
                <w:webHidden/>
              </w:rPr>
              <w:fldChar w:fldCharType="begin"/>
            </w:r>
            <w:r>
              <w:rPr>
                <w:noProof/>
                <w:webHidden/>
              </w:rPr>
              <w:instrText xml:space="preserve"> PAGEREF _Toc202969140 \h </w:instrText>
            </w:r>
            <w:r>
              <w:rPr>
                <w:noProof/>
                <w:webHidden/>
              </w:rPr>
            </w:r>
            <w:r>
              <w:rPr>
                <w:noProof/>
                <w:webHidden/>
              </w:rPr>
              <w:fldChar w:fldCharType="separate"/>
            </w:r>
          </w:ins>
          <w:ins w:id="114" w:author="Andrew Instone-Cowie" w:date="2025-07-09T16:02:00Z" w16du:dateUtc="2025-07-09T15:02:00Z">
            <w:r>
              <w:rPr>
                <w:noProof/>
                <w:webHidden/>
              </w:rPr>
              <w:t>23</w:t>
            </w:r>
          </w:ins>
          <w:ins w:id="115" w:author="Andrew Instone-Cowie" w:date="2025-07-09T15:58:00Z" w16du:dateUtc="2025-07-09T14:58:00Z">
            <w:r>
              <w:rPr>
                <w:noProof/>
                <w:webHidden/>
              </w:rPr>
              <w:fldChar w:fldCharType="end"/>
            </w:r>
            <w:r w:rsidRPr="00C12F6E">
              <w:rPr>
                <w:rStyle w:val="Hyperlink"/>
                <w:noProof/>
              </w:rPr>
              <w:fldChar w:fldCharType="end"/>
            </w:r>
          </w:ins>
        </w:p>
        <w:p w14:paraId="524B5C3E" w14:textId="62F3529E" w:rsidR="00044299" w:rsidRDefault="00044299">
          <w:pPr>
            <w:pStyle w:val="TOC3"/>
            <w:tabs>
              <w:tab w:val="right" w:leader="dot" w:pos="9016"/>
            </w:tabs>
            <w:rPr>
              <w:ins w:id="116" w:author="Andrew Instone-Cowie" w:date="2025-07-09T15:58:00Z" w16du:dateUtc="2025-07-09T14:58:00Z"/>
              <w:noProof/>
              <w:kern w:val="2"/>
              <w:sz w:val="24"/>
              <w:szCs w:val="24"/>
              <w:lang w:val="en-GB" w:eastAsia="en-GB"/>
              <w14:ligatures w14:val="standardContextual"/>
            </w:rPr>
          </w:pPr>
          <w:ins w:id="11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"_Toc202969141"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Typical Current Requirements</w:t>
            </w:r>
            <w:r>
              <w:rPr>
                <w:noProof/>
                <w:webHidden/>
              </w:rPr>
              <w:tab/>
            </w:r>
            <w:r>
              <w:rPr>
                <w:noProof/>
                <w:webHidden/>
              </w:rPr>
              <w:fldChar w:fldCharType="begin"/>
            </w:r>
            <w:r>
              <w:rPr>
                <w:noProof/>
                <w:webHidden/>
              </w:rPr>
              <w:instrText xml:space="preserve"> PAGEREF _Toc202969141 \h </w:instrText>
            </w:r>
            <w:r>
              <w:rPr>
                <w:noProof/>
                <w:webHidden/>
              </w:rPr>
            </w:r>
            <w:r>
              <w:rPr>
                <w:noProof/>
                <w:webHidden/>
              </w:rPr>
              <w:fldChar w:fldCharType="separate"/>
            </w:r>
          </w:ins>
          <w:ins w:id="118" w:author="Andrew Instone-Cowie" w:date="2025-07-09T16:02:00Z" w16du:dateUtc="2025-07-09T15:02:00Z">
            <w:r>
              <w:rPr>
                <w:noProof/>
                <w:webHidden/>
              </w:rPr>
              <w:t>23</w:t>
            </w:r>
          </w:ins>
          <w:ins w:id="119" w:author="Andrew Instone-Cowie" w:date="2025-07-09T15:58:00Z" w16du:dateUtc="2025-07-09T14:58:00Z">
            <w:r>
              <w:rPr>
                <w:noProof/>
                <w:webHidden/>
              </w:rPr>
              <w:fldChar w:fldCharType="end"/>
            </w:r>
            <w:r w:rsidRPr="00C12F6E">
              <w:rPr>
                <w:rStyle w:val="Hyperlink"/>
                <w:noProof/>
              </w:rPr>
              <w:fldChar w:fldCharType="end"/>
            </w:r>
          </w:ins>
        </w:p>
        <w:p w14:paraId="301E9F46" w14:textId="66BDDA09" w:rsidR="00044299" w:rsidRDefault="00044299">
          <w:pPr>
            <w:pStyle w:val="TOC3"/>
            <w:tabs>
              <w:tab w:val="right" w:leader="dot" w:pos="9016"/>
            </w:tabs>
            <w:rPr>
              <w:ins w:id="120" w:author="Andrew Instone-Cowie" w:date="2025-07-09T15:58:00Z" w16du:dateUtc="2025-07-09T14:58:00Z"/>
              <w:noProof/>
              <w:kern w:val="2"/>
              <w:sz w:val="24"/>
              <w:szCs w:val="24"/>
              <w:lang w:val="en-GB" w:eastAsia="en-GB"/>
              <w14:ligatures w14:val="standardContextual"/>
            </w:rPr>
          </w:pPr>
          <w:ins w:id="12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"_Toc202969142"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Microcontroller Package Ratings</w:t>
            </w:r>
            <w:r>
              <w:rPr>
                <w:noProof/>
                <w:webHidden/>
              </w:rPr>
              <w:tab/>
            </w:r>
            <w:r>
              <w:rPr>
                <w:noProof/>
                <w:webHidden/>
              </w:rPr>
              <w:fldChar w:fldCharType="begin"/>
            </w:r>
            <w:r>
              <w:rPr>
                <w:noProof/>
                <w:webHidden/>
              </w:rPr>
              <w:instrText xml:space="preserve"> PAGEREF _Toc202969142 \h </w:instrText>
            </w:r>
            <w:r>
              <w:rPr>
                <w:noProof/>
                <w:webHidden/>
              </w:rPr>
            </w:r>
            <w:r>
              <w:rPr>
                <w:noProof/>
                <w:webHidden/>
              </w:rPr>
              <w:fldChar w:fldCharType="separate"/>
            </w:r>
          </w:ins>
          <w:ins w:id="122" w:author="Andrew Instone-Cowie" w:date="2025-07-09T16:02:00Z" w16du:dateUtc="2025-07-09T15:02:00Z">
            <w:r>
              <w:rPr>
                <w:noProof/>
                <w:webHidden/>
              </w:rPr>
              <w:t>23</w:t>
            </w:r>
          </w:ins>
          <w:ins w:id="123" w:author="Andrew Instone-Cowie" w:date="2025-07-09T15:58:00Z" w16du:dateUtc="2025-07-09T14:58:00Z">
            <w:r>
              <w:rPr>
                <w:noProof/>
                <w:webHidden/>
              </w:rPr>
              <w:fldChar w:fldCharType="end"/>
            </w:r>
            <w:r w:rsidRPr="00C12F6E">
              <w:rPr>
                <w:rStyle w:val="Hyperlink"/>
                <w:noProof/>
              </w:rPr>
              <w:fldChar w:fldCharType="end"/>
            </w:r>
          </w:ins>
        </w:p>
        <w:p w14:paraId="21D117B9" w14:textId="09BBC795" w:rsidR="00044299" w:rsidRDefault="00044299">
          <w:pPr>
            <w:pStyle w:val="TOC3"/>
            <w:tabs>
              <w:tab w:val="right" w:leader="dot" w:pos="9016"/>
            </w:tabs>
            <w:rPr>
              <w:ins w:id="124" w:author="Andrew Instone-Cowie" w:date="2025-07-09T15:58:00Z" w16du:dateUtc="2025-07-09T14:58:00Z"/>
              <w:noProof/>
              <w:kern w:val="2"/>
              <w:sz w:val="24"/>
              <w:szCs w:val="24"/>
              <w:lang w:val="en-GB" w:eastAsia="en-GB"/>
              <w14:ligatures w14:val="standardContextual"/>
            </w:rPr>
          </w:pPr>
          <w:ins w:id="12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"_Toc202969143"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Voltage Regulator</w:t>
            </w:r>
            <w:r>
              <w:rPr>
                <w:noProof/>
                <w:webHidden/>
              </w:rPr>
              <w:tab/>
            </w:r>
            <w:r>
              <w:rPr>
                <w:noProof/>
                <w:webHidden/>
              </w:rPr>
              <w:fldChar w:fldCharType="begin"/>
            </w:r>
            <w:r>
              <w:rPr>
                <w:noProof/>
                <w:webHidden/>
              </w:rPr>
              <w:instrText xml:space="preserve"> PAGEREF _Toc202969143 \h </w:instrText>
            </w:r>
            <w:r>
              <w:rPr>
                <w:noProof/>
                <w:webHidden/>
              </w:rPr>
            </w:r>
            <w:r>
              <w:rPr>
                <w:noProof/>
                <w:webHidden/>
              </w:rPr>
              <w:fldChar w:fldCharType="separate"/>
            </w:r>
          </w:ins>
          <w:ins w:id="126" w:author="Andrew Instone-Cowie" w:date="2025-07-09T16:02:00Z" w16du:dateUtc="2025-07-09T15:02:00Z">
            <w:r>
              <w:rPr>
                <w:noProof/>
                <w:webHidden/>
              </w:rPr>
              <w:t>23</w:t>
            </w:r>
          </w:ins>
          <w:ins w:id="127" w:author="Andrew Instone-Cowie" w:date="2025-07-09T15:58:00Z" w16du:dateUtc="2025-07-09T14:58:00Z">
            <w:r>
              <w:rPr>
                <w:noProof/>
                <w:webHidden/>
              </w:rPr>
              <w:fldChar w:fldCharType="end"/>
            </w:r>
            <w:r w:rsidRPr="00C12F6E">
              <w:rPr>
                <w:rStyle w:val="Hyperlink"/>
                <w:noProof/>
              </w:rPr>
              <w:fldChar w:fldCharType="end"/>
            </w:r>
          </w:ins>
        </w:p>
        <w:p w14:paraId="6D87DF22" w14:textId="6B80BC1D" w:rsidR="00044299" w:rsidRDefault="00044299">
          <w:pPr>
            <w:pStyle w:val="TOC3"/>
            <w:tabs>
              <w:tab w:val="right" w:leader="dot" w:pos="9016"/>
            </w:tabs>
            <w:rPr>
              <w:ins w:id="128" w:author="Andrew Instone-Cowie" w:date="2025-07-09T15:58:00Z" w16du:dateUtc="2025-07-09T14:58:00Z"/>
              <w:noProof/>
              <w:kern w:val="2"/>
              <w:sz w:val="24"/>
              <w:szCs w:val="24"/>
              <w:lang w:val="en-GB" w:eastAsia="en-GB"/>
              <w14:ligatures w14:val="standardContextual"/>
            </w:rPr>
          </w:pPr>
          <w:ins w:id="12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"_Toc202969144"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Cable Voltage Drop</w:t>
            </w:r>
            <w:r>
              <w:rPr>
                <w:noProof/>
                <w:webHidden/>
              </w:rPr>
              <w:tab/>
            </w:r>
            <w:r>
              <w:rPr>
                <w:noProof/>
                <w:webHidden/>
              </w:rPr>
              <w:fldChar w:fldCharType="begin"/>
            </w:r>
            <w:r>
              <w:rPr>
                <w:noProof/>
                <w:webHidden/>
              </w:rPr>
              <w:instrText xml:space="preserve"> PAGEREF _Toc202969144 \h </w:instrText>
            </w:r>
            <w:r>
              <w:rPr>
                <w:noProof/>
                <w:webHidden/>
              </w:rPr>
            </w:r>
            <w:r>
              <w:rPr>
                <w:noProof/>
                <w:webHidden/>
              </w:rPr>
              <w:fldChar w:fldCharType="separate"/>
            </w:r>
          </w:ins>
          <w:ins w:id="130" w:author="Andrew Instone-Cowie" w:date="2025-07-09T16:02:00Z" w16du:dateUtc="2025-07-09T15:02:00Z">
            <w:r>
              <w:rPr>
                <w:noProof/>
                <w:webHidden/>
              </w:rPr>
              <w:t>23</w:t>
            </w:r>
          </w:ins>
          <w:ins w:id="131" w:author="Andrew Instone-Cowie" w:date="2025-07-09T15:58:00Z" w16du:dateUtc="2025-07-09T14:58:00Z">
            <w:r>
              <w:rPr>
                <w:noProof/>
                <w:webHidden/>
              </w:rPr>
              <w:fldChar w:fldCharType="end"/>
            </w:r>
            <w:r w:rsidRPr="00C12F6E">
              <w:rPr>
                <w:rStyle w:val="Hyperlink"/>
                <w:noProof/>
              </w:rPr>
              <w:fldChar w:fldCharType="end"/>
            </w:r>
          </w:ins>
        </w:p>
        <w:p w14:paraId="10880DC5" w14:textId="378B9942" w:rsidR="00044299" w:rsidRDefault="00044299">
          <w:pPr>
            <w:pStyle w:val="TOC3"/>
            <w:tabs>
              <w:tab w:val="right" w:leader="dot" w:pos="9016"/>
            </w:tabs>
            <w:rPr>
              <w:ins w:id="132" w:author="Andrew Instone-Cowie" w:date="2025-07-09T15:58:00Z" w16du:dateUtc="2025-07-09T14:58:00Z"/>
              <w:noProof/>
              <w:kern w:val="2"/>
              <w:sz w:val="24"/>
              <w:szCs w:val="24"/>
              <w:lang w:val="en-GB" w:eastAsia="en-GB"/>
              <w14:ligatures w14:val="standardContextual"/>
            </w:rPr>
          </w:pPr>
          <w:ins w:id="13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"_Toc202969145"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Heat Dissipation</w:t>
            </w:r>
            <w:r>
              <w:rPr>
                <w:noProof/>
                <w:webHidden/>
              </w:rPr>
              <w:tab/>
            </w:r>
            <w:r>
              <w:rPr>
                <w:noProof/>
                <w:webHidden/>
              </w:rPr>
              <w:fldChar w:fldCharType="begin"/>
            </w:r>
            <w:r>
              <w:rPr>
                <w:noProof/>
                <w:webHidden/>
              </w:rPr>
              <w:instrText xml:space="preserve"> PAGEREF _Toc202969145 \h </w:instrText>
            </w:r>
            <w:r>
              <w:rPr>
                <w:noProof/>
                <w:webHidden/>
              </w:rPr>
            </w:r>
            <w:r>
              <w:rPr>
                <w:noProof/>
                <w:webHidden/>
              </w:rPr>
              <w:fldChar w:fldCharType="separate"/>
            </w:r>
          </w:ins>
          <w:ins w:id="134" w:author="Andrew Instone-Cowie" w:date="2025-07-09T16:02:00Z" w16du:dateUtc="2025-07-09T15:02:00Z">
            <w:r>
              <w:rPr>
                <w:noProof/>
                <w:webHidden/>
              </w:rPr>
              <w:t>24</w:t>
            </w:r>
          </w:ins>
          <w:ins w:id="135" w:author="Andrew Instone-Cowie" w:date="2025-07-09T15:58:00Z" w16du:dateUtc="2025-07-09T14:58:00Z">
            <w:r>
              <w:rPr>
                <w:noProof/>
                <w:webHidden/>
              </w:rPr>
              <w:fldChar w:fldCharType="end"/>
            </w:r>
            <w:r w:rsidRPr="00C12F6E">
              <w:rPr>
                <w:rStyle w:val="Hyperlink"/>
                <w:noProof/>
              </w:rPr>
              <w:fldChar w:fldCharType="end"/>
            </w:r>
          </w:ins>
        </w:p>
        <w:p w14:paraId="4E850021" w14:textId="22EAF1AE" w:rsidR="00044299" w:rsidRDefault="00044299">
          <w:pPr>
            <w:pStyle w:val="TOC2"/>
            <w:tabs>
              <w:tab w:val="right" w:leader="dot" w:pos="9016"/>
            </w:tabs>
            <w:rPr>
              <w:ins w:id="136" w:author="Andrew Instone-Cowie" w:date="2025-07-09T15:58:00Z" w16du:dateUtc="2025-07-09T14:58:00Z"/>
              <w:rFonts w:eastAsiaTheme="minorEastAsia"/>
              <w:noProof/>
              <w:kern w:val="2"/>
              <w:sz w:val="24"/>
              <w:szCs w:val="24"/>
              <w:lang w:eastAsia="en-GB"/>
              <w14:ligatures w14:val="standardContextual"/>
            </w:rPr>
          </w:pPr>
          <w:ins w:id="137" w:author="Andrew Instone-Cowie" w:date="2025-07-09T15:58:00Z" w16du:dateUtc="2025-07-09T14:58:00Z">
            <w:r w:rsidRPr="00C12F6E">
              <w:rPr>
                <w:rStyle w:val="Hyperlink"/>
                <w:noProof/>
              </w:rPr>
              <w:lastRenderedPageBreak/>
              <w:fldChar w:fldCharType="begin"/>
            </w:r>
            <w:r w:rsidRPr="00C12F6E">
              <w:rPr>
                <w:rStyle w:val="Hyperlink"/>
                <w:noProof/>
              </w:rPr>
              <w:instrText xml:space="preserve"> </w:instrText>
            </w:r>
            <w:r>
              <w:rPr>
                <w:noProof/>
              </w:rPr>
              <w:instrText>HYPERLINK \l "_Toc202969146"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Hardware Compatibility</w:t>
            </w:r>
            <w:r>
              <w:rPr>
                <w:noProof/>
                <w:webHidden/>
              </w:rPr>
              <w:tab/>
            </w:r>
            <w:r>
              <w:rPr>
                <w:noProof/>
                <w:webHidden/>
              </w:rPr>
              <w:fldChar w:fldCharType="begin"/>
            </w:r>
            <w:r>
              <w:rPr>
                <w:noProof/>
                <w:webHidden/>
              </w:rPr>
              <w:instrText xml:space="preserve"> PAGEREF _Toc202969146 \h </w:instrText>
            </w:r>
            <w:r>
              <w:rPr>
                <w:noProof/>
                <w:webHidden/>
              </w:rPr>
            </w:r>
            <w:r>
              <w:rPr>
                <w:noProof/>
                <w:webHidden/>
              </w:rPr>
              <w:fldChar w:fldCharType="separate"/>
            </w:r>
          </w:ins>
          <w:ins w:id="138" w:author="Andrew Instone-Cowie" w:date="2025-07-09T16:02:00Z" w16du:dateUtc="2025-07-09T15:02:00Z">
            <w:r>
              <w:rPr>
                <w:noProof/>
                <w:webHidden/>
              </w:rPr>
              <w:t>25</w:t>
            </w:r>
          </w:ins>
          <w:ins w:id="139" w:author="Andrew Instone-Cowie" w:date="2025-07-09T15:58:00Z" w16du:dateUtc="2025-07-09T14:58:00Z">
            <w:r>
              <w:rPr>
                <w:noProof/>
                <w:webHidden/>
              </w:rPr>
              <w:fldChar w:fldCharType="end"/>
            </w:r>
            <w:r w:rsidRPr="00C12F6E">
              <w:rPr>
                <w:rStyle w:val="Hyperlink"/>
                <w:noProof/>
              </w:rPr>
              <w:fldChar w:fldCharType="end"/>
            </w:r>
          </w:ins>
        </w:p>
        <w:p w14:paraId="5F62C95A" w14:textId="6C88C49C" w:rsidR="00044299" w:rsidRDefault="00044299">
          <w:pPr>
            <w:pStyle w:val="TOC1"/>
            <w:tabs>
              <w:tab w:val="right" w:leader="dot" w:pos="9016"/>
            </w:tabs>
            <w:rPr>
              <w:ins w:id="140" w:author="Andrew Instone-Cowie" w:date="2025-07-09T15:58:00Z" w16du:dateUtc="2025-07-09T14:58:00Z"/>
              <w:rFonts w:eastAsiaTheme="minorEastAsia"/>
              <w:noProof/>
              <w:kern w:val="2"/>
              <w:sz w:val="24"/>
              <w:szCs w:val="24"/>
              <w:lang w:eastAsia="en-GB"/>
              <w14:ligatures w14:val="standardContextual"/>
            </w:rPr>
          </w:pPr>
          <w:ins w:id="14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"_Toc202969147"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Basic Serial Splitter Module Hardware</w:t>
            </w:r>
            <w:r>
              <w:rPr>
                <w:noProof/>
                <w:webHidden/>
              </w:rPr>
              <w:tab/>
            </w:r>
            <w:r>
              <w:rPr>
                <w:noProof/>
                <w:webHidden/>
              </w:rPr>
              <w:fldChar w:fldCharType="begin"/>
            </w:r>
            <w:r>
              <w:rPr>
                <w:noProof/>
                <w:webHidden/>
              </w:rPr>
              <w:instrText xml:space="preserve"> PAGEREF _Toc202969147 \h </w:instrText>
            </w:r>
            <w:r>
              <w:rPr>
                <w:noProof/>
                <w:webHidden/>
              </w:rPr>
            </w:r>
            <w:r>
              <w:rPr>
                <w:noProof/>
                <w:webHidden/>
              </w:rPr>
              <w:fldChar w:fldCharType="separate"/>
            </w:r>
          </w:ins>
          <w:ins w:id="142" w:author="Andrew Instone-Cowie" w:date="2025-07-09T16:02:00Z" w16du:dateUtc="2025-07-09T15:02:00Z">
            <w:r>
              <w:rPr>
                <w:noProof/>
                <w:webHidden/>
              </w:rPr>
              <w:t>26</w:t>
            </w:r>
          </w:ins>
          <w:ins w:id="143" w:author="Andrew Instone-Cowie" w:date="2025-07-09T15:58:00Z" w16du:dateUtc="2025-07-09T14:58:00Z">
            <w:r>
              <w:rPr>
                <w:noProof/>
                <w:webHidden/>
              </w:rPr>
              <w:fldChar w:fldCharType="end"/>
            </w:r>
            <w:r w:rsidRPr="00C12F6E">
              <w:rPr>
                <w:rStyle w:val="Hyperlink"/>
                <w:noProof/>
              </w:rPr>
              <w:fldChar w:fldCharType="end"/>
            </w:r>
          </w:ins>
        </w:p>
        <w:p w14:paraId="6BD379F4" w14:textId="4794AFDA" w:rsidR="00044299" w:rsidRDefault="00044299">
          <w:pPr>
            <w:pStyle w:val="TOC2"/>
            <w:tabs>
              <w:tab w:val="right" w:leader="dot" w:pos="9016"/>
            </w:tabs>
            <w:rPr>
              <w:ins w:id="144" w:author="Andrew Instone-Cowie" w:date="2025-07-09T15:58:00Z" w16du:dateUtc="2025-07-09T14:58:00Z"/>
              <w:rFonts w:eastAsiaTheme="minorEastAsia"/>
              <w:noProof/>
              <w:kern w:val="2"/>
              <w:sz w:val="24"/>
              <w:szCs w:val="24"/>
              <w:lang w:eastAsia="en-GB"/>
              <w14:ligatures w14:val="standardContextual"/>
            </w:rPr>
          </w:pPr>
          <w:ins w:id="14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"_Toc202969148"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Overview</w:t>
            </w:r>
            <w:r>
              <w:rPr>
                <w:noProof/>
                <w:webHidden/>
              </w:rPr>
              <w:tab/>
            </w:r>
            <w:r>
              <w:rPr>
                <w:noProof/>
                <w:webHidden/>
              </w:rPr>
              <w:fldChar w:fldCharType="begin"/>
            </w:r>
            <w:r>
              <w:rPr>
                <w:noProof/>
                <w:webHidden/>
              </w:rPr>
              <w:instrText xml:space="preserve"> PAGEREF _Toc202969148 \h </w:instrText>
            </w:r>
            <w:r>
              <w:rPr>
                <w:noProof/>
                <w:webHidden/>
              </w:rPr>
            </w:r>
            <w:r>
              <w:rPr>
                <w:noProof/>
                <w:webHidden/>
              </w:rPr>
              <w:fldChar w:fldCharType="separate"/>
            </w:r>
          </w:ins>
          <w:ins w:id="146" w:author="Andrew Instone-Cowie" w:date="2025-07-09T16:02:00Z" w16du:dateUtc="2025-07-09T15:02:00Z">
            <w:r>
              <w:rPr>
                <w:noProof/>
                <w:webHidden/>
              </w:rPr>
              <w:t>26</w:t>
            </w:r>
          </w:ins>
          <w:ins w:id="147" w:author="Andrew Instone-Cowie" w:date="2025-07-09T15:58:00Z" w16du:dateUtc="2025-07-09T14:58:00Z">
            <w:r>
              <w:rPr>
                <w:noProof/>
                <w:webHidden/>
              </w:rPr>
              <w:fldChar w:fldCharType="end"/>
            </w:r>
            <w:r w:rsidRPr="00C12F6E">
              <w:rPr>
                <w:rStyle w:val="Hyperlink"/>
                <w:noProof/>
              </w:rPr>
              <w:fldChar w:fldCharType="end"/>
            </w:r>
          </w:ins>
        </w:p>
        <w:p w14:paraId="2AFA73F0" w14:textId="44435A17" w:rsidR="00044299" w:rsidRDefault="00044299">
          <w:pPr>
            <w:pStyle w:val="TOC2"/>
            <w:tabs>
              <w:tab w:val="right" w:leader="dot" w:pos="9016"/>
            </w:tabs>
            <w:rPr>
              <w:ins w:id="148" w:author="Andrew Instone-Cowie" w:date="2025-07-09T15:58:00Z" w16du:dateUtc="2025-07-09T14:58:00Z"/>
              <w:rFonts w:eastAsiaTheme="minorEastAsia"/>
              <w:noProof/>
              <w:kern w:val="2"/>
              <w:sz w:val="24"/>
              <w:szCs w:val="24"/>
              <w:lang w:eastAsia="en-GB"/>
              <w14:ligatures w14:val="standardContextual"/>
            </w:rPr>
          </w:pPr>
          <w:ins w:id="14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"_Toc202969149"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Serial Line Drivers</w:t>
            </w:r>
            <w:r>
              <w:rPr>
                <w:noProof/>
                <w:webHidden/>
              </w:rPr>
              <w:tab/>
            </w:r>
            <w:r>
              <w:rPr>
                <w:noProof/>
                <w:webHidden/>
              </w:rPr>
              <w:fldChar w:fldCharType="begin"/>
            </w:r>
            <w:r>
              <w:rPr>
                <w:noProof/>
                <w:webHidden/>
              </w:rPr>
              <w:instrText xml:space="preserve"> PAGEREF _Toc202969149 \h </w:instrText>
            </w:r>
            <w:r>
              <w:rPr>
                <w:noProof/>
                <w:webHidden/>
              </w:rPr>
            </w:r>
            <w:r>
              <w:rPr>
                <w:noProof/>
                <w:webHidden/>
              </w:rPr>
              <w:fldChar w:fldCharType="separate"/>
            </w:r>
          </w:ins>
          <w:ins w:id="150" w:author="Andrew Instone-Cowie" w:date="2025-07-09T16:02:00Z" w16du:dateUtc="2025-07-09T15:02:00Z">
            <w:r>
              <w:rPr>
                <w:noProof/>
                <w:webHidden/>
              </w:rPr>
              <w:t>26</w:t>
            </w:r>
          </w:ins>
          <w:ins w:id="151" w:author="Andrew Instone-Cowie" w:date="2025-07-09T15:58:00Z" w16du:dateUtc="2025-07-09T14:58:00Z">
            <w:r>
              <w:rPr>
                <w:noProof/>
                <w:webHidden/>
              </w:rPr>
              <w:fldChar w:fldCharType="end"/>
            </w:r>
            <w:r w:rsidRPr="00C12F6E">
              <w:rPr>
                <w:rStyle w:val="Hyperlink"/>
                <w:noProof/>
              </w:rPr>
              <w:fldChar w:fldCharType="end"/>
            </w:r>
          </w:ins>
        </w:p>
        <w:p w14:paraId="653E800C" w14:textId="54DAA77B" w:rsidR="00044299" w:rsidRDefault="00044299">
          <w:pPr>
            <w:pStyle w:val="TOC2"/>
            <w:tabs>
              <w:tab w:val="right" w:leader="dot" w:pos="9016"/>
            </w:tabs>
            <w:rPr>
              <w:ins w:id="152" w:author="Andrew Instone-Cowie" w:date="2025-07-09T15:58:00Z" w16du:dateUtc="2025-07-09T14:58:00Z"/>
              <w:rFonts w:eastAsiaTheme="minorEastAsia"/>
              <w:noProof/>
              <w:kern w:val="2"/>
              <w:sz w:val="24"/>
              <w:szCs w:val="24"/>
              <w:lang w:eastAsia="en-GB"/>
              <w14:ligatures w14:val="standardContextual"/>
            </w:rPr>
          </w:pPr>
          <w:ins w:id="15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"_Toc202969150"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PCB Design</w:t>
            </w:r>
            <w:r>
              <w:rPr>
                <w:noProof/>
                <w:webHidden/>
              </w:rPr>
              <w:tab/>
            </w:r>
            <w:r>
              <w:rPr>
                <w:noProof/>
                <w:webHidden/>
              </w:rPr>
              <w:fldChar w:fldCharType="begin"/>
            </w:r>
            <w:r>
              <w:rPr>
                <w:noProof/>
                <w:webHidden/>
              </w:rPr>
              <w:instrText xml:space="preserve"> PAGEREF _Toc202969150 \h </w:instrText>
            </w:r>
            <w:r>
              <w:rPr>
                <w:noProof/>
                <w:webHidden/>
              </w:rPr>
            </w:r>
            <w:r>
              <w:rPr>
                <w:noProof/>
                <w:webHidden/>
              </w:rPr>
              <w:fldChar w:fldCharType="separate"/>
            </w:r>
          </w:ins>
          <w:ins w:id="154" w:author="Andrew Instone-Cowie" w:date="2025-07-09T16:02:00Z" w16du:dateUtc="2025-07-09T15:02:00Z">
            <w:r>
              <w:rPr>
                <w:noProof/>
                <w:webHidden/>
              </w:rPr>
              <w:t>26</w:t>
            </w:r>
          </w:ins>
          <w:ins w:id="155" w:author="Andrew Instone-Cowie" w:date="2025-07-09T15:58:00Z" w16du:dateUtc="2025-07-09T14:58:00Z">
            <w:r>
              <w:rPr>
                <w:noProof/>
                <w:webHidden/>
              </w:rPr>
              <w:fldChar w:fldCharType="end"/>
            </w:r>
            <w:r w:rsidRPr="00C12F6E">
              <w:rPr>
                <w:rStyle w:val="Hyperlink"/>
                <w:noProof/>
              </w:rPr>
              <w:fldChar w:fldCharType="end"/>
            </w:r>
          </w:ins>
        </w:p>
        <w:p w14:paraId="29C33F9A" w14:textId="40850916" w:rsidR="00044299" w:rsidRDefault="00044299">
          <w:pPr>
            <w:pStyle w:val="TOC2"/>
            <w:tabs>
              <w:tab w:val="right" w:leader="dot" w:pos="9016"/>
            </w:tabs>
            <w:rPr>
              <w:ins w:id="156" w:author="Andrew Instone-Cowie" w:date="2025-07-09T15:58:00Z" w16du:dateUtc="2025-07-09T14:58:00Z"/>
              <w:rFonts w:eastAsiaTheme="minorEastAsia"/>
              <w:noProof/>
              <w:kern w:val="2"/>
              <w:sz w:val="24"/>
              <w:szCs w:val="24"/>
              <w:lang w:eastAsia="en-GB"/>
              <w14:ligatures w14:val="standardContextual"/>
            </w:rPr>
          </w:pPr>
          <w:ins w:id="15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"_Toc202969151"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Power Supply</w:t>
            </w:r>
            <w:r>
              <w:rPr>
                <w:noProof/>
                <w:webHidden/>
              </w:rPr>
              <w:tab/>
            </w:r>
            <w:r>
              <w:rPr>
                <w:noProof/>
                <w:webHidden/>
              </w:rPr>
              <w:fldChar w:fldCharType="begin"/>
            </w:r>
            <w:r>
              <w:rPr>
                <w:noProof/>
                <w:webHidden/>
              </w:rPr>
              <w:instrText xml:space="preserve"> PAGEREF _Toc202969151 \h </w:instrText>
            </w:r>
            <w:r>
              <w:rPr>
                <w:noProof/>
                <w:webHidden/>
              </w:rPr>
            </w:r>
            <w:r>
              <w:rPr>
                <w:noProof/>
                <w:webHidden/>
              </w:rPr>
              <w:fldChar w:fldCharType="separate"/>
            </w:r>
          </w:ins>
          <w:ins w:id="158" w:author="Andrew Instone-Cowie" w:date="2025-07-09T16:02:00Z" w16du:dateUtc="2025-07-09T15:02:00Z">
            <w:r>
              <w:rPr>
                <w:noProof/>
                <w:webHidden/>
              </w:rPr>
              <w:t>26</w:t>
            </w:r>
          </w:ins>
          <w:ins w:id="159" w:author="Andrew Instone-Cowie" w:date="2025-07-09T15:58:00Z" w16du:dateUtc="2025-07-09T14:58:00Z">
            <w:r>
              <w:rPr>
                <w:noProof/>
                <w:webHidden/>
              </w:rPr>
              <w:fldChar w:fldCharType="end"/>
            </w:r>
            <w:r w:rsidRPr="00C12F6E">
              <w:rPr>
                <w:rStyle w:val="Hyperlink"/>
                <w:noProof/>
              </w:rPr>
              <w:fldChar w:fldCharType="end"/>
            </w:r>
          </w:ins>
        </w:p>
        <w:p w14:paraId="426BB85C" w14:textId="696E03E8" w:rsidR="00044299" w:rsidRDefault="00044299">
          <w:pPr>
            <w:pStyle w:val="TOC2"/>
            <w:tabs>
              <w:tab w:val="right" w:leader="dot" w:pos="9016"/>
            </w:tabs>
            <w:rPr>
              <w:ins w:id="160" w:author="Andrew Instone-Cowie" w:date="2025-07-09T15:58:00Z" w16du:dateUtc="2025-07-09T14:58:00Z"/>
              <w:rFonts w:eastAsiaTheme="minorEastAsia"/>
              <w:noProof/>
              <w:kern w:val="2"/>
              <w:sz w:val="24"/>
              <w:szCs w:val="24"/>
              <w:lang w:eastAsia="en-GB"/>
              <w14:ligatures w14:val="standardContextual"/>
            </w:rPr>
          </w:pPr>
          <w:ins w:id="16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"_Toc202969152"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Downstream Data</w:t>
            </w:r>
            <w:r>
              <w:rPr>
                <w:noProof/>
                <w:webHidden/>
              </w:rPr>
              <w:tab/>
            </w:r>
            <w:r>
              <w:rPr>
                <w:noProof/>
                <w:webHidden/>
              </w:rPr>
              <w:fldChar w:fldCharType="begin"/>
            </w:r>
            <w:r>
              <w:rPr>
                <w:noProof/>
                <w:webHidden/>
              </w:rPr>
              <w:instrText xml:space="preserve"> PAGEREF _Toc202969152 \h </w:instrText>
            </w:r>
            <w:r>
              <w:rPr>
                <w:noProof/>
                <w:webHidden/>
              </w:rPr>
            </w:r>
            <w:r>
              <w:rPr>
                <w:noProof/>
                <w:webHidden/>
              </w:rPr>
              <w:fldChar w:fldCharType="separate"/>
            </w:r>
          </w:ins>
          <w:ins w:id="162" w:author="Andrew Instone-Cowie" w:date="2025-07-09T16:02:00Z" w16du:dateUtc="2025-07-09T15:02:00Z">
            <w:r>
              <w:rPr>
                <w:noProof/>
                <w:webHidden/>
              </w:rPr>
              <w:t>27</w:t>
            </w:r>
          </w:ins>
          <w:ins w:id="163" w:author="Andrew Instone-Cowie" w:date="2025-07-09T15:58:00Z" w16du:dateUtc="2025-07-09T14:58:00Z">
            <w:r>
              <w:rPr>
                <w:noProof/>
                <w:webHidden/>
              </w:rPr>
              <w:fldChar w:fldCharType="end"/>
            </w:r>
            <w:r w:rsidRPr="00C12F6E">
              <w:rPr>
                <w:rStyle w:val="Hyperlink"/>
                <w:noProof/>
              </w:rPr>
              <w:fldChar w:fldCharType="end"/>
            </w:r>
          </w:ins>
        </w:p>
        <w:p w14:paraId="398C6ADA" w14:textId="4CE16FF9" w:rsidR="00044299" w:rsidRDefault="00044299">
          <w:pPr>
            <w:pStyle w:val="TOC3"/>
            <w:tabs>
              <w:tab w:val="right" w:leader="dot" w:pos="9016"/>
            </w:tabs>
            <w:rPr>
              <w:ins w:id="164" w:author="Andrew Instone-Cowie" w:date="2025-07-09T15:58:00Z" w16du:dateUtc="2025-07-09T14:58:00Z"/>
              <w:noProof/>
              <w:kern w:val="2"/>
              <w:sz w:val="24"/>
              <w:szCs w:val="24"/>
              <w:lang w:val="en-GB" w:eastAsia="en-GB"/>
              <w14:ligatures w14:val="standardContextual"/>
            </w:rPr>
          </w:pPr>
          <w:ins w:id="16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"_Toc202969153"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Fan-Out Calculation</w:t>
            </w:r>
            <w:r>
              <w:rPr>
                <w:noProof/>
                <w:webHidden/>
              </w:rPr>
              <w:tab/>
            </w:r>
            <w:r>
              <w:rPr>
                <w:noProof/>
                <w:webHidden/>
              </w:rPr>
              <w:fldChar w:fldCharType="begin"/>
            </w:r>
            <w:r>
              <w:rPr>
                <w:noProof/>
                <w:webHidden/>
              </w:rPr>
              <w:instrText xml:space="preserve"> PAGEREF _Toc202969153 \h </w:instrText>
            </w:r>
            <w:r>
              <w:rPr>
                <w:noProof/>
                <w:webHidden/>
              </w:rPr>
            </w:r>
            <w:r>
              <w:rPr>
                <w:noProof/>
                <w:webHidden/>
              </w:rPr>
              <w:fldChar w:fldCharType="separate"/>
            </w:r>
          </w:ins>
          <w:ins w:id="166" w:author="Andrew Instone-Cowie" w:date="2025-07-09T16:02:00Z" w16du:dateUtc="2025-07-09T15:02:00Z">
            <w:r>
              <w:rPr>
                <w:noProof/>
                <w:webHidden/>
              </w:rPr>
              <w:t>28</w:t>
            </w:r>
          </w:ins>
          <w:ins w:id="167" w:author="Andrew Instone-Cowie" w:date="2025-07-09T15:58:00Z" w16du:dateUtc="2025-07-09T14:58:00Z">
            <w:r>
              <w:rPr>
                <w:noProof/>
                <w:webHidden/>
              </w:rPr>
              <w:fldChar w:fldCharType="end"/>
            </w:r>
            <w:r w:rsidRPr="00C12F6E">
              <w:rPr>
                <w:rStyle w:val="Hyperlink"/>
                <w:noProof/>
              </w:rPr>
              <w:fldChar w:fldCharType="end"/>
            </w:r>
          </w:ins>
        </w:p>
        <w:p w14:paraId="5AEC0755" w14:textId="0A52CBDD" w:rsidR="00044299" w:rsidRDefault="00044299">
          <w:pPr>
            <w:pStyle w:val="TOC2"/>
            <w:tabs>
              <w:tab w:val="right" w:leader="dot" w:pos="9016"/>
            </w:tabs>
            <w:rPr>
              <w:ins w:id="168" w:author="Andrew Instone-Cowie" w:date="2025-07-09T15:58:00Z" w16du:dateUtc="2025-07-09T14:58:00Z"/>
              <w:rFonts w:eastAsiaTheme="minorEastAsia"/>
              <w:noProof/>
              <w:kern w:val="2"/>
              <w:sz w:val="24"/>
              <w:szCs w:val="24"/>
              <w:lang w:eastAsia="en-GB"/>
              <w14:ligatures w14:val="standardContextual"/>
            </w:rPr>
          </w:pPr>
          <w:ins w:id="16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"_Toc202969154"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Upstream Data</w:t>
            </w:r>
            <w:r>
              <w:rPr>
                <w:noProof/>
                <w:webHidden/>
              </w:rPr>
              <w:tab/>
            </w:r>
            <w:r>
              <w:rPr>
                <w:noProof/>
                <w:webHidden/>
              </w:rPr>
              <w:fldChar w:fldCharType="begin"/>
            </w:r>
            <w:r>
              <w:rPr>
                <w:noProof/>
                <w:webHidden/>
              </w:rPr>
              <w:instrText xml:space="preserve"> PAGEREF _Toc202969154 \h </w:instrText>
            </w:r>
            <w:r>
              <w:rPr>
                <w:noProof/>
                <w:webHidden/>
              </w:rPr>
            </w:r>
            <w:r>
              <w:rPr>
                <w:noProof/>
                <w:webHidden/>
              </w:rPr>
              <w:fldChar w:fldCharType="separate"/>
            </w:r>
          </w:ins>
          <w:ins w:id="170" w:author="Andrew Instone-Cowie" w:date="2025-07-09T16:02:00Z" w16du:dateUtc="2025-07-09T15:02:00Z">
            <w:r>
              <w:rPr>
                <w:noProof/>
                <w:webHidden/>
              </w:rPr>
              <w:t>29</w:t>
            </w:r>
          </w:ins>
          <w:ins w:id="171" w:author="Andrew Instone-Cowie" w:date="2025-07-09T15:58:00Z" w16du:dateUtc="2025-07-09T14:58:00Z">
            <w:r>
              <w:rPr>
                <w:noProof/>
                <w:webHidden/>
              </w:rPr>
              <w:fldChar w:fldCharType="end"/>
            </w:r>
            <w:r w:rsidRPr="00C12F6E">
              <w:rPr>
                <w:rStyle w:val="Hyperlink"/>
                <w:noProof/>
              </w:rPr>
              <w:fldChar w:fldCharType="end"/>
            </w:r>
          </w:ins>
        </w:p>
        <w:p w14:paraId="2BE2356D" w14:textId="794208A9" w:rsidR="00044299" w:rsidRDefault="00044299">
          <w:pPr>
            <w:pStyle w:val="TOC3"/>
            <w:tabs>
              <w:tab w:val="right" w:leader="dot" w:pos="9016"/>
            </w:tabs>
            <w:rPr>
              <w:ins w:id="172" w:author="Andrew Instone-Cowie" w:date="2025-07-09T15:58:00Z" w16du:dateUtc="2025-07-09T14:58:00Z"/>
              <w:noProof/>
              <w:kern w:val="2"/>
              <w:sz w:val="24"/>
              <w:szCs w:val="24"/>
              <w:lang w:val="en-GB" w:eastAsia="en-GB"/>
              <w14:ligatures w14:val="standardContextual"/>
            </w:rPr>
          </w:pPr>
          <w:ins w:id="17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"_Toc202969155"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Transmitter Disabling</w:t>
            </w:r>
            <w:r>
              <w:rPr>
                <w:noProof/>
                <w:webHidden/>
              </w:rPr>
              <w:tab/>
            </w:r>
            <w:r>
              <w:rPr>
                <w:noProof/>
                <w:webHidden/>
              </w:rPr>
              <w:fldChar w:fldCharType="begin"/>
            </w:r>
            <w:r>
              <w:rPr>
                <w:noProof/>
                <w:webHidden/>
              </w:rPr>
              <w:instrText xml:space="preserve"> PAGEREF _Toc202969155 \h </w:instrText>
            </w:r>
            <w:r>
              <w:rPr>
                <w:noProof/>
                <w:webHidden/>
              </w:rPr>
            </w:r>
            <w:r>
              <w:rPr>
                <w:noProof/>
                <w:webHidden/>
              </w:rPr>
              <w:fldChar w:fldCharType="separate"/>
            </w:r>
          </w:ins>
          <w:ins w:id="174" w:author="Andrew Instone-Cowie" w:date="2025-07-09T16:02:00Z" w16du:dateUtc="2025-07-09T15:02:00Z">
            <w:r>
              <w:rPr>
                <w:noProof/>
                <w:webHidden/>
              </w:rPr>
              <w:t>30</w:t>
            </w:r>
          </w:ins>
          <w:ins w:id="175" w:author="Andrew Instone-Cowie" w:date="2025-07-09T15:58:00Z" w16du:dateUtc="2025-07-09T14:58:00Z">
            <w:r>
              <w:rPr>
                <w:noProof/>
                <w:webHidden/>
              </w:rPr>
              <w:fldChar w:fldCharType="end"/>
            </w:r>
            <w:r w:rsidRPr="00C12F6E">
              <w:rPr>
                <w:rStyle w:val="Hyperlink"/>
                <w:noProof/>
              </w:rPr>
              <w:fldChar w:fldCharType="end"/>
            </w:r>
          </w:ins>
        </w:p>
        <w:p w14:paraId="20285F81" w14:textId="1613A378" w:rsidR="00044299" w:rsidRDefault="00044299">
          <w:pPr>
            <w:pStyle w:val="TOC1"/>
            <w:tabs>
              <w:tab w:val="right" w:leader="dot" w:pos="9016"/>
            </w:tabs>
            <w:rPr>
              <w:ins w:id="176" w:author="Andrew Instone-Cowie" w:date="2025-07-09T15:58:00Z" w16du:dateUtc="2025-07-09T14:58:00Z"/>
              <w:rFonts w:eastAsiaTheme="minorEastAsia"/>
              <w:noProof/>
              <w:kern w:val="2"/>
              <w:sz w:val="24"/>
              <w:szCs w:val="24"/>
              <w:lang w:eastAsia="en-GB"/>
              <w14:ligatures w14:val="standardContextual"/>
            </w:rPr>
          </w:pPr>
          <w:ins w:id="17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"_Toc202969156"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Circuit Protection</w:t>
            </w:r>
            <w:r>
              <w:rPr>
                <w:noProof/>
                <w:webHidden/>
              </w:rPr>
              <w:tab/>
            </w:r>
            <w:r>
              <w:rPr>
                <w:noProof/>
                <w:webHidden/>
              </w:rPr>
              <w:fldChar w:fldCharType="begin"/>
            </w:r>
            <w:r>
              <w:rPr>
                <w:noProof/>
                <w:webHidden/>
              </w:rPr>
              <w:instrText xml:space="preserve"> PAGEREF _Toc202969156 \h </w:instrText>
            </w:r>
            <w:r>
              <w:rPr>
                <w:noProof/>
                <w:webHidden/>
              </w:rPr>
            </w:r>
            <w:r>
              <w:rPr>
                <w:noProof/>
                <w:webHidden/>
              </w:rPr>
              <w:fldChar w:fldCharType="separate"/>
            </w:r>
          </w:ins>
          <w:ins w:id="178" w:author="Andrew Instone-Cowie" w:date="2025-07-09T16:02:00Z" w16du:dateUtc="2025-07-09T15:02:00Z">
            <w:r>
              <w:rPr>
                <w:noProof/>
                <w:webHidden/>
              </w:rPr>
              <w:t>32</w:t>
            </w:r>
          </w:ins>
          <w:ins w:id="179" w:author="Andrew Instone-Cowie" w:date="2025-07-09T15:58:00Z" w16du:dateUtc="2025-07-09T14:58:00Z">
            <w:r>
              <w:rPr>
                <w:noProof/>
                <w:webHidden/>
              </w:rPr>
              <w:fldChar w:fldCharType="end"/>
            </w:r>
            <w:r w:rsidRPr="00C12F6E">
              <w:rPr>
                <w:rStyle w:val="Hyperlink"/>
                <w:noProof/>
              </w:rPr>
              <w:fldChar w:fldCharType="end"/>
            </w:r>
          </w:ins>
        </w:p>
        <w:p w14:paraId="47E4A796" w14:textId="75CB8861" w:rsidR="00044299" w:rsidRDefault="00044299">
          <w:pPr>
            <w:pStyle w:val="TOC2"/>
            <w:tabs>
              <w:tab w:val="right" w:leader="dot" w:pos="9016"/>
            </w:tabs>
            <w:rPr>
              <w:ins w:id="180" w:author="Andrew Instone-Cowie" w:date="2025-07-09T15:58:00Z" w16du:dateUtc="2025-07-09T14:58:00Z"/>
              <w:rFonts w:eastAsiaTheme="minorEastAsia"/>
              <w:noProof/>
              <w:kern w:val="2"/>
              <w:sz w:val="24"/>
              <w:szCs w:val="24"/>
              <w:lang w:eastAsia="en-GB"/>
              <w14:ligatures w14:val="standardContextual"/>
            </w:rPr>
          </w:pPr>
          <w:ins w:id="18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"_Toc202969157"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Over-Current Protection</w:t>
            </w:r>
            <w:r>
              <w:rPr>
                <w:noProof/>
                <w:webHidden/>
              </w:rPr>
              <w:tab/>
            </w:r>
            <w:r>
              <w:rPr>
                <w:noProof/>
                <w:webHidden/>
              </w:rPr>
              <w:fldChar w:fldCharType="begin"/>
            </w:r>
            <w:r>
              <w:rPr>
                <w:noProof/>
                <w:webHidden/>
              </w:rPr>
              <w:instrText xml:space="preserve"> PAGEREF _Toc202969157 \h </w:instrText>
            </w:r>
            <w:r>
              <w:rPr>
                <w:noProof/>
                <w:webHidden/>
              </w:rPr>
            </w:r>
            <w:r>
              <w:rPr>
                <w:noProof/>
                <w:webHidden/>
              </w:rPr>
              <w:fldChar w:fldCharType="separate"/>
            </w:r>
          </w:ins>
          <w:ins w:id="182" w:author="Andrew Instone-Cowie" w:date="2025-07-09T16:02:00Z" w16du:dateUtc="2025-07-09T15:02:00Z">
            <w:r>
              <w:rPr>
                <w:noProof/>
                <w:webHidden/>
              </w:rPr>
              <w:t>32</w:t>
            </w:r>
          </w:ins>
          <w:ins w:id="183" w:author="Andrew Instone-Cowie" w:date="2025-07-09T15:58:00Z" w16du:dateUtc="2025-07-09T14:58:00Z">
            <w:r>
              <w:rPr>
                <w:noProof/>
                <w:webHidden/>
              </w:rPr>
              <w:fldChar w:fldCharType="end"/>
            </w:r>
            <w:r w:rsidRPr="00C12F6E">
              <w:rPr>
                <w:rStyle w:val="Hyperlink"/>
                <w:noProof/>
              </w:rPr>
              <w:fldChar w:fldCharType="end"/>
            </w:r>
          </w:ins>
        </w:p>
        <w:p w14:paraId="29FE0986" w14:textId="41A79970" w:rsidR="00044299" w:rsidRDefault="00044299">
          <w:pPr>
            <w:pStyle w:val="TOC2"/>
            <w:tabs>
              <w:tab w:val="right" w:leader="dot" w:pos="9016"/>
            </w:tabs>
            <w:rPr>
              <w:ins w:id="184" w:author="Andrew Instone-Cowie" w:date="2025-07-09T15:58:00Z" w16du:dateUtc="2025-07-09T14:58:00Z"/>
              <w:rFonts w:eastAsiaTheme="minorEastAsia"/>
              <w:noProof/>
              <w:kern w:val="2"/>
              <w:sz w:val="24"/>
              <w:szCs w:val="24"/>
              <w:lang w:eastAsia="en-GB"/>
              <w14:ligatures w14:val="standardContextual"/>
            </w:rPr>
          </w:pPr>
          <w:ins w:id="18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"_Toc202969158"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Polarity Protection</w:t>
            </w:r>
            <w:r>
              <w:rPr>
                <w:noProof/>
                <w:webHidden/>
              </w:rPr>
              <w:tab/>
            </w:r>
            <w:r>
              <w:rPr>
                <w:noProof/>
                <w:webHidden/>
              </w:rPr>
              <w:fldChar w:fldCharType="begin"/>
            </w:r>
            <w:r>
              <w:rPr>
                <w:noProof/>
                <w:webHidden/>
              </w:rPr>
              <w:instrText xml:space="preserve"> PAGEREF _Toc202969158 \h </w:instrText>
            </w:r>
            <w:r>
              <w:rPr>
                <w:noProof/>
                <w:webHidden/>
              </w:rPr>
            </w:r>
            <w:r>
              <w:rPr>
                <w:noProof/>
                <w:webHidden/>
              </w:rPr>
              <w:fldChar w:fldCharType="separate"/>
            </w:r>
          </w:ins>
          <w:ins w:id="186" w:author="Andrew Instone-Cowie" w:date="2025-07-09T16:02:00Z" w16du:dateUtc="2025-07-09T15:02:00Z">
            <w:r>
              <w:rPr>
                <w:noProof/>
                <w:webHidden/>
              </w:rPr>
              <w:t>32</w:t>
            </w:r>
          </w:ins>
          <w:ins w:id="187" w:author="Andrew Instone-Cowie" w:date="2025-07-09T15:58:00Z" w16du:dateUtc="2025-07-09T14:58:00Z">
            <w:r>
              <w:rPr>
                <w:noProof/>
                <w:webHidden/>
              </w:rPr>
              <w:fldChar w:fldCharType="end"/>
            </w:r>
            <w:r w:rsidRPr="00C12F6E">
              <w:rPr>
                <w:rStyle w:val="Hyperlink"/>
                <w:noProof/>
              </w:rPr>
              <w:fldChar w:fldCharType="end"/>
            </w:r>
          </w:ins>
        </w:p>
        <w:p w14:paraId="11C01FF7" w14:textId="498E7273" w:rsidR="00044299" w:rsidRDefault="00044299">
          <w:pPr>
            <w:pStyle w:val="TOC2"/>
            <w:tabs>
              <w:tab w:val="right" w:leader="dot" w:pos="9016"/>
            </w:tabs>
            <w:rPr>
              <w:ins w:id="188" w:author="Andrew Instone-Cowie" w:date="2025-07-09T15:58:00Z" w16du:dateUtc="2025-07-09T14:58:00Z"/>
              <w:rFonts w:eastAsiaTheme="minorEastAsia"/>
              <w:noProof/>
              <w:kern w:val="2"/>
              <w:sz w:val="24"/>
              <w:szCs w:val="24"/>
              <w:lang w:eastAsia="en-GB"/>
              <w14:ligatures w14:val="standardContextual"/>
            </w:rPr>
          </w:pPr>
          <w:ins w:id="18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"_Toc202969159"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Transient Voltage Suppression</w:t>
            </w:r>
            <w:r>
              <w:rPr>
                <w:noProof/>
                <w:webHidden/>
              </w:rPr>
              <w:tab/>
            </w:r>
            <w:r>
              <w:rPr>
                <w:noProof/>
                <w:webHidden/>
              </w:rPr>
              <w:fldChar w:fldCharType="begin"/>
            </w:r>
            <w:r>
              <w:rPr>
                <w:noProof/>
                <w:webHidden/>
              </w:rPr>
              <w:instrText xml:space="preserve"> PAGEREF _Toc202969159 \h </w:instrText>
            </w:r>
            <w:r>
              <w:rPr>
                <w:noProof/>
                <w:webHidden/>
              </w:rPr>
            </w:r>
            <w:r>
              <w:rPr>
                <w:noProof/>
                <w:webHidden/>
              </w:rPr>
              <w:fldChar w:fldCharType="separate"/>
            </w:r>
          </w:ins>
          <w:ins w:id="190" w:author="Andrew Instone-Cowie" w:date="2025-07-09T16:02:00Z" w16du:dateUtc="2025-07-09T15:02:00Z">
            <w:r>
              <w:rPr>
                <w:noProof/>
                <w:webHidden/>
              </w:rPr>
              <w:t>33</w:t>
            </w:r>
          </w:ins>
          <w:ins w:id="191" w:author="Andrew Instone-Cowie" w:date="2025-07-09T15:58:00Z" w16du:dateUtc="2025-07-09T14:58:00Z">
            <w:r>
              <w:rPr>
                <w:noProof/>
                <w:webHidden/>
              </w:rPr>
              <w:fldChar w:fldCharType="end"/>
            </w:r>
            <w:r w:rsidRPr="00C12F6E">
              <w:rPr>
                <w:rStyle w:val="Hyperlink"/>
                <w:noProof/>
              </w:rPr>
              <w:fldChar w:fldCharType="end"/>
            </w:r>
          </w:ins>
        </w:p>
        <w:p w14:paraId="129708BF" w14:textId="64A4C868" w:rsidR="00044299" w:rsidRDefault="00044299">
          <w:pPr>
            <w:pStyle w:val="TOC3"/>
            <w:tabs>
              <w:tab w:val="right" w:leader="dot" w:pos="9016"/>
            </w:tabs>
            <w:rPr>
              <w:ins w:id="192" w:author="Andrew Instone-Cowie" w:date="2025-07-09T15:58:00Z" w16du:dateUtc="2025-07-09T14:58:00Z"/>
              <w:noProof/>
              <w:kern w:val="2"/>
              <w:sz w:val="24"/>
              <w:szCs w:val="24"/>
              <w:lang w:val="en-GB" w:eastAsia="en-GB"/>
              <w14:ligatures w14:val="standardContextual"/>
            </w:rPr>
          </w:pPr>
          <w:ins w:id="19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"_Toc202969160"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Uni-Directional TVS Diodes</w:t>
            </w:r>
            <w:r>
              <w:rPr>
                <w:noProof/>
                <w:webHidden/>
              </w:rPr>
              <w:tab/>
            </w:r>
            <w:r>
              <w:rPr>
                <w:noProof/>
                <w:webHidden/>
              </w:rPr>
              <w:fldChar w:fldCharType="begin"/>
            </w:r>
            <w:r>
              <w:rPr>
                <w:noProof/>
                <w:webHidden/>
              </w:rPr>
              <w:instrText xml:space="preserve"> PAGEREF _Toc202969160 \h </w:instrText>
            </w:r>
            <w:r>
              <w:rPr>
                <w:noProof/>
                <w:webHidden/>
              </w:rPr>
            </w:r>
            <w:r>
              <w:rPr>
                <w:noProof/>
                <w:webHidden/>
              </w:rPr>
              <w:fldChar w:fldCharType="separate"/>
            </w:r>
          </w:ins>
          <w:ins w:id="194" w:author="Andrew Instone-Cowie" w:date="2025-07-09T16:02:00Z" w16du:dateUtc="2025-07-09T15:02:00Z">
            <w:r>
              <w:rPr>
                <w:noProof/>
                <w:webHidden/>
              </w:rPr>
              <w:t>34</w:t>
            </w:r>
          </w:ins>
          <w:ins w:id="195" w:author="Andrew Instone-Cowie" w:date="2025-07-09T15:58:00Z" w16du:dateUtc="2025-07-09T14:58:00Z">
            <w:r>
              <w:rPr>
                <w:noProof/>
                <w:webHidden/>
              </w:rPr>
              <w:fldChar w:fldCharType="end"/>
            </w:r>
            <w:r w:rsidRPr="00C12F6E">
              <w:rPr>
                <w:rStyle w:val="Hyperlink"/>
                <w:noProof/>
              </w:rPr>
              <w:fldChar w:fldCharType="end"/>
            </w:r>
          </w:ins>
        </w:p>
        <w:p w14:paraId="47373BD6" w14:textId="1371AFA0" w:rsidR="00044299" w:rsidRDefault="00044299">
          <w:pPr>
            <w:pStyle w:val="TOC3"/>
            <w:tabs>
              <w:tab w:val="right" w:leader="dot" w:pos="9016"/>
            </w:tabs>
            <w:rPr>
              <w:ins w:id="196" w:author="Andrew Instone-Cowie" w:date="2025-07-09T15:58:00Z" w16du:dateUtc="2025-07-09T14:58:00Z"/>
              <w:noProof/>
              <w:kern w:val="2"/>
              <w:sz w:val="24"/>
              <w:szCs w:val="24"/>
              <w:lang w:val="en-GB" w:eastAsia="en-GB"/>
              <w14:ligatures w14:val="standardContextual"/>
            </w:rPr>
          </w:pPr>
          <w:ins w:id="19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"_Toc202969161"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Bi-Directional TVS Diodes</w:t>
            </w:r>
            <w:r>
              <w:rPr>
                <w:noProof/>
                <w:webHidden/>
              </w:rPr>
              <w:tab/>
            </w:r>
            <w:r>
              <w:rPr>
                <w:noProof/>
                <w:webHidden/>
              </w:rPr>
              <w:fldChar w:fldCharType="begin"/>
            </w:r>
            <w:r>
              <w:rPr>
                <w:noProof/>
                <w:webHidden/>
              </w:rPr>
              <w:instrText xml:space="preserve"> PAGEREF _Toc202969161 \h </w:instrText>
            </w:r>
            <w:r>
              <w:rPr>
                <w:noProof/>
                <w:webHidden/>
              </w:rPr>
            </w:r>
            <w:r>
              <w:rPr>
                <w:noProof/>
                <w:webHidden/>
              </w:rPr>
              <w:fldChar w:fldCharType="separate"/>
            </w:r>
          </w:ins>
          <w:ins w:id="198" w:author="Andrew Instone-Cowie" w:date="2025-07-09T16:02:00Z" w16du:dateUtc="2025-07-09T15:02:00Z">
            <w:r>
              <w:rPr>
                <w:noProof/>
                <w:webHidden/>
              </w:rPr>
              <w:t>36</w:t>
            </w:r>
          </w:ins>
          <w:ins w:id="199" w:author="Andrew Instone-Cowie" w:date="2025-07-09T15:58:00Z" w16du:dateUtc="2025-07-09T14:58:00Z">
            <w:r>
              <w:rPr>
                <w:noProof/>
                <w:webHidden/>
              </w:rPr>
              <w:fldChar w:fldCharType="end"/>
            </w:r>
            <w:r w:rsidRPr="00C12F6E">
              <w:rPr>
                <w:rStyle w:val="Hyperlink"/>
                <w:noProof/>
              </w:rPr>
              <w:fldChar w:fldCharType="end"/>
            </w:r>
          </w:ins>
        </w:p>
        <w:p w14:paraId="2CFF6047" w14:textId="2CBCA411" w:rsidR="00044299" w:rsidRDefault="00044299">
          <w:pPr>
            <w:pStyle w:val="TOC3"/>
            <w:tabs>
              <w:tab w:val="right" w:leader="dot" w:pos="9016"/>
            </w:tabs>
            <w:rPr>
              <w:ins w:id="200" w:author="Andrew Instone-Cowie" w:date="2025-07-09T15:58:00Z" w16du:dateUtc="2025-07-09T14:58:00Z"/>
              <w:noProof/>
              <w:kern w:val="2"/>
              <w:sz w:val="24"/>
              <w:szCs w:val="24"/>
              <w:lang w:val="en-GB" w:eastAsia="en-GB"/>
              <w14:ligatures w14:val="standardContextual"/>
            </w:rPr>
          </w:pPr>
          <w:ins w:id="20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"_Toc202969162"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Leakage Current Issues</w:t>
            </w:r>
            <w:r>
              <w:rPr>
                <w:noProof/>
                <w:webHidden/>
              </w:rPr>
              <w:tab/>
            </w:r>
            <w:r>
              <w:rPr>
                <w:noProof/>
                <w:webHidden/>
              </w:rPr>
              <w:fldChar w:fldCharType="begin"/>
            </w:r>
            <w:r>
              <w:rPr>
                <w:noProof/>
                <w:webHidden/>
              </w:rPr>
              <w:instrText xml:space="preserve"> PAGEREF _Toc202969162 \h </w:instrText>
            </w:r>
            <w:r>
              <w:rPr>
                <w:noProof/>
                <w:webHidden/>
              </w:rPr>
            </w:r>
            <w:r>
              <w:rPr>
                <w:noProof/>
                <w:webHidden/>
              </w:rPr>
              <w:fldChar w:fldCharType="separate"/>
            </w:r>
          </w:ins>
          <w:ins w:id="202" w:author="Andrew Instone-Cowie" w:date="2025-07-09T16:02:00Z" w16du:dateUtc="2025-07-09T15:02:00Z">
            <w:r>
              <w:rPr>
                <w:noProof/>
                <w:webHidden/>
              </w:rPr>
              <w:t>37</w:t>
            </w:r>
          </w:ins>
          <w:ins w:id="203" w:author="Andrew Instone-Cowie" w:date="2025-07-09T15:58:00Z" w16du:dateUtc="2025-07-09T14:58:00Z">
            <w:r>
              <w:rPr>
                <w:noProof/>
                <w:webHidden/>
              </w:rPr>
              <w:fldChar w:fldCharType="end"/>
            </w:r>
            <w:r w:rsidRPr="00C12F6E">
              <w:rPr>
                <w:rStyle w:val="Hyperlink"/>
                <w:noProof/>
              </w:rPr>
              <w:fldChar w:fldCharType="end"/>
            </w:r>
          </w:ins>
        </w:p>
        <w:p w14:paraId="5C1D4DF8" w14:textId="783F910A" w:rsidR="00044299" w:rsidRDefault="00044299">
          <w:pPr>
            <w:pStyle w:val="TOC1"/>
            <w:tabs>
              <w:tab w:val="right" w:leader="dot" w:pos="9016"/>
            </w:tabs>
            <w:rPr>
              <w:ins w:id="204" w:author="Andrew Instone-Cowie" w:date="2025-07-09T15:58:00Z" w16du:dateUtc="2025-07-09T14:58:00Z"/>
              <w:rFonts w:eastAsiaTheme="minorEastAsia"/>
              <w:noProof/>
              <w:kern w:val="2"/>
              <w:sz w:val="24"/>
              <w:szCs w:val="24"/>
              <w:lang w:eastAsia="en-GB"/>
              <w14:ligatures w14:val="standardContextual"/>
            </w:rPr>
          </w:pPr>
          <w:ins w:id="20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"_Toc202969163"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Connector Pin-Outs</w:t>
            </w:r>
            <w:r>
              <w:rPr>
                <w:noProof/>
                <w:webHidden/>
              </w:rPr>
              <w:tab/>
            </w:r>
            <w:r>
              <w:rPr>
                <w:noProof/>
                <w:webHidden/>
              </w:rPr>
              <w:fldChar w:fldCharType="begin"/>
            </w:r>
            <w:r>
              <w:rPr>
                <w:noProof/>
                <w:webHidden/>
              </w:rPr>
              <w:instrText xml:space="preserve"> PAGEREF _Toc202969163 \h </w:instrText>
            </w:r>
            <w:r>
              <w:rPr>
                <w:noProof/>
                <w:webHidden/>
              </w:rPr>
            </w:r>
            <w:r>
              <w:rPr>
                <w:noProof/>
                <w:webHidden/>
              </w:rPr>
              <w:fldChar w:fldCharType="separate"/>
            </w:r>
          </w:ins>
          <w:ins w:id="206" w:author="Andrew Instone-Cowie" w:date="2025-07-09T16:02:00Z" w16du:dateUtc="2025-07-09T15:02:00Z">
            <w:r>
              <w:rPr>
                <w:noProof/>
                <w:webHidden/>
              </w:rPr>
              <w:t>39</w:t>
            </w:r>
          </w:ins>
          <w:ins w:id="207" w:author="Andrew Instone-Cowie" w:date="2025-07-09T15:58:00Z" w16du:dateUtc="2025-07-09T14:58:00Z">
            <w:r>
              <w:rPr>
                <w:noProof/>
                <w:webHidden/>
              </w:rPr>
              <w:fldChar w:fldCharType="end"/>
            </w:r>
            <w:r w:rsidRPr="00C12F6E">
              <w:rPr>
                <w:rStyle w:val="Hyperlink"/>
                <w:noProof/>
              </w:rPr>
              <w:fldChar w:fldCharType="end"/>
            </w:r>
          </w:ins>
        </w:p>
        <w:p w14:paraId="6B451C8D" w14:textId="1A8EFE88" w:rsidR="00044299" w:rsidRDefault="00044299">
          <w:pPr>
            <w:pStyle w:val="TOC2"/>
            <w:tabs>
              <w:tab w:val="right" w:leader="dot" w:pos="9016"/>
            </w:tabs>
            <w:rPr>
              <w:ins w:id="208" w:author="Andrew Instone-Cowie" w:date="2025-07-09T15:58:00Z" w16du:dateUtc="2025-07-09T14:58:00Z"/>
              <w:rFonts w:eastAsiaTheme="minorEastAsia"/>
              <w:noProof/>
              <w:kern w:val="2"/>
              <w:sz w:val="24"/>
              <w:szCs w:val="24"/>
              <w:lang w:eastAsia="en-GB"/>
              <w14:ligatures w14:val="standardContextual"/>
            </w:rPr>
          </w:pPr>
          <w:ins w:id="20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"_Toc202969164"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Multiple Device Conventions</w:t>
            </w:r>
            <w:r>
              <w:rPr>
                <w:noProof/>
                <w:webHidden/>
              </w:rPr>
              <w:tab/>
            </w:r>
            <w:r>
              <w:rPr>
                <w:noProof/>
                <w:webHidden/>
              </w:rPr>
              <w:fldChar w:fldCharType="begin"/>
            </w:r>
            <w:r>
              <w:rPr>
                <w:noProof/>
                <w:webHidden/>
              </w:rPr>
              <w:instrText xml:space="preserve"> PAGEREF _Toc202969164 \h </w:instrText>
            </w:r>
            <w:r>
              <w:rPr>
                <w:noProof/>
                <w:webHidden/>
              </w:rPr>
            </w:r>
            <w:r>
              <w:rPr>
                <w:noProof/>
                <w:webHidden/>
              </w:rPr>
              <w:fldChar w:fldCharType="separate"/>
            </w:r>
          </w:ins>
          <w:ins w:id="210" w:author="Andrew Instone-Cowie" w:date="2025-07-09T16:02:00Z" w16du:dateUtc="2025-07-09T15:02:00Z">
            <w:r>
              <w:rPr>
                <w:noProof/>
                <w:webHidden/>
              </w:rPr>
              <w:t>39</w:t>
            </w:r>
          </w:ins>
          <w:ins w:id="211" w:author="Andrew Instone-Cowie" w:date="2025-07-09T15:58:00Z" w16du:dateUtc="2025-07-09T14:58:00Z">
            <w:r>
              <w:rPr>
                <w:noProof/>
                <w:webHidden/>
              </w:rPr>
              <w:fldChar w:fldCharType="end"/>
            </w:r>
            <w:r w:rsidRPr="00C12F6E">
              <w:rPr>
                <w:rStyle w:val="Hyperlink"/>
                <w:noProof/>
              </w:rPr>
              <w:fldChar w:fldCharType="end"/>
            </w:r>
          </w:ins>
        </w:p>
        <w:p w14:paraId="556537EB" w14:textId="4CAE8502" w:rsidR="00044299" w:rsidRDefault="00044299">
          <w:pPr>
            <w:pStyle w:val="TOC2"/>
            <w:tabs>
              <w:tab w:val="right" w:leader="dot" w:pos="9016"/>
            </w:tabs>
            <w:rPr>
              <w:ins w:id="212" w:author="Andrew Instone-Cowie" w:date="2025-07-09T15:58:00Z" w16du:dateUtc="2025-07-09T14:58:00Z"/>
              <w:rFonts w:eastAsiaTheme="minorEastAsia"/>
              <w:noProof/>
              <w:kern w:val="2"/>
              <w:sz w:val="24"/>
              <w:szCs w:val="24"/>
              <w:lang w:eastAsia="en-GB"/>
              <w14:ligatures w14:val="standardContextual"/>
            </w:rPr>
          </w:pPr>
          <w:ins w:id="21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"_Toc202969165"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Sensor Module Connector</w:t>
            </w:r>
            <w:r>
              <w:rPr>
                <w:noProof/>
                <w:webHidden/>
              </w:rPr>
              <w:tab/>
            </w:r>
            <w:r>
              <w:rPr>
                <w:noProof/>
                <w:webHidden/>
              </w:rPr>
              <w:fldChar w:fldCharType="begin"/>
            </w:r>
            <w:r>
              <w:rPr>
                <w:noProof/>
                <w:webHidden/>
              </w:rPr>
              <w:instrText xml:space="preserve"> PAGEREF _Toc202969165 \h </w:instrText>
            </w:r>
            <w:r>
              <w:rPr>
                <w:noProof/>
                <w:webHidden/>
              </w:rPr>
            </w:r>
            <w:r>
              <w:rPr>
                <w:noProof/>
                <w:webHidden/>
              </w:rPr>
              <w:fldChar w:fldCharType="separate"/>
            </w:r>
          </w:ins>
          <w:ins w:id="214" w:author="Andrew Instone-Cowie" w:date="2025-07-09T16:02:00Z" w16du:dateUtc="2025-07-09T15:02:00Z">
            <w:r>
              <w:rPr>
                <w:noProof/>
                <w:webHidden/>
              </w:rPr>
              <w:t>40</w:t>
            </w:r>
          </w:ins>
          <w:ins w:id="215" w:author="Andrew Instone-Cowie" w:date="2025-07-09T15:58:00Z" w16du:dateUtc="2025-07-09T14:58:00Z">
            <w:r>
              <w:rPr>
                <w:noProof/>
                <w:webHidden/>
              </w:rPr>
              <w:fldChar w:fldCharType="end"/>
            </w:r>
            <w:r w:rsidRPr="00C12F6E">
              <w:rPr>
                <w:rStyle w:val="Hyperlink"/>
                <w:noProof/>
              </w:rPr>
              <w:fldChar w:fldCharType="end"/>
            </w:r>
          </w:ins>
        </w:p>
        <w:p w14:paraId="271F2563" w14:textId="28E79CD1" w:rsidR="00044299" w:rsidRDefault="00044299">
          <w:pPr>
            <w:pStyle w:val="TOC2"/>
            <w:tabs>
              <w:tab w:val="right" w:leader="dot" w:pos="9016"/>
            </w:tabs>
            <w:rPr>
              <w:ins w:id="216" w:author="Andrew Instone-Cowie" w:date="2025-07-09T15:58:00Z" w16du:dateUtc="2025-07-09T14:58:00Z"/>
              <w:rFonts w:eastAsiaTheme="minorEastAsia"/>
              <w:noProof/>
              <w:kern w:val="2"/>
              <w:sz w:val="24"/>
              <w:szCs w:val="24"/>
              <w:lang w:eastAsia="en-GB"/>
              <w14:ligatures w14:val="standardContextual"/>
            </w:rPr>
          </w:pPr>
          <w:ins w:id="21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"_Toc202969166"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Simulator Interface Module Sensor Connector</w:t>
            </w:r>
            <w:r>
              <w:rPr>
                <w:noProof/>
                <w:webHidden/>
              </w:rPr>
              <w:tab/>
            </w:r>
            <w:r>
              <w:rPr>
                <w:noProof/>
                <w:webHidden/>
              </w:rPr>
              <w:fldChar w:fldCharType="begin"/>
            </w:r>
            <w:r>
              <w:rPr>
                <w:noProof/>
                <w:webHidden/>
              </w:rPr>
              <w:instrText xml:space="preserve"> PAGEREF _Toc202969166 \h </w:instrText>
            </w:r>
            <w:r>
              <w:rPr>
                <w:noProof/>
                <w:webHidden/>
              </w:rPr>
            </w:r>
            <w:r>
              <w:rPr>
                <w:noProof/>
                <w:webHidden/>
              </w:rPr>
              <w:fldChar w:fldCharType="separate"/>
            </w:r>
          </w:ins>
          <w:ins w:id="218" w:author="Andrew Instone-Cowie" w:date="2025-07-09T16:02:00Z" w16du:dateUtc="2025-07-09T15:02:00Z">
            <w:r>
              <w:rPr>
                <w:noProof/>
                <w:webHidden/>
              </w:rPr>
              <w:t>41</w:t>
            </w:r>
          </w:ins>
          <w:ins w:id="219" w:author="Andrew Instone-Cowie" w:date="2025-07-09T15:58:00Z" w16du:dateUtc="2025-07-09T14:58:00Z">
            <w:r>
              <w:rPr>
                <w:noProof/>
                <w:webHidden/>
              </w:rPr>
              <w:fldChar w:fldCharType="end"/>
            </w:r>
            <w:r w:rsidRPr="00C12F6E">
              <w:rPr>
                <w:rStyle w:val="Hyperlink"/>
                <w:noProof/>
              </w:rPr>
              <w:fldChar w:fldCharType="end"/>
            </w:r>
          </w:ins>
        </w:p>
        <w:p w14:paraId="70EA19D5" w14:textId="0794D7C7" w:rsidR="00044299" w:rsidRDefault="00044299">
          <w:pPr>
            <w:pStyle w:val="TOC2"/>
            <w:tabs>
              <w:tab w:val="right" w:leader="dot" w:pos="9016"/>
            </w:tabs>
            <w:rPr>
              <w:ins w:id="220" w:author="Andrew Instone-Cowie" w:date="2025-07-09T15:58:00Z" w16du:dateUtc="2025-07-09T14:58:00Z"/>
              <w:rFonts w:eastAsiaTheme="minorEastAsia"/>
              <w:noProof/>
              <w:kern w:val="2"/>
              <w:sz w:val="24"/>
              <w:szCs w:val="24"/>
              <w:lang w:eastAsia="en-GB"/>
              <w14:ligatures w14:val="standardContextual"/>
            </w:rPr>
          </w:pPr>
          <w:ins w:id="22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"_Toc202969167"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Simulator Interface Module Power/Data Connector</w:t>
            </w:r>
            <w:r>
              <w:rPr>
                <w:noProof/>
                <w:webHidden/>
              </w:rPr>
              <w:tab/>
            </w:r>
            <w:r>
              <w:rPr>
                <w:noProof/>
                <w:webHidden/>
              </w:rPr>
              <w:fldChar w:fldCharType="begin"/>
            </w:r>
            <w:r>
              <w:rPr>
                <w:noProof/>
                <w:webHidden/>
              </w:rPr>
              <w:instrText xml:space="preserve"> PAGEREF _Toc202969167 \h </w:instrText>
            </w:r>
            <w:r>
              <w:rPr>
                <w:noProof/>
                <w:webHidden/>
              </w:rPr>
            </w:r>
            <w:r>
              <w:rPr>
                <w:noProof/>
                <w:webHidden/>
              </w:rPr>
              <w:fldChar w:fldCharType="separate"/>
            </w:r>
          </w:ins>
          <w:ins w:id="222" w:author="Andrew Instone-Cowie" w:date="2025-07-09T16:02:00Z" w16du:dateUtc="2025-07-09T15:02:00Z">
            <w:r>
              <w:rPr>
                <w:noProof/>
                <w:webHidden/>
              </w:rPr>
              <w:t>42</w:t>
            </w:r>
          </w:ins>
          <w:ins w:id="223" w:author="Andrew Instone-Cowie" w:date="2025-07-09T15:58:00Z" w16du:dateUtc="2025-07-09T14:58:00Z">
            <w:r>
              <w:rPr>
                <w:noProof/>
                <w:webHidden/>
              </w:rPr>
              <w:fldChar w:fldCharType="end"/>
            </w:r>
            <w:r w:rsidRPr="00C12F6E">
              <w:rPr>
                <w:rStyle w:val="Hyperlink"/>
                <w:noProof/>
              </w:rPr>
              <w:fldChar w:fldCharType="end"/>
            </w:r>
          </w:ins>
        </w:p>
        <w:p w14:paraId="5FEDFC89" w14:textId="0834BFC7" w:rsidR="00044299" w:rsidRDefault="00044299">
          <w:pPr>
            <w:pStyle w:val="TOC2"/>
            <w:tabs>
              <w:tab w:val="right" w:leader="dot" w:pos="9016"/>
            </w:tabs>
            <w:rPr>
              <w:ins w:id="224" w:author="Andrew Instone-Cowie" w:date="2025-07-09T15:58:00Z" w16du:dateUtc="2025-07-09T14:58:00Z"/>
              <w:rFonts w:eastAsiaTheme="minorEastAsia"/>
              <w:noProof/>
              <w:kern w:val="2"/>
              <w:sz w:val="24"/>
              <w:szCs w:val="24"/>
              <w:lang w:eastAsia="en-GB"/>
              <w14:ligatures w14:val="standardContextual"/>
            </w:rPr>
          </w:pPr>
          <w:ins w:id="22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"_Toc202969168"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Power Module Power/Data Connector</w:t>
            </w:r>
            <w:r>
              <w:rPr>
                <w:noProof/>
                <w:webHidden/>
              </w:rPr>
              <w:tab/>
            </w:r>
            <w:r>
              <w:rPr>
                <w:noProof/>
                <w:webHidden/>
              </w:rPr>
              <w:fldChar w:fldCharType="begin"/>
            </w:r>
            <w:r>
              <w:rPr>
                <w:noProof/>
                <w:webHidden/>
              </w:rPr>
              <w:instrText xml:space="preserve"> PAGEREF _Toc202969168 \h </w:instrText>
            </w:r>
            <w:r>
              <w:rPr>
                <w:noProof/>
                <w:webHidden/>
              </w:rPr>
            </w:r>
            <w:r>
              <w:rPr>
                <w:noProof/>
                <w:webHidden/>
              </w:rPr>
              <w:fldChar w:fldCharType="separate"/>
            </w:r>
          </w:ins>
          <w:ins w:id="226" w:author="Andrew Instone-Cowie" w:date="2025-07-09T16:02:00Z" w16du:dateUtc="2025-07-09T15:02:00Z">
            <w:r>
              <w:rPr>
                <w:noProof/>
                <w:webHidden/>
              </w:rPr>
              <w:t>43</w:t>
            </w:r>
          </w:ins>
          <w:ins w:id="227" w:author="Andrew Instone-Cowie" w:date="2025-07-09T15:58:00Z" w16du:dateUtc="2025-07-09T14:58:00Z">
            <w:r>
              <w:rPr>
                <w:noProof/>
                <w:webHidden/>
              </w:rPr>
              <w:fldChar w:fldCharType="end"/>
            </w:r>
            <w:r w:rsidRPr="00C12F6E">
              <w:rPr>
                <w:rStyle w:val="Hyperlink"/>
                <w:noProof/>
              </w:rPr>
              <w:fldChar w:fldCharType="end"/>
            </w:r>
          </w:ins>
        </w:p>
        <w:p w14:paraId="47FDECDC" w14:textId="2D3A9A11" w:rsidR="00044299" w:rsidRDefault="00044299">
          <w:pPr>
            <w:pStyle w:val="TOC2"/>
            <w:tabs>
              <w:tab w:val="right" w:leader="dot" w:pos="9016"/>
            </w:tabs>
            <w:rPr>
              <w:ins w:id="228" w:author="Andrew Instone-Cowie" w:date="2025-07-09T15:58:00Z" w16du:dateUtc="2025-07-09T14:58:00Z"/>
              <w:rFonts w:eastAsiaTheme="minorEastAsia"/>
              <w:noProof/>
              <w:kern w:val="2"/>
              <w:sz w:val="24"/>
              <w:szCs w:val="24"/>
              <w:lang w:eastAsia="en-GB"/>
              <w14:ligatures w14:val="standardContextual"/>
            </w:rPr>
          </w:pPr>
          <w:ins w:id="22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"_Toc202969169"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Second PC Module Connector</w:t>
            </w:r>
            <w:r>
              <w:rPr>
                <w:noProof/>
                <w:webHidden/>
              </w:rPr>
              <w:tab/>
            </w:r>
            <w:r>
              <w:rPr>
                <w:noProof/>
                <w:webHidden/>
              </w:rPr>
              <w:fldChar w:fldCharType="begin"/>
            </w:r>
            <w:r>
              <w:rPr>
                <w:noProof/>
                <w:webHidden/>
              </w:rPr>
              <w:instrText xml:space="preserve"> PAGEREF _Toc202969169 \h </w:instrText>
            </w:r>
            <w:r>
              <w:rPr>
                <w:noProof/>
                <w:webHidden/>
              </w:rPr>
            </w:r>
            <w:r>
              <w:rPr>
                <w:noProof/>
                <w:webHidden/>
              </w:rPr>
              <w:fldChar w:fldCharType="separate"/>
            </w:r>
          </w:ins>
          <w:ins w:id="230" w:author="Andrew Instone-Cowie" w:date="2025-07-09T16:02:00Z" w16du:dateUtc="2025-07-09T15:02:00Z">
            <w:r>
              <w:rPr>
                <w:noProof/>
                <w:webHidden/>
              </w:rPr>
              <w:t>44</w:t>
            </w:r>
          </w:ins>
          <w:ins w:id="231" w:author="Andrew Instone-Cowie" w:date="2025-07-09T15:58:00Z" w16du:dateUtc="2025-07-09T14:58:00Z">
            <w:r>
              <w:rPr>
                <w:noProof/>
                <w:webHidden/>
              </w:rPr>
              <w:fldChar w:fldCharType="end"/>
            </w:r>
            <w:r w:rsidRPr="00C12F6E">
              <w:rPr>
                <w:rStyle w:val="Hyperlink"/>
                <w:noProof/>
              </w:rPr>
              <w:fldChar w:fldCharType="end"/>
            </w:r>
          </w:ins>
        </w:p>
        <w:p w14:paraId="73748CA2" w14:textId="63B8378E" w:rsidR="00044299" w:rsidRDefault="00044299">
          <w:pPr>
            <w:pStyle w:val="TOC2"/>
            <w:tabs>
              <w:tab w:val="right" w:leader="dot" w:pos="9016"/>
            </w:tabs>
            <w:rPr>
              <w:ins w:id="232" w:author="Andrew Instone-Cowie" w:date="2025-07-09T15:58:00Z" w16du:dateUtc="2025-07-09T14:58:00Z"/>
              <w:rFonts w:eastAsiaTheme="minorEastAsia"/>
              <w:noProof/>
              <w:kern w:val="2"/>
              <w:sz w:val="24"/>
              <w:szCs w:val="24"/>
              <w:lang w:eastAsia="en-GB"/>
              <w14:ligatures w14:val="standardContextual"/>
            </w:rPr>
          </w:pPr>
          <w:ins w:id="23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"_Toc202969170"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Basic Serial Splitter Module Connector</w:t>
            </w:r>
            <w:r>
              <w:rPr>
                <w:noProof/>
                <w:webHidden/>
              </w:rPr>
              <w:tab/>
            </w:r>
            <w:r>
              <w:rPr>
                <w:noProof/>
                <w:webHidden/>
              </w:rPr>
              <w:fldChar w:fldCharType="begin"/>
            </w:r>
            <w:r>
              <w:rPr>
                <w:noProof/>
                <w:webHidden/>
              </w:rPr>
              <w:instrText xml:space="preserve"> PAGEREF _Toc202969170 \h </w:instrText>
            </w:r>
            <w:r>
              <w:rPr>
                <w:noProof/>
                <w:webHidden/>
              </w:rPr>
            </w:r>
            <w:r>
              <w:rPr>
                <w:noProof/>
                <w:webHidden/>
              </w:rPr>
              <w:fldChar w:fldCharType="separate"/>
            </w:r>
          </w:ins>
          <w:ins w:id="234" w:author="Andrew Instone-Cowie" w:date="2025-07-09T16:02:00Z" w16du:dateUtc="2025-07-09T15:02:00Z">
            <w:r>
              <w:rPr>
                <w:noProof/>
                <w:webHidden/>
              </w:rPr>
              <w:t>45</w:t>
            </w:r>
          </w:ins>
          <w:ins w:id="235" w:author="Andrew Instone-Cowie" w:date="2025-07-09T15:58:00Z" w16du:dateUtc="2025-07-09T14:58:00Z">
            <w:r>
              <w:rPr>
                <w:noProof/>
                <w:webHidden/>
              </w:rPr>
              <w:fldChar w:fldCharType="end"/>
            </w:r>
            <w:r w:rsidRPr="00C12F6E">
              <w:rPr>
                <w:rStyle w:val="Hyperlink"/>
                <w:noProof/>
              </w:rPr>
              <w:fldChar w:fldCharType="end"/>
            </w:r>
          </w:ins>
        </w:p>
        <w:p w14:paraId="59442573" w14:textId="622D93A4" w:rsidR="00044299" w:rsidRDefault="00044299">
          <w:pPr>
            <w:pStyle w:val="TOC2"/>
            <w:tabs>
              <w:tab w:val="right" w:leader="dot" w:pos="9016"/>
            </w:tabs>
            <w:rPr>
              <w:ins w:id="236" w:author="Andrew Instone-Cowie" w:date="2025-07-09T15:58:00Z" w16du:dateUtc="2025-07-09T14:58:00Z"/>
              <w:rFonts w:eastAsiaTheme="minorEastAsia"/>
              <w:noProof/>
              <w:kern w:val="2"/>
              <w:sz w:val="24"/>
              <w:szCs w:val="24"/>
              <w:lang w:eastAsia="en-GB"/>
              <w14:ligatures w14:val="standardContextual"/>
            </w:rPr>
          </w:pPr>
          <w:ins w:id="23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"_Toc202969171"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DB9 Serial Connectors</w:t>
            </w:r>
            <w:r>
              <w:rPr>
                <w:noProof/>
                <w:webHidden/>
              </w:rPr>
              <w:tab/>
            </w:r>
            <w:r>
              <w:rPr>
                <w:noProof/>
                <w:webHidden/>
              </w:rPr>
              <w:fldChar w:fldCharType="begin"/>
            </w:r>
            <w:r>
              <w:rPr>
                <w:noProof/>
                <w:webHidden/>
              </w:rPr>
              <w:instrText xml:space="preserve"> PAGEREF _Toc202969171 \h </w:instrText>
            </w:r>
            <w:r>
              <w:rPr>
                <w:noProof/>
                <w:webHidden/>
              </w:rPr>
            </w:r>
            <w:r>
              <w:rPr>
                <w:noProof/>
                <w:webHidden/>
              </w:rPr>
              <w:fldChar w:fldCharType="separate"/>
            </w:r>
          </w:ins>
          <w:ins w:id="238" w:author="Andrew Instone-Cowie" w:date="2025-07-09T16:02:00Z" w16du:dateUtc="2025-07-09T15:02:00Z">
            <w:r>
              <w:rPr>
                <w:noProof/>
                <w:webHidden/>
              </w:rPr>
              <w:t>46</w:t>
            </w:r>
          </w:ins>
          <w:ins w:id="239" w:author="Andrew Instone-Cowie" w:date="2025-07-09T15:58:00Z" w16du:dateUtc="2025-07-09T14:58:00Z">
            <w:r>
              <w:rPr>
                <w:noProof/>
                <w:webHidden/>
              </w:rPr>
              <w:fldChar w:fldCharType="end"/>
            </w:r>
            <w:r w:rsidRPr="00C12F6E">
              <w:rPr>
                <w:rStyle w:val="Hyperlink"/>
                <w:noProof/>
              </w:rPr>
              <w:fldChar w:fldCharType="end"/>
            </w:r>
          </w:ins>
        </w:p>
        <w:p w14:paraId="265D9DB2" w14:textId="6EFC157D" w:rsidR="00044299" w:rsidRDefault="00044299">
          <w:pPr>
            <w:pStyle w:val="TOC3"/>
            <w:tabs>
              <w:tab w:val="right" w:leader="dot" w:pos="9016"/>
            </w:tabs>
            <w:rPr>
              <w:ins w:id="240" w:author="Andrew Instone-Cowie" w:date="2025-07-09T15:58:00Z" w16du:dateUtc="2025-07-09T14:58:00Z"/>
              <w:noProof/>
              <w:kern w:val="2"/>
              <w:sz w:val="24"/>
              <w:szCs w:val="24"/>
              <w:lang w:val="en-GB" w:eastAsia="en-GB"/>
              <w14:ligatures w14:val="standardContextual"/>
            </w:rPr>
          </w:pPr>
          <w:ins w:id="24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"_Toc202969172"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DTEs &amp; DCEs</w:t>
            </w:r>
            <w:r>
              <w:rPr>
                <w:noProof/>
                <w:webHidden/>
              </w:rPr>
              <w:tab/>
            </w:r>
            <w:r>
              <w:rPr>
                <w:noProof/>
                <w:webHidden/>
              </w:rPr>
              <w:fldChar w:fldCharType="begin"/>
            </w:r>
            <w:r>
              <w:rPr>
                <w:noProof/>
                <w:webHidden/>
              </w:rPr>
              <w:instrText xml:space="preserve"> PAGEREF _Toc202969172 \h </w:instrText>
            </w:r>
            <w:r>
              <w:rPr>
                <w:noProof/>
                <w:webHidden/>
              </w:rPr>
            </w:r>
            <w:r>
              <w:rPr>
                <w:noProof/>
                <w:webHidden/>
              </w:rPr>
              <w:fldChar w:fldCharType="separate"/>
            </w:r>
          </w:ins>
          <w:ins w:id="242" w:author="Andrew Instone-Cowie" w:date="2025-07-09T16:02:00Z" w16du:dateUtc="2025-07-09T15:02:00Z">
            <w:r>
              <w:rPr>
                <w:noProof/>
                <w:webHidden/>
              </w:rPr>
              <w:t>46</w:t>
            </w:r>
          </w:ins>
          <w:ins w:id="243" w:author="Andrew Instone-Cowie" w:date="2025-07-09T15:58:00Z" w16du:dateUtc="2025-07-09T14:58:00Z">
            <w:r>
              <w:rPr>
                <w:noProof/>
                <w:webHidden/>
              </w:rPr>
              <w:fldChar w:fldCharType="end"/>
            </w:r>
            <w:r w:rsidRPr="00C12F6E">
              <w:rPr>
                <w:rStyle w:val="Hyperlink"/>
                <w:noProof/>
              </w:rPr>
              <w:fldChar w:fldCharType="end"/>
            </w:r>
          </w:ins>
        </w:p>
        <w:p w14:paraId="7077853C" w14:textId="12CCE7F6" w:rsidR="00044299" w:rsidRDefault="00044299">
          <w:pPr>
            <w:pStyle w:val="TOC3"/>
            <w:tabs>
              <w:tab w:val="right" w:leader="dot" w:pos="9016"/>
            </w:tabs>
            <w:rPr>
              <w:ins w:id="244" w:author="Andrew Instone-Cowie" w:date="2025-07-09T15:58:00Z" w16du:dateUtc="2025-07-09T14:58:00Z"/>
              <w:noProof/>
              <w:kern w:val="2"/>
              <w:sz w:val="24"/>
              <w:szCs w:val="24"/>
              <w:lang w:val="en-GB" w:eastAsia="en-GB"/>
              <w14:ligatures w14:val="standardContextual"/>
            </w:rPr>
          </w:pPr>
          <w:ins w:id="24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"_Toc202969173"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Power Module</w:t>
            </w:r>
            <w:r>
              <w:rPr>
                <w:noProof/>
                <w:webHidden/>
              </w:rPr>
              <w:tab/>
            </w:r>
            <w:r>
              <w:rPr>
                <w:noProof/>
                <w:webHidden/>
              </w:rPr>
              <w:fldChar w:fldCharType="begin"/>
            </w:r>
            <w:r>
              <w:rPr>
                <w:noProof/>
                <w:webHidden/>
              </w:rPr>
              <w:instrText xml:space="preserve"> PAGEREF _Toc202969173 \h </w:instrText>
            </w:r>
            <w:r>
              <w:rPr>
                <w:noProof/>
                <w:webHidden/>
              </w:rPr>
            </w:r>
            <w:r>
              <w:rPr>
                <w:noProof/>
                <w:webHidden/>
              </w:rPr>
              <w:fldChar w:fldCharType="separate"/>
            </w:r>
          </w:ins>
          <w:ins w:id="246" w:author="Andrew Instone-Cowie" w:date="2025-07-09T16:02:00Z" w16du:dateUtc="2025-07-09T15:02:00Z">
            <w:r>
              <w:rPr>
                <w:noProof/>
                <w:webHidden/>
              </w:rPr>
              <w:t>47</w:t>
            </w:r>
          </w:ins>
          <w:ins w:id="247" w:author="Andrew Instone-Cowie" w:date="2025-07-09T15:58:00Z" w16du:dateUtc="2025-07-09T14:58:00Z">
            <w:r>
              <w:rPr>
                <w:noProof/>
                <w:webHidden/>
              </w:rPr>
              <w:fldChar w:fldCharType="end"/>
            </w:r>
            <w:r w:rsidRPr="00C12F6E">
              <w:rPr>
                <w:rStyle w:val="Hyperlink"/>
                <w:noProof/>
              </w:rPr>
              <w:fldChar w:fldCharType="end"/>
            </w:r>
          </w:ins>
        </w:p>
        <w:p w14:paraId="343F4B41" w14:textId="3C36E568" w:rsidR="00044299" w:rsidRDefault="00044299">
          <w:pPr>
            <w:pStyle w:val="TOC3"/>
            <w:tabs>
              <w:tab w:val="right" w:leader="dot" w:pos="9016"/>
            </w:tabs>
            <w:rPr>
              <w:ins w:id="248" w:author="Andrew Instone-Cowie" w:date="2025-07-09T15:58:00Z" w16du:dateUtc="2025-07-09T14:58:00Z"/>
              <w:noProof/>
              <w:kern w:val="2"/>
              <w:sz w:val="24"/>
              <w:szCs w:val="24"/>
              <w:lang w:val="en-GB" w:eastAsia="en-GB"/>
              <w14:ligatures w14:val="standardContextual"/>
            </w:rPr>
          </w:pPr>
          <w:ins w:id="24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"_Toc202969174"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Second PC Module</w:t>
            </w:r>
            <w:r>
              <w:rPr>
                <w:noProof/>
                <w:webHidden/>
              </w:rPr>
              <w:tab/>
            </w:r>
            <w:r>
              <w:rPr>
                <w:noProof/>
                <w:webHidden/>
              </w:rPr>
              <w:fldChar w:fldCharType="begin"/>
            </w:r>
            <w:r>
              <w:rPr>
                <w:noProof/>
                <w:webHidden/>
              </w:rPr>
              <w:instrText xml:space="preserve"> PAGEREF _Toc202969174 \h </w:instrText>
            </w:r>
            <w:r>
              <w:rPr>
                <w:noProof/>
                <w:webHidden/>
              </w:rPr>
            </w:r>
            <w:r>
              <w:rPr>
                <w:noProof/>
                <w:webHidden/>
              </w:rPr>
              <w:fldChar w:fldCharType="separate"/>
            </w:r>
          </w:ins>
          <w:ins w:id="250" w:author="Andrew Instone-Cowie" w:date="2025-07-09T16:02:00Z" w16du:dateUtc="2025-07-09T15:02:00Z">
            <w:r>
              <w:rPr>
                <w:noProof/>
                <w:webHidden/>
              </w:rPr>
              <w:t>47</w:t>
            </w:r>
          </w:ins>
          <w:ins w:id="251" w:author="Andrew Instone-Cowie" w:date="2025-07-09T15:58:00Z" w16du:dateUtc="2025-07-09T14:58:00Z">
            <w:r>
              <w:rPr>
                <w:noProof/>
                <w:webHidden/>
              </w:rPr>
              <w:fldChar w:fldCharType="end"/>
            </w:r>
            <w:r w:rsidRPr="00C12F6E">
              <w:rPr>
                <w:rStyle w:val="Hyperlink"/>
                <w:noProof/>
              </w:rPr>
              <w:fldChar w:fldCharType="end"/>
            </w:r>
          </w:ins>
        </w:p>
        <w:p w14:paraId="7B36CB36" w14:textId="53E1BF2B" w:rsidR="00044299" w:rsidRDefault="00044299">
          <w:pPr>
            <w:pStyle w:val="TOC3"/>
            <w:tabs>
              <w:tab w:val="right" w:leader="dot" w:pos="9016"/>
            </w:tabs>
            <w:rPr>
              <w:ins w:id="252" w:author="Andrew Instone-Cowie" w:date="2025-07-09T15:58:00Z" w16du:dateUtc="2025-07-09T14:58:00Z"/>
              <w:noProof/>
              <w:kern w:val="2"/>
              <w:sz w:val="24"/>
              <w:szCs w:val="24"/>
              <w:lang w:val="en-GB" w:eastAsia="en-GB"/>
              <w14:ligatures w14:val="standardContextual"/>
            </w:rPr>
          </w:pPr>
          <w:ins w:id="25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"_Toc202969175"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Basic Serial Splitter Module</w:t>
            </w:r>
            <w:r>
              <w:rPr>
                <w:noProof/>
                <w:webHidden/>
              </w:rPr>
              <w:tab/>
            </w:r>
            <w:r>
              <w:rPr>
                <w:noProof/>
                <w:webHidden/>
              </w:rPr>
              <w:fldChar w:fldCharType="begin"/>
            </w:r>
            <w:r>
              <w:rPr>
                <w:noProof/>
                <w:webHidden/>
              </w:rPr>
              <w:instrText xml:space="preserve"> PAGEREF _Toc202969175 \h </w:instrText>
            </w:r>
            <w:r>
              <w:rPr>
                <w:noProof/>
                <w:webHidden/>
              </w:rPr>
            </w:r>
            <w:r>
              <w:rPr>
                <w:noProof/>
                <w:webHidden/>
              </w:rPr>
              <w:fldChar w:fldCharType="separate"/>
            </w:r>
          </w:ins>
          <w:ins w:id="254" w:author="Andrew Instone-Cowie" w:date="2025-07-09T16:02:00Z" w16du:dateUtc="2025-07-09T15:02:00Z">
            <w:r>
              <w:rPr>
                <w:noProof/>
                <w:webHidden/>
              </w:rPr>
              <w:t>48</w:t>
            </w:r>
          </w:ins>
          <w:ins w:id="255" w:author="Andrew Instone-Cowie" w:date="2025-07-09T15:58:00Z" w16du:dateUtc="2025-07-09T14:58:00Z">
            <w:r>
              <w:rPr>
                <w:noProof/>
                <w:webHidden/>
              </w:rPr>
              <w:fldChar w:fldCharType="end"/>
            </w:r>
            <w:r w:rsidRPr="00C12F6E">
              <w:rPr>
                <w:rStyle w:val="Hyperlink"/>
                <w:noProof/>
              </w:rPr>
              <w:fldChar w:fldCharType="end"/>
            </w:r>
          </w:ins>
        </w:p>
        <w:p w14:paraId="001EC537" w14:textId="579E3E5B" w:rsidR="00044299" w:rsidRDefault="00044299">
          <w:pPr>
            <w:pStyle w:val="TOC1"/>
            <w:tabs>
              <w:tab w:val="right" w:leader="dot" w:pos="9016"/>
            </w:tabs>
            <w:rPr>
              <w:ins w:id="256" w:author="Andrew Instone-Cowie" w:date="2025-07-09T15:58:00Z" w16du:dateUtc="2025-07-09T14:58:00Z"/>
              <w:rFonts w:eastAsiaTheme="minorEastAsia"/>
              <w:noProof/>
              <w:kern w:val="2"/>
              <w:sz w:val="24"/>
              <w:szCs w:val="24"/>
              <w:lang w:eastAsia="en-GB"/>
              <w14:ligatures w14:val="standardContextual"/>
            </w:rPr>
          </w:pPr>
          <w:ins w:id="25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"_Toc202969176"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Simulator Interface Module Firmware</w:t>
            </w:r>
            <w:r>
              <w:rPr>
                <w:noProof/>
                <w:webHidden/>
              </w:rPr>
              <w:tab/>
            </w:r>
            <w:r>
              <w:rPr>
                <w:noProof/>
                <w:webHidden/>
              </w:rPr>
              <w:fldChar w:fldCharType="begin"/>
            </w:r>
            <w:r>
              <w:rPr>
                <w:noProof/>
                <w:webHidden/>
              </w:rPr>
              <w:instrText xml:space="preserve"> PAGEREF _Toc202969176 \h </w:instrText>
            </w:r>
            <w:r>
              <w:rPr>
                <w:noProof/>
                <w:webHidden/>
              </w:rPr>
            </w:r>
            <w:r>
              <w:rPr>
                <w:noProof/>
                <w:webHidden/>
              </w:rPr>
              <w:fldChar w:fldCharType="separate"/>
            </w:r>
          </w:ins>
          <w:ins w:id="258" w:author="Andrew Instone-Cowie" w:date="2025-07-09T16:02:00Z" w16du:dateUtc="2025-07-09T15:02:00Z">
            <w:r>
              <w:rPr>
                <w:noProof/>
                <w:webHidden/>
              </w:rPr>
              <w:t>49</w:t>
            </w:r>
          </w:ins>
          <w:ins w:id="259" w:author="Andrew Instone-Cowie" w:date="2025-07-09T15:58:00Z" w16du:dateUtc="2025-07-09T14:58:00Z">
            <w:r>
              <w:rPr>
                <w:noProof/>
                <w:webHidden/>
              </w:rPr>
              <w:fldChar w:fldCharType="end"/>
            </w:r>
            <w:r w:rsidRPr="00C12F6E">
              <w:rPr>
                <w:rStyle w:val="Hyperlink"/>
                <w:noProof/>
              </w:rPr>
              <w:fldChar w:fldCharType="end"/>
            </w:r>
          </w:ins>
        </w:p>
        <w:p w14:paraId="3780865A" w14:textId="42A869D3" w:rsidR="00044299" w:rsidRDefault="00044299">
          <w:pPr>
            <w:pStyle w:val="TOC2"/>
            <w:tabs>
              <w:tab w:val="right" w:leader="dot" w:pos="9016"/>
            </w:tabs>
            <w:rPr>
              <w:ins w:id="260" w:author="Andrew Instone-Cowie" w:date="2025-07-09T15:58:00Z" w16du:dateUtc="2025-07-09T14:58:00Z"/>
              <w:rFonts w:eastAsiaTheme="minorEastAsia"/>
              <w:noProof/>
              <w:kern w:val="2"/>
              <w:sz w:val="24"/>
              <w:szCs w:val="24"/>
              <w:lang w:eastAsia="en-GB"/>
              <w14:ligatures w14:val="standardContextual"/>
            </w:rPr>
          </w:pPr>
          <w:ins w:id="26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"_Toc202969177"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Sensor Characteristics</w:t>
            </w:r>
            <w:r>
              <w:rPr>
                <w:noProof/>
                <w:webHidden/>
              </w:rPr>
              <w:tab/>
            </w:r>
            <w:r>
              <w:rPr>
                <w:noProof/>
                <w:webHidden/>
              </w:rPr>
              <w:fldChar w:fldCharType="begin"/>
            </w:r>
            <w:r>
              <w:rPr>
                <w:noProof/>
                <w:webHidden/>
              </w:rPr>
              <w:instrText xml:space="preserve"> PAGEREF _Toc202969177 \h </w:instrText>
            </w:r>
            <w:r>
              <w:rPr>
                <w:noProof/>
                <w:webHidden/>
              </w:rPr>
            </w:r>
            <w:r>
              <w:rPr>
                <w:noProof/>
                <w:webHidden/>
              </w:rPr>
              <w:fldChar w:fldCharType="separate"/>
            </w:r>
          </w:ins>
          <w:ins w:id="262" w:author="Andrew Instone-Cowie" w:date="2025-07-09T16:02:00Z" w16du:dateUtc="2025-07-09T15:02:00Z">
            <w:r>
              <w:rPr>
                <w:noProof/>
                <w:webHidden/>
              </w:rPr>
              <w:t>49</w:t>
            </w:r>
          </w:ins>
          <w:ins w:id="263" w:author="Andrew Instone-Cowie" w:date="2025-07-09T15:58:00Z" w16du:dateUtc="2025-07-09T14:58:00Z">
            <w:r>
              <w:rPr>
                <w:noProof/>
                <w:webHidden/>
              </w:rPr>
              <w:fldChar w:fldCharType="end"/>
            </w:r>
            <w:r w:rsidRPr="00C12F6E">
              <w:rPr>
                <w:rStyle w:val="Hyperlink"/>
                <w:noProof/>
              </w:rPr>
              <w:fldChar w:fldCharType="end"/>
            </w:r>
          </w:ins>
        </w:p>
        <w:p w14:paraId="58AF0D73" w14:textId="13C8DFA0" w:rsidR="00044299" w:rsidRDefault="00044299">
          <w:pPr>
            <w:pStyle w:val="TOC2"/>
            <w:tabs>
              <w:tab w:val="right" w:leader="dot" w:pos="9016"/>
            </w:tabs>
            <w:rPr>
              <w:ins w:id="264" w:author="Andrew Instone-Cowie" w:date="2025-07-09T15:58:00Z" w16du:dateUtc="2025-07-09T14:58:00Z"/>
              <w:rFonts w:eastAsiaTheme="minorEastAsia"/>
              <w:noProof/>
              <w:kern w:val="2"/>
              <w:sz w:val="24"/>
              <w:szCs w:val="24"/>
              <w:lang w:eastAsia="en-GB"/>
              <w14:ligatures w14:val="standardContextual"/>
            </w:rPr>
          </w:pPr>
          <w:ins w:id="26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"_Toc202969178"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Firmware Design</w:t>
            </w:r>
            <w:r>
              <w:rPr>
                <w:noProof/>
                <w:webHidden/>
              </w:rPr>
              <w:tab/>
            </w:r>
            <w:r>
              <w:rPr>
                <w:noProof/>
                <w:webHidden/>
              </w:rPr>
              <w:fldChar w:fldCharType="begin"/>
            </w:r>
            <w:r>
              <w:rPr>
                <w:noProof/>
                <w:webHidden/>
              </w:rPr>
              <w:instrText xml:space="preserve"> PAGEREF _Toc202969178 \h </w:instrText>
            </w:r>
            <w:r>
              <w:rPr>
                <w:noProof/>
                <w:webHidden/>
              </w:rPr>
            </w:r>
            <w:r>
              <w:rPr>
                <w:noProof/>
                <w:webHidden/>
              </w:rPr>
              <w:fldChar w:fldCharType="separate"/>
            </w:r>
          </w:ins>
          <w:ins w:id="266" w:author="Andrew Instone-Cowie" w:date="2025-07-09T16:02:00Z" w16du:dateUtc="2025-07-09T15:02:00Z">
            <w:r>
              <w:rPr>
                <w:noProof/>
                <w:webHidden/>
              </w:rPr>
              <w:t>50</w:t>
            </w:r>
          </w:ins>
          <w:ins w:id="267" w:author="Andrew Instone-Cowie" w:date="2025-07-09T15:58:00Z" w16du:dateUtc="2025-07-09T14:58:00Z">
            <w:r>
              <w:rPr>
                <w:noProof/>
                <w:webHidden/>
              </w:rPr>
              <w:fldChar w:fldCharType="end"/>
            </w:r>
            <w:r w:rsidRPr="00C12F6E">
              <w:rPr>
                <w:rStyle w:val="Hyperlink"/>
                <w:noProof/>
              </w:rPr>
              <w:fldChar w:fldCharType="end"/>
            </w:r>
          </w:ins>
        </w:p>
        <w:p w14:paraId="4EA3EC70" w14:textId="20AF87E9" w:rsidR="00044299" w:rsidRDefault="00044299">
          <w:pPr>
            <w:pStyle w:val="TOC3"/>
            <w:tabs>
              <w:tab w:val="right" w:leader="dot" w:pos="9016"/>
            </w:tabs>
            <w:rPr>
              <w:ins w:id="268" w:author="Andrew Instone-Cowie" w:date="2025-07-09T15:58:00Z" w16du:dateUtc="2025-07-09T14:58:00Z"/>
              <w:noProof/>
              <w:kern w:val="2"/>
              <w:sz w:val="24"/>
              <w:szCs w:val="24"/>
              <w:lang w:val="en-GB" w:eastAsia="en-GB"/>
              <w14:ligatures w14:val="standardContextual"/>
            </w:rPr>
          </w:pPr>
          <w:ins w:id="26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"_Toc202969179"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Interrupt Driven vs Polling</w:t>
            </w:r>
            <w:r>
              <w:rPr>
                <w:noProof/>
                <w:webHidden/>
              </w:rPr>
              <w:tab/>
            </w:r>
            <w:r>
              <w:rPr>
                <w:noProof/>
                <w:webHidden/>
              </w:rPr>
              <w:fldChar w:fldCharType="begin"/>
            </w:r>
            <w:r>
              <w:rPr>
                <w:noProof/>
                <w:webHidden/>
              </w:rPr>
              <w:instrText xml:space="preserve"> PAGEREF _Toc202969179 \h </w:instrText>
            </w:r>
            <w:r>
              <w:rPr>
                <w:noProof/>
                <w:webHidden/>
              </w:rPr>
            </w:r>
            <w:r>
              <w:rPr>
                <w:noProof/>
                <w:webHidden/>
              </w:rPr>
              <w:fldChar w:fldCharType="separate"/>
            </w:r>
          </w:ins>
          <w:ins w:id="270" w:author="Andrew Instone-Cowie" w:date="2025-07-09T16:02:00Z" w16du:dateUtc="2025-07-09T15:02:00Z">
            <w:r>
              <w:rPr>
                <w:noProof/>
                <w:webHidden/>
              </w:rPr>
              <w:t>50</w:t>
            </w:r>
          </w:ins>
          <w:ins w:id="271" w:author="Andrew Instone-Cowie" w:date="2025-07-09T15:58:00Z" w16du:dateUtc="2025-07-09T14:58:00Z">
            <w:r>
              <w:rPr>
                <w:noProof/>
                <w:webHidden/>
              </w:rPr>
              <w:fldChar w:fldCharType="end"/>
            </w:r>
            <w:r w:rsidRPr="00C12F6E">
              <w:rPr>
                <w:rStyle w:val="Hyperlink"/>
                <w:noProof/>
              </w:rPr>
              <w:fldChar w:fldCharType="end"/>
            </w:r>
          </w:ins>
        </w:p>
        <w:p w14:paraId="01B2619A" w14:textId="09C3341B" w:rsidR="00044299" w:rsidRDefault="00044299">
          <w:pPr>
            <w:pStyle w:val="TOC3"/>
            <w:tabs>
              <w:tab w:val="right" w:leader="dot" w:pos="9016"/>
            </w:tabs>
            <w:rPr>
              <w:ins w:id="272" w:author="Andrew Instone-Cowie" w:date="2025-07-09T15:58:00Z" w16du:dateUtc="2025-07-09T14:58:00Z"/>
              <w:noProof/>
              <w:kern w:val="2"/>
              <w:sz w:val="24"/>
              <w:szCs w:val="24"/>
              <w:lang w:val="en-GB" w:eastAsia="en-GB"/>
              <w14:ligatures w14:val="standardContextual"/>
            </w:rPr>
          </w:pPr>
          <w:ins w:id="273" w:author="Andrew Instone-Cowie" w:date="2025-07-09T15:58:00Z" w16du:dateUtc="2025-07-09T14:58:00Z">
            <w:r w:rsidRPr="00C12F6E">
              <w:rPr>
                <w:rStyle w:val="Hyperlink"/>
                <w:noProof/>
              </w:rPr>
              <w:lastRenderedPageBreak/>
              <w:fldChar w:fldCharType="begin"/>
            </w:r>
            <w:r w:rsidRPr="00C12F6E">
              <w:rPr>
                <w:rStyle w:val="Hyperlink"/>
                <w:noProof/>
              </w:rPr>
              <w:instrText xml:space="preserve"> </w:instrText>
            </w:r>
            <w:r>
              <w:rPr>
                <w:noProof/>
              </w:rPr>
              <w:instrText>HYPERLINK \l "_Toc202969180"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State Machine Operation</w:t>
            </w:r>
            <w:r>
              <w:rPr>
                <w:noProof/>
                <w:webHidden/>
              </w:rPr>
              <w:tab/>
            </w:r>
            <w:r>
              <w:rPr>
                <w:noProof/>
                <w:webHidden/>
              </w:rPr>
              <w:fldChar w:fldCharType="begin"/>
            </w:r>
            <w:r>
              <w:rPr>
                <w:noProof/>
                <w:webHidden/>
              </w:rPr>
              <w:instrText xml:space="preserve"> PAGEREF _Toc202969180 \h </w:instrText>
            </w:r>
            <w:r>
              <w:rPr>
                <w:noProof/>
                <w:webHidden/>
              </w:rPr>
            </w:r>
            <w:r>
              <w:rPr>
                <w:noProof/>
                <w:webHidden/>
              </w:rPr>
              <w:fldChar w:fldCharType="separate"/>
            </w:r>
          </w:ins>
          <w:ins w:id="274" w:author="Andrew Instone-Cowie" w:date="2025-07-09T16:02:00Z" w16du:dateUtc="2025-07-09T15:02:00Z">
            <w:r>
              <w:rPr>
                <w:noProof/>
                <w:webHidden/>
              </w:rPr>
              <w:t>51</w:t>
            </w:r>
          </w:ins>
          <w:ins w:id="275" w:author="Andrew Instone-Cowie" w:date="2025-07-09T15:58:00Z" w16du:dateUtc="2025-07-09T14:58:00Z">
            <w:r>
              <w:rPr>
                <w:noProof/>
                <w:webHidden/>
              </w:rPr>
              <w:fldChar w:fldCharType="end"/>
            </w:r>
            <w:r w:rsidRPr="00C12F6E">
              <w:rPr>
                <w:rStyle w:val="Hyperlink"/>
                <w:noProof/>
              </w:rPr>
              <w:fldChar w:fldCharType="end"/>
            </w:r>
          </w:ins>
        </w:p>
        <w:p w14:paraId="33570D6A" w14:textId="7F9F3FA7" w:rsidR="00044299" w:rsidRDefault="00044299">
          <w:pPr>
            <w:pStyle w:val="TOC3"/>
            <w:tabs>
              <w:tab w:val="right" w:leader="dot" w:pos="9016"/>
            </w:tabs>
            <w:rPr>
              <w:ins w:id="276" w:author="Andrew Instone-Cowie" w:date="2025-07-09T15:58:00Z" w16du:dateUtc="2025-07-09T14:58:00Z"/>
              <w:noProof/>
              <w:kern w:val="2"/>
              <w:sz w:val="24"/>
              <w:szCs w:val="24"/>
              <w:lang w:val="en-GB" w:eastAsia="en-GB"/>
              <w14:ligatures w14:val="standardContextual"/>
            </w:rPr>
          </w:pPr>
          <w:ins w:id="27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"_Toc202969181"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Timer Issues</w:t>
            </w:r>
            <w:r>
              <w:rPr>
                <w:noProof/>
                <w:webHidden/>
              </w:rPr>
              <w:tab/>
            </w:r>
            <w:r>
              <w:rPr>
                <w:noProof/>
                <w:webHidden/>
              </w:rPr>
              <w:fldChar w:fldCharType="begin"/>
            </w:r>
            <w:r>
              <w:rPr>
                <w:noProof/>
                <w:webHidden/>
              </w:rPr>
              <w:instrText xml:space="preserve"> PAGEREF _Toc202969181 \h </w:instrText>
            </w:r>
            <w:r>
              <w:rPr>
                <w:noProof/>
                <w:webHidden/>
              </w:rPr>
            </w:r>
            <w:r>
              <w:rPr>
                <w:noProof/>
                <w:webHidden/>
              </w:rPr>
              <w:fldChar w:fldCharType="separate"/>
            </w:r>
          </w:ins>
          <w:ins w:id="278" w:author="Andrew Instone-Cowie" w:date="2025-07-09T16:02:00Z" w16du:dateUtc="2025-07-09T15:02:00Z">
            <w:r>
              <w:rPr>
                <w:noProof/>
                <w:webHidden/>
              </w:rPr>
              <w:t>53</w:t>
            </w:r>
          </w:ins>
          <w:ins w:id="279" w:author="Andrew Instone-Cowie" w:date="2025-07-09T15:58:00Z" w16du:dateUtc="2025-07-09T14:58:00Z">
            <w:r>
              <w:rPr>
                <w:noProof/>
                <w:webHidden/>
              </w:rPr>
              <w:fldChar w:fldCharType="end"/>
            </w:r>
            <w:r w:rsidRPr="00C12F6E">
              <w:rPr>
                <w:rStyle w:val="Hyperlink"/>
                <w:noProof/>
              </w:rPr>
              <w:fldChar w:fldCharType="end"/>
            </w:r>
          </w:ins>
        </w:p>
        <w:p w14:paraId="2DAA6564" w14:textId="657EC9F6" w:rsidR="00044299" w:rsidRDefault="00044299">
          <w:pPr>
            <w:pStyle w:val="TOC3"/>
            <w:tabs>
              <w:tab w:val="right" w:leader="dot" w:pos="9016"/>
            </w:tabs>
            <w:rPr>
              <w:ins w:id="280" w:author="Andrew Instone-Cowie" w:date="2025-07-09T15:58:00Z" w16du:dateUtc="2025-07-09T14:58:00Z"/>
              <w:noProof/>
              <w:kern w:val="2"/>
              <w:sz w:val="24"/>
              <w:szCs w:val="24"/>
              <w:lang w:val="en-GB" w:eastAsia="en-GB"/>
              <w14:ligatures w14:val="standardContextual"/>
            </w:rPr>
          </w:pPr>
          <w:ins w:id="28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"_Toc202969182"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Sensor De-Bouncing</w:t>
            </w:r>
            <w:r>
              <w:rPr>
                <w:noProof/>
                <w:webHidden/>
              </w:rPr>
              <w:tab/>
            </w:r>
            <w:r>
              <w:rPr>
                <w:noProof/>
                <w:webHidden/>
              </w:rPr>
              <w:fldChar w:fldCharType="begin"/>
            </w:r>
            <w:r>
              <w:rPr>
                <w:noProof/>
                <w:webHidden/>
              </w:rPr>
              <w:instrText xml:space="preserve"> PAGEREF _Toc202969182 \h </w:instrText>
            </w:r>
            <w:r>
              <w:rPr>
                <w:noProof/>
                <w:webHidden/>
              </w:rPr>
            </w:r>
            <w:r>
              <w:rPr>
                <w:noProof/>
                <w:webHidden/>
              </w:rPr>
              <w:fldChar w:fldCharType="separate"/>
            </w:r>
          </w:ins>
          <w:ins w:id="282" w:author="Andrew Instone-Cowie" w:date="2025-07-09T16:02:00Z" w16du:dateUtc="2025-07-09T15:02:00Z">
            <w:r>
              <w:rPr>
                <w:noProof/>
                <w:webHidden/>
              </w:rPr>
              <w:t>53</w:t>
            </w:r>
          </w:ins>
          <w:ins w:id="283" w:author="Andrew Instone-Cowie" w:date="2025-07-09T15:58:00Z" w16du:dateUtc="2025-07-09T14:58:00Z">
            <w:r>
              <w:rPr>
                <w:noProof/>
                <w:webHidden/>
              </w:rPr>
              <w:fldChar w:fldCharType="end"/>
            </w:r>
            <w:r w:rsidRPr="00C12F6E">
              <w:rPr>
                <w:rStyle w:val="Hyperlink"/>
                <w:noProof/>
              </w:rPr>
              <w:fldChar w:fldCharType="end"/>
            </w:r>
          </w:ins>
        </w:p>
        <w:p w14:paraId="7D007B8D" w14:textId="21921428" w:rsidR="00044299" w:rsidRDefault="00044299">
          <w:pPr>
            <w:pStyle w:val="TOC3"/>
            <w:tabs>
              <w:tab w:val="right" w:leader="dot" w:pos="9016"/>
            </w:tabs>
            <w:rPr>
              <w:ins w:id="284" w:author="Andrew Instone-Cowie" w:date="2025-07-09T15:58:00Z" w16du:dateUtc="2025-07-09T14:58:00Z"/>
              <w:noProof/>
              <w:kern w:val="2"/>
              <w:sz w:val="24"/>
              <w:szCs w:val="24"/>
              <w:lang w:val="en-GB" w:eastAsia="en-GB"/>
              <w14:ligatures w14:val="standardContextual"/>
            </w:rPr>
          </w:pPr>
          <w:ins w:id="28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"_Toc202969183"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Debugging &amp; Timing Features</w:t>
            </w:r>
            <w:r>
              <w:rPr>
                <w:noProof/>
                <w:webHidden/>
              </w:rPr>
              <w:tab/>
            </w:r>
            <w:r>
              <w:rPr>
                <w:noProof/>
                <w:webHidden/>
              </w:rPr>
              <w:fldChar w:fldCharType="begin"/>
            </w:r>
            <w:r>
              <w:rPr>
                <w:noProof/>
                <w:webHidden/>
              </w:rPr>
              <w:instrText xml:space="preserve"> PAGEREF _Toc202969183 \h </w:instrText>
            </w:r>
            <w:r>
              <w:rPr>
                <w:noProof/>
                <w:webHidden/>
              </w:rPr>
            </w:r>
            <w:r>
              <w:rPr>
                <w:noProof/>
                <w:webHidden/>
              </w:rPr>
              <w:fldChar w:fldCharType="separate"/>
            </w:r>
          </w:ins>
          <w:ins w:id="286" w:author="Andrew Instone-Cowie" w:date="2025-07-09T16:02:00Z" w16du:dateUtc="2025-07-09T15:02:00Z">
            <w:r>
              <w:rPr>
                <w:noProof/>
                <w:webHidden/>
              </w:rPr>
              <w:t>54</w:t>
            </w:r>
          </w:ins>
          <w:ins w:id="287" w:author="Andrew Instone-Cowie" w:date="2025-07-09T15:58:00Z" w16du:dateUtc="2025-07-09T14:58:00Z">
            <w:r>
              <w:rPr>
                <w:noProof/>
                <w:webHidden/>
              </w:rPr>
              <w:fldChar w:fldCharType="end"/>
            </w:r>
            <w:r w:rsidRPr="00C12F6E">
              <w:rPr>
                <w:rStyle w:val="Hyperlink"/>
                <w:noProof/>
              </w:rPr>
              <w:fldChar w:fldCharType="end"/>
            </w:r>
          </w:ins>
        </w:p>
        <w:p w14:paraId="1690C257" w14:textId="5C0C2A9B" w:rsidR="00044299" w:rsidRDefault="00044299">
          <w:pPr>
            <w:pStyle w:val="TOC3"/>
            <w:tabs>
              <w:tab w:val="right" w:leader="dot" w:pos="9016"/>
            </w:tabs>
            <w:rPr>
              <w:ins w:id="288" w:author="Andrew Instone-Cowie" w:date="2025-07-09T15:58:00Z" w16du:dateUtc="2025-07-09T14:58:00Z"/>
              <w:noProof/>
              <w:kern w:val="2"/>
              <w:sz w:val="24"/>
              <w:szCs w:val="24"/>
              <w:lang w:val="en-GB" w:eastAsia="en-GB"/>
              <w14:ligatures w14:val="standardContextual"/>
            </w:rPr>
          </w:pPr>
          <w:ins w:id="28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"_Toc202969184"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Serial Input &amp; Command Line Interface</w:t>
            </w:r>
            <w:r>
              <w:rPr>
                <w:noProof/>
                <w:webHidden/>
              </w:rPr>
              <w:tab/>
            </w:r>
            <w:r>
              <w:rPr>
                <w:noProof/>
                <w:webHidden/>
              </w:rPr>
              <w:fldChar w:fldCharType="begin"/>
            </w:r>
            <w:r>
              <w:rPr>
                <w:noProof/>
                <w:webHidden/>
              </w:rPr>
              <w:instrText xml:space="preserve"> PAGEREF _Toc202969184 \h </w:instrText>
            </w:r>
            <w:r>
              <w:rPr>
                <w:noProof/>
                <w:webHidden/>
              </w:rPr>
            </w:r>
            <w:r>
              <w:rPr>
                <w:noProof/>
                <w:webHidden/>
              </w:rPr>
              <w:fldChar w:fldCharType="separate"/>
            </w:r>
          </w:ins>
          <w:ins w:id="290" w:author="Andrew Instone-Cowie" w:date="2025-07-09T16:02:00Z" w16du:dateUtc="2025-07-09T15:02:00Z">
            <w:r>
              <w:rPr>
                <w:noProof/>
                <w:webHidden/>
              </w:rPr>
              <w:t>56</w:t>
            </w:r>
          </w:ins>
          <w:ins w:id="291" w:author="Andrew Instone-Cowie" w:date="2025-07-09T15:58:00Z" w16du:dateUtc="2025-07-09T14:58:00Z">
            <w:r>
              <w:rPr>
                <w:noProof/>
                <w:webHidden/>
              </w:rPr>
              <w:fldChar w:fldCharType="end"/>
            </w:r>
            <w:r w:rsidRPr="00C12F6E">
              <w:rPr>
                <w:rStyle w:val="Hyperlink"/>
                <w:noProof/>
              </w:rPr>
              <w:fldChar w:fldCharType="end"/>
            </w:r>
          </w:ins>
        </w:p>
        <w:p w14:paraId="4A7C4FA8" w14:textId="6C581793" w:rsidR="00044299" w:rsidRDefault="00044299">
          <w:pPr>
            <w:pStyle w:val="TOC3"/>
            <w:tabs>
              <w:tab w:val="right" w:leader="dot" w:pos="9016"/>
            </w:tabs>
            <w:rPr>
              <w:ins w:id="292" w:author="Andrew Instone-Cowie" w:date="2025-07-09T15:58:00Z" w16du:dateUtc="2025-07-09T14:58:00Z"/>
              <w:noProof/>
              <w:kern w:val="2"/>
              <w:sz w:val="24"/>
              <w:szCs w:val="24"/>
              <w:lang w:val="en-GB" w:eastAsia="en-GB"/>
              <w14:ligatures w14:val="standardContextual"/>
            </w:rPr>
          </w:pPr>
          <w:ins w:id="29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"_Toc202969185"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Sensor Enable/Disable</w:t>
            </w:r>
            <w:r>
              <w:rPr>
                <w:noProof/>
                <w:webHidden/>
              </w:rPr>
              <w:tab/>
            </w:r>
            <w:r>
              <w:rPr>
                <w:noProof/>
                <w:webHidden/>
              </w:rPr>
              <w:fldChar w:fldCharType="begin"/>
            </w:r>
            <w:r>
              <w:rPr>
                <w:noProof/>
                <w:webHidden/>
              </w:rPr>
              <w:instrText xml:space="preserve"> PAGEREF _Toc202969185 \h </w:instrText>
            </w:r>
            <w:r>
              <w:rPr>
                <w:noProof/>
                <w:webHidden/>
              </w:rPr>
            </w:r>
            <w:r>
              <w:rPr>
                <w:noProof/>
                <w:webHidden/>
              </w:rPr>
              <w:fldChar w:fldCharType="separate"/>
            </w:r>
          </w:ins>
          <w:ins w:id="294" w:author="Andrew Instone-Cowie" w:date="2025-07-09T16:02:00Z" w16du:dateUtc="2025-07-09T15:02:00Z">
            <w:r>
              <w:rPr>
                <w:noProof/>
                <w:webHidden/>
              </w:rPr>
              <w:t>56</w:t>
            </w:r>
          </w:ins>
          <w:ins w:id="295" w:author="Andrew Instone-Cowie" w:date="2025-07-09T15:58:00Z" w16du:dateUtc="2025-07-09T14:58:00Z">
            <w:r>
              <w:rPr>
                <w:noProof/>
                <w:webHidden/>
              </w:rPr>
              <w:fldChar w:fldCharType="end"/>
            </w:r>
            <w:r w:rsidRPr="00C12F6E">
              <w:rPr>
                <w:rStyle w:val="Hyperlink"/>
                <w:noProof/>
              </w:rPr>
              <w:fldChar w:fldCharType="end"/>
            </w:r>
          </w:ins>
        </w:p>
        <w:p w14:paraId="1E08C7E2" w14:textId="685B1C1D" w:rsidR="00044299" w:rsidRDefault="00044299">
          <w:pPr>
            <w:pStyle w:val="TOC3"/>
            <w:tabs>
              <w:tab w:val="right" w:leader="dot" w:pos="9016"/>
            </w:tabs>
            <w:rPr>
              <w:ins w:id="296" w:author="Andrew Instone-Cowie" w:date="2025-07-09T15:58:00Z" w16du:dateUtc="2025-07-09T14:58:00Z"/>
              <w:noProof/>
              <w:kern w:val="2"/>
              <w:sz w:val="24"/>
              <w:szCs w:val="24"/>
              <w:lang w:val="en-GB" w:eastAsia="en-GB"/>
              <w14:ligatures w14:val="standardContextual"/>
            </w:rPr>
          </w:pPr>
          <w:ins w:id="29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"_Toc202969186"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Memory Footprint</w:t>
            </w:r>
            <w:r>
              <w:rPr>
                <w:noProof/>
                <w:webHidden/>
              </w:rPr>
              <w:tab/>
            </w:r>
            <w:r>
              <w:rPr>
                <w:noProof/>
                <w:webHidden/>
              </w:rPr>
              <w:fldChar w:fldCharType="begin"/>
            </w:r>
            <w:r>
              <w:rPr>
                <w:noProof/>
                <w:webHidden/>
              </w:rPr>
              <w:instrText xml:space="preserve"> PAGEREF _Toc202969186 \h </w:instrText>
            </w:r>
            <w:r>
              <w:rPr>
                <w:noProof/>
                <w:webHidden/>
              </w:rPr>
            </w:r>
            <w:r>
              <w:rPr>
                <w:noProof/>
                <w:webHidden/>
              </w:rPr>
              <w:fldChar w:fldCharType="separate"/>
            </w:r>
          </w:ins>
          <w:ins w:id="298" w:author="Andrew Instone-Cowie" w:date="2025-07-09T16:02:00Z" w16du:dateUtc="2025-07-09T15:02:00Z">
            <w:r>
              <w:rPr>
                <w:noProof/>
                <w:webHidden/>
              </w:rPr>
              <w:t>57</w:t>
            </w:r>
          </w:ins>
          <w:ins w:id="299" w:author="Andrew Instone-Cowie" w:date="2025-07-09T15:58:00Z" w16du:dateUtc="2025-07-09T14:58:00Z">
            <w:r>
              <w:rPr>
                <w:noProof/>
                <w:webHidden/>
              </w:rPr>
              <w:fldChar w:fldCharType="end"/>
            </w:r>
            <w:r w:rsidRPr="00C12F6E">
              <w:rPr>
                <w:rStyle w:val="Hyperlink"/>
                <w:noProof/>
              </w:rPr>
              <w:fldChar w:fldCharType="end"/>
            </w:r>
          </w:ins>
        </w:p>
        <w:p w14:paraId="51E8F980" w14:textId="1565B5C4" w:rsidR="00044299" w:rsidRDefault="00044299">
          <w:pPr>
            <w:pStyle w:val="TOC2"/>
            <w:tabs>
              <w:tab w:val="right" w:leader="dot" w:pos="9016"/>
            </w:tabs>
            <w:rPr>
              <w:ins w:id="300" w:author="Andrew Instone-Cowie" w:date="2025-07-09T15:58:00Z" w16du:dateUtc="2025-07-09T14:58:00Z"/>
              <w:rFonts w:eastAsiaTheme="minorEastAsia"/>
              <w:noProof/>
              <w:kern w:val="2"/>
              <w:sz w:val="24"/>
              <w:szCs w:val="24"/>
              <w:lang w:eastAsia="en-GB"/>
              <w14:ligatures w14:val="standardContextual"/>
            </w:rPr>
          </w:pPr>
          <w:ins w:id="30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"_Toc202969187"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Metrics</w:t>
            </w:r>
            <w:r>
              <w:rPr>
                <w:noProof/>
                <w:webHidden/>
              </w:rPr>
              <w:tab/>
            </w:r>
            <w:r>
              <w:rPr>
                <w:noProof/>
                <w:webHidden/>
              </w:rPr>
              <w:fldChar w:fldCharType="begin"/>
            </w:r>
            <w:r>
              <w:rPr>
                <w:noProof/>
                <w:webHidden/>
              </w:rPr>
              <w:instrText xml:space="preserve"> PAGEREF _Toc202969187 \h </w:instrText>
            </w:r>
            <w:r>
              <w:rPr>
                <w:noProof/>
                <w:webHidden/>
              </w:rPr>
            </w:r>
            <w:r>
              <w:rPr>
                <w:noProof/>
                <w:webHidden/>
              </w:rPr>
              <w:fldChar w:fldCharType="separate"/>
            </w:r>
          </w:ins>
          <w:ins w:id="302" w:author="Andrew Instone-Cowie" w:date="2025-07-09T16:02:00Z" w16du:dateUtc="2025-07-09T15:02:00Z">
            <w:r>
              <w:rPr>
                <w:noProof/>
                <w:webHidden/>
              </w:rPr>
              <w:t>58</w:t>
            </w:r>
          </w:ins>
          <w:ins w:id="303" w:author="Andrew Instone-Cowie" w:date="2025-07-09T15:58:00Z" w16du:dateUtc="2025-07-09T14:58:00Z">
            <w:r>
              <w:rPr>
                <w:noProof/>
                <w:webHidden/>
              </w:rPr>
              <w:fldChar w:fldCharType="end"/>
            </w:r>
            <w:r w:rsidRPr="00C12F6E">
              <w:rPr>
                <w:rStyle w:val="Hyperlink"/>
                <w:noProof/>
              </w:rPr>
              <w:fldChar w:fldCharType="end"/>
            </w:r>
          </w:ins>
        </w:p>
        <w:p w14:paraId="71B87984" w14:textId="26ABAAFB" w:rsidR="00044299" w:rsidRDefault="00044299">
          <w:pPr>
            <w:pStyle w:val="TOC3"/>
            <w:tabs>
              <w:tab w:val="right" w:leader="dot" w:pos="9016"/>
            </w:tabs>
            <w:rPr>
              <w:ins w:id="304" w:author="Andrew Instone-Cowie" w:date="2025-07-09T15:58:00Z" w16du:dateUtc="2025-07-09T14:58:00Z"/>
              <w:noProof/>
              <w:kern w:val="2"/>
              <w:sz w:val="24"/>
              <w:szCs w:val="24"/>
              <w:lang w:val="en-GB" w:eastAsia="en-GB"/>
              <w14:ligatures w14:val="standardContextual"/>
            </w:rPr>
          </w:pPr>
          <w:ins w:id="30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"_Toc202969188"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Inter-Blow Interval Requirements</w:t>
            </w:r>
            <w:r>
              <w:rPr>
                <w:noProof/>
                <w:webHidden/>
              </w:rPr>
              <w:tab/>
            </w:r>
            <w:r>
              <w:rPr>
                <w:noProof/>
                <w:webHidden/>
              </w:rPr>
              <w:fldChar w:fldCharType="begin"/>
            </w:r>
            <w:r>
              <w:rPr>
                <w:noProof/>
                <w:webHidden/>
              </w:rPr>
              <w:instrText xml:space="preserve"> PAGEREF _Toc202969188 \h </w:instrText>
            </w:r>
            <w:r>
              <w:rPr>
                <w:noProof/>
                <w:webHidden/>
              </w:rPr>
            </w:r>
            <w:r>
              <w:rPr>
                <w:noProof/>
                <w:webHidden/>
              </w:rPr>
              <w:fldChar w:fldCharType="separate"/>
            </w:r>
          </w:ins>
          <w:ins w:id="306" w:author="Andrew Instone-Cowie" w:date="2025-07-09T16:02:00Z" w16du:dateUtc="2025-07-09T15:02:00Z">
            <w:r>
              <w:rPr>
                <w:noProof/>
                <w:webHidden/>
              </w:rPr>
              <w:t>58</w:t>
            </w:r>
          </w:ins>
          <w:ins w:id="307" w:author="Andrew Instone-Cowie" w:date="2025-07-09T15:58:00Z" w16du:dateUtc="2025-07-09T14:58:00Z">
            <w:r>
              <w:rPr>
                <w:noProof/>
                <w:webHidden/>
              </w:rPr>
              <w:fldChar w:fldCharType="end"/>
            </w:r>
            <w:r w:rsidRPr="00C12F6E">
              <w:rPr>
                <w:rStyle w:val="Hyperlink"/>
                <w:noProof/>
              </w:rPr>
              <w:fldChar w:fldCharType="end"/>
            </w:r>
          </w:ins>
        </w:p>
        <w:p w14:paraId="4D1AAADF" w14:textId="64F65F49" w:rsidR="00044299" w:rsidRDefault="00044299">
          <w:pPr>
            <w:pStyle w:val="TOC3"/>
            <w:tabs>
              <w:tab w:val="right" w:leader="dot" w:pos="9016"/>
            </w:tabs>
            <w:rPr>
              <w:ins w:id="308" w:author="Andrew Instone-Cowie" w:date="2025-07-09T15:58:00Z" w16du:dateUtc="2025-07-09T14:58:00Z"/>
              <w:noProof/>
              <w:kern w:val="2"/>
              <w:sz w:val="24"/>
              <w:szCs w:val="24"/>
              <w:lang w:val="en-GB" w:eastAsia="en-GB"/>
              <w14:ligatures w14:val="standardContextual"/>
            </w:rPr>
          </w:pPr>
          <w:ins w:id="30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"_Toc202969189"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Inter-Row Interval Requirements</w:t>
            </w:r>
            <w:r>
              <w:rPr>
                <w:noProof/>
                <w:webHidden/>
              </w:rPr>
              <w:tab/>
            </w:r>
            <w:r>
              <w:rPr>
                <w:noProof/>
                <w:webHidden/>
              </w:rPr>
              <w:fldChar w:fldCharType="begin"/>
            </w:r>
            <w:r>
              <w:rPr>
                <w:noProof/>
                <w:webHidden/>
              </w:rPr>
              <w:instrText xml:space="preserve"> PAGEREF _Toc202969189 \h </w:instrText>
            </w:r>
            <w:r>
              <w:rPr>
                <w:noProof/>
                <w:webHidden/>
              </w:rPr>
            </w:r>
            <w:r>
              <w:rPr>
                <w:noProof/>
                <w:webHidden/>
              </w:rPr>
              <w:fldChar w:fldCharType="separate"/>
            </w:r>
          </w:ins>
          <w:ins w:id="310" w:author="Andrew Instone-Cowie" w:date="2025-07-09T16:02:00Z" w16du:dateUtc="2025-07-09T15:02:00Z">
            <w:r>
              <w:rPr>
                <w:noProof/>
                <w:webHidden/>
              </w:rPr>
              <w:t>59</w:t>
            </w:r>
          </w:ins>
          <w:ins w:id="311" w:author="Andrew Instone-Cowie" w:date="2025-07-09T15:58:00Z" w16du:dateUtc="2025-07-09T14:58:00Z">
            <w:r>
              <w:rPr>
                <w:noProof/>
                <w:webHidden/>
              </w:rPr>
              <w:fldChar w:fldCharType="end"/>
            </w:r>
            <w:r w:rsidRPr="00C12F6E">
              <w:rPr>
                <w:rStyle w:val="Hyperlink"/>
                <w:noProof/>
              </w:rPr>
              <w:fldChar w:fldCharType="end"/>
            </w:r>
          </w:ins>
        </w:p>
        <w:p w14:paraId="131A18D6" w14:textId="0A61D9A4" w:rsidR="00044299" w:rsidRDefault="00044299">
          <w:pPr>
            <w:pStyle w:val="TOC3"/>
            <w:tabs>
              <w:tab w:val="right" w:leader="dot" w:pos="9016"/>
            </w:tabs>
            <w:rPr>
              <w:ins w:id="312" w:author="Andrew Instone-Cowie" w:date="2025-07-09T15:58:00Z" w16du:dateUtc="2025-07-09T14:58:00Z"/>
              <w:noProof/>
              <w:kern w:val="2"/>
              <w:sz w:val="24"/>
              <w:szCs w:val="24"/>
              <w:lang w:val="en-GB" w:eastAsia="en-GB"/>
              <w14:ligatures w14:val="standardContextual"/>
            </w:rPr>
          </w:pPr>
          <w:ins w:id="31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"_Toc202969190"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Sensor Pulse Duration</w:t>
            </w:r>
            <w:r>
              <w:rPr>
                <w:noProof/>
                <w:webHidden/>
              </w:rPr>
              <w:tab/>
            </w:r>
            <w:r>
              <w:rPr>
                <w:noProof/>
                <w:webHidden/>
              </w:rPr>
              <w:fldChar w:fldCharType="begin"/>
            </w:r>
            <w:r>
              <w:rPr>
                <w:noProof/>
                <w:webHidden/>
              </w:rPr>
              <w:instrText xml:space="preserve"> PAGEREF _Toc202969190 \h </w:instrText>
            </w:r>
            <w:r>
              <w:rPr>
                <w:noProof/>
                <w:webHidden/>
              </w:rPr>
            </w:r>
            <w:r>
              <w:rPr>
                <w:noProof/>
                <w:webHidden/>
              </w:rPr>
              <w:fldChar w:fldCharType="separate"/>
            </w:r>
          </w:ins>
          <w:ins w:id="314" w:author="Andrew Instone-Cowie" w:date="2025-07-09T16:02:00Z" w16du:dateUtc="2025-07-09T15:02:00Z">
            <w:r>
              <w:rPr>
                <w:noProof/>
                <w:webHidden/>
              </w:rPr>
              <w:t>59</w:t>
            </w:r>
          </w:ins>
          <w:ins w:id="315" w:author="Andrew Instone-Cowie" w:date="2025-07-09T15:58:00Z" w16du:dateUtc="2025-07-09T14:58:00Z">
            <w:r>
              <w:rPr>
                <w:noProof/>
                <w:webHidden/>
              </w:rPr>
              <w:fldChar w:fldCharType="end"/>
            </w:r>
            <w:r w:rsidRPr="00C12F6E">
              <w:rPr>
                <w:rStyle w:val="Hyperlink"/>
                <w:noProof/>
              </w:rPr>
              <w:fldChar w:fldCharType="end"/>
            </w:r>
          </w:ins>
        </w:p>
        <w:p w14:paraId="6B378BD4" w14:textId="4DAA3A0C" w:rsidR="00044299" w:rsidRDefault="00044299">
          <w:pPr>
            <w:pStyle w:val="TOC2"/>
            <w:tabs>
              <w:tab w:val="right" w:leader="dot" w:pos="9016"/>
            </w:tabs>
            <w:rPr>
              <w:ins w:id="316" w:author="Andrew Instone-Cowie" w:date="2025-07-09T15:58:00Z" w16du:dateUtc="2025-07-09T14:58:00Z"/>
              <w:rFonts w:eastAsiaTheme="minorEastAsia"/>
              <w:noProof/>
              <w:kern w:val="2"/>
              <w:sz w:val="24"/>
              <w:szCs w:val="24"/>
              <w:lang w:eastAsia="en-GB"/>
              <w14:ligatures w14:val="standardContextual"/>
            </w:rPr>
          </w:pPr>
          <w:ins w:id="31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"_Toc202969191"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Potential Problems</w:t>
            </w:r>
            <w:r>
              <w:rPr>
                <w:noProof/>
                <w:webHidden/>
              </w:rPr>
              <w:tab/>
            </w:r>
            <w:r>
              <w:rPr>
                <w:noProof/>
                <w:webHidden/>
              </w:rPr>
              <w:fldChar w:fldCharType="begin"/>
            </w:r>
            <w:r>
              <w:rPr>
                <w:noProof/>
                <w:webHidden/>
              </w:rPr>
              <w:instrText xml:space="preserve"> PAGEREF _Toc202969191 \h </w:instrText>
            </w:r>
            <w:r>
              <w:rPr>
                <w:noProof/>
                <w:webHidden/>
              </w:rPr>
            </w:r>
            <w:r>
              <w:rPr>
                <w:noProof/>
                <w:webHidden/>
              </w:rPr>
              <w:fldChar w:fldCharType="separate"/>
            </w:r>
          </w:ins>
          <w:ins w:id="318" w:author="Andrew Instone-Cowie" w:date="2025-07-09T16:02:00Z" w16du:dateUtc="2025-07-09T15:02:00Z">
            <w:r>
              <w:rPr>
                <w:noProof/>
                <w:webHidden/>
              </w:rPr>
              <w:t>61</w:t>
            </w:r>
          </w:ins>
          <w:ins w:id="319" w:author="Andrew Instone-Cowie" w:date="2025-07-09T15:58:00Z" w16du:dateUtc="2025-07-09T14:58:00Z">
            <w:r>
              <w:rPr>
                <w:noProof/>
                <w:webHidden/>
              </w:rPr>
              <w:fldChar w:fldCharType="end"/>
            </w:r>
            <w:r w:rsidRPr="00C12F6E">
              <w:rPr>
                <w:rStyle w:val="Hyperlink"/>
                <w:noProof/>
              </w:rPr>
              <w:fldChar w:fldCharType="end"/>
            </w:r>
          </w:ins>
        </w:p>
        <w:p w14:paraId="4CFC25CC" w14:textId="0A5344E4" w:rsidR="00044299" w:rsidRDefault="00044299">
          <w:pPr>
            <w:pStyle w:val="TOC3"/>
            <w:tabs>
              <w:tab w:val="right" w:leader="dot" w:pos="9016"/>
            </w:tabs>
            <w:rPr>
              <w:ins w:id="320" w:author="Andrew Instone-Cowie" w:date="2025-07-09T15:58:00Z" w16du:dateUtc="2025-07-09T14:58:00Z"/>
              <w:noProof/>
              <w:kern w:val="2"/>
              <w:sz w:val="24"/>
              <w:szCs w:val="24"/>
              <w:lang w:val="en-GB" w:eastAsia="en-GB"/>
              <w14:ligatures w14:val="standardContextual"/>
            </w:rPr>
          </w:pPr>
          <w:ins w:id="32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"_Toc202969192"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Missed Sensor Signals</w:t>
            </w:r>
            <w:r>
              <w:rPr>
                <w:noProof/>
                <w:webHidden/>
              </w:rPr>
              <w:tab/>
            </w:r>
            <w:r>
              <w:rPr>
                <w:noProof/>
                <w:webHidden/>
              </w:rPr>
              <w:fldChar w:fldCharType="begin"/>
            </w:r>
            <w:r>
              <w:rPr>
                <w:noProof/>
                <w:webHidden/>
              </w:rPr>
              <w:instrText xml:space="preserve"> PAGEREF _Toc202969192 \h </w:instrText>
            </w:r>
            <w:r>
              <w:rPr>
                <w:noProof/>
                <w:webHidden/>
              </w:rPr>
            </w:r>
            <w:r>
              <w:rPr>
                <w:noProof/>
                <w:webHidden/>
              </w:rPr>
              <w:fldChar w:fldCharType="separate"/>
            </w:r>
          </w:ins>
          <w:ins w:id="322" w:author="Andrew Instone-Cowie" w:date="2025-07-09T16:02:00Z" w16du:dateUtc="2025-07-09T15:02:00Z">
            <w:r>
              <w:rPr>
                <w:noProof/>
                <w:webHidden/>
              </w:rPr>
              <w:t>61</w:t>
            </w:r>
          </w:ins>
          <w:ins w:id="323" w:author="Andrew Instone-Cowie" w:date="2025-07-09T15:58:00Z" w16du:dateUtc="2025-07-09T14:58:00Z">
            <w:r>
              <w:rPr>
                <w:noProof/>
                <w:webHidden/>
              </w:rPr>
              <w:fldChar w:fldCharType="end"/>
            </w:r>
            <w:r w:rsidRPr="00C12F6E">
              <w:rPr>
                <w:rStyle w:val="Hyperlink"/>
                <w:noProof/>
              </w:rPr>
              <w:fldChar w:fldCharType="end"/>
            </w:r>
          </w:ins>
        </w:p>
        <w:p w14:paraId="0042DE9A" w14:textId="421D3B32" w:rsidR="00044299" w:rsidRDefault="00044299">
          <w:pPr>
            <w:pStyle w:val="TOC3"/>
            <w:tabs>
              <w:tab w:val="right" w:leader="dot" w:pos="9016"/>
            </w:tabs>
            <w:rPr>
              <w:ins w:id="324" w:author="Andrew Instone-Cowie" w:date="2025-07-09T15:58:00Z" w16du:dateUtc="2025-07-09T14:58:00Z"/>
              <w:noProof/>
              <w:kern w:val="2"/>
              <w:sz w:val="24"/>
              <w:szCs w:val="24"/>
              <w:lang w:val="en-GB" w:eastAsia="en-GB"/>
              <w14:ligatures w14:val="standardContextual"/>
            </w:rPr>
          </w:pPr>
          <w:ins w:id="32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"_Toc202969193"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Duplicated Sensor Signals</w:t>
            </w:r>
            <w:r>
              <w:rPr>
                <w:noProof/>
                <w:webHidden/>
              </w:rPr>
              <w:tab/>
            </w:r>
            <w:r>
              <w:rPr>
                <w:noProof/>
                <w:webHidden/>
              </w:rPr>
              <w:fldChar w:fldCharType="begin"/>
            </w:r>
            <w:r>
              <w:rPr>
                <w:noProof/>
                <w:webHidden/>
              </w:rPr>
              <w:instrText xml:space="preserve"> PAGEREF _Toc202969193 \h </w:instrText>
            </w:r>
            <w:r>
              <w:rPr>
                <w:noProof/>
                <w:webHidden/>
              </w:rPr>
            </w:r>
            <w:r>
              <w:rPr>
                <w:noProof/>
                <w:webHidden/>
              </w:rPr>
              <w:fldChar w:fldCharType="separate"/>
            </w:r>
          </w:ins>
          <w:ins w:id="326" w:author="Andrew Instone-Cowie" w:date="2025-07-09T16:02:00Z" w16du:dateUtc="2025-07-09T15:02:00Z">
            <w:r>
              <w:rPr>
                <w:noProof/>
                <w:webHidden/>
              </w:rPr>
              <w:t>61</w:t>
            </w:r>
          </w:ins>
          <w:ins w:id="327" w:author="Andrew Instone-Cowie" w:date="2025-07-09T15:58:00Z" w16du:dateUtc="2025-07-09T14:58:00Z">
            <w:r>
              <w:rPr>
                <w:noProof/>
                <w:webHidden/>
              </w:rPr>
              <w:fldChar w:fldCharType="end"/>
            </w:r>
            <w:r w:rsidRPr="00C12F6E">
              <w:rPr>
                <w:rStyle w:val="Hyperlink"/>
                <w:noProof/>
              </w:rPr>
              <w:fldChar w:fldCharType="end"/>
            </w:r>
          </w:ins>
        </w:p>
        <w:p w14:paraId="2062651B" w14:textId="7925C17B" w:rsidR="00044299" w:rsidRDefault="00044299">
          <w:pPr>
            <w:pStyle w:val="TOC3"/>
            <w:tabs>
              <w:tab w:val="right" w:leader="dot" w:pos="9016"/>
            </w:tabs>
            <w:rPr>
              <w:ins w:id="328" w:author="Andrew Instone-Cowie" w:date="2025-07-09T15:58:00Z" w16du:dateUtc="2025-07-09T14:58:00Z"/>
              <w:noProof/>
              <w:kern w:val="2"/>
              <w:sz w:val="24"/>
              <w:szCs w:val="24"/>
              <w:lang w:val="en-GB" w:eastAsia="en-GB"/>
              <w14:ligatures w14:val="standardContextual"/>
            </w:rPr>
          </w:pPr>
          <w:ins w:id="32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"_Toc202969194"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Variable Odd-Struckness</w:t>
            </w:r>
            <w:r>
              <w:rPr>
                <w:noProof/>
                <w:webHidden/>
              </w:rPr>
              <w:tab/>
            </w:r>
            <w:r>
              <w:rPr>
                <w:noProof/>
                <w:webHidden/>
              </w:rPr>
              <w:fldChar w:fldCharType="begin"/>
            </w:r>
            <w:r>
              <w:rPr>
                <w:noProof/>
                <w:webHidden/>
              </w:rPr>
              <w:instrText xml:space="preserve"> PAGEREF _Toc202969194 \h </w:instrText>
            </w:r>
            <w:r>
              <w:rPr>
                <w:noProof/>
                <w:webHidden/>
              </w:rPr>
            </w:r>
            <w:r>
              <w:rPr>
                <w:noProof/>
                <w:webHidden/>
              </w:rPr>
              <w:fldChar w:fldCharType="separate"/>
            </w:r>
          </w:ins>
          <w:ins w:id="330" w:author="Andrew Instone-Cowie" w:date="2025-07-09T16:02:00Z" w16du:dateUtc="2025-07-09T15:02:00Z">
            <w:r>
              <w:rPr>
                <w:noProof/>
                <w:webHidden/>
              </w:rPr>
              <w:t>62</w:t>
            </w:r>
          </w:ins>
          <w:ins w:id="331" w:author="Andrew Instone-Cowie" w:date="2025-07-09T15:58:00Z" w16du:dateUtc="2025-07-09T14:58:00Z">
            <w:r>
              <w:rPr>
                <w:noProof/>
                <w:webHidden/>
              </w:rPr>
              <w:fldChar w:fldCharType="end"/>
            </w:r>
            <w:r w:rsidRPr="00C12F6E">
              <w:rPr>
                <w:rStyle w:val="Hyperlink"/>
                <w:noProof/>
              </w:rPr>
              <w:fldChar w:fldCharType="end"/>
            </w:r>
          </w:ins>
        </w:p>
        <w:p w14:paraId="79CD8842" w14:textId="1B5A68DF" w:rsidR="00044299" w:rsidRDefault="00044299">
          <w:pPr>
            <w:pStyle w:val="TOC3"/>
            <w:tabs>
              <w:tab w:val="right" w:leader="dot" w:pos="9016"/>
            </w:tabs>
            <w:rPr>
              <w:ins w:id="332" w:author="Andrew Instone-Cowie" w:date="2025-07-09T15:58:00Z" w16du:dateUtc="2025-07-09T14:58:00Z"/>
              <w:noProof/>
              <w:kern w:val="2"/>
              <w:sz w:val="24"/>
              <w:szCs w:val="24"/>
              <w:lang w:val="en-GB" w:eastAsia="en-GB"/>
              <w14:ligatures w14:val="standardContextual"/>
            </w:rPr>
          </w:pPr>
          <w:ins w:id="33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"_Toc202969195"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Latency</w:t>
            </w:r>
            <w:r>
              <w:rPr>
                <w:noProof/>
                <w:webHidden/>
              </w:rPr>
              <w:tab/>
            </w:r>
            <w:r>
              <w:rPr>
                <w:noProof/>
                <w:webHidden/>
              </w:rPr>
              <w:fldChar w:fldCharType="begin"/>
            </w:r>
            <w:r>
              <w:rPr>
                <w:noProof/>
                <w:webHidden/>
              </w:rPr>
              <w:instrText xml:space="preserve"> PAGEREF _Toc202969195 \h </w:instrText>
            </w:r>
            <w:r>
              <w:rPr>
                <w:noProof/>
                <w:webHidden/>
              </w:rPr>
            </w:r>
            <w:r>
              <w:rPr>
                <w:noProof/>
                <w:webHidden/>
              </w:rPr>
              <w:fldChar w:fldCharType="separate"/>
            </w:r>
          </w:ins>
          <w:ins w:id="334" w:author="Andrew Instone-Cowie" w:date="2025-07-09T16:02:00Z" w16du:dateUtc="2025-07-09T15:02:00Z">
            <w:r>
              <w:rPr>
                <w:noProof/>
                <w:webHidden/>
              </w:rPr>
              <w:t>63</w:t>
            </w:r>
          </w:ins>
          <w:ins w:id="335" w:author="Andrew Instone-Cowie" w:date="2025-07-09T15:58:00Z" w16du:dateUtc="2025-07-09T14:58:00Z">
            <w:r>
              <w:rPr>
                <w:noProof/>
                <w:webHidden/>
              </w:rPr>
              <w:fldChar w:fldCharType="end"/>
            </w:r>
            <w:r w:rsidRPr="00C12F6E">
              <w:rPr>
                <w:rStyle w:val="Hyperlink"/>
                <w:noProof/>
              </w:rPr>
              <w:fldChar w:fldCharType="end"/>
            </w:r>
          </w:ins>
        </w:p>
        <w:p w14:paraId="5CF15731" w14:textId="26F51A1B" w:rsidR="00044299" w:rsidRDefault="00044299">
          <w:pPr>
            <w:pStyle w:val="TOC2"/>
            <w:tabs>
              <w:tab w:val="right" w:leader="dot" w:pos="9016"/>
            </w:tabs>
            <w:rPr>
              <w:ins w:id="336" w:author="Andrew Instone-Cowie" w:date="2025-07-09T15:58:00Z" w16du:dateUtc="2025-07-09T14:58:00Z"/>
              <w:rFonts w:eastAsiaTheme="minorEastAsia"/>
              <w:noProof/>
              <w:kern w:val="2"/>
              <w:sz w:val="24"/>
              <w:szCs w:val="24"/>
              <w:lang w:eastAsia="en-GB"/>
              <w14:ligatures w14:val="standardContextual"/>
            </w:rPr>
          </w:pPr>
          <w:ins w:id="33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"_Toc202969196"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Software Development &amp; Compatibility</w:t>
            </w:r>
            <w:r>
              <w:rPr>
                <w:noProof/>
                <w:webHidden/>
              </w:rPr>
              <w:tab/>
            </w:r>
            <w:r>
              <w:rPr>
                <w:noProof/>
                <w:webHidden/>
              </w:rPr>
              <w:fldChar w:fldCharType="begin"/>
            </w:r>
            <w:r>
              <w:rPr>
                <w:noProof/>
                <w:webHidden/>
              </w:rPr>
              <w:instrText xml:space="preserve"> PAGEREF _Toc202969196 \h </w:instrText>
            </w:r>
            <w:r>
              <w:rPr>
                <w:noProof/>
                <w:webHidden/>
              </w:rPr>
            </w:r>
            <w:r>
              <w:rPr>
                <w:noProof/>
                <w:webHidden/>
              </w:rPr>
              <w:fldChar w:fldCharType="separate"/>
            </w:r>
          </w:ins>
          <w:ins w:id="338" w:author="Andrew Instone-Cowie" w:date="2025-07-09T16:02:00Z" w16du:dateUtc="2025-07-09T15:02:00Z">
            <w:r>
              <w:rPr>
                <w:noProof/>
                <w:webHidden/>
              </w:rPr>
              <w:t>66</w:t>
            </w:r>
          </w:ins>
          <w:ins w:id="339" w:author="Andrew Instone-Cowie" w:date="2025-07-09T15:58:00Z" w16du:dateUtc="2025-07-09T14:58:00Z">
            <w:r>
              <w:rPr>
                <w:noProof/>
                <w:webHidden/>
              </w:rPr>
              <w:fldChar w:fldCharType="end"/>
            </w:r>
            <w:r w:rsidRPr="00C12F6E">
              <w:rPr>
                <w:rStyle w:val="Hyperlink"/>
                <w:noProof/>
              </w:rPr>
              <w:fldChar w:fldCharType="end"/>
            </w:r>
          </w:ins>
        </w:p>
        <w:p w14:paraId="31AADF86" w14:textId="609A279E" w:rsidR="00044299" w:rsidRDefault="00044299">
          <w:pPr>
            <w:pStyle w:val="TOC3"/>
            <w:tabs>
              <w:tab w:val="right" w:leader="dot" w:pos="9016"/>
            </w:tabs>
            <w:rPr>
              <w:ins w:id="340" w:author="Andrew Instone-Cowie" w:date="2025-07-09T15:58:00Z" w16du:dateUtc="2025-07-09T14:58:00Z"/>
              <w:noProof/>
              <w:kern w:val="2"/>
              <w:sz w:val="24"/>
              <w:szCs w:val="24"/>
              <w:lang w:val="en-GB" w:eastAsia="en-GB"/>
              <w14:ligatures w14:val="standardContextual"/>
            </w:rPr>
          </w:pPr>
          <w:ins w:id="34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"_Toc202969197"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Development Environment</w:t>
            </w:r>
            <w:r>
              <w:rPr>
                <w:noProof/>
                <w:webHidden/>
              </w:rPr>
              <w:tab/>
            </w:r>
            <w:r>
              <w:rPr>
                <w:noProof/>
                <w:webHidden/>
              </w:rPr>
              <w:fldChar w:fldCharType="begin"/>
            </w:r>
            <w:r>
              <w:rPr>
                <w:noProof/>
                <w:webHidden/>
              </w:rPr>
              <w:instrText xml:space="preserve"> PAGEREF _Toc202969197 \h </w:instrText>
            </w:r>
            <w:r>
              <w:rPr>
                <w:noProof/>
                <w:webHidden/>
              </w:rPr>
            </w:r>
            <w:r>
              <w:rPr>
                <w:noProof/>
                <w:webHidden/>
              </w:rPr>
              <w:fldChar w:fldCharType="separate"/>
            </w:r>
          </w:ins>
          <w:ins w:id="342" w:author="Andrew Instone-Cowie" w:date="2025-07-09T16:02:00Z" w16du:dateUtc="2025-07-09T15:02:00Z">
            <w:r>
              <w:rPr>
                <w:noProof/>
                <w:webHidden/>
              </w:rPr>
              <w:t>66</w:t>
            </w:r>
          </w:ins>
          <w:ins w:id="343" w:author="Andrew Instone-Cowie" w:date="2025-07-09T15:58:00Z" w16du:dateUtc="2025-07-09T14:58:00Z">
            <w:r>
              <w:rPr>
                <w:noProof/>
                <w:webHidden/>
              </w:rPr>
              <w:fldChar w:fldCharType="end"/>
            </w:r>
            <w:r w:rsidRPr="00C12F6E">
              <w:rPr>
                <w:rStyle w:val="Hyperlink"/>
                <w:noProof/>
              </w:rPr>
              <w:fldChar w:fldCharType="end"/>
            </w:r>
          </w:ins>
        </w:p>
        <w:p w14:paraId="034DE0AA" w14:textId="24E51813" w:rsidR="00044299" w:rsidRDefault="00044299">
          <w:pPr>
            <w:pStyle w:val="TOC3"/>
            <w:tabs>
              <w:tab w:val="right" w:leader="dot" w:pos="9016"/>
            </w:tabs>
            <w:rPr>
              <w:ins w:id="344" w:author="Andrew Instone-Cowie" w:date="2025-07-09T15:58:00Z" w16du:dateUtc="2025-07-09T14:58:00Z"/>
              <w:noProof/>
              <w:kern w:val="2"/>
              <w:sz w:val="24"/>
              <w:szCs w:val="24"/>
              <w:lang w:val="en-GB" w:eastAsia="en-GB"/>
              <w14:ligatures w14:val="standardContextual"/>
            </w:rPr>
          </w:pPr>
          <w:ins w:id="34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"_Toc202969198"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Source Code Availability</w:t>
            </w:r>
            <w:r>
              <w:rPr>
                <w:noProof/>
                <w:webHidden/>
              </w:rPr>
              <w:tab/>
            </w:r>
            <w:r>
              <w:rPr>
                <w:noProof/>
                <w:webHidden/>
              </w:rPr>
              <w:fldChar w:fldCharType="begin"/>
            </w:r>
            <w:r>
              <w:rPr>
                <w:noProof/>
                <w:webHidden/>
              </w:rPr>
              <w:instrText xml:space="preserve"> PAGEREF _Toc202969198 \h </w:instrText>
            </w:r>
            <w:r>
              <w:rPr>
                <w:noProof/>
                <w:webHidden/>
              </w:rPr>
            </w:r>
            <w:r>
              <w:rPr>
                <w:noProof/>
                <w:webHidden/>
              </w:rPr>
              <w:fldChar w:fldCharType="separate"/>
            </w:r>
          </w:ins>
          <w:ins w:id="346" w:author="Andrew Instone-Cowie" w:date="2025-07-09T16:02:00Z" w16du:dateUtc="2025-07-09T15:02:00Z">
            <w:r>
              <w:rPr>
                <w:noProof/>
                <w:webHidden/>
              </w:rPr>
              <w:t>66</w:t>
            </w:r>
          </w:ins>
          <w:ins w:id="347" w:author="Andrew Instone-Cowie" w:date="2025-07-09T15:58:00Z" w16du:dateUtc="2025-07-09T14:58:00Z">
            <w:r>
              <w:rPr>
                <w:noProof/>
                <w:webHidden/>
              </w:rPr>
              <w:fldChar w:fldCharType="end"/>
            </w:r>
            <w:r w:rsidRPr="00C12F6E">
              <w:rPr>
                <w:rStyle w:val="Hyperlink"/>
                <w:noProof/>
              </w:rPr>
              <w:fldChar w:fldCharType="end"/>
            </w:r>
          </w:ins>
        </w:p>
        <w:p w14:paraId="5DB08A16" w14:textId="44402AF5" w:rsidR="00044299" w:rsidRDefault="00044299">
          <w:pPr>
            <w:pStyle w:val="TOC3"/>
            <w:tabs>
              <w:tab w:val="right" w:leader="dot" w:pos="9016"/>
            </w:tabs>
            <w:rPr>
              <w:ins w:id="348" w:author="Andrew Instone-Cowie" w:date="2025-07-09T15:58:00Z" w16du:dateUtc="2025-07-09T14:58:00Z"/>
              <w:noProof/>
              <w:kern w:val="2"/>
              <w:sz w:val="24"/>
              <w:szCs w:val="24"/>
              <w:lang w:val="en-GB" w:eastAsia="en-GB"/>
              <w14:ligatures w14:val="standardContextual"/>
            </w:rPr>
          </w:pPr>
          <w:ins w:id="34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"_Toc202969199"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Simulator Software Compatibility</w:t>
            </w:r>
            <w:r>
              <w:rPr>
                <w:noProof/>
                <w:webHidden/>
              </w:rPr>
              <w:tab/>
            </w:r>
            <w:r>
              <w:rPr>
                <w:noProof/>
                <w:webHidden/>
              </w:rPr>
              <w:fldChar w:fldCharType="begin"/>
            </w:r>
            <w:r>
              <w:rPr>
                <w:noProof/>
                <w:webHidden/>
              </w:rPr>
              <w:instrText xml:space="preserve"> PAGEREF _Toc202969199 \h </w:instrText>
            </w:r>
            <w:r>
              <w:rPr>
                <w:noProof/>
                <w:webHidden/>
              </w:rPr>
            </w:r>
            <w:r>
              <w:rPr>
                <w:noProof/>
                <w:webHidden/>
              </w:rPr>
              <w:fldChar w:fldCharType="separate"/>
            </w:r>
          </w:ins>
          <w:ins w:id="350" w:author="Andrew Instone-Cowie" w:date="2025-07-09T16:02:00Z" w16du:dateUtc="2025-07-09T15:02:00Z">
            <w:r>
              <w:rPr>
                <w:noProof/>
                <w:webHidden/>
              </w:rPr>
              <w:t>66</w:t>
            </w:r>
          </w:ins>
          <w:ins w:id="351" w:author="Andrew Instone-Cowie" w:date="2025-07-09T15:58:00Z" w16du:dateUtc="2025-07-09T14:58:00Z">
            <w:r>
              <w:rPr>
                <w:noProof/>
                <w:webHidden/>
              </w:rPr>
              <w:fldChar w:fldCharType="end"/>
            </w:r>
            <w:r w:rsidRPr="00C12F6E">
              <w:rPr>
                <w:rStyle w:val="Hyperlink"/>
                <w:noProof/>
              </w:rPr>
              <w:fldChar w:fldCharType="end"/>
            </w:r>
          </w:ins>
        </w:p>
        <w:p w14:paraId="58AE4DE7" w14:textId="23A971DE" w:rsidR="00044299" w:rsidRDefault="00044299">
          <w:pPr>
            <w:pStyle w:val="TOC1"/>
            <w:tabs>
              <w:tab w:val="right" w:leader="dot" w:pos="9016"/>
            </w:tabs>
            <w:rPr>
              <w:ins w:id="352" w:author="Andrew Instone-Cowie" w:date="2025-07-09T15:58:00Z" w16du:dateUtc="2025-07-09T14:58:00Z"/>
              <w:rFonts w:eastAsiaTheme="minorEastAsia"/>
              <w:noProof/>
              <w:kern w:val="2"/>
              <w:sz w:val="24"/>
              <w:szCs w:val="24"/>
              <w:lang w:eastAsia="en-GB"/>
              <w14:ligatures w14:val="standardContextual"/>
            </w:rPr>
          </w:pPr>
          <w:ins w:id="35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"_Toc202969200"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USB-to-Serial Adapters</w:t>
            </w:r>
            <w:r>
              <w:rPr>
                <w:noProof/>
                <w:webHidden/>
              </w:rPr>
              <w:tab/>
            </w:r>
            <w:r>
              <w:rPr>
                <w:noProof/>
                <w:webHidden/>
              </w:rPr>
              <w:fldChar w:fldCharType="begin"/>
            </w:r>
            <w:r>
              <w:rPr>
                <w:noProof/>
                <w:webHidden/>
              </w:rPr>
              <w:instrText xml:space="preserve"> PAGEREF _Toc202969200 \h </w:instrText>
            </w:r>
            <w:r>
              <w:rPr>
                <w:noProof/>
                <w:webHidden/>
              </w:rPr>
            </w:r>
            <w:r>
              <w:rPr>
                <w:noProof/>
                <w:webHidden/>
              </w:rPr>
              <w:fldChar w:fldCharType="separate"/>
            </w:r>
          </w:ins>
          <w:ins w:id="354" w:author="Andrew Instone-Cowie" w:date="2025-07-09T16:02:00Z" w16du:dateUtc="2025-07-09T15:02:00Z">
            <w:r>
              <w:rPr>
                <w:noProof/>
                <w:webHidden/>
              </w:rPr>
              <w:t>67</w:t>
            </w:r>
          </w:ins>
          <w:ins w:id="355" w:author="Andrew Instone-Cowie" w:date="2025-07-09T15:58:00Z" w16du:dateUtc="2025-07-09T14:58:00Z">
            <w:r>
              <w:rPr>
                <w:noProof/>
                <w:webHidden/>
              </w:rPr>
              <w:fldChar w:fldCharType="end"/>
            </w:r>
            <w:r w:rsidRPr="00C12F6E">
              <w:rPr>
                <w:rStyle w:val="Hyperlink"/>
                <w:noProof/>
              </w:rPr>
              <w:fldChar w:fldCharType="end"/>
            </w:r>
          </w:ins>
        </w:p>
        <w:p w14:paraId="31EF7494" w14:textId="35B7E68A" w:rsidR="00044299" w:rsidRDefault="00044299">
          <w:pPr>
            <w:pStyle w:val="TOC3"/>
            <w:tabs>
              <w:tab w:val="right" w:leader="dot" w:pos="9016"/>
            </w:tabs>
            <w:rPr>
              <w:ins w:id="356" w:author="Andrew Instone-Cowie" w:date="2025-07-09T15:58:00Z" w16du:dateUtc="2025-07-09T14:58:00Z"/>
              <w:noProof/>
              <w:kern w:val="2"/>
              <w:sz w:val="24"/>
              <w:szCs w:val="24"/>
              <w:lang w:val="en-GB" w:eastAsia="en-GB"/>
              <w14:ligatures w14:val="standardContextual"/>
            </w:rPr>
          </w:pPr>
          <w:ins w:id="35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"_Toc202969201"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Driver Installation</w:t>
            </w:r>
            <w:r>
              <w:rPr>
                <w:noProof/>
                <w:webHidden/>
              </w:rPr>
              <w:tab/>
            </w:r>
            <w:r>
              <w:rPr>
                <w:noProof/>
                <w:webHidden/>
              </w:rPr>
              <w:fldChar w:fldCharType="begin"/>
            </w:r>
            <w:r>
              <w:rPr>
                <w:noProof/>
                <w:webHidden/>
              </w:rPr>
              <w:instrText xml:space="preserve"> PAGEREF _Toc202969201 \h </w:instrText>
            </w:r>
            <w:r>
              <w:rPr>
                <w:noProof/>
                <w:webHidden/>
              </w:rPr>
            </w:r>
            <w:r>
              <w:rPr>
                <w:noProof/>
                <w:webHidden/>
              </w:rPr>
              <w:fldChar w:fldCharType="separate"/>
            </w:r>
          </w:ins>
          <w:ins w:id="358" w:author="Andrew Instone-Cowie" w:date="2025-07-09T16:02:00Z" w16du:dateUtc="2025-07-09T15:02:00Z">
            <w:r>
              <w:rPr>
                <w:noProof/>
                <w:webHidden/>
              </w:rPr>
              <w:t>68</w:t>
            </w:r>
          </w:ins>
          <w:ins w:id="359" w:author="Andrew Instone-Cowie" w:date="2025-07-09T15:58:00Z" w16du:dateUtc="2025-07-09T14:58:00Z">
            <w:r>
              <w:rPr>
                <w:noProof/>
                <w:webHidden/>
              </w:rPr>
              <w:fldChar w:fldCharType="end"/>
            </w:r>
            <w:r w:rsidRPr="00C12F6E">
              <w:rPr>
                <w:rStyle w:val="Hyperlink"/>
                <w:noProof/>
              </w:rPr>
              <w:fldChar w:fldCharType="end"/>
            </w:r>
          </w:ins>
        </w:p>
        <w:p w14:paraId="4A582D8D" w14:textId="79FB2163" w:rsidR="00044299" w:rsidRDefault="00044299">
          <w:pPr>
            <w:pStyle w:val="TOC3"/>
            <w:tabs>
              <w:tab w:val="right" w:leader="dot" w:pos="9016"/>
            </w:tabs>
            <w:rPr>
              <w:ins w:id="360" w:author="Andrew Instone-Cowie" w:date="2025-07-09T15:58:00Z" w16du:dateUtc="2025-07-09T14:58:00Z"/>
              <w:noProof/>
              <w:kern w:val="2"/>
              <w:sz w:val="24"/>
              <w:szCs w:val="24"/>
              <w:lang w:val="en-GB" w:eastAsia="en-GB"/>
              <w14:ligatures w14:val="standardContextual"/>
            </w:rPr>
          </w:pPr>
          <w:ins w:id="36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"_Toc202969202"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Driver Verification</w:t>
            </w:r>
            <w:r>
              <w:rPr>
                <w:noProof/>
                <w:webHidden/>
              </w:rPr>
              <w:tab/>
            </w:r>
            <w:r>
              <w:rPr>
                <w:noProof/>
                <w:webHidden/>
              </w:rPr>
              <w:fldChar w:fldCharType="begin"/>
            </w:r>
            <w:r>
              <w:rPr>
                <w:noProof/>
                <w:webHidden/>
              </w:rPr>
              <w:instrText xml:space="preserve"> PAGEREF _Toc202969202 \h </w:instrText>
            </w:r>
            <w:r>
              <w:rPr>
                <w:noProof/>
                <w:webHidden/>
              </w:rPr>
            </w:r>
            <w:r>
              <w:rPr>
                <w:noProof/>
                <w:webHidden/>
              </w:rPr>
              <w:fldChar w:fldCharType="separate"/>
            </w:r>
          </w:ins>
          <w:ins w:id="362" w:author="Andrew Instone-Cowie" w:date="2025-07-09T16:02:00Z" w16du:dateUtc="2025-07-09T15:02:00Z">
            <w:r>
              <w:rPr>
                <w:noProof/>
                <w:webHidden/>
              </w:rPr>
              <w:t>70</w:t>
            </w:r>
          </w:ins>
          <w:ins w:id="363" w:author="Andrew Instone-Cowie" w:date="2025-07-09T15:58:00Z" w16du:dateUtc="2025-07-09T14:58:00Z">
            <w:r>
              <w:rPr>
                <w:noProof/>
                <w:webHidden/>
              </w:rPr>
              <w:fldChar w:fldCharType="end"/>
            </w:r>
            <w:r w:rsidRPr="00C12F6E">
              <w:rPr>
                <w:rStyle w:val="Hyperlink"/>
                <w:noProof/>
              </w:rPr>
              <w:fldChar w:fldCharType="end"/>
            </w:r>
          </w:ins>
        </w:p>
        <w:p w14:paraId="33D8679E" w14:textId="6335E217" w:rsidR="00044299" w:rsidRDefault="00044299">
          <w:pPr>
            <w:pStyle w:val="TOC3"/>
            <w:tabs>
              <w:tab w:val="right" w:leader="dot" w:pos="9016"/>
            </w:tabs>
            <w:rPr>
              <w:ins w:id="364" w:author="Andrew Instone-Cowie" w:date="2025-07-09T15:58:00Z" w16du:dateUtc="2025-07-09T14:58:00Z"/>
              <w:noProof/>
              <w:kern w:val="2"/>
              <w:sz w:val="24"/>
              <w:szCs w:val="24"/>
              <w:lang w:val="en-GB" w:eastAsia="en-GB"/>
              <w14:ligatures w14:val="standardContextual"/>
            </w:rPr>
          </w:pPr>
          <w:ins w:id="36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"_Toc202969203"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COM Port Reconfiguration</w:t>
            </w:r>
            <w:r>
              <w:rPr>
                <w:noProof/>
                <w:webHidden/>
              </w:rPr>
              <w:tab/>
            </w:r>
            <w:r>
              <w:rPr>
                <w:noProof/>
                <w:webHidden/>
              </w:rPr>
              <w:fldChar w:fldCharType="begin"/>
            </w:r>
            <w:r>
              <w:rPr>
                <w:noProof/>
                <w:webHidden/>
              </w:rPr>
              <w:instrText xml:space="preserve"> PAGEREF _Toc202969203 \h </w:instrText>
            </w:r>
            <w:r>
              <w:rPr>
                <w:noProof/>
                <w:webHidden/>
              </w:rPr>
            </w:r>
            <w:r>
              <w:rPr>
                <w:noProof/>
                <w:webHidden/>
              </w:rPr>
              <w:fldChar w:fldCharType="separate"/>
            </w:r>
          </w:ins>
          <w:ins w:id="366" w:author="Andrew Instone-Cowie" w:date="2025-07-09T16:02:00Z" w16du:dateUtc="2025-07-09T15:02:00Z">
            <w:r>
              <w:rPr>
                <w:noProof/>
                <w:webHidden/>
              </w:rPr>
              <w:t>73</w:t>
            </w:r>
          </w:ins>
          <w:ins w:id="367" w:author="Andrew Instone-Cowie" w:date="2025-07-09T15:58:00Z" w16du:dateUtc="2025-07-09T14:58:00Z">
            <w:r>
              <w:rPr>
                <w:noProof/>
                <w:webHidden/>
              </w:rPr>
              <w:fldChar w:fldCharType="end"/>
            </w:r>
            <w:r w:rsidRPr="00C12F6E">
              <w:rPr>
                <w:rStyle w:val="Hyperlink"/>
                <w:noProof/>
              </w:rPr>
              <w:fldChar w:fldCharType="end"/>
            </w:r>
          </w:ins>
        </w:p>
        <w:p w14:paraId="100BF9BC" w14:textId="28226A4F" w:rsidR="00044299" w:rsidRDefault="00044299">
          <w:pPr>
            <w:pStyle w:val="TOC1"/>
            <w:tabs>
              <w:tab w:val="right" w:leader="dot" w:pos="9016"/>
            </w:tabs>
            <w:rPr>
              <w:ins w:id="368" w:author="Andrew Instone-Cowie" w:date="2025-07-09T15:58:00Z" w16du:dateUtc="2025-07-09T14:58:00Z"/>
              <w:rFonts w:eastAsiaTheme="minorEastAsia"/>
              <w:noProof/>
              <w:kern w:val="2"/>
              <w:sz w:val="24"/>
              <w:szCs w:val="24"/>
              <w:lang w:eastAsia="en-GB"/>
              <w14:ligatures w14:val="standardContextual"/>
            </w:rPr>
          </w:pPr>
          <w:ins w:id="36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"_Toc202969204"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Interconnecting Type 1 &amp; Type 2 Simulators</w:t>
            </w:r>
            <w:r>
              <w:rPr>
                <w:noProof/>
                <w:webHidden/>
              </w:rPr>
              <w:tab/>
            </w:r>
            <w:r>
              <w:rPr>
                <w:noProof/>
                <w:webHidden/>
              </w:rPr>
              <w:fldChar w:fldCharType="begin"/>
            </w:r>
            <w:r>
              <w:rPr>
                <w:noProof/>
                <w:webHidden/>
              </w:rPr>
              <w:instrText xml:space="preserve"> PAGEREF _Toc202969204 \h </w:instrText>
            </w:r>
            <w:r>
              <w:rPr>
                <w:noProof/>
                <w:webHidden/>
              </w:rPr>
            </w:r>
            <w:r>
              <w:rPr>
                <w:noProof/>
                <w:webHidden/>
              </w:rPr>
              <w:fldChar w:fldCharType="separate"/>
            </w:r>
          </w:ins>
          <w:ins w:id="370" w:author="Andrew Instone-Cowie" w:date="2025-07-09T16:02:00Z" w16du:dateUtc="2025-07-09T15:02:00Z">
            <w:r>
              <w:rPr>
                <w:noProof/>
                <w:webHidden/>
              </w:rPr>
              <w:t>77</w:t>
            </w:r>
          </w:ins>
          <w:ins w:id="371" w:author="Andrew Instone-Cowie" w:date="2025-07-09T15:58:00Z" w16du:dateUtc="2025-07-09T14:58:00Z">
            <w:r>
              <w:rPr>
                <w:noProof/>
                <w:webHidden/>
              </w:rPr>
              <w:fldChar w:fldCharType="end"/>
            </w:r>
            <w:r w:rsidRPr="00C12F6E">
              <w:rPr>
                <w:rStyle w:val="Hyperlink"/>
                <w:noProof/>
              </w:rPr>
              <w:fldChar w:fldCharType="end"/>
            </w:r>
          </w:ins>
        </w:p>
        <w:p w14:paraId="367852E6" w14:textId="1D2A9932" w:rsidR="00044299" w:rsidRDefault="00044299">
          <w:pPr>
            <w:pStyle w:val="TOC2"/>
            <w:tabs>
              <w:tab w:val="right" w:leader="dot" w:pos="9016"/>
            </w:tabs>
            <w:rPr>
              <w:ins w:id="372" w:author="Andrew Instone-Cowie" w:date="2025-07-09T15:58:00Z" w16du:dateUtc="2025-07-09T14:58:00Z"/>
              <w:rFonts w:eastAsiaTheme="minorEastAsia"/>
              <w:noProof/>
              <w:kern w:val="2"/>
              <w:sz w:val="24"/>
              <w:szCs w:val="24"/>
              <w:lang w:eastAsia="en-GB"/>
              <w14:ligatures w14:val="standardContextual"/>
            </w:rPr>
          </w:pPr>
          <w:ins w:id="37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"_Toc202969205"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Compatibility</w:t>
            </w:r>
            <w:r>
              <w:rPr>
                <w:noProof/>
                <w:webHidden/>
              </w:rPr>
              <w:tab/>
            </w:r>
            <w:r>
              <w:rPr>
                <w:noProof/>
                <w:webHidden/>
              </w:rPr>
              <w:fldChar w:fldCharType="begin"/>
            </w:r>
            <w:r>
              <w:rPr>
                <w:noProof/>
                <w:webHidden/>
              </w:rPr>
              <w:instrText xml:space="preserve"> PAGEREF _Toc202969205 \h </w:instrText>
            </w:r>
            <w:r>
              <w:rPr>
                <w:noProof/>
                <w:webHidden/>
              </w:rPr>
            </w:r>
            <w:r>
              <w:rPr>
                <w:noProof/>
                <w:webHidden/>
              </w:rPr>
              <w:fldChar w:fldCharType="separate"/>
            </w:r>
          </w:ins>
          <w:ins w:id="374" w:author="Andrew Instone-Cowie" w:date="2025-07-09T16:02:00Z" w16du:dateUtc="2025-07-09T15:02:00Z">
            <w:r>
              <w:rPr>
                <w:noProof/>
                <w:webHidden/>
              </w:rPr>
              <w:t>77</w:t>
            </w:r>
          </w:ins>
          <w:ins w:id="375" w:author="Andrew Instone-Cowie" w:date="2025-07-09T15:58:00Z" w16du:dateUtc="2025-07-09T14:58:00Z">
            <w:r>
              <w:rPr>
                <w:noProof/>
                <w:webHidden/>
              </w:rPr>
              <w:fldChar w:fldCharType="end"/>
            </w:r>
            <w:r w:rsidRPr="00C12F6E">
              <w:rPr>
                <w:rStyle w:val="Hyperlink"/>
                <w:noProof/>
              </w:rPr>
              <w:fldChar w:fldCharType="end"/>
            </w:r>
          </w:ins>
        </w:p>
        <w:p w14:paraId="411124D6" w14:textId="7597C02A" w:rsidR="00044299" w:rsidRDefault="00044299">
          <w:pPr>
            <w:pStyle w:val="TOC2"/>
            <w:tabs>
              <w:tab w:val="right" w:leader="dot" w:pos="9016"/>
            </w:tabs>
            <w:rPr>
              <w:ins w:id="376" w:author="Andrew Instone-Cowie" w:date="2025-07-09T15:58:00Z" w16du:dateUtc="2025-07-09T14:58:00Z"/>
              <w:rFonts w:eastAsiaTheme="minorEastAsia"/>
              <w:noProof/>
              <w:kern w:val="2"/>
              <w:sz w:val="24"/>
              <w:szCs w:val="24"/>
              <w:lang w:eastAsia="en-GB"/>
              <w14:ligatures w14:val="standardContextual"/>
            </w:rPr>
          </w:pPr>
          <w:ins w:id="37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"_Toc202969206"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Type 1 – Type 2 Interface Adapter</w:t>
            </w:r>
            <w:r>
              <w:rPr>
                <w:noProof/>
                <w:webHidden/>
              </w:rPr>
              <w:tab/>
            </w:r>
            <w:r>
              <w:rPr>
                <w:noProof/>
                <w:webHidden/>
              </w:rPr>
              <w:fldChar w:fldCharType="begin"/>
            </w:r>
            <w:r>
              <w:rPr>
                <w:noProof/>
                <w:webHidden/>
              </w:rPr>
              <w:instrText xml:space="preserve"> PAGEREF _Toc202969206 \h </w:instrText>
            </w:r>
            <w:r>
              <w:rPr>
                <w:noProof/>
                <w:webHidden/>
              </w:rPr>
            </w:r>
            <w:r>
              <w:rPr>
                <w:noProof/>
                <w:webHidden/>
              </w:rPr>
              <w:fldChar w:fldCharType="separate"/>
            </w:r>
          </w:ins>
          <w:ins w:id="378" w:author="Andrew Instone-Cowie" w:date="2025-07-09T16:02:00Z" w16du:dateUtc="2025-07-09T15:02:00Z">
            <w:r>
              <w:rPr>
                <w:noProof/>
                <w:webHidden/>
              </w:rPr>
              <w:t>77</w:t>
            </w:r>
          </w:ins>
          <w:ins w:id="379" w:author="Andrew Instone-Cowie" w:date="2025-07-09T15:58:00Z" w16du:dateUtc="2025-07-09T14:58:00Z">
            <w:r>
              <w:rPr>
                <w:noProof/>
                <w:webHidden/>
              </w:rPr>
              <w:fldChar w:fldCharType="end"/>
            </w:r>
            <w:r w:rsidRPr="00C12F6E">
              <w:rPr>
                <w:rStyle w:val="Hyperlink"/>
                <w:noProof/>
              </w:rPr>
              <w:fldChar w:fldCharType="end"/>
            </w:r>
          </w:ins>
        </w:p>
        <w:p w14:paraId="49BEF311" w14:textId="689BFCE5" w:rsidR="00044299" w:rsidRDefault="00044299">
          <w:pPr>
            <w:pStyle w:val="TOC2"/>
            <w:tabs>
              <w:tab w:val="right" w:leader="dot" w:pos="9016"/>
            </w:tabs>
            <w:rPr>
              <w:ins w:id="380" w:author="Andrew Instone-Cowie" w:date="2025-07-09T15:58:00Z" w16du:dateUtc="2025-07-09T14:58:00Z"/>
              <w:rFonts w:eastAsiaTheme="minorEastAsia"/>
              <w:noProof/>
              <w:kern w:val="2"/>
              <w:sz w:val="24"/>
              <w:szCs w:val="24"/>
              <w:lang w:eastAsia="en-GB"/>
              <w14:ligatures w14:val="standardContextual"/>
            </w:rPr>
          </w:pPr>
          <w:ins w:id="38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"_Toc202969207"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Schematic</w:t>
            </w:r>
            <w:r>
              <w:rPr>
                <w:noProof/>
                <w:webHidden/>
              </w:rPr>
              <w:tab/>
            </w:r>
            <w:r>
              <w:rPr>
                <w:noProof/>
                <w:webHidden/>
              </w:rPr>
              <w:fldChar w:fldCharType="begin"/>
            </w:r>
            <w:r>
              <w:rPr>
                <w:noProof/>
                <w:webHidden/>
              </w:rPr>
              <w:instrText xml:space="preserve"> PAGEREF _Toc202969207 \h </w:instrText>
            </w:r>
            <w:r>
              <w:rPr>
                <w:noProof/>
                <w:webHidden/>
              </w:rPr>
            </w:r>
            <w:r>
              <w:rPr>
                <w:noProof/>
                <w:webHidden/>
              </w:rPr>
              <w:fldChar w:fldCharType="separate"/>
            </w:r>
          </w:ins>
          <w:ins w:id="382" w:author="Andrew Instone-Cowie" w:date="2025-07-09T16:02:00Z" w16du:dateUtc="2025-07-09T15:02:00Z">
            <w:r>
              <w:rPr>
                <w:noProof/>
                <w:webHidden/>
              </w:rPr>
              <w:t>79</w:t>
            </w:r>
          </w:ins>
          <w:ins w:id="383" w:author="Andrew Instone-Cowie" w:date="2025-07-09T15:58:00Z" w16du:dateUtc="2025-07-09T14:58:00Z">
            <w:r>
              <w:rPr>
                <w:noProof/>
                <w:webHidden/>
              </w:rPr>
              <w:fldChar w:fldCharType="end"/>
            </w:r>
            <w:r w:rsidRPr="00C12F6E">
              <w:rPr>
                <w:rStyle w:val="Hyperlink"/>
                <w:noProof/>
              </w:rPr>
              <w:fldChar w:fldCharType="end"/>
            </w:r>
          </w:ins>
        </w:p>
        <w:p w14:paraId="3D7FBE66" w14:textId="4D3C86E0" w:rsidR="00044299" w:rsidRDefault="00044299">
          <w:pPr>
            <w:pStyle w:val="TOC2"/>
            <w:tabs>
              <w:tab w:val="right" w:leader="dot" w:pos="9016"/>
            </w:tabs>
            <w:rPr>
              <w:ins w:id="384" w:author="Andrew Instone-Cowie" w:date="2025-07-09T15:58:00Z" w16du:dateUtc="2025-07-09T14:58:00Z"/>
              <w:rFonts w:eastAsiaTheme="minorEastAsia"/>
              <w:noProof/>
              <w:kern w:val="2"/>
              <w:sz w:val="24"/>
              <w:szCs w:val="24"/>
              <w:lang w:eastAsia="en-GB"/>
              <w14:ligatures w14:val="standardContextual"/>
            </w:rPr>
          </w:pPr>
          <w:ins w:id="38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"_Toc202969208"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Interface Adapter PCB</w:t>
            </w:r>
            <w:r>
              <w:rPr>
                <w:noProof/>
                <w:webHidden/>
              </w:rPr>
              <w:tab/>
            </w:r>
            <w:r>
              <w:rPr>
                <w:noProof/>
                <w:webHidden/>
              </w:rPr>
              <w:fldChar w:fldCharType="begin"/>
            </w:r>
            <w:r>
              <w:rPr>
                <w:noProof/>
                <w:webHidden/>
              </w:rPr>
              <w:instrText xml:space="preserve"> PAGEREF _Toc202969208 \h </w:instrText>
            </w:r>
            <w:r>
              <w:rPr>
                <w:noProof/>
                <w:webHidden/>
              </w:rPr>
            </w:r>
            <w:r>
              <w:rPr>
                <w:noProof/>
                <w:webHidden/>
              </w:rPr>
              <w:fldChar w:fldCharType="separate"/>
            </w:r>
          </w:ins>
          <w:ins w:id="386" w:author="Andrew Instone-Cowie" w:date="2025-07-09T16:02:00Z" w16du:dateUtc="2025-07-09T15:02:00Z">
            <w:r>
              <w:rPr>
                <w:noProof/>
                <w:webHidden/>
              </w:rPr>
              <w:t>80</w:t>
            </w:r>
          </w:ins>
          <w:ins w:id="387" w:author="Andrew Instone-Cowie" w:date="2025-07-09T15:58:00Z" w16du:dateUtc="2025-07-09T14:58:00Z">
            <w:r>
              <w:rPr>
                <w:noProof/>
                <w:webHidden/>
              </w:rPr>
              <w:fldChar w:fldCharType="end"/>
            </w:r>
            <w:r w:rsidRPr="00C12F6E">
              <w:rPr>
                <w:rStyle w:val="Hyperlink"/>
                <w:noProof/>
              </w:rPr>
              <w:fldChar w:fldCharType="end"/>
            </w:r>
          </w:ins>
        </w:p>
        <w:p w14:paraId="68B8261F" w14:textId="2EFBE57C" w:rsidR="00044299" w:rsidRDefault="00044299">
          <w:pPr>
            <w:pStyle w:val="TOC3"/>
            <w:tabs>
              <w:tab w:val="right" w:leader="dot" w:pos="9016"/>
            </w:tabs>
            <w:rPr>
              <w:ins w:id="388" w:author="Andrew Instone-Cowie" w:date="2025-07-09T15:58:00Z" w16du:dateUtc="2025-07-09T14:58:00Z"/>
              <w:noProof/>
              <w:kern w:val="2"/>
              <w:sz w:val="24"/>
              <w:szCs w:val="24"/>
              <w:lang w:val="en-GB" w:eastAsia="en-GB"/>
              <w14:ligatures w14:val="standardContextual"/>
            </w:rPr>
          </w:pPr>
          <w:ins w:id="38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"_Toc202969209"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Parts List</w:t>
            </w:r>
            <w:r>
              <w:rPr>
                <w:noProof/>
                <w:webHidden/>
              </w:rPr>
              <w:tab/>
            </w:r>
            <w:r>
              <w:rPr>
                <w:noProof/>
                <w:webHidden/>
              </w:rPr>
              <w:fldChar w:fldCharType="begin"/>
            </w:r>
            <w:r>
              <w:rPr>
                <w:noProof/>
                <w:webHidden/>
              </w:rPr>
              <w:instrText xml:space="preserve"> PAGEREF _Toc202969209 \h </w:instrText>
            </w:r>
            <w:r>
              <w:rPr>
                <w:noProof/>
                <w:webHidden/>
              </w:rPr>
            </w:r>
            <w:r>
              <w:rPr>
                <w:noProof/>
                <w:webHidden/>
              </w:rPr>
              <w:fldChar w:fldCharType="separate"/>
            </w:r>
          </w:ins>
          <w:ins w:id="390" w:author="Andrew Instone-Cowie" w:date="2025-07-09T16:02:00Z" w16du:dateUtc="2025-07-09T15:02:00Z">
            <w:r>
              <w:rPr>
                <w:noProof/>
                <w:webHidden/>
              </w:rPr>
              <w:t>81</w:t>
            </w:r>
          </w:ins>
          <w:ins w:id="391" w:author="Andrew Instone-Cowie" w:date="2025-07-09T15:58:00Z" w16du:dateUtc="2025-07-09T14:58:00Z">
            <w:r>
              <w:rPr>
                <w:noProof/>
                <w:webHidden/>
              </w:rPr>
              <w:fldChar w:fldCharType="end"/>
            </w:r>
            <w:r w:rsidRPr="00C12F6E">
              <w:rPr>
                <w:rStyle w:val="Hyperlink"/>
                <w:noProof/>
              </w:rPr>
              <w:fldChar w:fldCharType="end"/>
            </w:r>
          </w:ins>
        </w:p>
        <w:p w14:paraId="7B9B4FA5" w14:textId="5758328A" w:rsidR="00044299" w:rsidRDefault="00044299">
          <w:pPr>
            <w:pStyle w:val="TOC2"/>
            <w:tabs>
              <w:tab w:val="right" w:leader="dot" w:pos="9016"/>
            </w:tabs>
            <w:rPr>
              <w:ins w:id="392" w:author="Andrew Instone-Cowie" w:date="2025-07-09T15:58:00Z" w16du:dateUtc="2025-07-09T14:58:00Z"/>
              <w:rFonts w:eastAsiaTheme="minorEastAsia"/>
              <w:noProof/>
              <w:kern w:val="2"/>
              <w:sz w:val="24"/>
              <w:szCs w:val="24"/>
              <w:lang w:eastAsia="en-GB"/>
              <w14:ligatures w14:val="standardContextual"/>
            </w:rPr>
          </w:pPr>
          <w:ins w:id="39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"_Toc202969210"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Interface Adapter Cabling</w:t>
            </w:r>
            <w:r>
              <w:rPr>
                <w:noProof/>
                <w:webHidden/>
              </w:rPr>
              <w:tab/>
            </w:r>
            <w:r>
              <w:rPr>
                <w:noProof/>
                <w:webHidden/>
              </w:rPr>
              <w:fldChar w:fldCharType="begin"/>
            </w:r>
            <w:r>
              <w:rPr>
                <w:noProof/>
                <w:webHidden/>
              </w:rPr>
              <w:instrText xml:space="preserve"> PAGEREF _Toc202969210 \h </w:instrText>
            </w:r>
            <w:r>
              <w:rPr>
                <w:noProof/>
                <w:webHidden/>
              </w:rPr>
            </w:r>
            <w:r>
              <w:rPr>
                <w:noProof/>
                <w:webHidden/>
              </w:rPr>
              <w:fldChar w:fldCharType="separate"/>
            </w:r>
          </w:ins>
          <w:ins w:id="394" w:author="Andrew Instone-Cowie" w:date="2025-07-09T16:02:00Z" w16du:dateUtc="2025-07-09T15:02:00Z">
            <w:r>
              <w:rPr>
                <w:noProof/>
                <w:webHidden/>
              </w:rPr>
              <w:t>81</w:t>
            </w:r>
          </w:ins>
          <w:ins w:id="395" w:author="Andrew Instone-Cowie" w:date="2025-07-09T15:58:00Z" w16du:dateUtc="2025-07-09T14:58:00Z">
            <w:r>
              <w:rPr>
                <w:noProof/>
                <w:webHidden/>
              </w:rPr>
              <w:fldChar w:fldCharType="end"/>
            </w:r>
            <w:r w:rsidRPr="00C12F6E">
              <w:rPr>
                <w:rStyle w:val="Hyperlink"/>
                <w:noProof/>
              </w:rPr>
              <w:fldChar w:fldCharType="end"/>
            </w:r>
          </w:ins>
        </w:p>
        <w:p w14:paraId="104B6BB9" w14:textId="7281AD5F" w:rsidR="00044299" w:rsidRDefault="00044299">
          <w:pPr>
            <w:pStyle w:val="TOC2"/>
            <w:tabs>
              <w:tab w:val="right" w:leader="dot" w:pos="9016"/>
            </w:tabs>
            <w:rPr>
              <w:ins w:id="396" w:author="Andrew Instone-Cowie" w:date="2025-07-09T15:58:00Z" w16du:dateUtc="2025-07-09T14:58:00Z"/>
              <w:rFonts w:eastAsiaTheme="minorEastAsia"/>
              <w:noProof/>
              <w:kern w:val="2"/>
              <w:sz w:val="24"/>
              <w:szCs w:val="24"/>
              <w:lang w:eastAsia="en-GB"/>
              <w14:ligatures w14:val="standardContextual"/>
            </w:rPr>
          </w:pPr>
          <w:ins w:id="39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"_Toc202969211"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Type 1 Interface Wiring Modification</w:t>
            </w:r>
            <w:r>
              <w:rPr>
                <w:noProof/>
                <w:webHidden/>
              </w:rPr>
              <w:tab/>
            </w:r>
            <w:r>
              <w:rPr>
                <w:noProof/>
                <w:webHidden/>
              </w:rPr>
              <w:fldChar w:fldCharType="begin"/>
            </w:r>
            <w:r>
              <w:rPr>
                <w:noProof/>
                <w:webHidden/>
              </w:rPr>
              <w:instrText xml:space="preserve"> PAGEREF _Toc202969211 \h </w:instrText>
            </w:r>
            <w:r>
              <w:rPr>
                <w:noProof/>
                <w:webHidden/>
              </w:rPr>
            </w:r>
            <w:r>
              <w:rPr>
                <w:noProof/>
                <w:webHidden/>
              </w:rPr>
              <w:fldChar w:fldCharType="separate"/>
            </w:r>
          </w:ins>
          <w:ins w:id="398" w:author="Andrew Instone-Cowie" w:date="2025-07-09T16:02:00Z" w16du:dateUtc="2025-07-09T15:02:00Z">
            <w:r>
              <w:rPr>
                <w:noProof/>
                <w:webHidden/>
              </w:rPr>
              <w:t>82</w:t>
            </w:r>
          </w:ins>
          <w:ins w:id="399" w:author="Andrew Instone-Cowie" w:date="2025-07-09T15:58:00Z" w16du:dateUtc="2025-07-09T14:58:00Z">
            <w:r>
              <w:rPr>
                <w:noProof/>
                <w:webHidden/>
              </w:rPr>
              <w:fldChar w:fldCharType="end"/>
            </w:r>
            <w:r w:rsidRPr="00C12F6E">
              <w:rPr>
                <w:rStyle w:val="Hyperlink"/>
                <w:noProof/>
              </w:rPr>
              <w:fldChar w:fldCharType="end"/>
            </w:r>
          </w:ins>
        </w:p>
        <w:p w14:paraId="38705892" w14:textId="3639E255" w:rsidR="00044299" w:rsidRDefault="00044299">
          <w:pPr>
            <w:pStyle w:val="TOC1"/>
            <w:tabs>
              <w:tab w:val="right" w:leader="dot" w:pos="9016"/>
            </w:tabs>
            <w:rPr>
              <w:ins w:id="400" w:author="Andrew Instone-Cowie" w:date="2025-07-09T15:58:00Z" w16du:dateUtc="2025-07-09T14:58:00Z"/>
              <w:rFonts w:eastAsiaTheme="minorEastAsia"/>
              <w:noProof/>
              <w:kern w:val="2"/>
              <w:sz w:val="24"/>
              <w:szCs w:val="24"/>
              <w:lang w:eastAsia="en-GB"/>
              <w14:ligatures w14:val="standardContextual"/>
            </w:rPr>
          </w:pPr>
          <w:ins w:id="40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"_Toc202969212"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Appendices</w:t>
            </w:r>
            <w:r>
              <w:rPr>
                <w:noProof/>
                <w:webHidden/>
              </w:rPr>
              <w:tab/>
            </w:r>
            <w:r>
              <w:rPr>
                <w:noProof/>
                <w:webHidden/>
              </w:rPr>
              <w:fldChar w:fldCharType="begin"/>
            </w:r>
            <w:r>
              <w:rPr>
                <w:noProof/>
                <w:webHidden/>
              </w:rPr>
              <w:instrText xml:space="preserve"> PAGEREF _Toc202969212 \h </w:instrText>
            </w:r>
            <w:r>
              <w:rPr>
                <w:noProof/>
                <w:webHidden/>
              </w:rPr>
            </w:r>
            <w:r>
              <w:rPr>
                <w:noProof/>
                <w:webHidden/>
              </w:rPr>
              <w:fldChar w:fldCharType="separate"/>
            </w:r>
          </w:ins>
          <w:ins w:id="402" w:author="Andrew Instone-Cowie" w:date="2025-07-09T16:02:00Z" w16du:dateUtc="2025-07-09T15:02:00Z">
            <w:r>
              <w:rPr>
                <w:noProof/>
                <w:webHidden/>
              </w:rPr>
              <w:t>83</w:t>
            </w:r>
          </w:ins>
          <w:ins w:id="403" w:author="Andrew Instone-Cowie" w:date="2025-07-09T15:58:00Z" w16du:dateUtc="2025-07-09T14:58:00Z">
            <w:r>
              <w:rPr>
                <w:noProof/>
                <w:webHidden/>
              </w:rPr>
              <w:fldChar w:fldCharType="end"/>
            </w:r>
            <w:r w:rsidRPr="00C12F6E">
              <w:rPr>
                <w:rStyle w:val="Hyperlink"/>
                <w:noProof/>
              </w:rPr>
              <w:fldChar w:fldCharType="end"/>
            </w:r>
          </w:ins>
        </w:p>
        <w:p w14:paraId="4902B400" w14:textId="2B946512" w:rsidR="00044299" w:rsidRDefault="00044299">
          <w:pPr>
            <w:pStyle w:val="TOC2"/>
            <w:tabs>
              <w:tab w:val="right" w:leader="dot" w:pos="9016"/>
            </w:tabs>
            <w:rPr>
              <w:ins w:id="404" w:author="Andrew Instone-Cowie" w:date="2025-07-09T15:58:00Z" w16du:dateUtc="2025-07-09T14:58:00Z"/>
              <w:rFonts w:eastAsiaTheme="minorEastAsia"/>
              <w:noProof/>
              <w:kern w:val="2"/>
              <w:sz w:val="24"/>
              <w:szCs w:val="24"/>
              <w:lang w:eastAsia="en-GB"/>
              <w14:ligatures w14:val="standardContextual"/>
            </w:rPr>
          </w:pPr>
          <w:ins w:id="40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"_Toc202969213"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Appendix A: MBI Protocol Description</w:t>
            </w:r>
            <w:r>
              <w:rPr>
                <w:noProof/>
                <w:webHidden/>
              </w:rPr>
              <w:tab/>
            </w:r>
            <w:r>
              <w:rPr>
                <w:noProof/>
                <w:webHidden/>
              </w:rPr>
              <w:fldChar w:fldCharType="begin"/>
            </w:r>
            <w:r>
              <w:rPr>
                <w:noProof/>
                <w:webHidden/>
              </w:rPr>
              <w:instrText xml:space="preserve"> PAGEREF _Toc202969213 \h </w:instrText>
            </w:r>
            <w:r>
              <w:rPr>
                <w:noProof/>
                <w:webHidden/>
              </w:rPr>
            </w:r>
            <w:r>
              <w:rPr>
                <w:noProof/>
                <w:webHidden/>
              </w:rPr>
              <w:fldChar w:fldCharType="separate"/>
            </w:r>
          </w:ins>
          <w:ins w:id="406" w:author="Andrew Instone-Cowie" w:date="2025-07-09T16:02:00Z" w16du:dateUtc="2025-07-09T15:02:00Z">
            <w:r>
              <w:rPr>
                <w:noProof/>
                <w:webHidden/>
              </w:rPr>
              <w:t>83</w:t>
            </w:r>
          </w:ins>
          <w:ins w:id="407" w:author="Andrew Instone-Cowie" w:date="2025-07-09T15:58:00Z" w16du:dateUtc="2025-07-09T14:58:00Z">
            <w:r>
              <w:rPr>
                <w:noProof/>
                <w:webHidden/>
              </w:rPr>
              <w:fldChar w:fldCharType="end"/>
            </w:r>
            <w:r w:rsidRPr="00C12F6E">
              <w:rPr>
                <w:rStyle w:val="Hyperlink"/>
                <w:noProof/>
              </w:rPr>
              <w:fldChar w:fldCharType="end"/>
            </w:r>
          </w:ins>
        </w:p>
        <w:p w14:paraId="07C05179" w14:textId="5E1C553D" w:rsidR="00044299" w:rsidRDefault="00044299">
          <w:pPr>
            <w:pStyle w:val="TOC2"/>
            <w:tabs>
              <w:tab w:val="right" w:leader="dot" w:pos="9016"/>
            </w:tabs>
            <w:rPr>
              <w:ins w:id="408" w:author="Andrew Instone-Cowie" w:date="2025-07-09T15:58:00Z" w16du:dateUtc="2025-07-09T14:58:00Z"/>
              <w:rFonts w:eastAsiaTheme="minorEastAsia"/>
              <w:noProof/>
              <w:kern w:val="2"/>
              <w:sz w:val="24"/>
              <w:szCs w:val="24"/>
              <w:lang w:eastAsia="en-GB"/>
              <w14:ligatures w14:val="standardContextual"/>
            </w:rPr>
          </w:pPr>
          <w:ins w:id="409" w:author="Andrew Instone-Cowie" w:date="2025-07-09T15:58:00Z" w16du:dateUtc="2025-07-09T14:58:00Z">
            <w:r w:rsidRPr="00C12F6E">
              <w:rPr>
                <w:rStyle w:val="Hyperlink"/>
                <w:noProof/>
              </w:rPr>
              <w:lastRenderedPageBreak/>
              <w:fldChar w:fldCharType="begin"/>
            </w:r>
            <w:r w:rsidRPr="00C12F6E">
              <w:rPr>
                <w:rStyle w:val="Hyperlink"/>
                <w:noProof/>
              </w:rPr>
              <w:instrText xml:space="preserve"> </w:instrText>
            </w:r>
            <w:r>
              <w:rPr>
                <w:noProof/>
              </w:rPr>
              <w:instrText>HYPERLINK \l "_Toc202969214"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Appendix B: MBI Protocol Commands</w:t>
            </w:r>
            <w:r>
              <w:rPr>
                <w:noProof/>
                <w:webHidden/>
              </w:rPr>
              <w:tab/>
            </w:r>
            <w:r>
              <w:rPr>
                <w:noProof/>
                <w:webHidden/>
              </w:rPr>
              <w:fldChar w:fldCharType="begin"/>
            </w:r>
            <w:r>
              <w:rPr>
                <w:noProof/>
                <w:webHidden/>
              </w:rPr>
              <w:instrText xml:space="preserve"> PAGEREF _Toc202969214 \h </w:instrText>
            </w:r>
            <w:r>
              <w:rPr>
                <w:noProof/>
                <w:webHidden/>
              </w:rPr>
            </w:r>
            <w:r>
              <w:rPr>
                <w:noProof/>
                <w:webHidden/>
              </w:rPr>
              <w:fldChar w:fldCharType="separate"/>
            </w:r>
          </w:ins>
          <w:ins w:id="410" w:author="Andrew Instone-Cowie" w:date="2025-07-09T16:02:00Z" w16du:dateUtc="2025-07-09T15:02:00Z">
            <w:r>
              <w:rPr>
                <w:noProof/>
                <w:webHidden/>
              </w:rPr>
              <w:t>84</w:t>
            </w:r>
          </w:ins>
          <w:ins w:id="411" w:author="Andrew Instone-Cowie" w:date="2025-07-09T15:58:00Z" w16du:dateUtc="2025-07-09T14:58:00Z">
            <w:r>
              <w:rPr>
                <w:noProof/>
                <w:webHidden/>
              </w:rPr>
              <w:fldChar w:fldCharType="end"/>
            </w:r>
            <w:r w:rsidRPr="00C12F6E">
              <w:rPr>
                <w:rStyle w:val="Hyperlink"/>
                <w:noProof/>
              </w:rPr>
              <w:fldChar w:fldCharType="end"/>
            </w:r>
          </w:ins>
        </w:p>
        <w:p w14:paraId="780250E4" w14:textId="71F13B52" w:rsidR="00044299" w:rsidRDefault="00044299">
          <w:pPr>
            <w:pStyle w:val="TOC2"/>
            <w:tabs>
              <w:tab w:val="right" w:leader="dot" w:pos="9016"/>
            </w:tabs>
            <w:rPr>
              <w:ins w:id="412" w:author="Andrew Instone-Cowie" w:date="2025-07-09T15:58:00Z" w16du:dateUtc="2025-07-09T14:58:00Z"/>
              <w:rFonts w:eastAsiaTheme="minorEastAsia"/>
              <w:noProof/>
              <w:kern w:val="2"/>
              <w:sz w:val="24"/>
              <w:szCs w:val="24"/>
              <w:lang w:eastAsia="en-GB"/>
              <w14:ligatures w14:val="standardContextual"/>
            </w:rPr>
          </w:pPr>
          <w:ins w:id="41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"_Toc202969215"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Appendix C: Metrics Tables</w:t>
            </w:r>
            <w:r>
              <w:rPr>
                <w:noProof/>
                <w:webHidden/>
              </w:rPr>
              <w:tab/>
            </w:r>
            <w:r>
              <w:rPr>
                <w:noProof/>
                <w:webHidden/>
              </w:rPr>
              <w:fldChar w:fldCharType="begin"/>
            </w:r>
            <w:r>
              <w:rPr>
                <w:noProof/>
                <w:webHidden/>
              </w:rPr>
              <w:instrText xml:space="preserve"> PAGEREF _Toc202969215 \h </w:instrText>
            </w:r>
            <w:r>
              <w:rPr>
                <w:noProof/>
                <w:webHidden/>
              </w:rPr>
            </w:r>
            <w:r>
              <w:rPr>
                <w:noProof/>
                <w:webHidden/>
              </w:rPr>
              <w:fldChar w:fldCharType="separate"/>
            </w:r>
          </w:ins>
          <w:ins w:id="414" w:author="Andrew Instone-Cowie" w:date="2025-07-09T16:02:00Z" w16du:dateUtc="2025-07-09T15:02:00Z">
            <w:r>
              <w:rPr>
                <w:noProof/>
                <w:webHidden/>
              </w:rPr>
              <w:t>85</w:t>
            </w:r>
          </w:ins>
          <w:ins w:id="415" w:author="Andrew Instone-Cowie" w:date="2025-07-09T15:58:00Z" w16du:dateUtc="2025-07-09T14:58:00Z">
            <w:r>
              <w:rPr>
                <w:noProof/>
                <w:webHidden/>
              </w:rPr>
              <w:fldChar w:fldCharType="end"/>
            </w:r>
            <w:r w:rsidRPr="00C12F6E">
              <w:rPr>
                <w:rStyle w:val="Hyperlink"/>
                <w:noProof/>
              </w:rPr>
              <w:fldChar w:fldCharType="end"/>
            </w:r>
          </w:ins>
        </w:p>
        <w:p w14:paraId="0BE6350A" w14:textId="47D2BE29" w:rsidR="00044299" w:rsidRDefault="00044299">
          <w:pPr>
            <w:pStyle w:val="TOC3"/>
            <w:tabs>
              <w:tab w:val="right" w:leader="dot" w:pos="9016"/>
            </w:tabs>
            <w:rPr>
              <w:ins w:id="416" w:author="Andrew Instone-Cowie" w:date="2025-07-09T15:58:00Z" w16du:dateUtc="2025-07-09T14:58:00Z"/>
              <w:noProof/>
              <w:kern w:val="2"/>
              <w:sz w:val="24"/>
              <w:szCs w:val="24"/>
              <w:lang w:val="en-GB" w:eastAsia="en-GB"/>
              <w14:ligatures w14:val="standardContextual"/>
            </w:rPr>
          </w:pPr>
          <w:ins w:id="41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"_Toc202969216"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Inter-Blow &amp; Inter-Row Interval</w:t>
            </w:r>
            <w:r>
              <w:rPr>
                <w:noProof/>
                <w:webHidden/>
              </w:rPr>
              <w:tab/>
            </w:r>
            <w:r>
              <w:rPr>
                <w:noProof/>
                <w:webHidden/>
              </w:rPr>
              <w:fldChar w:fldCharType="begin"/>
            </w:r>
            <w:r>
              <w:rPr>
                <w:noProof/>
                <w:webHidden/>
              </w:rPr>
              <w:instrText xml:space="preserve"> PAGEREF _Toc202969216 \h </w:instrText>
            </w:r>
            <w:r>
              <w:rPr>
                <w:noProof/>
                <w:webHidden/>
              </w:rPr>
            </w:r>
            <w:r>
              <w:rPr>
                <w:noProof/>
                <w:webHidden/>
              </w:rPr>
              <w:fldChar w:fldCharType="separate"/>
            </w:r>
          </w:ins>
          <w:ins w:id="418" w:author="Andrew Instone-Cowie" w:date="2025-07-09T16:02:00Z" w16du:dateUtc="2025-07-09T15:02:00Z">
            <w:r>
              <w:rPr>
                <w:noProof/>
                <w:webHidden/>
              </w:rPr>
              <w:t>85</w:t>
            </w:r>
          </w:ins>
          <w:ins w:id="419" w:author="Andrew Instone-Cowie" w:date="2025-07-09T15:58:00Z" w16du:dateUtc="2025-07-09T14:58:00Z">
            <w:r>
              <w:rPr>
                <w:noProof/>
                <w:webHidden/>
              </w:rPr>
              <w:fldChar w:fldCharType="end"/>
            </w:r>
            <w:r w:rsidRPr="00C12F6E">
              <w:rPr>
                <w:rStyle w:val="Hyperlink"/>
                <w:noProof/>
              </w:rPr>
              <w:fldChar w:fldCharType="end"/>
            </w:r>
          </w:ins>
        </w:p>
        <w:p w14:paraId="198D7E00" w14:textId="7D3EABF6" w:rsidR="00044299" w:rsidRDefault="00044299">
          <w:pPr>
            <w:pStyle w:val="TOC3"/>
            <w:tabs>
              <w:tab w:val="right" w:leader="dot" w:pos="9016"/>
            </w:tabs>
            <w:rPr>
              <w:ins w:id="420" w:author="Andrew Instone-Cowie" w:date="2025-07-09T15:58:00Z" w16du:dateUtc="2025-07-09T14:58:00Z"/>
              <w:noProof/>
              <w:kern w:val="2"/>
              <w:sz w:val="24"/>
              <w:szCs w:val="24"/>
              <w:lang w:val="en-GB" w:eastAsia="en-GB"/>
              <w14:ligatures w14:val="standardContextual"/>
            </w:rPr>
          </w:pPr>
          <w:ins w:id="42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"_Toc202969217"</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Sensor Pulse Duration</w:t>
            </w:r>
            <w:r>
              <w:rPr>
                <w:noProof/>
                <w:webHidden/>
              </w:rPr>
              <w:tab/>
            </w:r>
            <w:r>
              <w:rPr>
                <w:noProof/>
                <w:webHidden/>
              </w:rPr>
              <w:fldChar w:fldCharType="begin"/>
            </w:r>
            <w:r>
              <w:rPr>
                <w:noProof/>
                <w:webHidden/>
              </w:rPr>
              <w:instrText xml:space="preserve"> PAGEREF _Toc202969217 \h </w:instrText>
            </w:r>
            <w:r>
              <w:rPr>
                <w:noProof/>
                <w:webHidden/>
              </w:rPr>
            </w:r>
            <w:r>
              <w:rPr>
                <w:noProof/>
                <w:webHidden/>
              </w:rPr>
              <w:fldChar w:fldCharType="separate"/>
            </w:r>
          </w:ins>
          <w:ins w:id="422" w:author="Andrew Instone-Cowie" w:date="2025-07-09T16:02:00Z" w16du:dateUtc="2025-07-09T15:02:00Z">
            <w:r>
              <w:rPr>
                <w:noProof/>
                <w:webHidden/>
              </w:rPr>
              <w:t>86</w:t>
            </w:r>
          </w:ins>
          <w:ins w:id="423" w:author="Andrew Instone-Cowie" w:date="2025-07-09T15:58:00Z" w16du:dateUtc="2025-07-09T14:58:00Z">
            <w:r>
              <w:rPr>
                <w:noProof/>
                <w:webHidden/>
              </w:rPr>
              <w:fldChar w:fldCharType="end"/>
            </w:r>
            <w:r w:rsidRPr="00C12F6E">
              <w:rPr>
                <w:rStyle w:val="Hyperlink"/>
                <w:noProof/>
              </w:rPr>
              <w:fldChar w:fldCharType="end"/>
            </w:r>
          </w:ins>
        </w:p>
        <w:p w14:paraId="642796C5" w14:textId="101A1A77" w:rsidR="00044299" w:rsidRDefault="00044299">
          <w:pPr>
            <w:pStyle w:val="TOC3"/>
            <w:tabs>
              <w:tab w:val="right" w:leader="dot" w:pos="9016"/>
            </w:tabs>
            <w:rPr>
              <w:ins w:id="424" w:author="Andrew Instone-Cowie" w:date="2025-07-09T15:58:00Z" w16du:dateUtc="2025-07-09T14:58:00Z"/>
              <w:noProof/>
              <w:kern w:val="2"/>
              <w:sz w:val="24"/>
              <w:szCs w:val="24"/>
              <w:lang w:val="en-GB" w:eastAsia="en-GB"/>
              <w14:ligatures w14:val="standardContextual"/>
            </w:rPr>
          </w:pPr>
          <w:ins w:id="42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"_Toc202969218"</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BDC-to-Strike Intervals</w:t>
            </w:r>
            <w:r>
              <w:rPr>
                <w:noProof/>
                <w:webHidden/>
              </w:rPr>
              <w:tab/>
            </w:r>
            <w:r>
              <w:rPr>
                <w:noProof/>
                <w:webHidden/>
              </w:rPr>
              <w:fldChar w:fldCharType="begin"/>
            </w:r>
            <w:r>
              <w:rPr>
                <w:noProof/>
                <w:webHidden/>
              </w:rPr>
              <w:instrText xml:space="preserve"> PAGEREF _Toc202969218 \h </w:instrText>
            </w:r>
            <w:r>
              <w:rPr>
                <w:noProof/>
                <w:webHidden/>
              </w:rPr>
            </w:r>
            <w:r>
              <w:rPr>
                <w:noProof/>
                <w:webHidden/>
              </w:rPr>
              <w:fldChar w:fldCharType="separate"/>
            </w:r>
          </w:ins>
          <w:ins w:id="426" w:author="Andrew Instone-Cowie" w:date="2025-07-09T16:02:00Z" w16du:dateUtc="2025-07-09T15:02:00Z">
            <w:r>
              <w:rPr>
                <w:noProof/>
                <w:webHidden/>
              </w:rPr>
              <w:t>87</w:t>
            </w:r>
          </w:ins>
          <w:ins w:id="427" w:author="Andrew Instone-Cowie" w:date="2025-07-09T15:58:00Z" w16du:dateUtc="2025-07-09T14:58:00Z">
            <w:r>
              <w:rPr>
                <w:noProof/>
                <w:webHidden/>
              </w:rPr>
              <w:fldChar w:fldCharType="end"/>
            </w:r>
            <w:r w:rsidRPr="00C12F6E">
              <w:rPr>
                <w:rStyle w:val="Hyperlink"/>
                <w:noProof/>
              </w:rPr>
              <w:fldChar w:fldCharType="end"/>
            </w:r>
          </w:ins>
        </w:p>
        <w:p w14:paraId="5DCFFC6D" w14:textId="4E0898F3" w:rsidR="00044299" w:rsidRDefault="00044299">
          <w:pPr>
            <w:pStyle w:val="TOC2"/>
            <w:tabs>
              <w:tab w:val="right" w:leader="dot" w:pos="9016"/>
            </w:tabs>
            <w:rPr>
              <w:ins w:id="428" w:author="Andrew Instone-Cowie" w:date="2025-07-09T15:58:00Z" w16du:dateUtc="2025-07-09T14:58:00Z"/>
              <w:rFonts w:eastAsiaTheme="minorEastAsia"/>
              <w:noProof/>
              <w:kern w:val="2"/>
              <w:sz w:val="24"/>
              <w:szCs w:val="24"/>
              <w:lang w:eastAsia="en-GB"/>
              <w14:ligatures w14:val="standardContextual"/>
            </w:rPr>
          </w:pPr>
          <w:ins w:id="42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"_Toc202969219"</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Appendix D: CLI Command Reference</w:t>
            </w:r>
            <w:r>
              <w:rPr>
                <w:noProof/>
                <w:webHidden/>
              </w:rPr>
              <w:tab/>
            </w:r>
            <w:r>
              <w:rPr>
                <w:noProof/>
                <w:webHidden/>
              </w:rPr>
              <w:fldChar w:fldCharType="begin"/>
            </w:r>
            <w:r>
              <w:rPr>
                <w:noProof/>
                <w:webHidden/>
              </w:rPr>
              <w:instrText xml:space="preserve"> PAGEREF _Toc202969219 \h </w:instrText>
            </w:r>
            <w:r>
              <w:rPr>
                <w:noProof/>
                <w:webHidden/>
              </w:rPr>
            </w:r>
            <w:r>
              <w:rPr>
                <w:noProof/>
                <w:webHidden/>
              </w:rPr>
              <w:fldChar w:fldCharType="separate"/>
            </w:r>
          </w:ins>
          <w:ins w:id="430" w:author="Andrew Instone-Cowie" w:date="2025-07-09T16:02:00Z" w16du:dateUtc="2025-07-09T15:02:00Z">
            <w:r>
              <w:rPr>
                <w:noProof/>
                <w:webHidden/>
              </w:rPr>
              <w:t>88</w:t>
            </w:r>
          </w:ins>
          <w:ins w:id="431" w:author="Andrew Instone-Cowie" w:date="2025-07-09T15:58:00Z" w16du:dateUtc="2025-07-09T14:58:00Z">
            <w:r>
              <w:rPr>
                <w:noProof/>
                <w:webHidden/>
              </w:rPr>
              <w:fldChar w:fldCharType="end"/>
            </w:r>
            <w:r w:rsidRPr="00C12F6E">
              <w:rPr>
                <w:rStyle w:val="Hyperlink"/>
                <w:noProof/>
              </w:rPr>
              <w:fldChar w:fldCharType="end"/>
            </w:r>
          </w:ins>
        </w:p>
        <w:p w14:paraId="0F13BAEA" w14:textId="52ACE98F" w:rsidR="00044299" w:rsidRDefault="00044299">
          <w:pPr>
            <w:pStyle w:val="TOC2"/>
            <w:tabs>
              <w:tab w:val="right" w:leader="dot" w:pos="9016"/>
            </w:tabs>
            <w:rPr>
              <w:ins w:id="432" w:author="Andrew Instone-Cowie" w:date="2025-07-09T15:58:00Z" w16du:dateUtc="2025-07-09T14:58:00Z"/>
              <w:rFonts w:eastAsiaTheme="minorEastAsia"/>
              <w:noProof/>
              <w:kern w:val="2"/>
              <w:sz w:val="24"/>
              <w:szCs w:val="24"/>
              <w:lang w:eastAsia="en-GB"/>
              <w14:ligatures w14:val="standardContextual"/>
            </w:rPr>
          </w:pPr>
          <w:ins w:id="43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"_Toc202969220"</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Appendix E: Diagnostic LED Codes</w:t>
            </w:r>
            <w:r>
              <w:rPr>
                <w:noProof/>
                <w:webHidden/>
              </w:rPr>
              <w:tab/>
            </w:r>
            <w:r>
              <w:rPr>
                <w:noProof/>
                <w:webHidden/>
              </w:rPr>
              <w:fldChar w:fldCharType="begin"/>
            </w:r>
            <w:r>
              <w:rPr>
                <w:noProof/>
                <w:webHidden/>
              </w:rPr>
              <w:instrText xml:space="preserve"> PAGEREF _Toc202969220 \h </w:instrText>
            </w:r>
            <w:r>
              <w:rPr>
                <w:noProof/>
                <w:webHidden/>
              </w:rPr>
            </w:r>
            <w:r>
              <w:rPr>
                <w:noProof/>
                <w:webHidden/>
              </w:rPr>
              <w:fldChar w:fldCharType="separate"/>
            </w:r>
          </w:ins>
          <w:ins w:id="434" w:author="Andrew Instone-Cowie" w:date="2025-07-09T16:02:00Z" w16du:dateUtc="2025-07-09T15:02:00Z">
            <w:r>
              <w:rPr>
                <w:noProof/>
                <w:webHidden/>
              </w:rPr>
              <w:t>90</w:t>
            </w:r>
          </w:ins>
          <w:ins w:id="435" w:author="Andrew Instone-Cowie" w:date="2025-07-09T15:58:00Z" w16du:dateUtc="2025-07-09T14:58:00Z">
            <w:r>
              <w:rPr>
                <w:noProof/>
                <w:webHidden/>
              </w:rPr>
              <w:fldChar w:fldCharType="end"/>
            </w:r>
            <w:r w:rsidRPr="00C12F6E">
              <w:rPr>
                <w:rStyle w:val="Hyperlink"/>
                <w:noProof/>
              </w:rPr>
              <w:fldChar w:fldCharType="end"/>
            </w:r>
          </w:ins>
        </w:p>
        <w:p w14:paraId="02F66A45" w14:textId="771325FD" w:rsidR="00044299" w:rsidRDefault="00044299">
          <w:pPr>
            <w:pStyle w:val="TOC2"/>
            <w:tabs>
              <w:tab w:val="right" w:leader="dot" w:pos="9016"/>
            </w:tabs>
            <w:rPr>
              <w:ins w:id="436" w:author="Andrew Instone-Cowie" w:date="2025-07-09T15:58:00Z" w16du:dateUtc="2025-07-09T14:58:00Z"/>
              <w:rFonts w:eastAsiaTheme="minorEastAsia"/>
              <w:noProof/>
              <w:kern w:val="2"/>
              <w:sz w:val="24"/>
              <w:szCs w:val="24"/>
              <w:lang w:eastAsia="en-GB"/>
              <w14:ligatures w14:val="standardContextual"/>
            </w:rPr>
          </w:pPr>
          <w:ins w:id="43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"_Toc202969221"</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Appendix F: Useful Links</w:t>
            </w:r>
            <w:r>
              <w:rPr>
                <w:noProof/>
                <w:webHidden/>
              </w:rPr>
              <w:tab/>
            </w:r>
            <w:r>
              <w:rPr>
                <w:noProof/>
                <w:webHidden/>
              </w:rPr>
              <w:fldChar w:fldCharType="begin"/>
            </w:r>
            <w:r>
              <w:rPr>
                <w:noProof/>
                <w:webHidden/>
              </w:rPr>
              <w:instrText xml:space="preserve"> PAGEREF _Toc202969221 \h </w:instrText>
            </w:r>
            <w:r>
              <w:rPr>
                <w:noProof/>
                <w:webHidden/>
              </w:rPr>
            </w:r>
            <w:r>
              <w:rPr>
                <w:noProof/>
                <w:webHidden/>
              </w:rPr>
              <w:fldChar w:fldCharType="separate"/>
            </w:r>
          </w:ins>
          <w:ins w:id="438" w:author="Andrew Instone-Cowie" w:date="2025-07-09T16:02:00Z" w16du:dateUtc="2025-07-09T15:02:00Z">
            <w:r>
              <w:rPr>
                <w:noProof/>
                <w:webHidden/>
              </w:rPr>
              <w:t>91</w:t>
            </w:r>
          </w:ins>
          <w:ins w:id="439" w:author="Andrew Instone-Cowie" w:date="2025-07-09T15:58:00Z" w16du:dateUtc="2025-07-09T14:58:00Z">
            <w:r>
              <w:rPr>
                <w:noProof/>
                <w:webHidden/>
              </w:rPr>
              <w:fldChar w:fldCharType="end"/>
            </w:r>
            <w:r w:rsidRPr="00C12F6E">
              <w:rPr>
                <w:rStyle w:val="Hyperlink"/>
                <w:noProof/>
              </w:rPr>
              <w:fldChar w:fldCharType="end"/>
            </w:r>
          </w:ins>
        </w:p>
        <w:p w14:paraId="42578294" w14:textId="4771502D" w:rsidR="00044299" w:rsidRDefault="00044299">
          <w:pPr>
            <w:pStyle w:val="TOC2"/>
            <w:tabs>
              <w:tab w:val="right" w:leader="dot" w:pos="9016"/>
            </w:tabs>
            <w:rPr>
              <w:ins w:id="440" w:author="Andrew Instone-Cowie" w:date="2025-07-09T15:58:00Z" w16du:dateUtc="2025-07-09T14:58:00Z"/>
              <w:rFonts w:eastAsiaTheme="minorEastAsia"/>
              <w:noProof/>
              <w:kern w:val="2"/>
              <w:sz w:val="24"/>
              <w:szCs w:val="24"/>
              <w:lang w:eastAsia="en-GB"/>
              <w14:ligatures w14:val="standardContextual"/>
            </w:rPr>
          </w:pPr>
          <w:ins w:id="441"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"_Toc202969222"</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Appendix G: A Quarter Peal of Cambridge Surprise Minor</w:t>
            </w:r>
            <w:r>
              <w:rPr>
                <w:noProof/>
                <w:webHidden/>
              </w:rPr>
              <w:tab/>
            </w:r>
            <w:r>
              <w:rPr>
                <w:noProof/>
                <w:webHidden/>
              </w:rPr>
              <w:fldChar w:fldCharType="begin"/>
            </w:r>
            <w:r>
              <w:rPr>
                <w:noProof/>
                <w:webHidden/>
              </w:rPr>
              <w:instrText xml:space="preserve"> PAGEREF _Toc202969222 \h </w:instrText>
            </w:r>
            <w:r>
              <w:rPr>
                <w:noProof/>
                <w:webHidden/>
              </w:rPr>
            </w:r>
            <w:r>
              <w:rPr>
                <w:noProof/>
                <w:webHidden/>
              </w:rPr>
              <w:fldChar w:fldCharType="separate"/>
            </w:r>
          </w:ins>
          <w:ins w:id="442" w:author="Andrew Instone-Cowie" w:date="2025-07-09T16:02:00Z" w16du:dateUtc="2025-07-09T15:02:00Z">
            <w:r>
              <w:rPr>
                <w:noProof/>
                <w:webHidden/>
              </w:rPr>
              <w:t>92</w:t>
            </w:r>
          </w:ins>
          <w:ins w:id="443" w:author="Andrew Instone-Cowie" w:date="2025-07-09T15:58:00Z" w16du:dateUtc="2025-07-09T14:58:00Z">
            <w:r>
              <w:rPr>
                <w:noProof/>
                <w:webHidden/>
              </w:rPr>
              <w:fldChar w:fldCharType="end"/>
            </w:r>
            <w:r w:rsidRPr="00C12F6E">
              <w:rPr>
                <w:rStyle w:val="Hyperlink"/>
                <w:noProof/>
              </w:rPr>
              <w:fldChar w:fldCharType="end"/>
            </w:r>
          </w:ins>
        </w:p>
        <w:p w14:paraId="3239335F" w14:textId="4834BD58" w:rsidR="00044299" w:rsidRDefault="00044299">
          <w:pPr>
            <w:pStyle w:val="TOC1"/>
            <w:tabs>
              <w:tab w:val="right" w:leader="dot" w:pos="9016"/>
            </w:tabs>
            <w:rPr>
              <w:ins w:id="444" w:author="Andrew Instone-Cowie" w:date="2025-07-09T15:58:00Z" w16du:dateUtc="2025-07-09T14:58:00Z"/>
              <w:rFonts w:eastAsiaTheme="minorEastAsia"/>
              <w:noProof/>
              <w:kern w:val="2"/>
              <w:sz w:val="24"/>
              <w:szCs w:val="24"/>
              <w:lang w:eastAsia="en-GB"/>
              <w14:ligatures w14:val="standardContextual"/>
            </w:rPr>
          </w:pPr>
          <w:ins w:id="445"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"_Toc202969223"</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Licensing &amp; Disclaimers</w:t>
            </w:r>
            <w:r>
              <w:rPr>
                <w:noProof/>
                <w:webHidden/>
              </w:rPr>
              <w:tab/>
            </w:r>
            <w:r>
              <w:rPr>
                <w:noProof/>
                <w:webHidden/>
              </w:rPr>
              <w:fldChar w:fldCharType="begin"/>
            </w:r>
            <w:r>
              <w:rPr>
                <w:noProof/>
                <w:webHidden/>
              </w:rPr>
              <w:instrText xml:space="preserve"> PAGEREF _Toc202969223 \h </w:instrText>
            </w:r>
            <w:r>
              <w:rPr>
                <w:noProof/>
                <w:webHidden/>
              </w:rPr>
            </w:r>
            <w:r>
              <w:rPr>
                <w:noProof/>
                <w:webHidden/>
              </w:rPr>
              <w:fldChar w:fldCharType="separate"/>
            </w:r>
          </w:ins>
          <w:ins w:id="446" w:author="Andrew Instone-Cowie" w:date="2025-07-09T16:02:00Z" w16du:dateUtc="2025-07-09T15:02:00Z">
            <w:r>
              <w:rPr>
                <w:noProof/>
                <w:webHidden/>
              </w:rPr>
              <w:t>93</w:t>
            </w:r>
          </w:ins>
          <w:ins w:id="447" w:author="Andrew Instone-Cowie" w:date="2025-07-09T15:58:00Z" w16du:dateUtc="2025-07-09T14:58:00Z">
            <w:r>
              <w:rPr>
                <w:noProof/>
                <w:webHidden/>
              </w:rPr>
              <w:fldChar w:fldCharType="end"/>
            </w:r>
            <w:r w:rsidRPr="00C12F6E">
              <w:rPr>
                <w:rStyle w:val="Hyperlink"/>
                <w:noProof/>
              </w:rPr>
              <w:fldChar w:fldCharType="end"/>
            </w:r>
          </w:ins>
        </w:p>
        <w:p w14:paraId="5774988E" w14:textId="75AED7F2" w:rsidR="00044299" w:rsidRDefault="00044299">
          <w:pPr>
            <w:pStyle w:val="TOC2"/>
            <w:tabs>
              <w:tab w:val="right" w:leader="dot" w:pos="9016"/>
            </w:tabs>
            <w:rPr>
              <w:ins w:id="448" w:author="Andrew Instone-Cowie" w:date="2025-07-09T15:58:00Z" w16du:dateUtc="2025-07-09T14:58:00Z"/>
              <w:rFonts w:eastAsiaTheme="minorEastAsia"/>
              <w:noProof/>
              <w:kern w:val="2"/>
              <w:sz w:val="24"/>
              <w:szCs w:val="24"/>
              <w:lang w:eastAsia="en-GB"/>
              <w14:ligatures w14:val="standardContextual"/>
            </w:rPr>
          </w:pPr>
          <w:ins w:id="449"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"_Toc202969224"</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Documentation</w:t>
            </w:r>
            <w:r>
              <w:rPr>
                <w:noProof/>
                <w:webHidden/>
              </w:rPr>
              <w:tab/>
            </w:r>
            <w:r>
              <w:rPr>
                <w:noProof/>
                <w:webHidden/>
              </w:rPr>
              <w:fldChar w:fldCharType="begin"/>
            </w:r>
            <w:r>
              <w:rPr>
                <w:noProof/>
                <w:webHidden/>
              </w:rPr>
              <w:instrText xml:space="preserve"> PAGEREF _Toc202969224 \h </w:instrText>
            </w:r>
            <w:r>
              <w:rPr>
                <w:noProof/>
                <w:webHidden/>
              </w:rPr>
            </w:r>
            <w:r>
              <w:rPr>
                <w:noProof/>
                <w:webHidden/>
              </w:rPr>
              <w:fldChar w:fldCharType="separate"/>
            </w:r>
          </w:ins>
          <w:ins w:id="450" w:author="Andrew Instone-Cowie" w:date="2025-07-09T16:02:00Z" w16du:dateUtc="2025-07-09T15:02:00Z">
            <w:r>
              <w:rPr>
                <w:noProof/>
                <w:webHidden/>
              </w:rPr>
              <w:t>93</w:t>
            </w:r>
          </w:ins>
          <w:ins w:id="451" w:author="Andrew Instone-Cowie" w:date="2025-07-09T15:58:00Z" w16du:dateUtc="2025-07-09T14:58:00Z">
            <w:r>
              <w:rPr>
                <w:noProof/>
                <w:webHidden/>
              </w:rPr>
              <w:fldChar w:fldCharType="end"/>
            </w:r>
            <w:r w:rsidRPr="00C12F6E">
              <w:rPr>
                <w:rStyle w:val="Hyperlink"/>
                <w:noProof/>
              </w:rPr>
              <w:fldChar w:fldCharType="end"/>
            </w:r>
          </w:ins>
        </w:p>
        <w:p w14:paraId="2F0D5FA5" w14:textId="2DA10FC9" w:rsidR="00044299" w:rsidRDefault="00044299">
          <w:pPr>
            <w:pStyle w:val="TOC2"/>
            <w:tabs>
              <w:tab w:val="right" w:leader="dot" w:pos="9016"/>
            </w:tabs>
            <w:rPr>
              <w:ins w:id="452" w:author="Andrew Instone-Cowie" w:date="2025-07-09T15:58:00Z" w16du:dateUtc="2025-07-09T14:58:00Z"/>
              <w:rFonts w:eastAsiaTheme="minorEastAsia"/>
              <w:noProof/>
              <w:kern w:val="2"/>
              <w:sz w:val="24"/>
              <w:szCs w:val="24"/>
              <w:lang w:eastAsia="en-GB"/>
              <w14:ligatures w14:val="standardContextual"/>
            </w:rPr>
          </w:pPr>
          <w:ins w:id="453"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"_Toc202969225"</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Software</w:t>
            </w:r>
            <w:r>
              <w:rPr>
                <w:noProof/>
                <w:webHidden/>
              </w:rPr>
              <w:tab/>
            </w:r>
            <w:r>
              <w:rPr>
                <w:noProof/>
                <w:webHidden/>
              </w:rPr>
              <w:fldChar w:fldCharType="begin"/>
            </w:r>
            <w:r>
              <w:rPr>
                <w:noProof/>
                <w:webHidden/>
              </w:rPr>
              <w:instrText xml:space="preserve"> PAGEREF _Toc202969225 \h </w:instrText>
            </w:r>
            <w:r>
              <w:rPr>
                <w:noProof/>
                <w:webHidden/>
              </w:rPr>
            </w:r>
            <w:r>
              <w:rPr>
                <w:noProof/>
                <w:webHidden/>
              </w:rPr>
              <w:fldChar w:fldCharType="separate"/>
            </w:r>
          </w:ins>
          <w:ins w:id="454" w:author="Andrew Instone-Cowie" w:date="2025-07-09T16:02:00Z" w16du:dateUtc="2025-07-09T15:02:00Z">
            <w:r>
              <w:rPr>
                <w:noProof/>
                <w:webHidden/>
              </w:rPr>
              <w:t>93</w:t>
            </w:r>
          </w:ins>
          <w:ins w:id="455" w:author="Andrew Instone-Cowie" w:date="2025-07-09T15:58:00Z" w16du:dateUtc="2025-07-09T14:58:00Z">
            <w:r>
              <w:rPr>
                <w:noProof/>
                <w:webHidden/>
              </w:rPr>
              <w:fldChar w:fldCharType="end"/>
            </w:r>
            <w:r w:rsidRPr="00C12F6E">
              <w:rPr>
                <w:rStyle w:val="Hyperlink"/>
                <w:noProof/>
              </w:rPr>
              <w:fldChar w:fldCharType="end"/>
            </w:r>
          </w:ins>
        </w:p>
        <w:p w14:paraId="2F1B1189" w14:textId="45305EF8" w:rsidR="00044299" w:rsidRDefault="00044299">
          <w:pPr>
            <w:pStyle w:val="TOC1"/>
            <w:tabs>
              <w:tab w:val="right" w:leader="dot" w:pos="9016"/>
            </w:tabs>
            <w:rPr>
              <w:ins w:id="456" w:author="Andrew Instone-Cowie" w:date="2025-07-09T15:58:00Z" w16du:dateUtc="2025-07-09T14:58:00Z"/>
              <w:rFonts w:eastAsiaTheme="minorEastAsia"/>
              <w:noProof/>
              <w:kern w:val="2"/>
              <w:sz w:val="24"/>
              <w:szCs w:val="24"/>
              <w:lang w:eastAsia="en-GB"/>
              <w14:ligatures w14:val="standardContextual"/>
            </w:rPr>
          </w:pPr>
          <w:ins w:id="457" w:author="Andrew Instone-Cowie" w:date="2025-07-09T15:58:00Z" w16du:dateUtc="2025-07-09T14:58:00Z">
            <w:r w:rsidRPr="00C12F6E">
              <w:rPr>
                <w:rStyle w:val="Hyperlink"/>
                <w:noProof/>
              </w:rPr>
              <w:fldChar w:fldCharType="begin"/>
            </w:r>
            <w:r w:rsidRPr="00C12F6E">
              <w:rPr>
                <w:rStyle w:val="Hyperlink"/>
                <w:noProof/>
              </w:rPr>
              <w:instrText xml:space="preserve"> </w:instrText>
            </w:r>
            <w:r>
              <w:rPr>
                <w:noProof/>
              </w:rPr>
              <w:instrText>HYPERLINK \l "_Toc202969226"</w:instrText>
            </w:r>
            <w:r w:rsidRPr="00C12F6E">
              <w:rPr>
                <w:rStyle w:val="Hyperlink"/>
                <w:noProof/>
              </w:rPr>
              <w:instrText xml:space="preserve"> </w:instrText>
            </w:r>
            <w:r w:rsidRPr="00C12F6E">
              <w:rPr>
                <w:rStyle w:val="Hyperlink"/>
                <w:noProof/>
              </w:rPr>
            </w:r>
            <w:r w:rsidRPr="00C12F6E">
              <w:rPr>
                <w:rStyle w:val="Hyperlink"/>
                <w:noProof/>
              </w:rPr>
              <w:fldChar w:fldCharType="separate"/>
            </w:r>
            <w:r w:rsidRPr="00C12F6E">
              <w:rPr>
                <w:rStyle w:val="Hyperlink"/>
                <w:noProof/>
              </w:rPr>
              <w:t>Acknowledgements</w:t>
            </w:r>
            <w:r>
              <w:rPr>
                <w:noProof/>
                <w:webHidden/>
              </w:rPr>
              <w:tab/>
            </w:r>
            <w:r>
              <w:rPr>
                <w:noProof/>
                <w:webHidden/>
              </w:rPr>
              <w:fldChar w:fldCharType="begin"/>
            </w:r>
            <w:r>
              <w:rPr>
                <w:noProof/>
                <w:webHidden/>
              </w:rPr>
              <w:instrText xml:space="preserve"> PAGEREF _Toc202969226 \h </w:instrText>
            </w:r>
            <w:r>
              <w:rPr>
                <w:noProof/>
                <w:webHidden/>
              </w:rPr>
            </w:r>
            <w:r>
              <w:rPr>
                <w:noProof/>
                <w:webHidden/>
              </w:rPr>
              <w:fldChar w:fldCharType="separate"/>
            </w:r>
          </w:ins>
          <w:ins w:id="458" w:author="Andrew Instone-Cowie" w:date="2025-07-09T16:02:00Z" w16du:dateUtc="2025-07-09T15:02:00Z">
            <w:r>
              <w:rPr>
                <w:noProof/>
                <w:webHidden/>
              </w:rPr>
              <w:t>94</w:t>
            </w:r>
          </w:ins>
          <w:ins w:id="459" w:author="Andrew Instone-Cowie" w:date="2025-07-09T15:58:00Z" w16du:dateUtc="2025-07-09T14:58:00Z">
            <w:r>
              <w:rPr>
                <w:noProof/>
                <w:webHidden/>
              </w:rPr>
              <w:fldChar w:fldCharType="end"/>
            </w:r>
            <w:r w:rsidRPr="00C12F6E">
              <w:rPr>
                <w:rStyle w:val="Hyperlink"/>
                <w:noProof/>
              </w:rPr>
              <w:fldChar w:fldCharType="end"/>
            </w:r>
          </w:ins>
        </w:p>
        <w:p w14:paraId="1433B3D2" w14:textId="3C7C9162" w:rsidR="00871702" w:rsidDel="00044299" w:rsidRDefault="00871702">
          <w:pPr>
            <w:pStyle w:val="TOC1"/>
            <w:tabs>
              <w:tab w:val="right" w:leader="dot" w:pos="9016"/>
            </w:tabs>
            <w:rPr>
              <w:del w:id="460" w:author="Andrew Instone-Cowie" w:date="2025-07-09T15:58:00Z" w16du:dateUtc="2025-07-09T14:58:00Z"/>
              <w:rFonts w:eastAsiaTheme="minorEastAsia"/>
              <w:noProof/>
              <w:kern w:val="2"/>
              <w:sz w:val="24"/>
              <w:szCs w:val="24"/>
              <w:lang w:eastAsia="en-GB"/>
              <w14:ligatures w14:val="standardContextual"/>
            </w:rPr>
          </w:pPr>
          <w:del w:id="461" w:author="Andrew Instone-Cowie" w:date="2025-07-09T15:58:00Z" w16du:dateUtc="2025-07-09T14:58:00Z">
            <w:r w:rsidRPr="00044299" w:rsidDel="00044299">
              <w:rPr>
                <w:noProof/>
                <w:rPrChange w:id="462" w:author="Andrew Instone-Cowie" w:date="2025-07-09T15:58:00Z" w16du:dateUtc="2025-07-09T14:58:00Z">
                  <w:rPr>
                    <w:rStyle w:val="Hyperlink"/>
                    <w:noProof/>
                  </w:rPr>
                </w:rPrChange>
              </w:rPr>
              <w:delText>Index of Figures</w:delText>
            </w:r>
            <w:r w:rsidDel="00044299">
              <w:rPr>
                <w:noProof/>
                <w:webHidden/>
              </w:rPr>
              <w:tab/>
            </w:r>
            <w:r w:rsidR="00695E73" w:rsidDel="00044299">
              <w:rPr>
                <w:noProof/>
                <w:webHidden/>
              </w:rPr>
              <w:delText>5</w:delText>
            </w:r>
          </w:del>
        </w:p>
        <w:p w14:paraId="1E862F9F" w14:textId="42D1BEB7" w:rsidR="00871702" w:rsidDel="00044299" w:rsidRDefault="00871702">
          <w:pPr>
            <w:pStyle w:val="TOC1"/>
            <w:tabs>
              <w:tab w:val="right" w:leader="dot" w:pos="9016"/>
            </w:tabs>
            <w:rPr>
              <w:del w:id="463" w:author="Andrew Instone-Cowie" w:date="2025-07-09T15:58:00Z" w16du:dateUtc="2025-07-09T14:58:00Z"/>
              <w:rFonts w:eastAsiaTheme="minorEastAsia"/>
              <w:noProof/>
              <w:kern w:val="2"/>
              <w:sz w:val="24"/>
              <w:szCs w:val="24"/>
              <w:lang w:eastAsia="en-GB"/>
              <w14:ligatures w14:val="standardContextual"/>
            </w:rPr>
          </w:pPr>
          <w:del w:id="464" w:author="Andrew Instone-Cowie" w:date="2025-07-09T15:58:00Z" w16du:dateUtc="2025-07-09T14:58:00Z">
            <w:r w:rsidRPr="00044299" w:rsidDel="00044299">
              <w:rPr>
                <w:noProof/>
                <w:rPrChange w:id="465" w:author="Andrew Instone-Cowie" w:date="2025-07-09T15:58:00Z" w16du:dateUtc="2025-07-09T14:58:00Z">
                  <w:rPr>
                    <w:rStyle w:val="Hyperlink"/>
                    <w:noProof/>
                  </w:rPr>
                </w:rPrChange>
              </w:rPr>
              <w:delText>Index of Tables</w:delText>
            </w:r>
            <w:r w:rsidDel="00044299">
              <w:rPr>
                <w:noProof/>
                <w:webHidden/>
              </w:rPr>
              <w:tab/>
            </w:r>
            <w:r w:rsidR="00695E73" w:rsidDel="00044299">
              <w:rPr>
                <w:noProof/>
                <w:webHidden/>
              </w:rPr>
              <w:delText>7</w:delText>
            </w:r>
          </w:del>
        </w:p>
        <w:p w14:paraId="1CDDA04F" w14:textId="5F1FEC7C" w:rsidR="00871702" w:rsidDel="00044299" w:rsidRDefault="00871702">
          <w:pPr>
            <w:pStyle w:val="TOC1"/>
            <w:tabs>
              <w:tab w:val="right" w:leader="dot" w:pos="9016"/>
            </w:tabs>
            <w:rPr>
              <w:del w:id="466" w:author="Andrew Instone-Cowie" w:date="2025-07-09T15:58:00Z" w16du:dateUtc="2025-07-09T14:58:00Z"/>
              <w:rFonts w:eastAsiaTheme="minorEastAsia"/>
              <w:noProof/>
              <w:kern w:val="2"/>
              <w:sz w:val="24"/>
              <w:szCs w:val="24"/>
              <w:lang w:eastAsia="en-GB"/>
              <w14:ligatures w14:val="standardContextual"/>
            </w:rPr>
          </w:pPr>
          <w:del w:id="467" w:author="Andrew Instone-Cowie" w:date="2025-07-09T15:58:00Z" w16du:dateUtc="2025-07-09T14:58:00Z">
            <w:r w:rsidRPr="00044299" w:rsidDel="00044299">
              <w:rPr>
                <w:noProof/>
                <w:rPrChange w:id="468" w:author="Andrew Instone-Cowie" w:date="2025-07-09T15:58:00Z" w16du:dateUtc="2025-07-09T14:58:00Z">
                  <w:rPr>
                    <w:rStyle w:val="Hyperlink"/>
                    <w:noProof/>
                  </w:rPr>
                </w:rPrChange>
              </w:rPr>
              <w:delText>Document History</w:delText>
            </w:r>
            <w:r w:rsidDel="00044299">
              <w:rPr>
                <w:noProof/>
                <w:webHidden/>
              </w:rPr>
              <w:tab/>
            </w:r>
            <w:r w:rsidR="00695E73" w:rsidDel="00044299">
              <w:rPr>
                <w:noProof/>
                <w:webHidden/>
              </w:rPr>
              <w:delText>8</w:delText>
            </w:r>
          </w:del>
        </w:p>
        <w:p w14:paraId="7D5BBD5A" w14:textId="23F32D79" w:rsidR="00871702" w:rsidDel="00044299" w:rsidRDefault="00871702">
          <w:pPr>
            <w:pStyle w:val="TOC1"/>
            <w:tabs>
              <w:tab w:val="right" w:leader="dot" w:pos="9016"/>
            </w:tabs>
            <w:rPr>
              <w:del w:id="469" w:author="Andrew Instone-Cowie" w:date="2025-07-09T15:58:00Z" w16du:dateUtc="2025-07-09T14:58:00Z"/>
              <w:rFonts w:eastAsiaTheme="minorEastAsia"/>
              <w:noProof/>
              <w:kern w:val="2"/>
              <w:sz w:val="24"/>
              <w:szCs w:val="24"/>
              <w:lang w:eastAsia="en-GB"/>
              <w14:ligatures w14:val="standardContextual"/>
            </w:rPr>
          </w:pPr>
          <w:del w:id="470" w:author="Andrew Instone-Cowie" w:date="2025-07-09T15:58:00Z" w16du:dateUtc="2025-07-09T14:58:00Z">
            <w:r w:rsidRPr="00044299" w:rsidDel="00044299">
              <w:rPr>
                <w:rStyle w:val="Hyperlink"/>
                <w:noProof/>
              </w:rPr>
              <w:delText>Licence</w:delText>
            </w:r>
            <w:r w:rsidDel="00044299">
              <w:rPr>
                <w:noProof/>
                <w:webHidden/>
              </w:rPr>
              <w:tab/>
            </w:r>
          </w:del>
          <w:del w:id="471" w:author="Andrew Instone-Cowie" w:date="2025-05-07T12:34:00Z" w16du:dateUtc="2025-05-07T11:34:00Z">
            <w:r w:rsidR="00AA5C58" w:rsidDel="00114134">
              <w:rPr>
                <w:noProof/>
                <w:webHidden/>
              </w:rPr>
              <w:delText>8</w:delText>
            </w:r>
          </w:del>
        </w:p>
        <w:p w14:paraId="437C30EA" w14:textId="432440DE" w:rsidR="00871702" w:rsidDel="00044299" w:rsidRDefault="00871702">
          <w:pPr>
            <w:pStyle w:val="TOC1"/>
            <w:tabs>
              <w:tab w:val="right" w:leader="dot" w:pos="9016"/>
            </w:tabs>
            <w:rPr>
              <w:del w:id="472" w:author="Andrew Instone-Cowie" w:date="2025-07-09T15:58:00Z" w16du:dateUtc="2025-07-09T14:58:00Z"/>
              <w:rFonts w:eastAsiaTheme="minorEastAsia"/>
              <w:noProof/>
              <w:kern w:val="2"/>
              <w:sz w:val="24"/>
              <w:szCs w:val="24"/>
              <w:lang w:eastAsia="en-GB"/>
              <w14:ligatures w14:val="standardContextual"/>
            </w:rPr>
          </w:pPr>
          <w:del w:id="473" w:author="Andrew Instone-Cowie" w:date="2025-07-09T15:58:00Z" w16du:dateUtc="2025-07-09T14:58:00Z">
            <w:r w:rsidRPr="00044299" w:rsidDel="00044299">
              <w:rPr>
                <w:rStyle w:val="Hyperlink"/>
                <w:noProof/>
              </w:rPr>
              <w:delText>Documentation Map</w:delText>
            </w:r>
            <w:r w:rsidDel="00044299">
              <w:rPr>
                <w:noProof/>
                <w:webHidden/>
              </w:rPr>
              <w:tab/>
            </w:r>
          </w:del>
          <w:del w:id="474" w:author="Andrew Instone-Cowie" w:date="2025-05-07T12:34:00Z" w16du:dateUtc="2025-05-07T11:34:00Z">
            <w:r w:rsidR="00AA5C58" w:rsidDel="00114134">
              <w:rPr>
                <w:noProof/>
                <w:webHidden/>
              </w:rPr>
              <w:delText>9</w:delText>
            </w:r>
          </w:del>
        </w:p>
        <w:p w14:paraId="0E6D475E" w14:textId="60D94A2E" w:rsidR="00871702" w:rsidDel="00044299" w:rsidRDefault="00871702">
          <w:pPr>
            <w:pStyle w:val="TOC1"/>
            <w:tabs>
              <w:tab w:val="right" w:leader="dot" w:pos="9016"/>
            </w:tabs>
            <w:rPr>
              <w:del w:id="475" w:author="Andrew Instone-Cowie" w:date="2025-07-09T15:58:00Z" w16du:dateUtc="2025-07-09T14:58:00Z"/>
              <w:rFonts w:eastAsiaTheme="minorEastAsia"/>
              <w:noProof/>
              <w:kern w:val="2"/>
              <w:sz w:val="24"/>
              <w:szCs w:val="24"/>
              <w:lang w:eastAsia="en-GB"/>
              <w14:ligatures w14:val="standardContextual"/>
            </w:rPr>
          </w:pPr>
          <w:del w:id="476" w:author="Andrew Instone-Cowie" w:date="2025-07-09T15:58:00Z" w16du:dateUtc="2025-07-09T14:58:00Z">
            <w:r w:rsidRPr="00044299" w:rsidDel="00044299">
              <w:rPr>
                <w:rStyle w:val="Hyperlink"/>
                <w:noProof/>
              </w:rPr>
              <w:delText>About This Guide</w:delText>
            </w:r>
            <w:r w:rsidDel="00044299">
              <w:rPr>
                <w:noProof/>
                <w:webHidden/>
              </w:rPr>
              <w:tab/>
            </w:r>
          </w:del>
          <w:del w:id="477" w:author="Andrew Instone-Cowie" w:date="2025-05-07T12:34:00Z" w16du:dateUtc="2025-05-07T11:34:00Z">
            <w:r w:rsidR="00AA5C58" w:rsidDel="00114134">
              <w:rPr>
                <w:noProof/>
                <w:webHidden/>
              </w:rPr>
              <w:delText>10</w:delText>
            </w:r>
          </w:del>
        </w:p>
        <w:p w14:paraId="1157AA22" w14:textId="0AFFB622" w:rsidR="00871702" w:rsidDel="00044299" w:rsidRDefault="00871702">
          <w:pPr>
            <w:pStyle w:val="TOC1"/>
            <w:tabs>
              <w:tab w:val="right" w:leader="dot" w:pos="9016"/>
            </w:tabs>
            <w:rPr>
              <w:del w:id="478" w:author="Andrew Instone-Cowie" w:date="2025-07-09T15:58:00Z" w16du:dateUtc="2025-07-09T14:58:00Z"/>
              <w:rFonts w:eastAsiaTheme="minorEastAsia"/>
              <w:noProof/>
              <w:kern w:val="2"/>
              <w:sz w:val="24"/>
              <w:szCs w:val="24"/>
              <w:lang w:eastAsia="en-GB"/>
              <w14:ligatures w14:val="standardContextual"/>
            </w:rPr>
          </w:pPr>
          <w:del w:id="479" w:author="Andrew Instone-Cowie" w:date="2025-07-09T15:58:00Z" w16du:dateUtc="2025-07-09T14:58:00Z">
            <w:r w:rsidRPr="00044299" w:rsidDel="00044299">
              <w:rPr>
                <w:rStyle w:val="Hyperlink"/>
                <w:noProof/>
              </w:rPr>
              <w:delText>Typical Type 2 Simulator Installations</w:delText>
            </w:r>
            <w:r w:rsidDel="00044299">
              <w:rPr>
                <w:noProof/>
                <w:webHidden/>
              </w:rPr>
              <w:tab/>
            </w:r>
          </w:del>
          <w:del w:id="480" w:author="Andrew Instone-Cowie" w:date="2025-05-07T12:34:00Z" w16du:dateUtc="2025-05-07T11:34:00Z">
            <w:r w:rsidR="00AA5C58" w:rsidDel="00114134">
              <w:rPr>
                <w:noProof/>
                <w:webHidden/>
              </w:rPr>
              <w:delText>11</w:delText>
            </w:r>
          </w:del>
        </w:p>
        <w:p w14:paraId="6B268AAE" w14:textId="0EFAEDA7" w:rsidR="00871702" w:rsidDel="00044299" w:rsidRDefault="00871702">
          <w:pPr>
            <w:pStyle w:val="TOC2"/>
            <w:tabs>
              <w:tab w:val="right" w:leader="dot" w:pos="9016"/>
            </w:tabs>
            <w:rPr>
              <w:del w:id="481" w:author="Andrew Instone-Cowie" w:date="2025-07-09T15:58:00Z" w16du:dateUtc="2025-07-09T14:58:00Z"/>
              <w:rFonts w:eastAsiaTheme="minorEastAsia"/>
              <w:noProof/>
              <w:kern w:val="2"/>
              <w:sz w:val="24"/>
              <w:szCs w:val="24"/>
              <w:lang w:eastAsia="en-GB"/>
              <w14:ligatures w14:val="standardContextual"/>
            </w:rPr>
          </w:pPr>
          <w:del w:id="482" w:author="Andrew Instone-Cowie" w:date="2025-07-09T15:58:00Z" w16du:dateUtc="2025-07-09T14:58:00Z">
            <w:r w:rsidRPr="00044299" w:rsidDel="00044299">
              <w:rPr>
                <w:rStyle w:val="Hyperlink"/>
                <w:noProof/>
              </w:rPr>
              <w:delText>Basic Configuration</w:delText>
            </w:r>
            <w:r w:rsidDel="00044299">
              <w:rPr>
                <w:noProof/>
                <w:webHidden/>
              </w:rPr>
              <w:tab/>
            </w:r>
          </w:del>
          <w:del w:id="483" w:author="Andrew Instone-Cowie" w:date="2025-05-07T12:34:00Z" w16du:dateUtc="2025-05-07T11:34:00Z">
            <w:r w:rsidR="00AA5C58" w:rsidDel="00114134">
              <w:rPr>
                <w:noProof/>
                <w:webHidden/>
              </w:rPr>
              <w:delText>11</w:delText>
            </w:r>
          </w:del>
        </w:p>
        <w:p w14:paraId="40A3151F" w14:textId="4B7BD517" w:rsidR="00871702" w:rsidDel="00044299" w:rsidRDefault="00871702">
          <w:pPr>
            <w:pStyle w:val="TOC2"/>
            <w:tabs>
              <w:tab w:val="right" w:leader="dot" w:pos="9016"/>
            </w:tabs>
            <w:rPr>
              <w:del w:id="484" w:author="Andrew Instone-Cowie" w:date="2025-07-09T15:58:00Z" w16du:dateUtc="2025-07-09T14:58:00Z"/>
              <w:rFonts w:eastAsiaTheme="minorEastAsia"/>
              <w:noProof/>
              <w:kern w:val="2"/>
              <w:sz w:val="24"/>
              <w:szCs w:val="24"/>
              <w:lang w:eastAsia="en-GB"/>
              <w14:ligatures w14:val="standardContextual"/>
            </w:rPr>
          </w:pPr>
          <w:del w:id="485" w:author="Andrew Instone-Cowie" w:date="2025-07-09T15:58:00Z" w16du:dateUtc="2025-07-09T14:58:00Z">
            <w:r w:rsidRPr="00044299" w:rsidDel="00044299">
              <w:rPr>
                <w:rStyle w:val="Hyperlink"/>
                <w:noProof/>
              </w:rPr>
              <w:delText>Second PC Module</w:delText>
            </w:r>
            <w:r w:rsidDel="00044299">
              <w:rPr>
                <w:noProof/>
                <w:webHidden/>
              </w:rPr>
              <w:tab/>
            </w:r>
          </w:del>
          <w:del w:id="486" w:author="Andrew Instone-Cowie" w:date="2025-05-07T12:34:00Z" w16du:dateUtc="2025-05-07T11:34:00Z">
            <w:r w:rsidR="00AA5C58" w:rsidDel="00114134">
              <w:rPr>
                <w:noProof/>
                <w:webHidden/>
              </w:rPr>
              <w:delText>12</w:delText>
            </w:r>
          </w:del>
        </w:p>
        <w:p w14:paraId="4B6E0CEB" w14:textId="68AAC0C0" w:rsidR="00871702" w:rsidDel="00044299" w:rsidRDefault="00871702">
          <w:pPr>
            <w:pStyle w:val="TOC2"/>
            <w:tabs>
              <w:tab w:val="right" w:leader="dot" w:pos="9016"/>
            </w:tabs>
            <w:rPr>
              <w:del w:id="487" w:author="Andrew Instone-Cowie" w:date="2025-07-09T15:58:00Z" w16du:dateUtc="2025-07-09T14:58:00Z"/>
              <w:rFonts w:eastAsiaTheme="minorEastAsia"/>
              <w:noProof/>
              <w:kern w:val="2"/>
              <w:sz w:val="24"/>
              <w:szCs w:val="24"/>
              <w:lang w:eastAsia="en-GB"/>
              <w14:ligatures w14:val="standardContextual"/>
            </w:rPr>
          </w:pPr>
          <w:del w:id="488" w:author="Andrew Instone-Cowie" w:date="2025-07-09T15:58:00Z" w16du:dateUtc="2025-07-09T14:58:00Z">
            <w:r w:rsidRPr="00044299" w:rsidDel="00044299">
              <w:rPr>
                <w:rStyle w:val="Hyperlink"/>
                <w:noProof/>
              </w:rPr>
              <w:delText>Basic Serial Splitter Module</w:delText>
            </w:r>
            <w:r w:rsidDel="00044299">
              <w:rPr>
                <w:noProof/>
                <w:webHidden/>
              </w:rPr>
              <w:tab/>
            </w:r>
          </w:del>
          <w:del w:id="489" w:author="Andrew Instone-Cowie" w:date="2025-05-07T12:34:00Z" w16du:dateUtc="2025-05-07T11:34:00Z">
            <w:r w:rsidR="00AA5C58" w:rsidDel="00114134">
              <w:rPr>
                <w:noProof/>
                <w:webHidden/>
              </w:rPr>
              <w:delText>13</w:delText>
            </w:r>
          </w:del>
        </w:p>
        <w:p w14:paraId="57F27839" w14:textId="79B16714" w:rsidR="00871702" w:rsidDel="00044299" w:rsidRDefault="00871702">
          <w:pPr>
            <w:pStyle w:val="TOC1"/>
            <w:tabs>
              <w:tab w:val="right" w:leader="dot" w:pos="9016"/>
            </w:tabs>
            <w:rPr>
              <w:del w:id="490" w:author="Andrew Instone-Cowie" w:date="2025-07-09T15:58:00Z" w16du:dateUtc="2025-07-09T14:58:00Z"/>
              <w:rFonts w:eastAsiaTheme="minorEastAsia"/>
              <w:noProof/>
              <w:kern w:val="2"/>
              <w:sz w:val="24"/>
              <w:szCs w:val="24"/>
              <w:lang w:eastAsia="en-GB"/>
              <w14:ligatures w14:val="standardContextual"/>
            </w:rPr>
          </w:pPr>
          <w:del w:id="491" w:author="Andrew Instone-Cowie" w:date="2025-07-09T15:58:00Z" w16du:dateUtc="2025-07-09T14:58:00Z">
            <w:r w:rsidRPr="00044299" w:rsidDel="00044299">
              <w:rPr>
                <w:rStyle w:val="Hyperlink"/>
                <w:noProof/>
              </w:rPr>
              <w:delText>Simulator Overview</w:delText>
            </w:r>
            <w:r w:rsidDel="00044299">
              <w:rPr>
                <w:noProof/>
                <w:webHidden/>
              </w:rPr>
              <w:tab/>
            </w:r>
          </w:del>
          <w:del w:id="492" w:author="Andrew Instone-Cowie" w:date="2025-05-07T12:34:00Z" w16du:dateUtc="2025-05-07T11:34:00Z">
            <w:r w:rsidR="00AA5C58" w:rsidDel="00114134">
              <w:rPr>
                <w:noProof/>
                <w:webHidden/>
              </w:rPr>
              <w:delText>14</w:delText>
            </w:r>
          </w:del>
        </w:p>
        <w:p w14:paraId="0BFB0F48" w14:textId="25CC6899" w:rsidR="00871702" w:rsidDel="00044299" w:rsidRDefault="00871702">
          <w:pPr>
            <w:pStyle w:val="TOC2"/>
            <w:tabs>
              <w:tab w:val="right" w:leader="dot" w:pos="9016"/>
            </w:tabs>
            <w:rPr>
              <w:del w:id="493" w:author="Andrew Instone-Cowie" w:date="2025-07-09T15:58:00Z" w16du:dateUtc="2025-07-09T14:58:00Z"/>
              <w:rFonts w:eastAsiaTheme="minorEastAsia"/>
              <w:noProof/>
              <w:kern w:val="2"/>
              <w:sz w:val="24"/>
              <w:szCs w:val="24"/>
              <w:lang w:eastAsia="en-GB"/>
              <w14:ligatures w14:val="standardContextual"/>
            </w:rPr>
          </w:pPr>
          <w:del w:id="494" w:author="Andrew Instone-Cowie" w:date="2025-07-09T15:58:00Z" w16du:dateUtc="2025-07-09T14:58:00Z">
            <w:r w:rsidRPr="00044299" w:rsidDel="00044299">
              <w:rPr>
                <w:rStyle w:val="Hyperlink"/>
                <w:noProof/>
              </w:rPr>
              <w:delText>Bell Sensing Methods</w:delText>
            </w:r>
            <w:r w:rsidDel="00044299">
              <w:rPr>
                <w:noProof/>
                <w:webHidden/>
              </w:rPr>
              <w:tab/>
            </w:r>
          </w:del>
          <w:del w:id="495" w:author="Andrew Instone-Cowie" w:date="2025-05-07T12:34:00Z" w16du:dateUtc="2025-05-07T11:34:00Z">
            <w:r w:rsidR="00AA5C58" w:rsidDel="00114134">
              <w:rPr>
                <w:noProof/>
                <w:webHidden/>
              </w:rPr>
              <w:delText>14</w:delText>
            </w:r>
          </w:del>
        </w:p>
        <w:p w14:paraId="3985F833" w14:textId="2DD572A6" w:rsidR="00871702" w:rsidDel="00044299" w:rsidRDefault="00871702">
          <w:pPr>
            <w:pStyle w:val="TOC3"/>
            <w:tabs>
              <w:tab w:val="right" w:leader="dot" w:pos="9016"/>
            </w:tabs>
            <w:rPr>
              <w:del w:id="496" w:author="Andrew Instone-Cowie" w:date="2025-07-09T15:58:00Z" w16du:dateUtc="2025-07-09T14:58:00Z"/>
              <w:noProof/>
              <w:kern w:val="2"/>
              <w:sz w:val="24"/>
              <w:szCs w:val="24"/>
              <w:lang w:val="en-GB" w:eastAsia="en-GB"/>
              <w14:ligatures w14:val="standardContextual"/>
            </w:rPr>
          </w:pPr>
          <w:del w:id="497" w:author="Andrew Instone-Cowie" w:date="2025-07-09T15:58:00Z" w16du:dateUtc="2025-07-09T14:58:00Z">
            <w:r w:rsidRPr="00044299" w:rsidDel="00044299">
              <w:rPr>
                <w:rStyle w:val="Hyperlink"/>
                <w:noProof/>
              </w:rPr>
              <w:delText>Sensor Types</w:delText>
            </w:r>
            <w:r w:rsidDel="00044299">
              <w:rPr>
                <w:noProof/>
                <w:webHidden/>
              </w:rPr>
              <w:tab/>
            </w:r>
          </w:del>
          <w:del w:id="498" w:author="Andrew Instone-Cowie" w:date="2025-05-07T12:34:00Z" w16du:dateUtc="2025-05-07T11:34:00Z">
            <w:r w:rsidR="00AA5C58" w:rsidDel="00114134">
              <w:rPr>
                <w:noProof/>
                <w:webHidden/>
              </w:rPr>
              <w:delText>14</w:delText>
            </w:r>
          </w:del>
        </w:p>
        <w:p w14:paraId="638F9B76" w14:textId="709C2591" w:rsidR="00871702" w:rsidDel="00044299" w:rsidRDefault="00871702">
          <w:pPr>
            <w:pStyle w:val="TOC2"/>
            <w:tabs>
              <w:tab w:val="right" w:leader="dot" w:pos="9016"/>
            </w:tabs>
            <w:rPr>
              <w:del w:id="499" w:author="Andrew Instone-Cowie" w:date="2025-07-09T15:58:00Z" w16du:dateUtc="2025-07-09T14:58:00Z"/>
              <w:rFonts w:eastAsiaTheme="minorEastAsia"/>
              <w:noProof/>
              <w:kern w:val="2"/>
              <w:sz w:val="24"/>
              <w:szCs w:val="24"/>
              <w:lang w:eastAsia="en-GB"/>
              <w14:ligatures w14:val="standardContextual"/>
            </w:rPr>
          </w:pPr>
          <w:del w:id="500" w:author="Andrew Instone-Cowie" w:date="2025-07-09T15:58:00Z" w16du:dateUtc="2025-07-09T14:58:00Z">
            <w:r w:rsidRPr="00044299" w:rsidDel="00044299">
              <w:rPr>
                <w:rStyle w:val="Hyperlink"/>
                <w:noProof/>
              </w:rPr>
              <w:delText>Single vs Dual Trigger</w:delText>
            </w:r>
            <w:r w:rsidDel="00044299">
              <w:rPr>
                <w:noProof/>
                <w:webHidden/>
              </w:rPr>
              <w:tab/>
            </w:r>
          </w:del>
          <w:del w:id="501" w:author="Andrew Instone-Cowie" w:date="2025-05-07T12:34:00Z" w16du:dateUtc="2025-05-07T11:34:00Z">
            <w:r w:rsidR="00AA5C58" w:rsidDel="00114134">
              <w:rPr>
                <w:noProof/>
                <w:webHidden/>
              </w:rPr>
              <w:delText>15</w:delText>
            </w:r>
          </w:del>
        </w:p>
        <w:p w14:paraId="174BDD07" w14:textId="315A0EA8" w:rsidR="00871702" w:rsidDel="00044299" w:rsidRDefault="00871702">
          <w:pPr>
            <w:pStyle w:val="TOC3"/>
            <w:tabs>
              <w:tab w:val="right" w:leader="dot" w:pos="9016"/>
            </w:tabs>
            <w:rPr>
              <w:del w:id="502" w:author="Andrew Instone-Cowie" w:date="2025-07-09T15:58:00Z" w16du:dateUtc="2025-07-09T14:58:00Z"/>
              <w:noProof/>
              <w:kern w:val="2"/>
              <w:sz w:val="24"/>
              <w:szCs w:val="24"/>
              <w:lang w:val="en-GB" w:eastAsia="en-GB"/>
              <w14:ligatures w14:val="standardContextual"/>
            </w:rPr>
          </w:pPr>
          <w:del w:id="503" w:author="Andrew Instone-Cowie" w:date="2025-07-09T15:58:00Z" w16du:dateUtc="2025-07-09T14:58:00Z">
            <w:r w:rsidRPr="00044299" w:rsidDel="00044299">
              <w:rPr>
                <w:rStyle w:val="Hyperlink"/>
                <w:noProof/>
              </w:rPr>
              <w:delText>Dual Triggers</w:delText>
            </w:r>
            <w:r w:rsidDel="00044299">
              <w:rPr>
                <w:noProof/>
                <w:webHidden/>
              </w:rPr>
              <w:tab/>
            </w:r>
          </w:del>
          <w:del w:id="504" w:author="Andrew Instone-Cowie" w:date="2025-05-07T12:34:00Z" w16du:dateUtc="2025-05-07T11:34:00Z">
            <w:r w:rsidR="00AA5C58" w:rsidDel="00114134">
              <w:rPr>
                <w:noProof/>
                <w:webHidden/>
              </w:rPr>
              <w:delText>15</w:delText>
            </w:r>
          </w:del>
        </w:p>
        <w:p w14:paraId="546B233E" w14:textId="66F11AEC" w:rsidR="00871702" w:rsidDel="00044299" w:rsidRDefault="00871702">
          <w:pPr>
            <w:pStyle w:val="TOC3"/>
            <w:tabs>
              <w:tab w:val="right" w:leader="dot" w:pos="9016"/>
            </w:tabs>
            <w:rPr>
              <w:del w:id="505" w:author="Andrew Instone-Cowie" w:date="2025-07-09T15:58:00Z" w16du:dateUtc="2025-07-09T14:58:00Z"/>
              <w:noProof/>
              <w:kern w:val="2"/>
              <w:sz w:val="24"/>
              <w:szCs w:val="24"/>
              <w:lang w:val="en-GB" w:eastAsia="en-GB"/>
              <w14:ligatures w14:val="standardContextual"/>
            </w:rPr>
          </w:pPr>
          <w:del w:id="506" w:author="Andrew Instone-Cowie" w:date="2025-07-09T15:58:00Z" w16du:dateUtc="2025-07-09T14:58:00Z">
            <w:r w:rsidRPr="00044299" w:rsidDel="00044299">
              <w:rPr>
                <w:rStyle w:val="Hyperlink"/>
                <w:noProof/>
              </w:rPr>
              <w:delText>Single Trigger</w:delText>
            </w:r>
            <w:r w:rsidDel="00044299">
              <w:rPr>
                <w:noProof/>
                <w:webHidden/>
              </w:rPr>
              <w:tab/>
            </w:r>
          </w:del>
          <w:del w:id="507" w:author="Andrew Instone-Cowie" w:date="2025-05-07T12:34:00Z" w16du:dateUtc="2025-05-07T11:34:00Z">
            <w:r w:rsidR="00AA5C58" w:rsidDel="00114134">
              <w:rPr>
                <w:noProof/>
                <w:webHidden/>
              </w:rPr>
              <w:delText>16</w:delText>
            </w:r>
          </w:del>
        </w:p>
        <w:p w14:paraId="2D33E93A" w14:textId="4AA2AC0C" w:rsidR="00871702" w:rsidDel="00044299" w:rsidRDefault="00871702">
          <w:pPr>
            <w:pStyle w:val="TOC1"/>
            <w:tabs>
              <w:tab w:val="right" w:leader="dot" w:pos="9016"/>
            </w:tabs>
            <w:rPr>
              <w:del w:id="508" w:author="Andrew Instone-Cowie" w:date="2025-07-09T15:58:00Z" w16du:dateUtc="2025-07-09T14:58:00Z"/>
              <w:rFonts w:eastAsiaTheme="minorEastAsia"/>
              <w:noProof/>
              <w:kern w:val="2"/>
              <w:sz w:val="24"/>
              <w:szCs w:val="24"/>
              <w:lang w:eastAsia="en-GB"/>
              <w14:ligatures w14:val="standardContextual"/>
            </w:rPr>
          </w:pPr>
          <w:del w:id="509" w:author="Andrew Instone-Cowie" w:date="2025-07-09T15:58:00Z" w16du:dateUtc="2025-07-09T14:58:00Z">
            <w:r w:rsidRPr="00044299" w:rsidDel="00044299">
              <w:rPr>
                <w:rStyle w:val="Hyperlink"/>
                <w:noProof/>
              </w:rPr>
              <w:delText>Simulator Interface Module Hardware</w:delText>
            </w:r>
            <w:r w:rsidDel="00044299">
              <w:rPr>
                <w:noProof/>
                <w:webHidden/>
              </w:rPr>
              <w:tab/>
            </w:r>
          </w:del>
          <w:del w:id="510" w:author="Andrew Instone-Cowie" w:date="2025-05-07T12:34:00Z" w16du:dateUtc="2025-05-07T11:34:00Z">
            <w:r w:rsidR="00AA5C58" w:rsidDel="00114134">
              <w:rPr>
                <w:noProof/>
                <w:webHidden/>
              </w:rPr>
              <w:delText>18</w:delText>
            </w:r>
          </w:del>
        </w:p>
        <w:p w14:paraId="3B871888" w14:textId="5DAF19CE" w:rsidR="00871702" w:rsidDel="00044299" w:rsidRDefault="00871702">
          <w:pPr>
            <w:pStyle w:val="TOC2"/>
            <w:tabs>
              <w:tab w:val="right" w:leader="dot" w:pos="9016"/>
            </w:tabs>
            <w:rPr>
              <w:del w:id="511" w:author="Andrew Instone-Cowie" w:date="2025-07-09T15:58:00Z" w16du:dateUtc="2025-07-09T14:58:00Z"/>
              <w:rFonts w:eastAsiaTheme="minorEastAsia"/>
              <w:noProof/>
              <w:kern w:val="2"/>
              <w:sz w:val="24"/>
              <w:szCs w:val="24"/>
              <w:lang w:eastAsia="en-GB"/>
              <w14:ligatures w14:val="standardContextual"/>
            </w:rPr>
          </w:pPr>
          <w:del w:id="512" w:author="Andrew Instone-Cowie" w:date="2025-07-09T15:58:00Z" w16du:dateUtc="2025-07-09T14:58:00Z">
            <w:r w:rsidRPr="00044299" w:rsidDel="00044299">
              <w:rPr>
                <w:rStyle w:val="Hyperlink"/>
                <w:noProof/>
              </w:rPr>
              <w:delText>Overview</w:delText>
            </w:r>
            <w:r w:rsidDel="00044299">
              <w:rPr>
                <w:noProof/>
                <w:webHidden/>
              </w:rPr>
              <w:tab/>
            </w:r>
          </w:del>
          <w:del w:id="513" w:author="Andrew Instone-Cowie" w:date="2025-05-07T12:34:00Z" w16du:dateUtc="2025-05-07T11:34:00Z">
            <w:r w:rsidR="00AA5C58" w:rsidDel="00114134">
              <w:rPr>
                <w:noProof/>
                <w:webHidden/>
              </w:rPr>
              <w:delText>18</w:delText>
            </w:r>
          </w:del>
        </w:p>
        <w:p w14:paraId="48C4F7AA" w14:textId="217DDEB0" w:rsidR="00871702" w:rsidDel="00044299" w:rsidRDefault="00871702">
          <w:pPr>
            <w:pStyle w:val="TOC2"/>
            <w:tabs>
              <w:tab w:val="right" w:leader="dot" w:pos="9016"/>
            </w:tabs>
            <w:rPr>
              <w:del w:id="514" w:author="Andrew Instone-Cowie" w:date="2025-07-09T15:58:00Z" w16du:dateUtc="2025-07-09T14:58:00Z"/>
              <w:rFonts w:eastAsiaTheme="minorEastAsia"/>
              <w:noProof/>
              <w:kern w:val="2"/>
              <w:sz w:val="24"/>
              <w:szCs w:val="24"/>
              <w:lang w:eastAsia="en-GB"/>
              <w14:ligatures w14:val="standardContextual"/>
            </w:rPr>
          </w:pPr>
          <w:del w:id="515" w:author="Andrew Instone-Cowie" w:date="2025-07-09T15:58:00Z" w16du:dateUtc="2025-07-09T14:58:00Z">
            <w:r w:rsidRPr="00044299" w:rsidDel="00044299">
              <w:rPr>
                <w:rStyle w:val="Hyperlink"/>
                <w:noProof/>
              </w:rPr>
              <w:delText>Hardware Options</w:delText>
            </w:r>
            <w:r w:rsidDel="00044299">
              <w:rPr>
                <w:noProof/>
                <w:webHidden/>
              </w:rPr>
              <w:tab/>
            </w:r>
          </w:del>
          <w:del w:id="516" w:author="Andrew Instone-Cowie" w:date="2025-05-07T12:34:00Z" w16du:dateUtc="2025-05-07T11:34:00Z">
            <w:r w:rsidR="00AA5C58" w:rsidDel="00114134">
              <w:rPr>
                <w:noProof/>
                <w:webHidden/>
              </w:rPr>
              <w:delText>18</w:delText>
            </w:r>
          </w:del>
        </w:p>
        <w:p w14:paraId="475E21EE" w14:textId="74D4BA29" w:rsidR="00871702" w:rsidDel="00044299" w:rsidRDefault="00871702">
          <w:pPr>
            <w:pStyle w:val="TOC2"/>
            <w:tabs>
              <w:tab w:val="right" w:leader="dot" w:pos="9016"/>
            </w:tabs>
            <w:rPr>
              <w:del w:id="517" w:author="Andrew Instone-Cowie" w:date="2025-07-09T15:58:00Z" w16du:dateUtc="2025-07-09T14:58:00Z"/>
              <w:rFonts w:eastAsiaTheme="minorEastAsia"/>
              <w:noProof/>
              <w:kern w:val="2"/>
              <w:sz w:val="24"/>
              <w:szCs w:val="24"/>
              <w:lang w:eastAsia="en-GB"/>
              <w14:ligatures w14:val="standardContextual"/>
            </w:rPr>
          </w:pPr>
          <w:del w:id="518" w:author="Andrew Instone-Cowie" w:date="2025-07-09T15:58:00Z" w16du:dateUtc="2025-07-09T14:58:00Z">
            <w:r w:rsidRPr="00044299" w:rsidDel="00044299">
              <w:rPr>
                <w:rStyle w:val="Hyperlink"/>
                <w:noProof/>
              </w:rPr>
              <w:delText>Hardware Interrupts</w:delText>
            </w:r>
            <w:r w:rsidDel="00044299">
              <w:rPr>
                <w:noProof/>
                <w:webHidden/>
              </w:rPr>
              <w:tab/>
            </w:r>
          </w:del>
          <w:del w:id="519" w:author="Andrew Instone-Cowie" w:date="2025-05-07T12:34:00Z" w16du:dateUtc="2025-05-07T11:34:00Z">
            <w:r w:rsidR="00AA5C58" w:rsidDel="00114134">
              <w:rPr>
                <w:noProof/>
                <w:webHidden/>
              </w:rPr>
              <w:delText>18</w:delText>
            </w:r>
          </w:del>
        </w:p>
        <w:p w14:paraId="014873E4" w14:textId="1FF6A7E4" w:rsidR="00871702" w:rsidDel="00044299" w:rsidRDefault="00871702">
          <w:pPr>
            <w:pStyle w:val="TOC2"/>
            <w:tabs>
              <w:tab w:val="right" w:leader="dot" w:pos="9016"/>
            </w:tabs>
            <w:rPr>
              <w:del w:id="520" w:author="Andrew Instone-Cowie" w:date="2025-07-09T15:58:00Z" w16du:dateUtc="2025-07-09T14:58:00Z"/>
              <w:rFonts w:eastAsiaTheme="minorEastAsia"/>
              <w:noProof/>
              <w:kern w:val="2"/>
              <w:sz w:val="24"/>
              <w:szCs w:val="24"/>
              <w:lang w:eastAsia="en-GB"/>
              <w14:ligatures w14:val="standardContextual"/>
            </w:rPr>
          </w:pPr>
          <w:del w:id="521" w:author="Andrew Instone-Cowie" w:date="2025-07-09T15:58:00Z" w16du:dateUtc="2025-07-09T14:58:00Z">
            <w:r w:rsidRPr="00044299" w:rsidDel="00044299">
              <w:rPr>
                <w:rStyle w:val="Hyperlink"/>
                <w:noProof/>
              </w:rPr>
              <w:delText>Microcontroller Hardware</w:delText>
            </w:r>
            <w:r w:rsidDel="00044299">
              <w:rPr>
                <w:noProof/>
                <w:webHidden/>
              </w:rPr>
              <w:tab/>
            </w:r>
          </w:del>
          <w:del w:id="522" w:author="Andrew Instone-Cowie" w:date="2025-05-07T12:34:00Z" w16du:dateUtc="2025-05-07T11:34:00Z">
            <w:r w:rsidR="00AA5C58" w:rsidDel="00114134">
              <w:rPr>
                <w:noProof/>
                <w:webHidden/>
              </w:rPr>
              <w:delText>19</w:delText>
            </w:r>
          </w:del>
        </w:p>
        <w:p w14:paraId="5392AFCB" w14:textId="54938602" w:rsidR="00871702" w:rsidDel="00044299" w:rsidRDefault="00871702">
          <w:pPr>
            <w:pStyle w:val="TOC2"/>
            <w:tabs>
              <w:tab w:val="right" w:leader="dot" w:pos="9016"/>
            </w:tabs>
            <w:rPr>
              <w:del w:id="523" w:author="Andrew Instone-Cowie" w:date="2025-07-09T15:58:00Z" w16du:dateUtc="2025-07-09T14:58:00Z"/>
              <w:rFonts w:eastAsiaTheme="minorEastAsia"/>
              <w:noProof/>
              <w:kern w:val="2"/>
              <w:sz w:val="24"/>
              <w:szCs w:val="24"/>
              <w:lang w:eastAsia="en-GB"/>
              <w14:ligatures w14:val="standardContextual"/>
            </w:rPr>
          </w:pPr>
          <w:del w:id="524" w:author="Andrew Instone-Cowie" w:date="2025-07-09T15:58:00Z" w16du:dateUtc="2025-07-09T14:58:00Z">
            <w:r w:rsidRPr="00044299" w:rsidDel="00044299">
              <w:rPr>
                <w:rStyle w:val="Hyperlink"/>
                <w:noProof/>
              </w:rPr>
              <w:delText>Serial Line Driver</w:delText>
            </w:r>
            <w:r w:rsidDel="00044299">
              <w:rPr>
                <w:noProof/>
                <w:webHidden/>
              </w:rPr>
              <w:tab/>
            </w:r>
          </w:del>
          <w:del w:id="525" w:author="Andrew Instone-Cowie" w:date="2025-05-07T12:34:00Z" w16du:dateUtc="2025-05-07T11:34:00Z">
            <w:r w:rsidR="00AA5C58" w:rsidDel="00114134">
              <w:rPr>
                <w:noProof/>
                <w:webHidden/>
              </w:rPr>
              <w:delText>19</w:delText>
            </w:r>
          </w:del>
        </w:p>
        <w:p w14:paraId="3D6EE0E7" w14:textId="3A88CCB3" w:rsidR="00871702" w:rsidDel="00044299" w:rsidRDefault="00871702">
          <w:pPr>
            <w:pStyle w:val="TOC2"/>
            <w:tabs>
              <w:tab w:val="right" w:leader="dot" w:pos="9016"/>
            </w:tabs>
            <w:rPr>
              <w:del w:id="526" w:author="Andrew Instone-Cowie" w:date="2025-07-09T15:58:00Z" w16du:dateUtc="2025-07-09T14:58:00Z"/>
              <w:rFonts w:eastAsiaTheme="minorEastAsia"/>
              <w:noProof/>
              <w:kern w:val="2"/>
              <w:sz w:val="24"/>
              <w:szCs w:val="24"/>
              <w:lang w:eastAsia="en-GB"/>
              <w14:ligatures w14:val="standardContextual"/>
            </w:rPr>
          </w:pPr>
          <w:del w:id="527" w:author="Andrew Instone-Cowie" w:date="2025-07-09T15:58:00Z" w16du:dateUtc="2025-07-09T14:58:00Z">
            <w:r w:rsidRPr="00044299" w:rsidDel="00044299">
              <w:rPr>
                <w:rStyle w:val="Hyperlink"/>
                <w:noProof/>
              </w:rPr>
              <w:delText>Microcontroller Configuration</w:delText>
            </w:r>
            <w:r w:rsidDel="00044299">
              <w:rPr>
                <w:noProof/>
                <w:webHidden/>
              </w:rPr>
              <w:tab/>
            </w:r>
          </w:del>
          <w:del w:id="528" w:author="Andrew Instone-Cowie" w:date="2025-05-07T12:34:00Z" w16du:dateUtc="2025-05-07T11:34:00Z">
            <w:r w:rsidR="00AA5C58" w:rsidDel="00114134">
              <w:rPr>
                <w:noProof/>
                <w:webHidden/>
              </w:rPr>
              <w:delText>20</w:delText>
            </w:r>
          </w:del>
        </w:p>
        <w:p w14:paraId="61B6E145" w14:textId="2D21BDEE" w:rsidR="00871702" w:rsidDel="00044299" w:rsidRDefault="00871702">
          <w:pPr>
            <w:pStyle w:val="TOC3"/>
            <w:tabs>
              <w:tab w:val="right" w:leader="dot" w:pos="9016"/>
            </w:tabs>
            <w:rPr>
              <w:del w:id="529" w:author="Andrew Instone-Cowie" w:date="2025-07-09T15:58:00Z" w16du:dateUtc="2025-07-09T14:58:00Z"/>
              <w:noProof/>
              <w:kern w:val="2"/>
              <w:sz w:val="24"/>
              <w:szCs w:val="24"/>
              <w:lang w:val="en-GB" w:eastAsia="en-GB"/>
              <w14:ligatures w14:val="standardContextual"/>
            </w:rPr>
          </w:pPr>
          <w:del w:id="530" w:author="Andrew Instone-Cowie" w:date="2025-07-09T15:58:00Z" w16du:dateUtc="2025-07-09T14:58:00Z">
            <w:r w:rsidRPr="00044299" w:rsidDel="00044299">
              <w:rPr>
                <w:rStyle w:val="Hyperlink"/>
                <w:noProof/>
              </w:rPr>
              <w:delText>Microcontroller I/O Pins</w:delText>
            </w:r>
            <w:r w:rsidDel="00044299">
              <w:rPr>
                <w:noProof/>
                <w:webHidden/>
              </w:rPr>
              <w:tab/>
            </w:r>
          </w:del>
          <w:del w:id="531" w:author="Andrew Instone-Cowie" w:date="2025-05-07T12:34:00Z" w16du:dateUtc="2025-05-07T11:34:00Z">
            <w:r w:rsidR="00AA5C58" w:rsidDel="00114134">
              <w:rPr>
                <w:noProof/>
                <w:webHidden/>
              </w:rPr>
              <w:delText>20</w:delText>
            </w:r>
          </w:del>
        </w:p>
        <w:p w14:paraId="3FED0EB9" w14:textId="02801135" w:rsidR="00871702" w:rsidDel="00044299" w:rsidRDefault="00871702">
          <w:pPr>
            <w:pStyle w:val="TOC3"/>
            <w:tabs>
              <w:tab w:val="right" w:leader="dot" w:pos="9016"/>
            </w:tabs>
            <w:rPr>
              <w:del w:id="532" w:author="Andrew Instone-Cowie" w:date="2025-07-09T15:58:00Z" w16du:dateUtc="2025-07-09T14:58:00Z"/>
              <w:noProof/>
              <w:kern w:val="2"/>
              <w:sz w:val="24"/>
              <w:szCs w:val="24"/>
              <w:lang w:val="en-GB" w:eastAsia="en-GB"/>
              <w14:ligatures w14:val="standardContextual"/>
            </w:rPr>
          </w:pPr>
          <w:del w:id="533" w:author="Andrew Instone-Cowie" w:date="2025-07-09T15:58:00Z" w16du:dateUtc="2025-07-09T14:58:00Z">
            <w:r w:rsidRPr="00044299" w:rsidDel="00044299">
              <w:rPr>
                <w:rStyle w:val="Hyperlink"/>
                <w:noProof/>
              </w:rPr>
              <w:delText>Microcontroller Fuse Settings</w:delText>
            </w:r>
            <w:r w:rsidDel="00044299">
              <w:rPr>
                <w:noProof/>
                <w:webHidden/>
              </w:rPr>
              <w:tab/>
            </w:r>
          </w:del>
          <w:del w:id="534" w:author="Andrew Instone-Cowie" w:date="2025-05-07T12:34:00Z" w16du:dateUtc="2025-05-07T11:34:00Z">
            <w:r w:rsidR="00AA5C58" w:rsidDel="00114134">
              <w:rPr>
                <w:noProof/>
                <w:webHidden/>
              </w:rPr>
              <w:delText>21</w:delText>
            </w:r>
          </w:del>
        </w:p>
        <w:p w14:paraId="045AB650" w14:textId="0620C525" w:rsidR="00871702" w:rsidDel="00044299" w:rsidRDefault="00871702">
          <w:pPr>
            <w:pStyle w:val="TOC2"/>
            <w:tabs>
              <w:tab w:val="right" w:leader="dot" w:pos="9016"/>
            </w:tabs>
            <w:rPr>
              <w:del w:id="535" w:author="Andrew Instone-Cowie" w:date="2025-07-09T15:58:00Z" w16du:dateUtc="2025-07-09T14:58:00Z"/>
              <w:rFonts w:eastAsiaTheme="minorEastAsia"/>
              <w:noProof/>
              <w:kern w:val="2"/>
              <w:sz w:val="24"/>
              <w:szCs w:val="24"/>
              <w:lang w:eastAsia="en-GB"/>
              <w14:ligatures w14:val="standardContextual"/>
            </w:rPr>
          </w:pPr>
          <w:del w:id="536" w:author="Andrew Instone-Cowie" w:date="2025-07-09T15:58:00Z" w16du:dateUtc="2025-07-09T14:58:00Z">
            <w:r w:rsidRPr="00044299" w:rsidDel="00044299">
              <w:rPr>
                <w:rStyle w:val="Hyperlink"/>
                <w:noProof/>
              </w:rPr>
              <w:delText>Power Supply</w:delText>
            </w:r>
            <w:r w:rsidDel="00044299">
              <w:rPr>
                <w:noProof/>
                <w:webHidden/>
              </w:rPr>
              <w:tab/>
            </w:r>
          </w:del>
          <w:del w:id="537" w:author="Andrew Instone-Cowie" w:date="2025-05-07T12:34:00Z" w16du:dateUtc="2025-05-07T11:34:00Z">
            <w:r w:rsidR="00AA5C58" w:rsidDel="00114134">
              <w:rPr>
                <w:noProof/>
                <w:webHidden/>
              </w:rPr>
              <w:delText>22</w:delText>
            </w:r>
          </w:del>
        </w:p>
        <w:p w14:paraId="2710CC24" w14:textId="3237DA56" w:rsidR="00871702" w:rsidDel="00044299" w:rsidRDefault="00871702">
          <w:pPr>
            <w:pStyle w:val="TOC3"/>
            <w:tabs>
              <w:tab w:val="right" w:leader="dot" w:pos="9016"/>
            </w:tabs>
            <w:rPr>
              <w:del w:id="538" w:author="Andrew Instone-Cowie" w:date="2025-07-09T15:58:00Z" w16du:dateUtc="2025-07-09T14:58:00Z"/>
              <w:noProof/>
              <w:kern w:val="2"/>
              <w:sz w:val="24"/>
              <w:szCs w:val="24"/>
              <w:lang w:val="en-GB" w:eastAsia="en-GB"/>
              <w14:ligatures w14:val="standardContextual"/>
            </w:rPr>
          </w:pPr>
          <w:del w:id="539" w:author="Andrew Instone-Cowie" w:date="2025-07-09T15:58:00Z" w16du:dateUtc="2025-07-09T14:58:00Z">
            <w:r w:rsidRPr="00044299" w:rsidDel="00044299">
              <w:rPr>
                <w:rStyle w:val="Hyperlink"/>
                <w:noProof/>
              </w:rPr>
              <w:delText>Typical Current Requirements</w:delText>
            </w:r>
            <w:r w:rsidDel="00044299">
              <w:rPr>
                <w:noProof/>
                <w:webHidden/>
              </w:rPr>
              <w:tab/>
            </w:r>
          </w:del>
          <w:del w:id="540" w:author="Andrew Instone-Cowie" w:date="2025-05-07T12:34:00Z" w16du:dateUtc="2025-05-07T11:34:00Z">
            <w:r w:rsidR="00AA5C58" w:rsidDel="00114134">
              <w:rPr>
                <w:noProof/>
                <w:webHidden/>
              </w:rPr>
              <w:delText>22</w:delText>
            </w:r>
          </w:del>
        </w:p>
        <w:p w14:paraId="4A7459F1" w14:textId="23BFE110" w:rsidR="00871702" w:rsidDel="00044299" w:rsidRDefault="00871702">
          <w:pPr>
            <w:pStyle w:val="TOC3"/>
            <w:tabs>
              <w:tab w:val="right" w:leader="dot" w:pos="9016"/>
            </w:tabs>
            <w:rPr>
              <w:del w:id="541" w:author="Andrew Instone-Cowie" w:date="2025-07-09T15:58:00Z" w16du:dateUtc="2025-07-09T14:58:00Z"/>
              <w:noProof/>
              <w:kern w:val="2"/>
              <w:sz w:val="24"/>
              <w:szCs w:val="24"/>
              <w:lang w:val="en-GB" w:eastAsia="en-GB"/>
              <w14:ligatures w14:val="standardContextual"/>
            </w:rPr>
          </w:pPr>
          <w:del w:id="542" w:author="Andrew Instone-Cowie" w:date="2025-07-09T15:58:00Z" w16du:dateUtc="2025-07-09T14:58:00Z">
            <w:r w:rsidRPr="00044299" w:rsidDel="00044299">
              <w:rPr>
                <w:rStyle w:val="Hyperlink"/>
                <w:noProof/>
              </w:rPr>
              <w:delText>Microcontroller Package Ratings</w:delText>
            </w:r>
            <w:r w:rsidDel="00044299">
              <w:rPr>
                <w:noProof/>
                <w:webHidden/>
              </w:rPr>
              <w:tab/>
            </w:r>
          </w:del>
          <w:del w:id="543" w:author="Andrew Instone-Cowie" w:date="2025-05-07T12:34:00Z" w16du:dateUtc="2025-05-07T11:34:00Z">
            <w:r w:rsidR="00AA5C58" w:rsidDel="00114134">
              <w:rPr>
                <w:noProof/>
                <w:webHidden/>
              </w:rPr>
              <w:delText>22</w:delText>
            </w:r>
          </w:del>
        </w:p>
        <w:p w14:paraId="6CAB5CB9" w14:textId="1329E683" w:rsidR="00871702" w:rsidDel="00044299" w:rsidRDefault="00871702">
          <w:pPr>
            <w:pStyle w:val="TOC3"/>
            <w:tabs>
              <w:tab w:val="right" w:leader="dot" w:pos="9016"/>
            </w:tabs>
            <w:rPr>
              <w:del w:id="544" w:author="Andrew Instone-Cowie" w:date="2025-07-09T15:58:00Z" w16du:dateUtc="2025-07-09T14:58:00Z"/>
              <w:noProof/>
              <w:kern w:val="2"/>
              <w:sz w:val="24"/>
              <w:szCs w:val="24"/>
              <w:lang w:val="en-GB" w:eastAsia="en-GB"/>
              <w14:ligatures w14:val="standardContextual"/>
            </w:rPr>
          </w:pPr>
          <w:del w:id="545" w:author="Andrew Instone-Cowie" w:date="2025-07-09T15:58:00Z" w16du:dateUtc="2025-07-09T14:58:00Z">
            <w:r w:rsidRPr="00044299" w:rsidDel="00044299">
              <w:rPr>
                <w:rStyle w:val="Hyperlink"/>
                <w:noProof/>
              </w:rPr>
              <w:delText>Voltage Regulator</w:delText>
            </w:r>
            <w:r w:rsidDel="00044299">
              <w:rPr>
                <w:noProof/>
                <w:webHidden/>
              </w:rPr>
              <w:tab/>
            </w:r>
          </w:del>
          <w:del w:id="546" w:author="Andrew Instone-Cowie" w:date="2025-05-07T12:34:00Z" w16du:dateUtc="2025-05-07T11:34:00Z">
            <w:r w:rsidR="00AA5C58" w:rsidDel="00114134">
              <w:rPr>
                <w:noProof/>
                <w:webHidden/>
              </w:rPr>
              <w:delText>22</w:delText>
            </w:r>
          </w:del>
        </w:p>
        <w:p w14:paraId="05110DD0" w14:textId="497CFA8E" w:rsidR="00871702" w:rsidDel="00044299" w:rsidRDefault="00871702">
          <w:pPr>
            <w:pStyle w:val="TOC3"/>
            <w:tabs>
              <w:tab w:val="right" w:leader="dot" w:pos="9016"/>
            </w:tabs>
            <w:rPr>
              <w:del w:id="547" w:author="Andrew Instone-Cowie" w:date="2025-07-09T15:58:00Z" w16du:dateUtc="2025-07-09T14:58:00Z"/>
              <w:noProof/>
              <w:kern w:val="2"/>
              <w:sz w:val="24"/>
              <w:szCs w:val="24"/>
              <w:lang w:val="en-GB" w:eastAsia="en-GB"/>
              <w14:ligatures w14:val="standardContextual"/>
            </w:rPr>
          </w:pPr>
          <w:del w:id="548" w:author="Andrew Instone-Cowie" w:date="2025-07-09T15:58:00Z" w16du:dateUtc="2025-07-09T14:58:00Z">
            <w:r w:rsidRPr="00044299" w:rsidDel="00044299">
              <w:rPr>
                <w:rStyle w:val="Hyperlink"/>
                <w:noProof/>
              </w:rPr>
              <w:delText>Cable Voltage Drop</w:delText>
            </w:r>
            <w:r w:rsidDel="00044299">
              <w:rPr>
                <w:noProof/>
                <w:webHidden/>
              </w:rPr>
              <w:tab/>
            </w:r>
          </w:del>
          <w:del w:id="549" w:author="Andrew Instone-Cowie" w:date="2025-05-07T12:34:00Z" w16du:dateUtc="2025-05-07T11:34:00Z">
            <w:r w:rsidR="00AA5C58" w:rsidDel="00114134">
              <w:rPr>
                <w:noProof/>
                <w:webHidden/>
              </w:rPr>
              <w:delText>22</w:delText>
            </w:r>
          </w:del>
        </w:p>
        <w:p w14:paraId="7A4B878D" w14:textId="5AA4FC4D" w:rsidR="00871702" w:rsidDel="00044299" w:rsidRDefault="00871702">
          <w:pPr>
            <w:pStyle w:val="TOC3"/>
            <w:tabs>
              <w:tab w:val="right" w:leader="dot" w:pos="9016"/>
            </w:tabs>
            <w:rPr>
              <w:del w:id="550" w:author="Andrew Instone-Cowie" w:date="2025-07-09T15:58:00Z" w16du:dateUtc="2025-07-09T14:58:00Z"/>
              <w:noProof/>
              <w:kern w:val="2"/>
              <w:sz w:val="24"/>
              <w:szCs w:val="24"/>
              <w:lang w:val="en-GB" w:eastAsia="en-GB"/>
              <w14:ligatures w14:val="standardContextual"/>
            </w:rPr>
          </w:pPr>
          <w:del w:id="551" w:author="Andrew Instone-Cowie" w:date="2025-07-09T15:58:00Z" w16du:dateUtc="2025-07-09T14:58:00Z">
            <w:r w:rsidRPr="00044299" w:rsidDel="00044299">
              <w:rPr>
                <w:rStyle w:val="Hyperlink"/>
                <w:noProof/>
              </w:rPr>
              <w:delText>Heat Dissipation</w:delText>
            </w:r>
            <w:r w:rsidDel="00044299">
              <w:rPr>
                <w:noProof/>
                <w:webHidden/>
              </w:rPr>
              <w:tab/>
            </w:r>
          </w:del>
          <w:del w:id="552" w:author="Andrew Instone-Cowie" w:date="2025-05-07T12:34:00Z" w16du:dateUtc="2025-05-07T11:34:00Z">
            <w:r w:rsidR="00AA5C58" w:rsidDel="00114134">
              <w:rPr>
                <w:noProof/>
                <w:webHidden/>
              </w:rPr>
              <w:delText>23</w:delText>
            </w:r>
          </w:del>
        </w:p>
        <w:p w14:paraId="3E9C25C2" w14:textId="06700EE9" w:rsidR="00871702" w:rsidDel="00044299" w:rsidRDefault="00871702">
          <w:pPr>
            <w:pStyle w:val="TOC2"/>
            <w:tabs>
              <w:tab w:val="right" w:leader="dot" w:pos="9016"/>
            </w:tabs>
            <w:rPr>
              <w:del w:id="553" w:author="Andrew Instone-Cowie" w:date="2025-07-09T15:58:00Z" w16du:dateUtc="2025-07-09T14:58:00Z"/>
              <w:rFonts w:eastAsiaTheme="minorEastAsia"/>
              <w:noProof/>
              <w:kern w:val="2"/>
              <w:sz w:val="24"/>
              <w:szCs w:val="24"/>
              <w:lang w:eastAsia="en-GB"/>
              <w14:ligatures w14:val="standardContextual"/>
            </w:rPr>
          </w:pPr>
          <w:del w:id="554" w:author="Andrew Instone-Cowie" w:date="2025-07-09T15:58:00Z" w16du:dateUtc="2025-07-09T14:58:00Z">
            <w:r w:rsidRPr="00044299" w:rsidDel="00044299">
              <w:rPr>
                <w:rStyle w:val="Hyperlink"/>
                <w:noProof/>
              </w:rPr>
              <w:delText>Hardware Compatibility</w:delText>
            </w:r>
            <w:r w:rsidDel="00044299">
              <w:rPr>
                <w:noProof/>
                <w:webHidden/>
              </w:rPr>
              <w:tab/>
            </w:r>
          </w:del>
          <w:del w:id="555" w:author="Andrew Instone-Cowie" w:date="2025-05-07T12:34:00Z" w16du:dateUtc="2025-05-07T11:34:00Z">
            <w:r w:rsidR="00AA5C58" w:rsidDel="00114134">
              <w:rPr>
                <w:noProof/>
                <w:webHidden/>
              </w:rPr>
              <w:delText>24</w:delText>
            </w:r>
          </w:del>
        </w:p>
        <w:p w14:paraId="07614EEF" w14:textId="13F8BA91" w:rsidR="00871702" w:rsidDel="00044299" w:rsidRDefault="00871702">
          <w:pPr>
            <w:pStyle w:val="TOC1"/>
            <w:tabs>
              <w:tab w:val="right" w:leader="dot" w:pos="9016"/>
            </w:tabs>
            <w:rPr>
              <w:del w:id="556" w:author="Andrew Instone-Cowie" w:date="2025-07-09T15:58:00Z" w16du:dateUtc="2025-07-09T14:58:00Z"/>
              <w:rFonts w:eastAsiaTheme="minorEastAsia"/>
              <w:noProof/>
              <w:kern w:val="2"/>
              <w:sz w:val="24"/>
              <w:szCs w:val="24"/>
              <w:lang w:eastAsia="en-GB"/>
              <w14:ligatures w14:val="standardContextual"/>
            </w:rPr>
          </w:pPr>
          <w:del w:id="557" w:author="Andrew Instone-Cowie" w:date="2025-07-09T15:58:00Z" w16du:dateUtc="2025-07-09T14:58:00Z">
            <w:r w:rsidRPr="00044299" w:rsidDel="00044299">
              <w:rPr>
                <w:rStyle w:val="Hyperlink"/>
                <w:noProof/>
              </w:rPr>
              <w:delText>Basic Serial Splitter Module Hardware</w:delText>
            </w:r>
            <w:r w:rsidDel="00044299">
              <w:rPr>
                <w:noProof/>
                <w:webHidden/>
              </w:rPr>
              <w:tab/>
            </w:r>
          </w:del>
          <w:del w:id="558" w:author="Andrew Instone-Cowie" w:date="2025-05-07T12:34:00Z" w16du:dateUtc="2025-05-07T11:34:00Z">
            <w:r w:rsidR="00AA5C58" w:rsidDel="00114134">
              <w:rPr>
                <w:noProof/>
                <w:webHidden/>
              </w:rPr>
              <w:delText>25</w:delText>
            </w:r>
          </w:del>
        </w:p>
        <w:p w14:paraId="3B1DD6EE" w14:textId="481A0FD0" w:rsidR="00871702" w:rsidDel="00044299" w:rsidRDefault="00871702">
          <w:pPr>
            <w:pStyle w:val="TOC2"/>
            <w:tabs>
              <w:tab w:val="right" w:leader="dot" w:pos="9016"/>
            </w:tabs>
            <w:rPr>
              <w:del w:id="559" w:author="Andrew Instone-Cowie" w:date="2025-07-09T15:58:00Z" w16du:dateUtc="2025-07-09T14:58:00Z"/>
              <w:rFonts w:eastAsiaTheme="minorEastAsia"/>
              <w:noProof/>
              <w:kern w:val="2"/>
              <w:sz w:val="24"/>
              <w:szCs w:val="24"/>
              <w:lang w:eastAsia="en-GB"/>
              <w14:ligatures w14:val="standardContextual"/>
            </w:rPr>
          </w:pPr>
          <w:del w:id="560" w:author="Andrew Instone-Cowie" w:date="2025-07-09T15:58:00Z" w16du:dateUtc="2025-07-09T14:58:00Z">
            <w:r w:rsidRPr="00044299" w:rsidDel="00044299">
              <w:rPr>
                <w:rStyle w:val="Hyperlink"/>
                <w:noProof/>
              </w:rPr>
              <w:delText>Overview</w:delText>
            </w:r>
            <w:r w:rsidDel="00044299">
              <w:rPr>
                <w:noProof/>
                <w:webHidden/>
              </w:rPr>
              <w:tab/>
            </w:r>
          </w:del>
          <w:del w:id="561" w:author="Andrew Instone-Cowie" w:date="2025-05-07T12:34:00Z" w16du:dateUtc="2025-05-07T11:34:00Z">
            <w:r w:rsidR="00AA5C58" w:rsidDel="00114134">
              <w:rPr>
                <w:noProof/>
                <w:webHidden/>
              </w:rPr>
              <w:delText>25</w:delText>
            </w:r>
          </w:del>
        </w:p>
        <w:p w14:paraId="02CB3378" w14:textId="2ADD6ED0" w:rsidR="00871702" w:rsidDel="00044299" w:rsidRDefault="00871702">
          <w:pPr>
            <w:pStyle w:val="TOC2"/>
            <w:tabs>
              <w:tab w:val="right" w:leader="dot" w:pos="9016"/>
            </w:tabs>
            <w:rPr>
              <w:del w:id="562" w:author="Andrew Instone-Cowie" w:date="2025-07-09T15:58:00Z" w16du:dateUtc="2025-07-09T14:58:00Z"/>
              <w:rFonts w:eastAsiaTheme="minorEastAsia"/>
              <w:noProof/>
              <w:kern w:val="2"/>
              <w:sz w:val="24"/>
              <w:szCs w:val="24"/>
              <w:lang w:eastAsia="en-GB"/>
              <w14:ligatures w14:val="standardContextual"/>
            </w:rPr>
          </w:pPr>
          <w:del w:id="563" w:author="Andrew Instone-Cowie" w:date="2025-07-09T15:58:00Z" w16du:dateUtc="2025-07-09T14:58:00Z">
            <w:r w:rsidRPr="00044299" w:rsidDel="00044299">
              <w:rPr>
                <w:rStyle w:val="Hyperlink"/>
                <w:noProof/>
              </w:rPr>
              <w:delText>Serial Line Drivers</w:delText>
            </w:r>
            <w:r w:rsidDel="00044299">
              <w:rPr>
                <w:noProof/>
                <w:webHidden/>
              </w:rPr>
              <w:tab/>
            </w:r>
          </w:del>
          <w:del w:id="564" w:author="Andrew Instone-Cowie" w:date="2025-05-07T12:34:00Z" w16du:dateUtc="2025-05-07T11:34:00Z">
            <w:r w:rsidR="00AA5C58" w:rsidDel="00114134">
              <w:rPr>
                <w:noProof/>
                <w:webHidden/>
              </w:rPr>
              <w:delText>25</w:delText>
            </w:r>
          </w:del>
        </w:p>
        <w:p w14:paraId="48822F40" w14:textId="0BF0E9A6" w:rsidR="00871702" w:rsidDel="00044299" w:rsidRDefault="00871702">
          <w:pPr>
            <w:pStyle w:val="TOC2"/>
            <w:tabs>
              <w:tab w:val="right" w:leader="dot" w:pos="9016"/>
            </w:tabs>
            <w:rPr>
              <w:del w:id="565" w:author="Andrew Instone-Cowie" w:date="2025-07-09T15:58:00Z" w16du:dateUtc="2025-07-09T14:58:00Z"/>
              <w:rFonts w:eastAsiaTheme="minorEastAsia"/>
              <w:noProof/>
              <w:kern w:val="2"/>
              <w:sz w:val="24"/>
              <w:szCs w:val="24"/>
              <w:lang w:eastAsia="en-GB"/>
              <w14:ligatures w14:val="standardContextual"/>
            </w:rPr>
          </w:pPr>
          <w:del w:id="566" w:author="Andrew Instone-Cowie" w:date="2025-07-09T15:58:00Z" w16du:dateUtc="2025-07-09T14:58:00Z">
            <w:r w:rsidRPr="00044299" w:rsidDel="00044299">
              <w:rPr>
                <w:rStyle w:val="Hyperlink"/>
                <w:noProof/>
              </w:rPr>
              <w:delText>PCB Design</w:delText>
            </w:r>
            <w:r w:rsidDel="00044299">
              <w:rPr>
                <w:noProof/>
                <w:webHidden/>
              </w:rPr>
              <w:tab/>
            </w:r>
          </w:del>
          <w:del w:id="567" w:author="Andrew Instone-Cowie" w:date="2025-05-07T12:34:00Z" w16du:dateUtc="2025-05-07T11:34:00Z">
            <w:r w:rsidR="00AA5C58" w:rsidDel="00114134">
              <w:rPr>
                <w:noProof/>
                <w:webHidden/>
              </w:rPr>
              <w:delText>25</w:delText>
            </w:r>
          </w:del>
        </w:p>
        <w:p w14:paraId="455B8DFB" w14:textId="34402EBE" w:rsidR="00871702" w:rsidDel="00044299" w:rsidRDefault="00871702">
          <w:pPr>
            <w:pStyle w:val="TOC2"/>
            <w:tabs>
              <w:tab w:val="right" w:leader="dot" w:pos="9016"/>
            </w:tabs>
            <w:rPr>
              <w:del w:id="568" w:author="Andrew Instone-Cowie" w:date="2025-07-09T15:58:00Z" w16du:dateUtc="2025-07-09T14:58:00Z"/>
              <w:rFonts w:eastAsiaTheme="minorEastAsia"/>
              <w:noProof/>
              <w:kern w:val="2"/>
              <w:sz w:val="24"/>
              <w:szCs w:val="24"/>
              <w:lang w:eastAsia="en-GB"/>
              <w14:ligatures w14:val="standardContextual"/>
            </w:rPr>
          </w:pPr>
          <w:del w:id="569" w:author="Andrew Instone-Cowie" w:date="2025-07-09T15:58:00Z" w16du:dateUtc="2025-07-09T14:58:00Z">
            <w:r w:rsidRPr="00044299" w:rsidDel="00044299">
              <w:rPr>
                <w:rStyle w:val="Hyperlink"/>
                <w:noProof/>
              </w:rPr>
              <w:delText>Power Supply</w:delText>
            </w:r>
            <w:r w:rsidDel="00044299">
              <w:rPr>
                <w:noProof/>
                <w:webHidden/>
              </w:rPr>
              <w:tab/>
            </w:r>
          </w:del>
          <w:del w:id="570" w:author="Andrew Instone-Cowie" w:date="2025-05-07T12:34:00Z" w16du:dateUtc="2025-05-07T11:34:00Z">
            <w:r w:rsidR="00AA5C58" w:rsidDel="00114134">
              <w:rPr>
                <w:noProof/>
                <w:webHidden/>
              </w:rPr>
              <w:delText>25</w:delText>
            </w:r>
          </w:del>
        </w:p>
        <w:p w14:paraId="6462BDF5" w14:textId="1D4DF3A9" w:rsidR="00871702" w:rsidDel="00044299" w:rsidRDefault="00871702">
          <w:pPr>
            <w:pStyle w:val="TOC2"/>
            <w:tabs>
              <w:tab w:val="right" w:leader="dot" w:pos="9016"/>
            </w:tabs>
            <w:rPr>
              <w:del w:id="571" w:author="Andrew Instone-Cowie" w:date="2025-07-09T15:58:00Z" w16du:dateUtc="2025-07-09T14:58:00Z"/>
              <w:rFonts w:eastAsiaTheme="minorEastAsia"/>
              <w:noProof/>
              <w:kern w:val="2"/>
              <w:sz w:val="24"/>
              <w:szCs w:val="24"/>
              <w:lang w:eastAsia="en-GB"/>
              <w14:ligatures w14:val="standardContextual"/>
            </w:rPr>
          </w:pPr>
          <w:del w:id="572" w:author="Andrew Instone-Cowie" w:date="2025-07-09T15:58:00Z" w16du:dateUtc="2025-07-09T14:58:00Z">
            <w:r w:rsidRPr="00044299" w:rsidDel="00044299">
              <w:rPr>
                <w:rStyle w:val="Hyperlink"/>
                <w:noProof/>
              </w:rPr>
              <w:delText>Downstream Data</w:delText>
            </w:r>
            <w:r w:rsidDel="00044299">
              <w:rPr>
                <w:noProof/>
                <w:webHidden/>
              </w:rPr>
              <w:tab/>
            </w:r>
          </w:del>
          <w:del w:id="573" w:author="Andrew Instone-Cowie" w:date="2025-05-07T12:34:00Z" w16du:dateUtc="2025-05-07T11:34:00Z">
            <w:r w:rsidR="00AA5C58" w:rsidDel="00114134">
              <w:rPr>
                <w:noProof/>
                <w:webHidden/>
              </w:rPr>
              <w:delText>26</w:delText>
            </w:r>
          </w:del>
        </w:p>
        <w:p w14:paraId="3B1E4FCC" w14:textId="52895C8E" w:rsidR="00871702" w:rsidDel="00044299" w:rsidRDefault="00871702">
          <w:pPr>
            <w:pStyle w:val="TOC3"/>
            <w:tabs>
              <w:tab w:val="right" w:leader="dot" w:pos="9016"/>
            </w:tabs>
            <w:rPr>
              <w:del w:id="574" w:author="Andrew Instone-Cowie" w:date="2025-07-09T15:58:00Z" w16du:dateUtc="2025-07-09T14:58:00Z"/>
              <w:noProof/>
              <w:kern w:val="2"/>
              <w:sz w:val="24"/>
              <w:szCs w:val="24"/>
              <w:lang w:val="en-GB" w:eastAsia="en-GB"/>
              <w14:ligatures w14:val="standardContextual"/>
            </w:rPr>
          </w:pPr>
          <w:del w:id="575" w:author="Andrew Instone-Cowie" w:date="2025-07-09T15:58:00Z" w16du:dateUtc="2025-07-09T14:58:00Z">
            <w:r w:rsidRPr="00044299" w:rsidDel="00044299">
              <w:rPr>
                <w:rStyle w:val="Hyperlink"/>
                <w:noProof/>
              </w:rPr>
              <w:delText>Fan-Out Calculation</w:delText>
            </w:r>
            <w:r w:rsidDel="00044299">
              <w:rPr>
                <w:noProof/>
                <w:webHidden/>
              </w:rPr>
              <w:tab/>
            </w:r>
          </w:del>
          <w:del w:id="576" w:author="Andrew Instone-Cowie" w:date="2025-05-07T12:34:00Z" w16du:dateUtc="2025-05-07T11:34:00Z">
            <w:r w:rsidR="00AA5C58" w:rsidDel="00114134">
              <w:rPr>
                <w:noProof/>
                <w:webHidden/>
              </w:rPr>
              <w:delText>27</w:delText>
            </w:r>
          </w:del>
        </w:p>
        <w:p w14:paraId="14E81F40" w14:textId="7AB09C55" w:rsidR="00871702" w:rsidDel="00044299" w:rsidRDefault="00871702">
          <w:pPr>
            <w:pStyle w:val="TOC2"/>
            <w:tabs>
              <w:tab w:val="right" w:leader="dot" w:pos="9016"/>
            </w:tabs>
            <w:rPr>
              <w:del w:id="577" w:author="Andrew Instone-Cowie" w:date="2025-07-09T15:58:00Z" w16du:dateUtc="2025-07-09T14:58:00Z"/>
              <w:rFonts w:eastAsiaTheme="minorEastAsia"/>
              <w:noProof/>
              <w:kern w:val="2"/>
              <w:sz w:val="24"/>
              <w:szCs w:val="24"/>
              <w:lang w:eastAsia="en-GB"/>
              <w14:ligatures w14:val="standardContextual"/>
            </w:rPr>
          </w:pPr>
          <w:del w:id="578" w:author="Andrew Instone-Cowie" w:date="2025-07-09T15:58:00Z" w16du:dateUtc="2025-07-09T14:58:00Z">
            <w:r w:rsidRPr="00044299" w:rsidDel="00044299">
              <w:rPr>
                <w:rStyle w:val="Hyperlink"/>
                <w:noProof/>
              </w:rPr>
              <w:delText>Upstream Data</w:delText>
            </w:r>
            <w:r w:rsidDel="00044299">
              <w:rPr>
                <w:noProof/>
                <w:webHidden/>
              </w:rPr>
              <w:tab/>
            </w:r>
          </w:del>
          <w:del w:id="579" w:author="Andrew Instone-Cowie" w:date="2025-05-07T12:34:00Z" w16du:dateUtc="2025-05-07T11:34:00Z">
            <w:r w:rsidR="00AA5C58" w:rsidDel="00114134">
              <w:rPr>
                <w:noProof/>
                <w:webHidden/>
              </w:rPr>
              <w:delText>28</w:delText>
            </w:r>
          </w:del>
        </w:p>
        <w:p w14:paraId="2803A16F" w14:textId="646A6688" w:rsidR="00871702" w:rsidDel="00044299" w:rsidRDefault="00871702">
          <w:pPr>
            <w:pStyle w:val="TOC3"/>
            <w:tabs>
              <w:tab w:val="right" w:leader="dot" w:pos="9016"/>
            </w:tabs>
            <w:rPr>
              <w:del w:id="580" w:author="Andrew Instone-Cowie" w:date="2025-07-09T15:58:00Z" w16du:dateUtc="2025-07-09T14:58:00Z"/>
              <w:noProof/>
              <w:kern w:val="2"/>
              <w:sz w:val="24"/>
              <w:szCs w:val="24"/>
              <w:lang w:val="en-GB" w:eastAsia="en-GB"/>
              <w14:ligatures w14:val="standardContextual"/>
            </w:rPr>
          </w:pPr>
          <w:del w:id="581" w:author="Andrew Instone-Cowie" w:date="2025-07-09T15:58:00Z" w16du:dateUtc="2025-07-09T14:58:00Z">
            <w:r w:rsidRPr="00044299" w:rsidDel="00044299">
              <w:rPr>
                <w:rStyle w:val="Hyperlink"/>
                <w:noProof/>
              </w:rPr>
              <w:delText>Transmitter Disabling</w:delText>
            </w:r>
            <w:r w:rsidDel="00044299">
              <w:rPr>
                <w:noProof/>
                <w:webHidden/>
              </w:rPr>
              <w:tab/>
            </w:r>
          </w:del>
          <w:del w:id="582" w:author="Andrew Instone-Cowie" w:date="2025-05-07T12:34:00Z" w16du:dateUtc="2025-05-07T11:34:00Z">
            <w:r w:rsidR="00AA5C58" w:rsidDel="00114134">
              <w:rPr>
                <w:noProof/>
                <w:webHidden/>
              </w:rPr>
              <w:delText>29</w:delText>
            </w:r>
          </w:del>
        </w:p>
        <w:p w14:paraId="2E54E83B" w14:textId="60EC60C5" w:rsidR="00871702" w:rsidDel="00044299" w:rsidRDefault="00871702">
          <w:pPr>
            <w:pStyle w:val="TOC1"/>
            <w:tabs>
              <w:tab w:val="right" w:leader="dot" w:pos="9016"/>
            </w:tabs>
            <w:rPr>
              <w:del w:id="583" w:author="Andrew Instone-Cowie" w:date="2025-07-09T15:58:00Z" w16du:dateUtc="2025-07-09T14:58:00Z"/>
              <w:rFonts w:eastAsiaTheme="minorEastAsia"/>
              <w:noProof/>
              <w:kern w:val="2"/>
              <w:sz w:val="24"/>
              <w:szCs w:val="24"/>
              <w:lang w:eastAsia="en-GB"/>
              <w14:ligatures w14:val="standardContextual"/>
            </w:rPr>
          </w:pPr>
          <w:del w:id="584" w:author="Andrew Instone-Cowie" w:date="2025-07-09T15:58:00Z" w16du:dateUtc="2025-07-09T14:58:00Z">
            <w:r w:rsidRPr="00044299" w:rsidDel="00044299">
              <w:rPr>
                <w:rStyle w:val="Hyperlink"/>
                <w:noProof/>
              </w:rPr>
              <w:delText>Circuit Protection</w:delText>
            </w:r>
            <w:r w:rsidDel="00044299">
              <w:rPr>
                <w:noProof/>
                <w:webHidden/>
              </w:rPr>
              <w:tab/>
            </w:r>
          </w:del>
          <w:del w:id="585" w:author="Andrew Instone-Cowie" w:date="2025-05-07T12:34:00Z" w16du:dateUtc="2025-05-07T11:34:00Z">
            <w:r w:rsidR="00AA5C58" w:rsidDel="00114134">
              <w:rPr>
                <w:noProof/>
                <w:webHidden/>
              </w:rPr>
              <w:delText>31</w:delText>
            </w:r>
          </w:del>
        </w:p>
        <w:p w14:paraId="0A5DEF29" w14:textId="67495EF3" w:rsidR="00871702" w:rsidDel="00044299" w:rsidRDefault="00871702">
          <w:pPr>
            <w:pStyle w:val="TOC2"/>
            <w:tabs>
              <w:tab w:val="right" w:leader="dot" w:pos="9016"/>
            </w:tabs>
            <w:rPr>
              <w:del w:id="586" w:author="Andrew Instone-Cowie" w:date="2025-07-09T15:58:00Z" w16du:dateUtc="2025-07-09T14:58:00Z"/>
              <w:rFonts w:eastAsiaTheme="minorEastAsia"/>
              <w:noProof/>
              <w:kern w:val="2"/>
              <w:sz w:val="24"/>
              <w:szCs w:val="24"/>
              <w:lang w:eastAsia="en-GB"/>
              <w14:ligatures w14:val="standardContextual"/>
            </w:rPr>
          </w:pPr>
          <w:del w:id="587" w:author="Andrew Instone-Cowie" w:date="2025-07-09T15:58:00Z" w16du:dateUtc="2025-07-09T14:58:00Z">
            <w:r w:rsidRPr="00044299" w:rsidDel="00044299">
              <w:rPr>
                <w:rStyle w:val="Hyperlink"/>
                <w:noProof/>
              </w:rPr>
              <w:delText>Over-Current Protection</w:delText>
            </w:r>
            <w:r w:rsidDel="00044299">
              <w:rPr>
                <w:noProof/>
                <w:webHidden/>
              </w:rPr>
              <w:tab/>
            </w:r>
          </w:del>
          <w:del w:id="588" w:author="Andrew Instone-Cowie" w:date="2025-05-07T12:34:00Z" w16du:dateUtc="2025-05-07T11:34:00Z">
            <w:r w:rsidR="00AA5C58" w:rsidDel="00114134">
              <w:rPr>
                <w:noProof/>
                <w:webHidden/>
              </w:rPr>
              <w:delText>31</w:delText>
            </w:r>
          </w:del>
        </w:p>
        <w:p w14:paraId="50ACB58F" w14:textId="04CC7403" w:rsidR="00871702" w:rsidDel="00044299" w:rsidRDefault="00871702">
          <w:pPr>
            <w:pStyle w:val="TOC2"/>
            <w:tabs>
              <w:tab w:val="right" w:leader="dot" w:pos="9016"/>
            </w:tabs>
            <w:rPr>
              <w:del w:id="589" w:author="Andrew Instone-Cowie" w:date="2025-07-09T15:58:00Z" w16du:dateUtc="2025-07-09T14:58:00Z"/>
              <w:rFonts w:eastAsiaTheme="minorEastAsia"/>
              <w:noProof/>
              <w:kern w:val="2"/>
              <w:sz w:val="24"/>
              <w:szCs w:val="24"/>
              <w:lang w:eastAsia="en-GB"/>
              <w14:ligatures w14:val="standardContextual"/>
            </w:rPr>
          </w:pPr>
          <w:del w:id="590" w:author="Andrew Instone-Cowie" w:date="2025-07-09T15:58:00Z" w16du:dateUtc="2025-07-09T14:58:00Z">
            <w:r w:rsidRPr="00044299" w:rsidDel="00044299">
              <w:rPr>
                <w:rStyle w:val="Hyperlink"/>
                <w:noProof/>
              </w:rPr>
              <w:delText>Polarity Protection</w:delText>
            </w:r>
            <w:r w:rsidDel="00044299">
              <w:rPr>
                <w:noProof/>
                <w:webHidden/>
              </w:rPr>
              <w:tab/>
            </w:r>
          </w:del>
          <w:del w:id="591" w:author="Andrew Instone-Cowie" w:date="2025-05-07T12:34:00Z" w16du:dateUtc="2025-05-07T11:34:00Z">
            <w:r w:rsidR="00AA5C58" w:rsidDel="00114134">
              <w:rPr>
                <w:noProof/>
                <w:webHidden/>
              </w:rPr>
              <w:delText>31</w:delText>
            </w:r>
          </w:del>
        </w:p>
        <w:p w14:paraId="0CBE1B99" w14:textId="328B4180" w:rsidR="00871702" w:rsidDel="00044299" w:rsidRDefault="00871702">
          <w:pPr>
            <w:pStyle w:val="TOC2"/>
            <w:tabs>
              <w:tab w:val="right" w:leader="dot" w:pos="9016"/>
            </w:tabs>
            <w:rPr>
              <w:del w:id="592" w:author="Andrew Instone-Cowie" w:date="2025-07-09T15:58:00Z" w16du:dateUtc="2025-07-09T14:58:00Z"/>
              <w:rFonts w:eastAsiaTheme="minorEastAsia"/>
              <w:noProof/>
              <w:kern w:val="2"/>
              <w:sz w:val="24"/>
              <w:szCs w:val="24"/>
              <w:lang w:eastAsia="en-GB"/>
              <w14:ligatures w14:val="standardContextual"/>
            </w:rPr>
          </w:pPr>
          <w:del w:id="593" w:author="Andrew Instone-Cowie" w:date="2025-07-09T15:58:00Z" w16du:dateUtc="2025-07-09T14:58:00Z">
            <w:r w:rsidRPr="00044299" w:rsidDel="00044299">
              <w:rPr>
                <w:rStyle w:val="Hyperlink"/>
                <w:noProof/>
              </w:rPr>
              <w:delText>Transient Voltage Suppression</w:delText>
            </w:r>
            <w:r w:rsidDel="00044299">
              <w:rPr>
                <w:noProof/>
                <w:webHidden/>
              </w:rPr>
              <w:tab/>
            </w:r>
          </w:del>
          <w:del w:id="594" w:author="Andrew Instone-Cowie" w:date="2025-05-07T12:34:00Z" w16du:dateUtc="2025-05-07T11:34:00Z">
            <w:r w:rsidR="00AA5C58" w:rsidDel="00114134">
              <w:rPr>
                <w:noProof/>
                <w:webHidden/>
              </w:rPr>
              <w:delText>32</w:delText>
            </w:r>
          </w:del>
        </w:p>
        <w:p w14:paraId="74357E97" w14:textId="235C9E00" w:rsidR="00871702" w:rsidDel="00044299" w:rsidRDefault="00871702">
          <w:pPr>
            <w:pStyle w:val="TOC3"/>
            <w:tabs>
              <w:tab w:val="right" w:leader="dot" w:pos="9016"/>
            </w:tabs>
            <w:rPr>
              <w:del w:id="595" w:author="Andrew Instone-Cowie" w:date="2025-07-09T15:58:00Z" w16du:dateUtc="2025-07-09T14:58:00Z"/>
              <w:noProof/>
              <w:kern w:val="2"/>
              <w:sz w:val="24"/>
              <w:szCs w:val="24"/>
              <w:lang w:val="en-GB" w:eastAsia="en-GB"/>
              <w14:ligatures w14:val="standardContextual"/>
            </w:rPr>
          </w:pPr>
          <w:del w:id="596" w:author="Andrew Instone-Cowie" w:date="2025-07-09T15:58:00Z" w16du:dateUtc="2025-07-09T14:58:00Z">
            <w:r w:rsidRPr="00044299" w:rsidDel="00044299">
              <w:rPr>
                <w:rStyle w:val="Hyperlink"/>
                <w:noProof/>
              </w:rPr>
              <w:delText>Uni-Directional TVS Diodes</w:delText>
            </w:r>
            <w:r w:rsidDel="00044299">
              <w:rPr>
                <w:noProof/>
                <w:webHidden/>
              </w:rPr>
              <w:tab/>
            </w:r>
          </w:del>
          <w:del w:id="597" w:author="Andrew Instone-Cowie" w:date="2025-05-07T12:34:00Z" w16du:dateUtc="2025-05-07T11:34:00Z">
            <w:r w:rsidR="00AA5C58" w:rsidDel="00114134">
              <w:rPr>
                <w:noProof/>
                <w:webHidden/>
              </w:rPr>
              <w:delText>33</w:delText>
            </w:r>
          </w:del>
        </w:p>
        <w:p w14:paraId="43466808" w14:textId="332618F4" w:rsidR="00871702" w:rsidDel="00044299" w:rsidRDefault="00871702">
          <w:pPr>
            <w:pStyle w:val="TOC3"/>
            <w:tabs>
              <w:tab w:val="right" w:leader="dot" w:pos="9016"/>
            </w:tabs>
            <w:rPr>
              <w:del w:id="598" w:author="Andrew Instone-Cowie" w:date="2025-07-09T15:58:00Z" w16du:dateUtc="2025-07-09T14:58:00Z"/>
              <w:noProof/>
              <w:kern w:val="2"/>
              <w:sz w:val="24"/>
              <w:szCs w:val="24"/>
              <w:lang w:val="en-GB" w:eastAsia="en-GB"/>
              <w14:ligatures w14:val="standardContextual"/>
            </w:rPr>
          </w:pPr>
          <w:del w:id="599" w:author="Andrew Instone-Cowie" w:date="2025-07-09T15:58:00Z" w16du:dateUtc="2025-07-09T14:58:00Z">
            <w:r w:rsidRPr="00044299" w:rsidDel="00044299">
              <w:rPr>
                <w:rStyle w:val="Hyperlink"/>
                <w:noProof/>
              </w:rPr>
              <w:delText>Bi-Directional TVS Diodes</w:delText>
            </w:r>
            <w:r w:rsidDel="00044299">
              <w:rPr>
                <w:noProof/>
                <w:webHidden/>
              </w:rPr>
              <w:tab/>
            </w:r>
          </w:del>
          <w:del w:id="600" w:author="Andrew Instone-Cowie" w:date="2025-05-07T12:34:00Z" w16du:dateUtc="2025-05-07T11:34:00Z">
            <w:r w:rsidR="00AA5C58" w:rsidDel="00114134">
              <w:rPr>
                <w:noProof/>
                <w:webHidden/>
              </w:rPr>
              <w:delText>35</w:delText>
            </w:r>
          </w:del>
        </w:p>
        <w:p w14:paraId="7F11DA70" w14:textId="57980FE5" w:rsidR="00871702" w:rsidDel="00044299" w:rsidRDefault="00871702">
          <w:pPr>
            <w:pStyle w:val="TOC3"/>
            <w:tabs>
              <w:tab w:val="right" w:leader="dot" w:pos="9016"/>
            </w:tabs>
            <w:rPr>
              <w:del w:id="601" w:author="Andrew Instone-Cowie" w:date="2025-07-09T15:58:00Z" w16du:dateUtc="2025-07-09T14:58:00Z"/>
              <w:noProof/>
              <w:kern w:val="2"/>
              <w:sz w:val="24"/>
              <w:szCs w:val="24"/>
              <w:lang w:val="en-GB" w:eastAsia="en-GB"/>
              <w14:ligatures w14:val="standardContextual"/>
            </w:rPr>
          </w:pPr>
          <w:del w:id="602" w:author="Andrew Instone-Cowie" w:date="2025-07-09T15:58:00Z" w16du:dateUtc="2025-07-09T14:58:00Z">
            <w:r w:rsidRPr="00044299" w:rsidDel="00044299">
              <w:rPr>
                <w:rStyle w:val="Hyperlink"/>
                <w:noProof/>
              </w:rPr>
              <w:delText>Leakage Current Issues</w:delText>
            </w:r>
            <w:r w:rsidDel="00044299">
              <w:rPr>
                <w:noProof/>
                <w:webHidden/>
              </w:rPr>
              <w:tab/>
            </w:r>
          </w:del>
          <w:del w:id="603" w:author="Andrew Instone-Cowie" w:date="2025-05-07T12:34:00Z" w16du:dateUtc="2025-05-07T11:34:00Z">
            <w:r w:rsidR="00AA5C58" w:rsidDel="00114134">
              <w:rPr>
                <w:noProof/>
                <w:webHidden/>
              </w:rPr>
              <w:delText>36</w:delText>
            </w:r>
          </w:del>
        </w:p>
        <w:p w14:paraId="6AF5EB3A" w14:textId="7FA6BA6D" w:rsidR="00871702" w:rsidDel="00044299" w:rsidRDefault="00871702">
          <w:pPr>
            <w:pStyle w:val="TOC1"/>
            <w:tabs>
              <w:tab w:val="right" w:leader="dot" w:pos="9016"/>
            </w:tabs>
            <w:rPr>
              <w:del w:id="604" w:author="Andrew Instone-Cowie" w:date="2025-07-09T15:58:00Z" w16du:dateUtc="2025-07-09T14:58:00Z"/>
              <w:rFonts w:eastAsiaTheme="minorEastAsia"/>
              <w:noProof/>
              <w:kern w:val="2"/>
              <w:sz w:val="24"/>
              <w:szCs w:val="24"/>
              <w:lang w:eastAsia="en-GB"/>
              <w14:ligatures w14:val="standardContextual"/>
            </w:rPr>
          </w:pPr>
          <w:del w:id="605" w:author="Andrew Instone-Cowie" w:date="2025-07-09T15:58:00Z" w16du:dateUtc="2025-07-09T14:58:00Z">
            <w:r w:rsidRPr="00044299" w:rsidDel="00044299">
              <w:rPr>
                <w:rStyle w:val="Hyperlink"/>
                <w:noProof/>
              </w:rPr>
              <w:delText>Connector Pin-Outs</w:delText>
            </w:r>
            <w:r w:rsidDel="00044299">
              <w:rPr>
                <w:noProof/>
                <w:webHidden/>
              </w:rPr>
              <w:tab/>
            </w:r>
          </w:del>
          <w:del w:id="606" w:author="Andrew Instone-Cowie" w:date="2025-05-07T12:34:00Z" w16du:dateUtc="2025-05-07T11:34:00Z">
            <w:r w:rsidR="00AA5C58" w:rsidDel="00114134">
              <w:rPr>
                <w:noProof/>
                <w:webHidden/>
              </w:rPr>
              <w:delText>38</w:delText>
            </w:r>
          </w:del>
        </w:p>
        <w:p w14:paraId="774E09AD" w14:textId="3A4AD990" w:rsidR="00871702" w:rsidDel="00044299" w:rsidRDefault="00871702">
          <w:pPr>
            <w:pStyle w:val="TOC2"/>
            <w:tabs>
              <w:tab w:val="right" w:leader="dot" w:pos="9016"/>
            </w:tabs>
            <w:rPr>
              <w:del w:id="607" w:author="Andrew Instone-Cowie" w:date="2025-07-09T15:58:00Z" w16du:dateUtc="2025-07-09T14:58:00Z"/>
              <w:rFonts w:eastAsiaTheme="minorEastAsia"/>
              <w:noProof/>
              <w:kern w:val="2"/>
              <w:sz w:val="24"/>
              <w:szCs w:val="24"/>
              <w:lang w:eastAsia="en-GB"/>
              <w14:ligatures w14:val="standardContextual"/>
            </w:rPr>
          </w:pPr>
          <w:del w:id="608" w:author="Andrew Instone-Cowie" w:date="2025-07-09T15:58:00Z" w16du:dateUtc="2025-07-09T14:58:00Z">
            <w:r w:rsidRPr="00044299" w:rsidDel="00044299">
              <w:rPr>
                <w:rStyle w:val="Hyperlink"/>
                <w:noProof/>
              </w:rPr>
              <w:delText>Multiple Device Conventions</w:delText>
            </w:r>
            <w:r w:rsidDel="00044299">
              <w:rPr>
                <w:noProof/>
                <w:webHidden/>
              </w:rPr>
              <w:tab/>
            </w:r>
          </w:del>
          <w:del w:id="609" w:author="Andrew Instone-Cowie" w:date="2025-05-07T12:34:00Z" w16du:dateUtc="2025-05-07T11:34:00Z">
            <w:r w:rsidR="00AA5C58" w:rsidDel="00114134">
              <w:rPr>
                <w:noProof/>
                <w:webHidden/>
              </w:rPr>
              <w:delText>38</w:delText>
            </w:r>
          </w:del>
        </w:p>
        <w:p w14:paraId="07D62A90" w14:textId="64894DCA" w:rsidR="00871702" w:rsidDel="00044299" w:rsidRDefault="00871702">
          <w:pPr>
            <w:pStyle w:val="TOC2"/>
            <w:tabs>
              <w:tab w:val="right" w:leader="dot" w:pos="9016"/>
            </w:tabs>
            <w:rPr>
              <w:del w:id="610" w:author="Andrew Instone-Cowie" w:date="2025-07-09T15:58:00Z" w16du:dateUtc="2025-07-09T14:58:00Z"/>
              <w:rFonts w:eastAsiaTheme="minorEastAsia"/>
              <w:noProof/>
              <w:kern w:val="2"/>
              <w:sz w:val="24"/>
              <w:szCs w:val="24"/>
              <w:lang w:eastAsia="en-GB"/>
              <w14:ligatures w14:val="standardContextual"/>
            </w:rPr>
          </w:pPr>
          <w:del w:id="611" w:author="Andrew Instone-Cowie" w:date="2025-07-09T15:58:00Z" w16du:dateUtc="2025-07-09T14:58:00Z">
            <w:r w:rsidRPr="00044299" w:rsidDel="00044299">
              <w:rPr>
                <w:rStyle w:val="Hyperlink"/>
                <w:noProof/>
              </w:rPr>
              <w:delText>Sensor Module Connector</w:delText>
            </w:r>
            <w:r w:rsidDel="00044299">
              <w:rPr>
                <w:noProof/>
                <w:webHidden/>
              </w:rPr>
              <w:tab/>
            </w:r>
          </w:del>
          <w:del w:id="612" w:author="Andrew Instone-Cowie" w:date="2025-05-07T12:34:00Z" w16du:dateUtc="2025-05-07T11:34:00Z">
            <w:r w:rsidR="00AA5C58" w:rsidDel="00114134">
              <w:rPr>
                <w:noProof/>
                <w:webHidden/>
              </w:rPr>
              <w:delText>39</w:delText>
            </w:r>
          </w:del>
        </w:p>
        <w:p w14:paraId="3E2B7B67" w14:textId="027A2E7B" w:rsidR="00871702" w:rsidDel="00044299" w:rsidRDefault="00871702">
          <w:pPr>
            <w:pStyle w:val="TOC2"/>
            <w:tabs>
              <w:tab w:val="right" w:leader="dot" w:pos="9016"/>
            </w:tabs>
            <w:rPr>
              <w:del w:id="613" w:author="Andrew Instone-Cowie" w:date="2025-07-09T15:58:00Z" w16du:dateUtc="2025-07-09T14:58:00Z"/>
              <w:rFonts w:eastAsiaTheme="minorEastAsia"/>
              <w:noProof/>
              <w:kern w:val="2"/>
              <w:sz w:val="24"/>
              <w:szCs w:val="24"/>
              <w:lang w:eastAsia="en-GB"/>
              <w14:ligatures w14:val="standardContextual"/>
            </w:rPr>
          </w:pPr>
          <w:del w:id="614" w:author="Andrew Instone-Cowie" w:date="2025-07-09T15:58:00Z" w16du:dateUtc="2025-07-09T14:58:00Z">
            <w:r w:rsidRPr="00044299" w:rsidDel="00044299">
              <w:rPr>
                <w:rStyle w:val="Hyperlink"/>
                <w:noProof/>
              </w:rPr>
              <w:delText>Simulator Interface Module Sensor Connector</w:delText>
            </w:r>
            <w:r w:rsidDel="00044299">
              <w:rPr>
                <w:noProof/>
                <w:webHidden/>
              </w:rPr>
              <w:tab/>
            </w:r>
          </w:del>
          <w:del w:id="615" w:author="Andrew Instone-Cowie" w:date="2025-05-07T12:34:00Z" w16du:dateUtc="2025-05-07T11:34:00Z">
            <w:r w:rsidR="00AA5C58" w:rsidDel="00114134">
              <w:rPr>
                <w:noProof/>
                <w:webHidden/>
              </w:rPr>
              <w:delText>40</w:delText>
            </w:r>
          </w:del>
        </w:p>
        <w:p w14:paraId="2529F4E3" w14:textId="2455CDF9" w:rsidR="00871702" w:rsidDel="00044299" w:rsidRDefault="00871702">
          <w:pPr>
            <w:pStyle w:val="TOC2"/>
            <w:tabs>
              <w:tab w:val="right" w:leader="dot" w:pos="9016"/>
            </w:tabs>
            <w:rPr>
              <w:del w:id="616" w:author="Andrew Instone-Cowie" w:date="2025-07-09T15:58:00Z" w16du:dateUtc="2025-07-09T14:58:00Z"/>
              <w:rFonts w:eastAsiaTheme="minorEastAsia"/>
              <w:noProof/>
              <w:kern w:val="2"/>
              <w:sz w:val="24"/>
              <w:szCs w:val="24"/>
              <w:lang w:eastAsia="en-GB"/>
              <w14:ligatures w14:val="standardContextual"/>
            </w:rPr>
          </w:pPr>
          <w:del w:id="617" w:author="Andrew Instone-Cowie" w:date="2025-07-09T15:58:00Z" w16du:dateUtc="2025-07-09T14:58:00Z">
            <w:r w:rsidRPr="00044299" w:rsidDel="00044299">
              <w:rPr>
                <w:rStyle w:val="Hyperlink"/>
                <w:noProof/>
              </w:rPr>
              <w:delText>Simulator Interface Module Power/Data Connector</w:delText>
            </w:r>
            <w:r w:rsidDel="00044299">
              <w:rPr>
                <w:noProof/>
                <w:webHidden/>
              </w:rPr>
              <w:tab/>
            </w:r>
          </w:del>
          <w:del w:id="618" w:author="Andrew Instone-Cowie" w:date="2025-05-07T12:34:00Z" w16du:dateUtc="2025-05-07T11:34:00Z">
            <w:r w:rsidR="00AA5C58" w:rsidDel="00114134">
              <w:rPr>
                <w:noProof/>
                <w:webHidden/>
              </w:rPr>
              <w:delText>41</w:delText>
            </w:r>
          </w:del>
        </w:p>
        <w:p w14:paraId="55A47378" w14:textId="0ACB8029" w:rsidR="00871702" w:rsidDel="00044299" w:rsidRDefault="00871702">
          <w:pPr>
            <w:pStyle w:val="TOC2"/>
            <w:tabs>
              <w:tab w:val="right" w:leader="dot" w:pos="9016"/>
            </w:tabs>
            <w:rPr>
              <w:del w:id="619" w:author="Andrew Instone-Cowie" w:date="2025-07-09T15:58:00Z" w16du:dateUtc="2025-07-09T14:58:00Z"/>
              <w:rFonts w:eastAsiaTheme="minorEastAsia"/>
              <w:noProof/>
              <w:kern w:val="2"/>
              <w:sz w:val="24"/>
              <w:szCs w:val="24"/>
              <w:lang w:eastAsia="en-GB"/>
              <w14:ligatures w14:val="standardContextual"/>
            </w:rPr>
          </w:pPr>
          <w:del w:id="620" w:author="Andrew Instone-Cowie" w:date="2025-07-09T15:58:00Z" w16du:dateUtc="2025-07-09T14:58:00Z">
            <w:r w:rsidRPr="00044299" w:rsidDel="00044299">
              <w:rPr>
                <w:rStyle w:val="Hyperlink"/>
                <w:noProof/>
              </w:rPr>
              <w:delText>Power Module Power/Data Connector</w:delText>
            </w:r>
            <w:r w:rsidDel="00044299">
              <w:rPr>
                <w:noProof/>
                <w:webHidden/>
              </w:rPr>
              <w:tab/>
            </w:r>
          </w:del>
          <w:del w:id="621" w:author="Andrew Instone-Cowie" w:date="2025-05-07T12:34:00Z" w16du:dateUtc="2025-05-07T11:34:00Z">
            <w:r w:rsidR="00AA5C58" w:rsidDel="00114134">
              <w:rPr>
                <w:noProof/>
                <w:webHidden/>
              </w:rPr>
              <w:delText>42</w:delText>
            </w:r>
          </w:del>
        </w:p>
        <w:p w14:paraId="20EE959E" w14:textId="3C005FF0" w:rsidR="00871702" w:rsidDel="00044299" w:rsidRDefault="00871702">
          <w:pPr>
            <w:pStyle w:val="TOC2"/>
            <w:tabs>
              <w:tab w:val="right" w:leader="dot" w:pos="9016"/>
            </w:tabs>
            <w:rPr>
              <w:del w:id="622" w:author="Andrew Instone-Cowie" w:date="2025-07-09T15:58:00Z" w16du:dateUtc="2025-07-09T14:58:00Z"/>
              <w:rFonts w:eastAsiaTheme="minorEastAsia"/>
              <w:noProof/>
              <w:kern w:val="2"/>
              <w:sz w:val="24"/>
              <w:szCs w:val="24"/>
              <w:lang w:eastAsia="en-GB"/>
              <w14:ligatures w14:val="standardContextual"/>
            </w:rPr>
          </w:pPr>
          <w:del w:id="623" w:author="Andrew Instone-Cowie" w:date="2025-07-09T15:58:00Z" w16du:dateUtc="2025-07-09T14:58:00Z">
            <w:r w:rsidRPr="00044299" w:rsidDel="00044299">
              <w:rPr>
                <w:rStyle w:val="Hyperlink"/>
                <w:noProof/>
              </w:rPr>
              <w:delText>Second PC Module Connector</w:delText>
            </w:r>
            <w:r w:rsidDel="00044299">
              <w:rPr>
                <w:noProof/>
                <w:webHidden/>
              </w:rPr>
              <w:tab/>
            </w:r>
          </w:del>
          <w:del w:id="624" w:author="Andrew Instone-Cowie" w:date="2025-05-07T12:34:00Z" w16du:dateUtc="2025-05-07T11:34:00Z">
            <w:r w:rsidR="00AA5C58" w:rsidDel="00114134">
              <w:rPr>
                <w:noProof/>
                <w:webHidden/>
              </w:rPr>
              <w:delText>43</w:delText>
            </w:r>
          </w:del>
        </w:p>
        <w:p w14:paraId="7BEE8BC3" w14:textId="756D591E" w:rsidR="00871702" w:rsidDel="00044299" w:rsidRDefault="00871702">
          <w:pPr>
            <w:pStyle w:val="TOC2"/>
            <w:tabs>
              <w:tab w:val="right" w:leader="dot" w:pos="9016"/>
            </w:tabs>
            <w:rPr>
              <w:del w:id="625" w:author="Andrew Instone-Cowie" w:date="2025-07-09T15:58:00Z" w16du:dateUtc="2025-07-09T14:58:00Z"/>
              <w:rFonts w:eastAsiaTheme="minorEastAsia"/>
              <w:noProof/>
              <w:kern w:val="2"/>
              <w:sz w:val="24"/>
              <w:szCs w:val="24"/>
              <w:lang w:eastAsia="en-GB"/>
              <w14:ligatures w14:val="standardContextual"/>
            </w:rPr>
          </w:pPr>
          <w:del w:id="626" w:author="Andrew Instone-Cowie" w:date="2025-07-09T15:58:00Z" w16du:dateUtc="2025-07-09T14:58:00Z">
            <w:r w:rsidRPr="00044299" w:rsidDel="00044299">
              <w:rPr>
                <w:rStyle w:val="Hyperlink"/>
                <w:noProof/>
              </w:rPr>
              <w:delText>Basic Serial Splitter Module Connector</w:delText>
            </w:r>
            <w:r w:rsidDel="00044299">
              <w:rPr>
                <w:noProof/>
                <w:webHidden/>
              </w:rPr>
              <w:tab/>
            </w:r>
          </w:del>
          <w:del w:id="627" w:author="Andrew Instone-Cowie" w:date="2025-05-07T12:34:00Z" w16du:dateUtc="2025-05-07T11:34:00Z">
            <w:r w:rsidR="00AA5C58" w:rsidDel="00114134">
              <w:rPr>
                <w:noProof/>
                <w:webHidden/>
              </w:rPr>
              <w:delText>44</w:delText>
            </w:r>
          </w:del>
        </w:p>
        <w:p w14:paraId="0974AEFB" w14:textId="7F00D96B" w:rsidR="00871702" w:rsidDel="00044299" w:rsidRDefault="00871702">
          <w:pPr>
            <w:pStyle w:val="TOC2"/>
            <w:tabs>
              <w:tab w:val="right" w:leader="dot" w:pos="9016"/>
            </w:tabs>
            <w:rPr>
              <w:del w:id="628" w:author="Andrew Instone-Cowie" w:date="2025-07-09T15:58:00Z" w16du:dateUtc="2025-07-09T14:58:00Z"/>
              <w:rFonts w:eastAsiaTheme="minorEastAsia"/>
              <w:noProof/>
              <w:kern w:val="2"/>
              <w:sz w:val="24"/>
              <w:szCs w:val="24"/>
              <w:lang w:eastAsia="en-GB"/>
              <w14:ligatures w14:val="standardContextual"/>
            </w:rPr>
          </w:pPr>
          <w:del w:id="629" w:author="Andrew Instone-Cowie" w:date="2025-07-09T15:58:00Z" w16du:dateUtc="2025-07-09T14:58:00Z">
            <w:r w:rsidRPr="00044299" w:rsidDel="00044299">
              <w:rPr>
                <w:rStyle w:val="Hyperlink"/>
                <w:noProof/>
              </w:rPr>
              <w:delText>DB9 Serial Connectors</w:delText>
            </w:r>
            <w:r w:rsidDel="00044299">
              <w:rPr>
                <w:noProof/>
                <w:webHidden/>
              </w:rPr>
              <w:tab/>
            </w:r>
          </w:del>
          <w:del w:id="630" w:author="Andrew Instone-Cowie" w:date="2025-05-07T12:34:00Z" w16du:dateUtc="2025-05-07T11:34:00Z">
            <w:r w:rsidR="00AA5C58" w:rsidDel="00114134">
              <w:rPr>
                <w:noProof/>
                <w:webHidden/>
              </w:rPr>
              <w:delText>45</w:delText>
            </w:r>
          </w:del>
        </w:p>
        <w:p w14:paraId="5C697F77" w14:textId="5EA1D215" w:rsidR="00871702" w:rsidDel="00044299" w:rsidRDefault="00871702">
          <w:pPr>
            <w:pStyle w:val="TOC3"/>
            <w:tabs>
              <w:tab w:val="right" w:leader="dot" w:pos="9016"/>
            </w:tabs>
            <w:rPr>
              <w:del w:id="631" w:author="Andrew Instone-Cowie" w:date="2025-07-09T15:58:00Z" w16du:dateUtc="2025-07-09T14:58:00Z"/>
              <w:noProof/>
              <w:kern w:val="2"/>
              <w:sz w:val="24"/>
              <w:szCs w:val="24"/>
              <w:lang w:val="en-GB" w:eastAsia="en-GB"/>
              <w14:ligatures w14:val="standardContextual"/>
            </w:rPr>
          </w:pPr>
          <w:del w:id="632" w:author="Andrew Instone-Cowie" w:date="2025-07-09T15:58:00Z" w16du:dateUtc="2025-07-09T14:58:00Z">
            <w:r w:rsidRPr="00044299" w:rsidDel="00044299">
              <w:rPr>
                <w:rStyle w:val="Hyperlink"/>
                <w:noProof/>
              </w:rPr>
              <w:delText>DTEs &amp; DCEs</w:delText>
            </w:r>
            <w:r w:rsidDel="00044299">
              <w:rPr>
                <w:noProof/>
                <w:webHidden/>
              </w:rPr>
              <w:tab/>
            </w:r>
          </w:del>
          <w:del w:id="633" w:author="Andrew Instone-Cowie" w:date="2025-05-07T12:34:00Z" w16du:dateUtc="2025-05-07T11:34:00Z">
            <w:r w:rsidR="00AA5C58" w:rsidDel="00114134">
              <w:rPr>
                <w:noProof/>
                <w:webHidden/>
              </w:rPr>
              <w:delText>45</w:delText>
            </w:r>
          </w:del>
        </w:p>
        <w:p w14:paraId="564BDF7B" w14:textId="01056558" w:rsidR="00871702" w:rsidDel="00044299" w:rsidRDefault="00871702">
          <w:pPr>
            <w:pStyle w:val="TOC3"/>
            <w:tabs>
              <w:tab w:val="right" w:leader="dot" w:pos="9016"/>
            </w:tabs>
            <w:rPr>
              <w:del w:id="634" w:author="Andrew Instone-Cowie" w:date="2025-07-09T15:58:00Z" w16du:dateUtc="2025-07-09T14:58:00Z"/>
              <w:noProof/>
              <w:kern w:val="2"/>
              <w:sz w:val="24"/>
              <w:szCs w:val="24"/>
              <w:lang w:val="en-GB" w:eastAsia="en-GB"/>
              <w14:ligatures w14:val="standardContextual"/>
            </w:rPr>
          </w:pPr>
          <w:del w:id="635" w:author="Andrew Instone-Cowie" w:date="2025-07-09T15:58:00Z" w16du:dateUtc="2025-07-09T14:58:00Z">
            <w:r w:rsidRPr="00044299" w:rsidDel="00044299">
              <w:rPr>
                <w:rStyle w:val="Hyperlink"/>
                <w:noProof/>
              </w:rPr>
              <w:delText>Power Module</w:delText>
            </w:r>
            <w:r w:rsidDel="00044299">
              <w:rPr>
                <w:noProof/>
                <w:webHidden/>
              </w:rPr>
              <w:tab/>
            </w:r>
          </w:del>
          <w:del w:id="636" w:author="Andrew Instone-Cowie" w:date="2025-05-07T12:34:00Z" w16du:dateUtc="2025-05-07T11:34:00Z">
            <w:r w:rsidR="00AA5C58" w:rsidDel="00114134">
              <w:rPr>
                <w:noProof/>
                <w:webHidden/>
              </w:rPr>
              <w:delText>46</w:delText>
            </w:r>
          </w:del>
        </w:p>
        <w:p w14:paraId="37C95710" w14:textId="470DA228" w:rsidR="00871702" w:rsidDel="00044299" w:rsidRDefault="00871702">
          <w:pPr>
            <w:pStyle w:val="TOC3"/>
            <w:tabs>
              <w:tab w:val="right" w:leader="dot" w:pos="9016"/>
            </w:tabs>
            <w:rPr>
              <w:del w:id="637" w:author="Andrew Instone-Cowie" w:date="2025-07-09T15:58:00Z" w16du:dateUtc="2025-07-09T14:58:00Z"/>
              <w:noProof/>
              <w:kern w:val="2"/>
              <w:sz w:val="24"/>
              <w:szCs w:val="24"/>
              <w:lang w:val="en-GB" w:eastAsia="en-GB"/>
              <w14:ligatures w14:val="standardContextual"/>
            </w:rPr>
          </w:pPr>
          <w:del w:id="638" w:author="Andrew Instone-Cowie" w:date="2025-07-09T15:58:00Z" w16du:dateUtc="2025-07-09T14:58:00Z">
            <w:r w:rsidRPr="00044299" w:rsidDel="00044299">
              <w:rPr>
                <w:rStyle w:val="Hyperlink"/>
                <w:noProof/>
              </w:rPr>
              <w:delText>Second PC Module</w:delText>
            </w:r>
            <w:r w:rsidDel="00044299">
              <w:rPr>
                <w:noProof/>
                <w:webHidden/>
              </w:rPr>
              <w:tab/>
            </w:r>
          </w:del>
          <w:del w:id="639" w:author="Andrew Instone-Cowie" w:date="2025-05-07T12:34:00Z" w16du:dateUtc="2025-05-07T11:34:00Z">
            <w:r w:rsidR="00AA5C58" w:rsidDel="00114134">
              <w:rPr>
                <w:noProof/>
                <w:webHidden/>
              </w:rPr>
              <w:delText>46</w:delText>
            </w:r>
          </w:del>
        </w:p>
        <w:p w14:paraId="421DD16F" w14:textId="7112B36B" w:rsidR="00871702" w:rsidDel="00044299" w:rsidRDefault="00871702">
          <w:pPr>
            <w:pStyle w:val="TOC3"/>
            <w:tabs>
              <w:tab w:val="right" w:leader="dot" w:pos="9016"/>
            </w:tabs>
            <w:rPr>
              <w:del w:id="640" w:author="Andrew Instone-Cowie" w:date="2025-07-09T15:58:00Z" w16du:dateUtc="2025-07-09T14:58:00Z"/>
              <w:noProof/>
              <w:kern w:val="2"/>
              <w:sz w:val="24"/>
              <w:szCs w:val="24"/>
              <w:lang w:val="en-GB" w:eastAsia="en-GB"/>
              <w14:ligatures w14:val="standardContextual"/>
            </w:rPr>
          </w:pPr>
          <w:del w:id="641" w:author="Andrew Instone-Cowie" w:date="2025-07-09T15:58:00Z" w16du:dateUtc="2025-07-09T14:58:00Z">
            <w:r w:rsidRPr="00044299" w:rsidDel="00044299">
              <w:rPr>
                <w:rStyle w:val="Hyperlink"/>
                <w:noProof/>
              </w:rPr>
              <w:delText>Basic Serial Splitter Module</w:delText>
            </w:r>
            <w:r w:rsidDel="00044299">
              <w:rPr>
                <w:noProof/>
                <w:webHidden/>
              </w:rPr>
              <w:tab/>
            </w:r>
          </w:del>
          <w:del w:id="642" w:author="Andrew Instone-Cowie" w:date="2025-05-07T12:34:00Z" w16du:dateUtc="2025-05-07T11:34:00Z">
            <w:r w:rsidR="00AA5C58" w:rsidDel="00114134">
              <w:rPr>
                <w:noProof/>
                <w:webHidden/>
              </w:rPr>
              <w:delText>47</w:delText>
            </w:r>
          </w:del>
        </w:p>
        <w:p w14:paraId="0CF87A40" w14:textId="757A01D6" w:rsidR="00871702" w:rsidDel="00044299" w:rsidRDefault="00871702">
          <w:pPr>
            <w:pStyle w:val="TOC1"/>
            <w:tabs>
              <w:tab w:val="right" w:leader="dot" w:pos="9016"/>
            </w:tabs>
            <w:rPr>
              <w:del w:id="643" w:author="Andrew Instone-Cowie" w:date="2025-07-09T15:58:00Z" w16du:dateUtc="2025-07-09T14:58:00Z"/>
              <w:rFonts w:eastAsiaTheme="minorEastAsia"/>
              <w:noProof/>
              <w:kern w:val="2"/>
              <w:sz w:val="24"/>
              <w:szCs w:val="24"/>
              <w:lang w:eastAsia="en-GB"/>
              <w14:ligatures w14:val="standardContextual"/>
            </w:rPr>
          </w:pPr>
          <w:del w:id="644" w:author="Andrew Instone-Cowie" w:date="2025-07-09T15:58:00Z" w16du:dateUtc="2025-07-09T14:58:00Z">
            <w:r w:rsidRPr="00044299" w:rsidDel="00044299">
              <w:rPr>
                <w:rStyle w:val="Hyperlink"/>
                <w:noProof/>
              </w:rPr>
              <w:delText>Simulator Interface Module Firmware</w:delText>
            </w:r>
            <w:r w:rsidDel="00044299">
              <w:rPr>
                <w:noProof/>
                <w:webHidden/>
              </w:rPr>
              <w:tab/>
            </w:r>
          </w:del>
          <w:del w:id="645" w:author="Andrew Instone-Cowie" w:date="2025-05-07T12:34:00Z" w16du:dateUtc="2025-05-07T11:34:00Z">
            <w:r w:rsidR="00AA5C58" w:rsidDel="00114134">
              <w:rPr>
                <w:noProof/>
                <w:webHidden/>
              </w:rPr>
              <w:delText>48</w:delText>
            </w:r>
          </w:del>
        </w:p>
        <w:p w14:paraId="3376A472" w14:textId="64A55338" w:rsidR="00871702" w:rsidDel="00044299" w:rsidRDefault="00871702">
          <w:pPr>
            <w:pStyle w:val="TOC2"/>
            <w:tabs>
              <w:tab w:val="right" w:leader="dot" w:pos="9016"/>
            </w:tabs>
            <w:rPr>
              <w:del w:id="646" w:author="Andrew Instone-Cowie" w:date="2025-07-09T15:58:00Z" w16du:dateUtc="2025-07-09T14:58:00Z"/>
              <w:rFonts w:eastAsiaTheme="minorEastAsia"/>
              <w:noProof/>
              <w:kern w:val="2"/>
              <w:sz w:val="24"/>
              <w:szCs w:val="24"/>
              <w:lang w:eastAsia="en-GB"/>
              <w14:ligatures w14:val="standardContextual"/>
            </w:rPr>
          </w:pPr>
          <w:del w:id="647" w:author="Andrew Instone-Cowie" w:date="2025-07-09T15:58:00Z" w16du:dateUtc="2025-07-09T14:58:00Z">
            <w:r w:rsidRPr="00044299" w:rsidDel="00044299">
              <w:rPr>
                <w:rStyle w:val="Hyperlink"/>
                <w:noProof/>
              </w:rPr>
              <w:delText>Sensor Characteristics</w:delText>
            </w:r>
            <w:r w:rsidDel="00044299">
              <w:rPr>
                <w:noProof/>
                <w:webHidden/>
              </w:rPr>
              <w:tab/>
            </w:r>
          </w:del>
          <w:del w:id="648" w:author="Andrew Instone-Cowie" w:date="2025-05-07T12:34:00Z" w16du:dateUtc="2025-05-07T11:34:00Z">
            <w:r w:rsidR="00AA5C58" w:rsidDel="00114134">
              <w:rPr>
                <w:noProof/>
                <w:webHidden/>
              </w:rPr>
              <w:delText>48</w:delText>
            </w:r>
          </w:del>
        </w:p>
        <w:p w14:paraId="698F6FEB" w14:textId="35767B83" w:rsidR="00871702" w:rsidDel="00044299" w:rsidRDefault="00871702">
          <w:pPr>
            <w:pStyle w:val="TOC2"/>
            <w:tabs>
              <w:tab w:val="right" w:leader="dot" w:pos="9016"/>
            </w:tabs>
            <w:rPr>
              <w:del w:id="649" w:author="Andrew Instone-Cowie" w:date="2025-07-09T15:58:00Z" w16du:dateUtc="2025-07-09T14:58:00Z"/>
              <w:rFonts w:eastAsiaTheme="minorEastAsia"/>
              <w:noProof/>
              <w:kern w:val="2"/>
              <w:sz w:val="24"/>
              <w:szCs w:val="24"/>
              <w:lang w:eastAsia="en-GB"/>
              <w14:ligatures w14:val="standardContextual"/>
            </w:rPr>
          </w:pPr>
          <w:del w:id="650" w:author="Andrew Instone-Cowie" w:date="2025-07-09T15:58:00Z" w16du:dateUtc="2025-07-09T14:58:00Z">
            <w:r w:rsidRPr="00044299" w:rsidDel="00044299">
              <w:rPr>
                <w:rStyle w:val="Hyperlink"/>
                <w:noProof/>
              </w:rPr>
              <w:delText>Firmware Design</w:delText>
            </w:r>
            <w:r w:rsidDel="00044299">
              <w:rPr>
                <w:noProof/>
                <w:webHidden/>
              </w:rPr>
              <w:tab/>
            </w:r>
          </w:del>
          <w:del w:id="651" w:author="Andrew Instone-Cowie" w:date="2025-05-07T12:34:00Z" w16du:dateUtc="2025-05-07T11:34:00Z">
            <w:r w:rsidR="00AA5C58" w:rsidDel="00114134">
              <w:rPr>
                <w:noProof/>
                <w:webHidden/>
              </w:rPr>
              <w:delText>49</w:delText>
            </w:r>
          </w:del>
        </w:p>
        <w:p w14:paraId="3EC587A7" w14:textId="1D6D2736" w:rsidR="00871702" w:rsidDel="00044299" w:rsidRDefault="00871702">
          <w:pPr>
            <w:pStyle w:val="TOC3"/>
            <w:tabs>
              <w:tab w:val="right" w:leader="dot" w:pos="9016"/>
            </w:tabs>
            <w:rPr>
              <w:del w:id="652" w:author="Andrew Instone-Cowie" w:date="2025-07-09T15:58:00Z" w16du:dateUtc="2025-07-09T14:58:00Z"/>
              <w:noProof/>
              <w:kern w:val="2"/>
              <w:sz w:val="24"/>
              <w:szCs w:val="24"/>
              <w:lang w:val="en-GB" w:eastAsia="en-GB"/>
              <w14:ligatures w14:val="standardContextual"/>
            </w:rPr>
          </w:pPr>
          <w:del w:id="653" w:author="Andrew Instone-Cowie" w:date="2025-07-09T15:58:00Z" w16du:dateUtc="2025-07-09T14:58:00Z">
            <w:r w:rsidRPr="00044299" w:rsidDel="00044299">
              <w:rPr>
                <w:rStyle w:val="Hyperlink"/>
                <w:noProof/>
              </w:rPr>
              <w:delText>Interrupt Driven vs Polling</w:delText>
            </w:r>
            <w:r w:rsidDel="00044299">
              <w:rPr>
                <w:noProof/>
                <w:webHidden/>
              </w:rPr>
              <w:tab/>
            </w:r>
          </w:del>
          <w:del w:id="654" w:author="Andrew Instone-Cowie" w:date="2025-05-07T12:34:00Z" w16du:dateUtc="2025-05-07T11:34:00Z">
            <w:r w:rsidR="00AA5C58" w:rsidDel="00114134">
              <w:rPr>
                <w:noProof/>
                <w:webHidden/>
              </w:rPr>
              <w:delText>49</w:delText>
            </w:r>
          </w:del>
        </w:p>
        <w:p w14:paraId="3AF1E01E" w14:textId="7F85F531" w:rsidR="00871702" w:rsidDel="00044299" w:rsidRDefault="00871702">
          <w:pPr>
            <w:pStyle w:val="TOC3"/>
            <w:tabs>
              <w:tab w:val="right" w:leader="dot" w:pos="9016"/>
            </w:tabs>
            <w:rPr>
              <w:del w:id="655" w:author="Andrew Instone-Cowie" w:date="2025-07-09T15:58:00Z" w16du:dateUtc="2025-07-09T14:58:00Z"/>
              <w:noProof/>
              <w:kern w:val="2"/>
              <w:sz w:val="24"/>
              <w:szCs w:val="24"/>
              <w:lang w:val="en-GB" w:eastAsia="en-GB"/>
              <w14:ligatures w14:val="standardContextual"/>
            </w:rPr>
          </w:pPr>
          <w:del w:id="656" w:author="Andrew Instone-Cowie" w:date="2025-07-09T15:58:00Z" w16du:dateUtc="2025-07-09T14:58:00Z">
            <w:r w:rsidRPr="00044299" w:rsidDel="00044299">
              <w:rPr>
                <w:rStyle w:val="Hyperlink"/>
                <w:noProof/>
              </w:rPr>
              <w:delText>State Machine Operation</w:delText>
            </w:r>
            <w:r w:rsidDel="00044299">
              <w:rPr>
                <w:noProof/>
                <w:webHidden/>
              </w:rPr>
              <w:tab/>
            </w:r>
          </w:del>
          <w:del w:id="657" w:author="Andrew Instone-Cowie" w:date="2025-05-07T12:34:00Z" w16du:dateUtc="2025-05-07T11:34:00Z">
            <w:r w:rsidR="00AA5C58" w:rsidDel="00114134">
              <w:rPr>
                <w:noProof/>
                <w:webHidden/>
              </w:rPr>
              <w:delText>50</w:delText>
            </w:r>
          </w:del>
        </w:p>
        <w:p w14:paraId="6C2FBF8E" w14:textId="511C49F1" w:rsidR="00871702" w:rsidDel="00044299" w:rsidRDefault="00871702">
          <w:pPr>
            <w:pStyle w:val="TOC3"/>
            <w:tabs>
              <w:tab w:val="right" w:leader="dot" w:pos="9016"/>
            </w:tabs>
            <w:rPr>
              <w:del w:id="658" w:author="Andrew Instone-Cowie" w:date="2025-07-09T15:58:00Z" w16du:dateUtc="2025-07-09T14:58:00Z"/>
              <w:noProof/>
              <w:kern w:val="2"/>
              <w:sz w:val="24"/>
              <w:szCs w:val="24"/>
              <w:lang w:val="en-GB" w:eastAsia="en-GB"/>
              <w14:ligatures w14:val="standardContextual"/>
            </w:rPr>
          </w:pPr>
          <w:del w:id="659" w:author="Andrew Instone-Cowie" w:date="2025-07-09T15:58:00Z" w16du:dateUtc="2025-07-09T14:58:00Z">
            <w:r w:rsidRPr="00044299" w:rsidDel="00044299">
              <w:rPr>
                <w:rStyle w:val="Hyperlink"/>
                <w:noProof/>
              </w:rPr>
              <w:delText>Timer Issues</w:delText>
            </w:r>
            <w:r w:rsidDel="00044299">
              <w:rPr>
                <w:noProof/>
                <w:webHidden/>
              </w:rPr>
              <w:tab/>
            </w:r>
          </w:del>
          <w:del w:id="660" w:author="Andrew Instone-Cowie" w:date="2025-05-07T12:34:00Z" w16du:dateUtc="2025-05-07T11:34:00Z">
            <w:r w:rsidR="00AA5C58" w:rsidDel="00114134">
              <w:rPr>
                <w:noProof/>
                <w:webHidden/>
              </w:rPr>
              <w:delText>52</w:delText>
            </w:r>
          </w:del>
        </w:p>
        <w:p w14:paraId="7ED4908F" w14:textId="454D872E" w:rsidR="00871702" w:rsidDel="00044299" w:rsidRDefault="00871702">
          <w:pPr>
            <w:pStyle w:val="TOC3"/>
            <w:tabs>
              <w:tab w:val="right" w:leader="dot" w:pos="9016"/>
            </w:tabs>
            <w:rPr>
              <w:del w:id="661" w:author="Andrew Instone-Cowie" w:date="2025-07-09T15:58:00Z" w16du:dateUtc="2025-07-09T14:58:00Z"/>
              <w:noProof/>
              <w:kern w:val="2"/>
              <w:sz w:val="24"/>
              <w:szCs w:val="24"/>
              <w:lang w:val="en-GB" w:eastAsia="en-GB"/>
              <w14:ligatures w14:val="standardContextual"/>
            </w:rPr>
          </w:pPr>
          <w:del w:id="662" w:author="Andrew Instone-Cowie" w:date="2025-07-09T15:58:00Z" w16du:dateUtc="2025-07-09T14:58:00Z">
            <w:r w:rsidRPr="00044299" w:rsidDel="00044299">
              <w:rPr>
                <w:rStyle w:val="Hyperlink"/>
                <w:noProof/>
              </w:rPr>
              <w:delText>Sensor De-Bouncing</w:delText>
            </w:r>
            <w:r w:rsidDel="00044299">
              <w:rPr>
                <w:noProof/>
                <w:webHidden/>
              </w:rPr>
              <w:tab/>
            </w:r>
          </w:del>
          <w:del w:id="663" w:author="Andrew Instone-Cowie" w:date="2025-05-07T12:34:00Z" w16du:dateUtc="2025-05-07T11:34:00Z">
            <w:r w:rsidR="00AA5C58" w:rsidDel="00114134">
              <w:rPr>
                <w:noProof/>
                <w:webHidden/>
              </w:rPr>
              <w:delText>52</w:delText>
            </w:r>
          </w:del>
        </w:p>
        <w:p w14:paraId="3BBAC665" w14:textId="4A47C760" w:rsidR="00871702" w:rsidDel="00044299" w:rsidRDefault="00871702">
          <w:pPr>
            <w:pStyle w:val="TOC3"/>
            <w:tabs>
              <w:tab w:val="right" w:leader="dot" w:pos="9016"/>
            </w:tabs>
            <w:rPr>
              <w:del w:id="664" w:author="Andrew Instone-Cowie" w:date="2025-07-09T15:58:00Z" w16du:dateUtc="2025-07-09T14:58:00Z"/>
              <w:noProof/>
              <w:kern w:val="2"/>
              <w:sz w:val="24"/>
              <w:szCs w:val="24"/>
              <w:lang w:val="en-GB" w:eastAsia="en-GB"/>
              <w14:ligatures w14:val="standardContextual"/>
            </w:rPr>
          </w:pPr>
          <w:del w:id="665" w:author="Andrew Instone-Cowie" w:date="2025-07-09T15:58:00Z" w16du:dateUtc="2025-07-09T14:58:00Z">
            <w:r w:rsidRPr="00044299" w:rsidDel="00044299">
              <w:rPr>
                <w:rStyle w:val="Hyperlink"/>
                <w:noProof/>
              </w:rPr>
              <w:delText>Debugging &amp; Timing Features</w:delText>
            </w:r>
            <w:r w:rsidDel="00044299">
              <w:rPr>
                <w:noProof/>
                <w:webHidden/>
              </w:rPr>
              <w:tab/>
            </w:r>
          </w:del>
          <w:del w:id="666" w:author="Andrew Instone-Cowie" w:date="2025-05-07T12:34:00Z" w16du:dateUtc="2025-05-07T11:34:00Z">
            <w:r w:rsidR="00AA5C58" w:rsidDel="00114134">
              <w:rPr>
                <w:noProof/>
                <w:webHidden/>
              </w:rPr>
              <w:delText>53</w:delText>
            </w:r>
          </w:del>
        </w:p>
        <w:p w14:paraId="0759E1B1" w14:textId="3EB89BA5" w:rsidR="00871702" w:rsidDel="00044299" w:rsidRDefault="00871702">
          <w:pPr>
            <w:pStyle w:val="TOC3"/>
            <w:tabs>
              <w:tab w:val="right" w:leader="dot" w:pos="9016"/>
            </w:tabs>
            <w:rPr>
              <w:del w:id="667" w:author="Andrew Instone-Cowie" w:date="2025-07-09T15:58:00Z" w16du:dateUtc="2025-07-09T14:58:00Z"/>
              <w:noProof/>
              <w:kern w:val="2"/>
              <w:sz w:val="24"/>
              <w:szCs w:val="24"/>
              <w:lang w:val="en-GB" w:eastAsia="en-GB"/>
              <w14:ligatures w14:val="standardContextual"/>
            </w:rPr>
          </w:pPr>
          <w:del w:id="668" w:author="Andrew Instone-Cowie" w:date="2025-07-09T15:58:00Z" w16du:dateUtc="2025-07-09T14:58:00Z">
            <w:r w:rsidRPr="00044299" w:rsidDel="00044299">
              <w:rPr>
                <w:rStyle w:val="Hyperlink"/>
                <w:noProof/>
              </w:rPr>
              <w:delText>Serial Input &amp; Command Line Interface</w:delText>
            </w:r>
            <w:r w:rsidDel="00044299">
              <w:rPr>
                <w:noProof/>
                <w:webHidden/>
              </w:rPr>
              <w:tab/>
            </w:r>
          </w:del>
          <w:del w:id="669" w:author="Andrew Instone-Cowie" w:date="2025-05-07T12:34:00Z" w16du:dateUtc="2025-05-07T11:34:00Z">
            <w:r w:rsidR="00AA5C58" w:rsidDel="00114134">
              <w:rPr>
                <w:noProof/>
                <w:webHidden/>
              </w:rPr>
              <w:delText>55</w:delText>
            </w:r>
          </w:del>
        </w:p>
        <w:p w14:paraId="1E340457" w14:textId="4B37E6C0" w:rsidR="00871702" w:rsidDel="00044299" w:rsidRDefault="00871702">
          <w:pPr>
            <w:pStyle w:val="TOC3"/>
            <w:tabs>
              <w:tab w:val="right" w:leader="dot" w:pos="9016"/>
            </w:tabs>
            <w:rPr>
              <w:del w:id="670" w:author="Andrew Instone-Cowie" w:date="2025-07-09T15:58:00Z" w16du:dateUtc="2025-07-09T14:58:00Z"/>
              <w:noProof/>
              <w:kern w:val="2"/>
              <w:sz w:val="24"/>
              <w:szCs w:val="24"/>
              <w:lang w:val="en-GB" w:eastAsia="en-GB"/>
              <w14:ligatures w14:val="standardContextual"/>
            </w:rPr>
          </w:pPr>
          <w:del w:id="671" w:author="Andrew Instone-Cowie" w:date="2025-07-09T15:58:00Z" w16du:dateUtc="2025-07-09T14:58:00Z">
            <w:r w:rsidRPr="00044299" w:rsidDel="00044299">
              <w:rPr>
                <w:rStyle w:val="Hyperlink"/>
                <w:noProof/>
              </w:rPr>
              <w:delText>Sensor Enable/Disable</w:delText>
            </w:r>
            <w:r w:rsidDel="00044299">
              <w:rPr>
                <w:noProof/>
                <w:webHidden/>
              </w:rPr>
              <w:tab/>
            </w:r>
          </w:del>
          <w:del w:id="672" w:author="Andrew Instone-Cowie" w:date="2025-05-07T12:34:00Z" w16du:dateUtc="2025-05-07T11:34:00Z">
            <w:r w:rsidR="00AA5C58" w:rsidDel="00114134">
              <w:rPr>
                <w:noProof/>
                <w:webHidden/>
              </w:rPr>
              <w:delText>55</w:delText>
            </w:r>
          </w:del>
        </w:p>
        <w:p w14:paraId="4C974A8E" w14:textId="3A9C3D79" w:rsidR="00871702" w:rsidDel="00044299" w:rsidRDefault="00871702">
          <w:pPr>
            <w:pStyle w:val="TOC3"/>
            <w:tabs>
              <w:tab w:val="right" w:leader="dot" w:pos="9016"/>
            </w:tabs>
            <w:rPr>
              <w:del w:id="673" w:author="Andrew Instone-Cowie" w:date="2025-07-09T15:58:00Z" w16du:dateUtc="2025-07-09T14:58:00Z"/>
              <w:noProof/>
              <w:kern w:val="2"/>
              <w:sz w:val="24"/>
              <w:szCs w:val="24"/>
              <w:lang w:val="en-GB" w:eastAsia="en-GB"/>
              <w14:ligatures w14:val="standardContextual"/>
            </w:rPr>
          </w:pPr>
          <w:del w:id="674" w:author="Andrew Instone-Cowie" w:date="2025-07-09T15:58:00Z" w16du:dateUtc="2025-07-09T14:58:00Z">
            <w:r w:rsidRPr="00044299" w:rsidDel="00044299">
              <w:rPr>
                <w:rStyle w:val="Hyperlink"/>
                <w:noProof/>
              </w:rPr>
              <w:delText>Memory Footprint</w:delText>
            </w:r>
            <w:r w:rsidDel="00044299">
              <w:rPr>
                <w:noProof/>
                <w:webHidden/>
              </w:rPr>
              <w:tab/>
            </w:r>
          </w:del>
          <w:del w:id="675" w:author="Andrew Instone-Cowie" w:date="2025-05-07T12:34:00Z" w16du:dateUtc="2025-05-07T11:34:00Z">
            <w:r w:rsidR="00AA5C58" w:rsidDel="00114134">
              <w:rPr>
                <w:noProof/>
                <w:webHidden/>
              </w:rPr>
              <w:delText>56</w:delText>
            </w:r>
          </w:del>
        </w:p>
        <w:p w14:paraId="63141854" w14:textId="16EF301D" w:rsidR="00871702" w:rsidDel="00044299" w:rsidRDefault="00871702">
          <w:pPr>
            <w:pStyle w:val="TOC2"/>
            <w:tabs>
              <w:tab w:val="right" w:leader="dot" w:pos="9016"/>
            </w:tabs>
            <w:rPr>
              <w:del w:id="676" w:author="Andrew Instone-Cowie" w:date="2025-07-09T15:58:00Z" w16du:dateUtc="2025-07-09T14:58:00Z"/>
              <w:rFonts w:eastAsiaTheme="minorEastAsia"/>
              <w:noProof/>
              <w:kern w:val="2"/>
              <w:sz w:val="24"/>
              <w:szCs w:val="24"/>
              <w:lang w:eastAsia="en-GB"/>
              <w14:ligatures w14:val="standardContextual"/>
            </w:rPr>
          </w:pPr>
          <w:del w:id="677" w:author="Andrew Instone-Cowie" w:date="2025-07-09T15:58:00Z" w16du:dateUtc="2025-07-09T14:58:00Z">
            <w:r w:rsidRPr="00044299" w:rsidDel="00044299">
              <w:rPr>
                <w:rStyle w:val="Hyperlink"/>
                <w:noProof/>
              </w:rPr>
              <w:delText>Metrics</w:delText>
            </w:r>
            <w:r w:rsidDel="00044299">
              <w:rPr>
                <w:noProof/>
                <w:webHidden/>
              </w:rPr>
              <w:tab/>
            </w:r>
          </w:del>
          <w:del w:id="678" w:author="Andrew Instone-Cowie" w:date="2025-05-07T12:34:00Z" w16du:dateUtc="2025-05-07T11:34:00Z">
            <w:r w:rsidR="00AA5C58" w:rsidDel="00114134">
              <w:rPr>
                <w:noProof/>
                <w:webHidden/>
              </w:rPr>
              <w:delText>57</w:delText>
            </w:r>
          </w:del>
        </w:p>
        <w:p w14:paraId="14F63A31" w14:textId="71158440" w:rsidR="00871702" w:rsidDel="00044299" w:rsidRDefault="00871702">
          <w:pPr>
            <w:pStyle w:val="TOC3"/>
            <w:tabs>
              <w:tab w:val="right" w:leader="dot" w:pos="9016"/>
            </w:tabs>
            <w:rPr>
              <w:del w:id="679" w:author="Andrew Instone-Cowie" w:date="2025-07-09T15:58:00Z" w16du:dateUtc="2025-07-09T14:58:00Z"/>
              <w:noProof/>
              <w:kern w:val="2"/>
              <w:sz w:val="24"/>
              <w:szCs w:val="24"/>
              <w:lang w:val="en-GB" w:eastAsia="en-GB"/>
              <w14:ligatures w14:val="standardContextual"/>
            </w:rPr>
          </w:pPr>
          <w:del w:id="680" w:author="Andrew Instone-Cowie" w:date="2025-07-09T15:58:00Z" w16du:dateUtc="2025-07-09T14:58:00Z">
            <w:r w:rsidRPr="00044299" w:rsidDel="00044299">
              <w:rPr>
                <w:rStyle w:val="Hyperlink"/>
                <w:noProof/>
              </w:rPr>
              <w:delText>Inter-Blow Interval Requirements</w:delText>
            </w:r>
            <w:r w:rsidDel="00044299">
              <w:rPr>
                <w:noProof/>
                <w:webHidden/>
              </w:rPr>
              <w:tab/>
            </w:r>
          </w:del>
          <w:del w:id="681" w:author="Andrew Instone-Cowie" w:date="2025-05-07T12:34:00Z" w16du:dateUtc="2025-05-07T11:34:00Z">
            <w:r w:rsidR="00AA5C58" w:rsidDel="00114134">
              <w:rPr>
                <w:noProof/>
                <w:webHidden/>
              </w:rPr>
              <w:delText>57</w:delText>
            </w:r>
          </w:del>
        </w:p>
        <w:p w14:paraId="45231DF3" w14:textId="617F8289" w:rsidR="00871702" w:rsidDel="00044299" w:rsidRDefault="00871702">
          <w:pPr>
            <w:pStyle w:val="TOC3"/>
            <w:tabs>
              <w:tab w:val="right" w:leader="dot" w:pos="9016"/>
            </w:tabs>
            <w:rPr>
              <w:del w:id="682" w:author="Andrew Instone-Cowie" w:date="2025-07-09T15:58:00Z" w16du:dateUtc="2025-07-09T14:58:00Z"/>
              <w:noProof/>
              <w:kern w:val="2"/>
              <w:sz w:val="24"/>
              <w:szCs w:val="24"/>
              <w:lang w:val="en-GB" w:eastAsia="en-GB"/>
              <w14:ligatures w14:val="standardContextual"/>
            </w:rPr>
          </w:pPr>
          <w:del w:id="683" w:author="Andrew Instone-Cowie" w:date="2025-07-09T15:58:00Z" w16du:dateUtc="2025-07-09T14:58:00Z">
            <w:r w:rsidRPr="00044299" w:rsidDel="00044299">
              <w:rPr>
                <w:rStyle w:val="Hyperlink"/>
                <w:noProof/>
              </w:rPr>
              <w:delText>Inter-Row Interval Requirements</w:delText>
            </w:r>
            <w:r w:rsidDel="00044299">
              <w:rPr>
                <w:noProof/>
                <w:webHidden/>
              </w:rPr>
              <w:tab/>
            </w:r>
          </w:del>
          <w:del w:id="684" w:author="Andrew Instone-Cowie" w:date="2025-05-07T12:34:00Z" w16du:dateUtc="2025-05-07T11:34:00Z">
            <w:r w:rsidR="00AA5C58" w:rsidDel="00114134">
              <w:rPr>
                <w:noProof/>
                <w:webHidden/>
              </w:rPr>
              <w:delText>58</w:delText>
            </w:r>
          </w:del>
        </w:p>
        <w:p w14:paraId="6F40DD4C" w14:textId="73BFA233" w:rsidR="00871702" w:rsidDel="00044299" w:rsidRDefault="00871702">
          <w:pPr>
            <w:pStyle w:val="TOC3"/>
            <w:tabs>
              <w:tab w:val="right" w:leader="dot" w:pos="9016"/>
            </w:tabs>
            <w:rPr>
              <w:del w:id="685" w:author="Andrew Instone-Cowie" w:date="2025-07-09T15:58:00Z" w16du:dateUtc="2025-07-09T14:58:00Z"/>
              <w:noProof/>
              <w:kern w:val="2"/>
              <w:sz w:val="24"/>
              <w:szCs w:val="24"/>
              <w:lang w:val="en-GB" w:eastAsia="en-GB"/>
              <w14:ligatures w14:val="standardContextual"/>
            </w:rPr>
          </w:pPr>
          <w:del w:id="686" w:author="Andrew Instone-Cowie" w:date="2025-07-09T15:58:00Z" w16du:dateUtc="2025-07-09T14:58:00Z">
            <w:r w:rsidRPr="00044299" w:rsidDel="00044299">
              <w:rPr>
                <w:rStyle w:val="Hyperlink"/>
                <w:noProof/>
              </w:rPr>
              <w:delText>Sensor Pulse Duration</w:delText>
            </w:r>
            <w:r w:rsidDel="00044299">
              <w:rPr>
                <w:noProof/>
                <w:webHidden/>
              </w:rPr>
              <w:tab/>
            </w:r>
          </w:del>
          <w:del w:id="687" w:author="Andrew Instone-Cowie" w:date="2025-05-07T12:34:00Z" w16du:dateUtc="2025-05-07T11:34:00Z">
            <w:r w:rsidR="00AA5C58" w:rsidDel="00114134">
              <w:rPr>
                <w:noProof/>
                <w:webHidden/>
              </w:rPr>
              <w:delText>58</w:delText>
            </w:r>
          </w:del>
        </w:p>
        <w:p w14:paraId="2676ADA3" w14:textId="19BE75F7" w:rsidR="00871702" w:rsidDel="00044299" w:rsidRDefault="00871702">
          <w:pPr>
            <w:pStyle w:val="TOC2"/>
            <w:tabs>
              <w:tab w:val="right" w:leader="dot" w:pos="9016"/>
            </w:tabs>
            <w:rPr>
              <w:del w:id="688" w:author="Andrew Instone-Cowie" w:date="2025-07-09T15:58:00Z" w16du:dateUtc="2025-07-09T14:58:00Z"/>
              <w:rFonts w:eastAsiaTheme="minorEastAsia"/>
              <w:noProof/>
              <w:kern w:val="2"/>
              <w:sz w:val="24"/>
              <w:szCs w:val="24"/>
              <w:lang w:eastAsia="en-GB"/>
              <w14:ligatures w14:val="standardContextual"/>
            </w:rPr>
          </w:pPr>
          <w:del w:id="689" w:author="Andrew Instone-Cowie" w:date="2025-07-09T15:58:00Z" w16du:dateUtc="2025-07-09T14:58:00Z">
            <w:r w:rsidRPr="00044299" w:rsidDel="00044299">
              <w:rPr>
                <w:rStyle w:val="Hyperlink"/>
                <w:noProof/>
              </w:rPr>
              <w:delText>Potential Problems</w:delText>
            </w:r>
            <w:r w:rsidDel="00044299">
              <w:rPr>
                <w:noProof/>
                <w:webHidden/>
              </w:rPr>
              <w:tab/>
            </w:r>
          </w:del>
          <w:del w:id="690" w:author="Andrew Instone-Cowie" w:date="2025-05-07T12:34:00Z" w16du:dateUtc="2025-05-07T11:34:00Z">
            <w:r w:rsidR="00AA5C58" w:rsidDel="00114134">
              <w:rPr>
                <w:noProof/>
                <w:webHidden/>
              </w:rPr>
              <w:delText>60</w:delText>
            </w:r>
          </w:del>
        </w:p>
        <w:p w14:paraId="31F017F6" w14:textId="3AC04CE3" w:rsidR="00871702" w:rsidDel="00044299" w:rsidRDefault="00871702">
          <w:pPr>
            <w:pStyle w:val="TOC3"/>
            <w:tabs>
              <w:tab w:val="right" w:leader="dot" w:pos="9016"/>
            </w:tabs>
            <w:rPr>
              <w:del w:id="691" w:author="Andrew Instone-Cowie" w:date="2025-07-09T15:58:00Z" w16du:dateUtc="2025-07-09T14:58:00Z"/>
              <w:noProof/>
              <w:kern w:val="2"/>
              <w:sz w:val="24"/>
              <w:szCs w:val="24"/>
              <w:lang w:val="en-GB" w:eastAsia="en-GB"/>
              <w14:ligatures w14:val="standardContextual"/>
            </w:rPr>
          </w:pPr>
          <w:del w:id="692" w:author="Andrew Instone-Cowie" w:date="2025-07-09T15:58:00Z" w16du:dateUtc="2025-07-09T14:58:00Z">
            <w:r w:rsidRPr="00044299" w:rsidDel="00044299">
              <w:rPr>
                <w:rStyle w:val="Hyperlink"/>
                <w:noProof/>
              </w:rPr>
              <w:delText>Missed Sensor Signals</w:delText>
            </w:r>
            <w:r w:rsidDel="00044299">
              <w:rPr>
                <w:noProof/>
                <w:webHidden/>
              </w:rPr>
              <w:tab/>
            </w:r>
          </w:del>
          <w:del w:id="693" w:author="Andrew Instone-Cowie" w:date="2025-05-07T12:34:00Z" w16du:dateUtc="2025-05-07T11:34:00Z">
            <w:r w:rsidR="00AA5C58" w:rsidDel="00114134">
              <w:rPr>
                <w:noProof/>
                <w:webHidden/>
              </w:rPr>
              <w:delText>60</w:delText>
            </w:r>
          </w:del>
        </w:p>
        <w:p w14:paraId="62D418B9" w14:textId="7E52773A" w:rsidR="00871702" w:rsidDel="00044299" w:rsidRDefault="00871702">
          <w:pPr>
            <w:pStyle w:val="TOC3"/>
            <w:tabs>
              <w:tab w:val="right" w:leader="dot" w:pos="9016"/>
            </w:tabs>
            <w:rPr>
              <w:del w:id="694" w:author="Andrew Instone-Cowie" w:date="2025-07-09T15:58:00Z" w16du:dateUtc="2025-07-09T14:58:00Z"/>
              <w:noProof/>
              <w:kern w:val="2"/>
              <w:sz w:val="24"/>
              <w:szCs w:val="24"/>
              <w:lang w:val="en-GB" w:eastAsia="en-GB"/>
              <w14:ligatures w14:val="standardContextual"/>
            </w:rPr>
          </w:pPr>
          <w:del w:id="695" w:author="Andrew Instone-Cowie" w:date="2025-07-09T15:58:00Z" w16du:dateUtc="2025-07-09T14:58:00Z">
            <w:r w:rsidRPr="00044299" w:rsidDel="00044299">
              <w:rPr>
                <w:rStyle w:val="Hyperlink"/>
                <w:noProof/>
              </w:rPr>
              <w:delText>Duplicated Sensor Signals</w:delText>
            </w:r>
            <w:r w:rsidDel="00044299">
              <w:rPr>
                <w:noProof/>
                <w:webHidden/>
              </w:rPr>
              <w:tab/>
            </w:r>
          </w:del>
          <w:del w:id="696" w:author="Andrew Instone-Cowie" w:date="2025-05-07T12:34:00Z" w16du:dateUtc="2025-05-07T11:34:00Z">
            <w:r w:rsidR="00AA5C58" w:rsidDel="00114134">
              <w:rPr>
                <w:noProof/>
                <w:webHidden/>
              </w:rPr>
              <w:delText>60</w:delText>
            </w:r>
          </w:del>
        </w:p>
        <w:p w14:paraId="7DC561AC" w14:textId="3CB4F950" w:rsidR="00871702" w:rsidDel="00044299" w:rsidRDefault="00871702">
          <w:pPr>
            <w:pStyle w:val="TOC3"/>
            <w:tabs>
              <w:tab w:val="right" w:leader="dot" w:pos="9016"/>
            </w:tabs>
            <w:rPr>
              <w:del w:id="697" w:author="Andrew Instone-Cowie" w:date="2025-07-09T15:58:00Z" w16du:dateUtc="2025-07-09T14:58:00Z"/>
              <w:noProof/>
              <w:kern w:val="2"/>
              <w:sz w:val="24"/>
              <w:szCs w:val="24"/>
              <w:lang w:val="en-GB" w:eastAsia="en-GB"/>
              <w14:ligatures w14:val="standardContextual"/>
            </w:rPr>
          </w:pPr>
          <w:del w:id="698" w:author="Andrew Instone-Cowie" w:date="2025-07-09T15:58:00Z" w16du:dateUtc="2025-07-09T14:58:00Z">
            <w:r w:rsidRPr="00044299" w:rsidDel="00044299">
              <w:rPr>
                <w:rStyle w:val="Hyperlink"/>
                <w:noProof/>
              </w:rPr>
              <w:delText>Variable Odd-Struckness</w:delText>
            </w:r>
            <w:r w:rsidDel="00044299">
              <w:rPr>
                <w:noProof/>
                <w:webHidden/>
              </w:rPr>
              <w:tab/>
            </w:r>
          </w:del>
          <w:del w:id="699" w:author="Andrew Instone-Cowie" w:date="2025-05-07T12:34:00Z" w16du:dateUtc="2025-05-07T11:34:00Z">
            <w:r w:rsidR="00AA5C58" w:rsidDel="00114134">
              <w:rPr>
                <w:noProof/>
                <w:webHidden/>
              </w:rPr>
              <w:delText>61</w:delText>
            </w:r>
          </w:del>
        </w:p>
        <w:p w14:paraId="1840F5FA" w14:textId="05CD34AD" w:rsidR="00871702" w:rsidDel="00044299" w:rsidRDefault="00871702">
          <w:pPr>
            <w:pStyle w:val="TOC3"/>
            <w:tabs>
              <w:tab w:val="right" w:leader="dot" w:pos="9016"/>
            </w:tabs>
            <w:rPr>
              <w:del w:id="700" w:author="Andrew Instone-Cowie" w:date="2025-07-09T15:58:00Z" w16du:dateUtc="2025-07-09T14:58:00Z"/>
              <w:noProof/>
              <w:kern w:val="2"/>
              <w:sz w:val="24"/>
              <w:szCs w:val="24"/>
              <w:lang w:val="en-GB" w:eastAsia="en-GB"/>
              <w14:ligatures w14:val="standardContextual"/>
            </w:rPr>
          </w:pPr>
          <w:del w:id="701" w:author="Andrew Instone-Cowie" w:date="2025-07-09T15:58:00Z" w16du:dateUtc="2025-07-09T14:58:00Z">
            <w:r w:rsidRPr="00044299" w:rsidDel="00044299">
              <w:rPr>
                <w:rStyle w:val="Hyperlink"/>
                <w:noProof/>
              </w:rPr>
              <w:delText>Latency</w:delText>
            </w:r>
            <w:r w:rsidDel="00044299">
              <w:rPr>
                <w:noProof/>
                <w:webHidden/>
              </w:rPr>
              <w:tab/>
            </w:r>
          </w:del>
          <w:del w:id="702" w:author="Andrew Instone-Cowie" w:date="2025-05-07T12:34:00Z" w16du:dateUtc="2025-05-07T11:34:00Z">
            <w:r w:rsidR="00AA5C58" w:rsidDel="00114134">
              <w:rPr>
                <w:noProof/>
                <w:webHidden/>
              </w:rPr>
              <w:delText>62</w:delText>
            </w:r>
          </w:del>
        </w:p>
        <w:p w14:paraId="0F294047" w14:textId="2C6A96AF" w:rsidR="00871702" w:rsidDel="00044299" w:rsidRDefault="00871702">
          <w:pPr>
            <w:pStyle w:val="TOC2"/>
            <w:tabs>
              <w:tab w:val="right" w:leader="dot" w:pos="9016"/>
            </w:tabs>
            <w:rPr>
              <w:del w:id="703" w:author="Andrew Instone-Cowie" w:date="2025-07-09T15:58:00Z" w16du:dateUtc="2025-07-09T14:58:00Z"/>
              <w:rFonts w:eastAsiaTheme="minorEastAsia"/>
              <w:noProof/>
              <w:kern w:val="2"/>
              <w:sz w:val="24"/>
              <w:szCs w:val="24"/>
              <w:lang w:eastAsia="en-GB"/>
              <w14:ligatures w14:val="standardContextual"/>
            </w:rPr>
          </w:pPr>
          <w:del w:id="704" w:author="Andrew Instone-Cowie" w:date="2025-07-09T15:58:00Z" w16du:dateUtc="2025-07-09T14:58:00Z">
            <w:r w:rsidRPr="00044299" w:rsidDel="00044299">
              <w:rPr>
                <w:rStyle w:val="Hyperlink"/>
                <w:noProof/>
              </w:rPr>
              <w:delText>Software Development &amp; Compatibility</w:delText>
            </w:r>
            <w:r w:rsidDel="00044299">
              <w:rPr>
                <w:noProof/>
                <w:webHidden/>
              </w:rPr>
              <w:tab/>
            </w:r>
          </w:del>
          <w:del w:id="705" w:author="Andrew Instone-Cowie" w:date="2025-05-07T12:34:00Z" w16du:dateUtc="2025-05-07T11:34:00Z">
            <w:r w:rsidR="00AA5C58" w:rsidDel="00114134">
              <w:rPr>
                <w:noProof/>
                <w:webHidden/>
              </w:rPr>
              <w:delText>65</w:delText>
            </w:r>
          </w:del>
        </w:p>
        <w:p w14:paraId="3C93B012" w14:textId="10237625" w:rsidR="00871702" w:rsidDel="00044299" w:rsidRDefault="00871702">
          <w:pPr>
            <w:pStyle w:val="TOC3"/>
            <w:tabs>
              <w:tab w:val="right" w:leader="dot" w:pos="9016"/>
            </w:tabs>
            <w:rPr>
              <w:del w:id="706" w:author="Andrew Instone-Cowie" w:date="2025-07-09T15:58:00Z" w16du:dateUtc="2025-07-09T14:58:00Z"/>
              <w:noProof/>
              <w:kern w:val="2"/>
              <w:sz w:val="24"/>
              <w:szCs w:val="24"/>
              <w:lang w:val="en-GB" w:eastAsia="en-GB"/>
              <w14:ligatures w14:val="standardContextual"/>
            </w:rPr>
          </w:pPr>
          <w:del w:id="707" w:author="Andrew Instone-Cowie" w:date="2025-07-09T15:58:00Z" w16du:dateUtc="2025-07-09T14:58:00Z">
            <w:r w:rsidRPr="00044299" w:rsidDel="00044299">
              <w:rPr>
                <w:rStyle w:val="Hyperlink"/>
                <w:noProof/>
              </w:rPr>
              <w:delText>Development Environment</w:delText>
            </w:r>
            <w:r w:rsidDel="00044299">
              <w:rPr>
                <w:noProof/>
                <w:webHidden/>
              </w:rPr>
              <w:tab/>
            </w:r>
          </w:del>
          <w:del w:id="708" w:author="Andrew Instone-Cowie" w:date="2025-05-07T12:34:00Z" w16du:dateUtc="2025-05-07T11:34:00Z">
            <w:r w:rsidR="00AA5C58" w:rsidDel="00114134">
              <w:rPr>
                <w:noProof/>
                <w:webHidden/>
              </w:rPr>
              <w:delText>65</w:delText>
            </w:r>
          </w:del>
        </w:p>
        <w:p w14:paraId="08D678EF" w14:textId="3B781041" w:rsidR="00871702" w:rsidDel="00044299" w:rsidRDefault="00871702">
          <w:pPr>
            <w:pStyle w:val="TOC3"/>
            <w:tabs>
              <w:tab w:val="right" w:leader="dot" w:pos="9016"/>
            </w:tabs>
            <w:rPr>
              <w:del w:id="709" w:author="Andrew Instone-Cowie" w:date="2025-07-09T15:58:00Z" w16du:dateUtc="2025-07-09T14:58:00Z"/>
              <w:noProof/>
              <w:kern w:val="2"/>
              <w:sz w:val="24"/>
              <w:szCs w:val="24"/>
              <w:lang w:val="en-GB" w:eastAsia="en-GB"/>
              <w14:ligatures w14:val="standardContextual"/>
            </w:rPr>
          </w:pPr>
          <w:del w:id="710" w:author="Andrew Instone-Cowie" w:date="2025-07-09T15:58:00Z" w16du:dateUtc="2025-07-09T14:58:00Z">
            <w:r w:rsidRPr="00044299" w:rsidDel="00044299">
              <w:rPr>
                <w:rStyle w:val="Hyperlink"/>
                <w:noProof/>
              </w:rPr>
              <w:delText>Source Code Availability</w:delText>
            </w:r>
            <w:r w:rsidDel="00044299">
              <w:rPr>
                <w:noProof/>
                <w:webHidden/>
              </w:rPr>
              <w:tab/>
            </w:r>
          </w:del>
          <w:del w:id="711" w:author="Andrew Instone-Cowie" w:date="2025-05-07T12:34:00Z" w16du:dateUtc="2025-05-07T11:34:00Z">
            <w:r w:rsidR="00AA5C58" w:rsidDel="00114134">
              <w:rPr>
                <w:noProof/>
                <w:webHidden/>
              </w:rPr>
              <w:delText>65</w:delText>
            </w:r>
          </w:del>
        </w:p>
        <w:p w14:paraId="26EA2CDC" w14:textId="08146AE7" w:rsidR="00871702" w:rsidDel="00044299" w:rsidRDefault="00871702">
          <w:pPr>
            <w:pStyle w:val="TOC3"/>
            <w:tabs>
              <w:tab w:val="right" w:leader="dot" w:pos="9016"/>
            </w:tabs>
            <w:rPr>
              <w:del w:id="712" w:author="Andrew Instone-Cowie" w:date="2025-07-09T15:58:00Z" w16du:dateUtc="2025-07-09T14:58:00Z"/>
              <w:noProof/>
              <w:kern w:val="2"/>
              <w:sz w:val="24"/>
              <w:szCs w:val="24"/>
              <w:lang w:val="en-GB" w:eastAsia="en-GB"/>
              <w14:ligatures w14:val="standardContextual"/>
            </w:rPr>
          </w:pPr>
          <w:del w:id="713" w:author="Andrew Instone-Cowie" w:date="2025-07-09T15:58:00Z" w16du:dateUtc="2025-07-09T14:58:00Z">
            <w:r w:rsidRPr="00044299" w:rsidDel="00044299">
              <w:rPr>
                <w:rStyle w:val="Hyperlink"/>
                <w:noProof/>
              </w:rPr>
              <w:delText>Simulator Software Compatibility</w:delText>
            </w:r>
            <w:r w:rsidDel="00044299">
              <w:rPr>
                <w:noProof/>
                <w:webHidden/>
              </w:rPr>
              <w:tab/>
            </w:r>
          </w:del>
          <w:del w:id="714" w:author="Andrew Instone-Cowie" w:date="2025-05-07T12:34:00Z" w16du:dateUtc="2025-05-07T11:34:00Z">
            <w:r w:rsidR="00AA5C58" w:rsidDel="00114134">
              <w:rPr>
                <w:noProof/>
                <w:webHidden/>
              </w:rPr>
              <w:delText>65</w:delText>
            </w:r>
          </w:del>
        </w:p>
        <w:p w14:paraId="00C7CB11" w14:textId="1255D8DE" w:rsidR="00871702" w:rsidDel="00044299" w:rsidRDefault="00871702">
          <w:pPr>
            <w:pStyle w:val="TOC1"/>
            <w:tabs>
              <w:tab w:val="right" w:leader="dot" w:pos="9016"/>
            </w:tabs>
            <w:rPr>
              <w:del w:id="715" w:author="Andrew Instone-Cowie" w:date="2025-07-09T15:58:00Z" w16du:dateUtc="2025-07-09T14:58:00Z"/>
              <w:rFonts w:eastAsiaTheme="minorEastAsia"/>
              <w:noProof/>
              <w:kern w:val="2"/>
              <w:sz w:val="24"/>
              <w:szCs w:val="24"/>
              <w:lang w:eastAsia="en-GB"/>
              <w14:ligatures w14:val="standardContextual"/>
            </w:rPr>
          </w:pPr>
          <w:del w:id="716" w:author="Andrew Instone-Cowie" w:date="2025-07-09T15:58:00Z" w16du:dateUtc="2025-07-09T14:58:00Z">
            <w:r w:rsidRPr="00044299" w:rsidDel="00044299">
              <w:rPr>
                <w:rStyle w:val="Hyperlink"/>
                <w:noProof/>
              </w:rPr>
              <w:delText>USB-to-Serial Adapters</w:delText>
            </w:r>
            <w:r w:rsidDel="00044299">
              <w:rPr>
                <w:noProof/>
                <w:webHidden/>
              </w:rPr>
              <w:tab/>
            </w:r>
          </w:del>
          <w:del w:id="717" w:author="Andrew Instone-Cowie" w:date="2025-05-07T12:34:00Z" w16du:dateUtc="2025-05-07T11:34:00Z">
            <w:r w:rsidR="00AA5C58" w:rsidDel="00114134">
              <w:rPr>
                <w:noProof/>
                <w:webHidden/>
              </w:rPr>
              <w:delText>66</w:delText>
            </w:r>
          </w:del>
        </w:p>
        <w:p w14:paraId="0BC6082C" w14:textId="026D71ED" w:rsidR="00871702" w:rsidDel="00044299" w:rsidRDefault="00871702">
          <w:pPr>
            <w:pStyle w:val="TOC3"/>
            <w:tabs>
              <w:tab w:val="right" w:leader="dot" w:pos="9016"/>
            </w:tabs>
            <w:rPr>
              <w:del w:id="718" w:author="Andrew Instone-Cowie" w:date="2025-07-09T15:58:00Z" w16du:dateUtc="2025-07-09T14:58:00Z"/>
              <w:noProof/>
              <w:kern w:val="2"/>
              <w:sz w:val="24"/>
              <w:szCs w:val="24"/>
              <w:lang w:val="en-GB" w:eastAsia="en-GB"/>
              <w14:ligatures w14:val="standardContextual"/>
            </w:rPr>
          </w:pPr>
          <w:del w:id="719" w:author="Andrew Instone-Cowie" w:date="2025-07-09T15:58:00Z" w16du:dateUtc="2025-07-09T14:58:00Z">
            <w:r w:rsidRPr="00044299" w:rsidDel="00044299">
              <w:rPr>
                <w:rStyle w:val="Hyperlink"/>
                <w:noProof/>
              </w:rPr>
              <w:delText>Driver Installation</w:delText>
            </w:r>
            <w:r w:rsidDel="00044299">
              <w:rPr>
                <w:noProof/>
                <w:webHidden/>
              </w:rPr>
              <w:tab/>
            </w:r>
          </w:del>
          <w:del w:id="720" w:author="Andrew Instone-Cowie" w:date="2025-05-07T12:34:00Z" w16du:dateUtc="2025-05-07T11:34:00Z">
            <w:r w:rsidR="00AA5C58" w:rsidDel="00114134">
              <w:rPr>
                <w:noProof/>
                <w:webHidden/>
              </w:rPr>
              <w:delText>67</w:delText>
            </w:r>
          </w:del>
        </w:p>
        <w:p w14:paraId="47342DEB" w14:textId="3BB84A32" w:rsidR="00871702" w:rsidDel="00044299" w:rsidRDefault="00871702">
          <w:pPr>
            <w:pStyle w:val="TOC3"/>
            <w:tabs>
              <w:tab w:val="right" w:leader="dot" w:pos="9016"/>
            </w:tabs>
            <w:rPr>
              <w:del w:id="721" w:author="Andrew Instone-Cowie" w:date="2025-07-09T15:58:00Z" w16du:dateUtc="2025-07-09T14:58:00Z"/>
              <w:noProof/>
              <w:kern w:val="2"/>
              <w:sz w:val="24"/>
              <w:szCs w:val="24"/>
              <w:lang w:val="en-GB" w:eastAsia="en-GB"/>
              <w14:ligatures w14:val="standardContextual"/>
            </w:rPr>
          </w:pPr>
          <w:del w:id="722" w:author="Andrew Instone-Cowie" w:date="2025-07-09T15:58:00Z" w16du:dateUtc="2025-07-09T14:58:00Z">
            <w:r w:rsidRPr="00044299" w:rsidDel="00044299">
              <w:rPr>
                <w:rStyle w:val="Hyperlink"/>
                <w:noProof/>
              </w:rPr>
              <w:delText>Driver Verification</w:delText>
            </w:r>
            <w:r w:rsidDel="00044299">
              <w:rPr>
                <w:noProof/>
                <w:webHidden/>
              </w:rPr>
              <w:tab/>
            </w:r>
          </w:del>
          <w:del w:id="723" w:author="Andrew Instone-Cowie" w:date="2025-05-07T12:34:00Z" w16du:dateUtc="2025-05-07T11:34:00Z">
            <w:r w:rsidR="00AA5C58" w:rsidDel="00114134">
              <w:rPr>
                <w:noProof/>
                <w:webHidden/>
              </w:rPr>
              <w:delText>69</w:delText>
            </w:r>
          </w:del>
        </w:p>
        <w:p w14:paraId="37D25C9D" w14:textId="28032361" w:rsidR="00871702" w:rsidDel="00044299" w:rsidRDefault="00871702">
          <w:pPr>
            <w:pStyle w:val="TOC3"/>
            <w:tabs>
              <w:tab w:val="right" w:leader="dot" w:pos="9016"/>
            </w:tabs>
            <w:rPr>
              <w:del w:id="724" w:author="Andrew Instone-Cowie" w:date="2025-07-09T15:58:00Z" w16du:dateUtc="2025-07-09T14:58:00Z"/>
              <w:noProof/>
              <w:kern w:val="2"/>
              <w:sz w:val="24"/>
              <w:szCs w:val="24"/>
              <w:lang w:val="en-GB" w:eastAsia="en-GB"/>
              <w14:ligatures w14:val="standardContextual"/>
            </w:rPr>
          </w:pPr>
          <w:del w:id="725" w:author="Andrew Instone-Cowie" w:date="2025-07-09T15:58:00Z" w16du:dateUtc="2025-07-09T14:58:00Z">
            <w:r w:rsidRPr="00044299" w:rsidDel="00044299">
              <w:rPr>
                <w:rStyle w:val="Hyperlink"/>
                <w:noProof/>
              </w:rPr>
              <w:delText>COM Port Reconfiguration</w:delText>
            </w:r>
            <w:r w:rsidDel="00044299">
              <w:rPr>
                <w:noProof/>
                <w:webHidden/>
              </w:rPr>
              <w:tab/>
            </w:r>
          </w:del>
          <w:del w:id="726" w:author="Andrew Instone-Cowie" w:date="2025-05-07T12:34:00Z" w16du:dateUtc="2025-05-07T11:34:00Z">
            <w:r w:rsidR="00AA5C58" w:rsidDel="00114134">
              <w:rPr>
                <w:noProof/>
                <w:webHidden/>
              </w:rPr>
              <w:delText>72</w:delText>
            </w:r>
          </w:del>
        </w:p>
        <w:p w14:paraId="1C37B2BA" w14:textId="1B710819" w:rsidR="00871702" w:rsidDel="00044299" w:rsidRDefault="00871702">
          <w:pPr>
            <w:pStyle w:val="TOC1"/>
            <w:tabs>
              <w:tab w:val="right" w:leader="dot" w:pos="9016"/>
            </w:tabs>
            <w:rPr>
              <w:del w:id="727" w:author="Andrew Instone-Cowie" w:date="2025-07-09T15:58:00Z" w16du:dateUtc="2025-07-09T14:58:00Z"/>
              <w:rFonts w:eastAsiaTheme="minorEastAsia"/>
              <w:noProof/>
              <w:kern w:val="2"/>
              <w:sz w:val="24"/>
              <w:szCs w:val="24"/>
              <w:lang w:eastAsia="en-GB"/>
              <w14:ligatures w14:val="standardContextual"/>
            </w:rPr>
          </w:pPr>
          <w:del w:id="728" w:author="Andrew Instone-Cowie" w:date="2025-07-09T15:58:00Z" w16du:dateUtc="2025-07-09T14:58:00Z">
            <w:r w:rsidRPr="00044299" w:rsidDel="00044299">
              <w:rPr>
                <w:rStyle w:val="Hyperlink"/>
                <w:noProof/>
              </w:rPr>
              <w:delText>Interconnecting Type 1 &amp; Type 2 Simulators</w:delText>
            </w:r>
            <w:r w:rsidDel="00044299">
              <w:rPr>
                <w:noProof/>
                <w:webHidden/>
              </w:rPr>
              <w:tab/>
            </w:r>
          </w:del>
          <w:del w:id="729" w:author="Andrew Instone-Cowie" w:date="2025-05-07T12:34:00Z" w16du:dateUtc="2025-05-07T11:34:00Z">
            <w:r w:rsidR="00AA5C58" w:rsidDel="00114134">
              <w:rPr>
                <w:noProof/>
                <w:webHidden/>
              </w:rPr>
              <w:delText>76</w:delText>
            </w:r>
          </w:del>
        </w:p>
        <w:p w14:paraId="1FD04C2F" w14:textId="5A5061F9" w:rsidR="00871702" w:rsidDel="00044299" w:rsidRDefault="00871702">
          <w:pPr>
            <w:pStyle w:val="TOC2"/>
            <w:tabs>
              <w:tab w:val="right" w:leader="dot" w:pos="9016"/>
            </w:tabs>
            <w:rPr>
              <w:del w:id="730" w:author="Andrew Instone-Cowie" w:date="2025-07-09T15:58:00Z" w16du:dateUtc="2025-07-09T14:58:00Z"/>
              <w:rFonts w:eastAsiaTheme="minorEastAsia"/>
              <w:noProof/>
              <w:kern w:val="2"/>
              <w:sz w:val="24"/>
              <w:szCs w:val="24"/>
              <w:lang w:eastAsia="en-GB"/>
              <w14:ligatures w14:val="standardContextual"/>
            </w:rPr>
          </w:pPr>
          <w:del w:id="731" w:author="Andrew Instone-Cowie" w:date="2025-07-09T15:58:00Z" w16du:dateUtc="2025-07-09T14:58:00Z">
            <w:r w:rsidRPr="00044299" w:rsidDel="00044299">
              <w:rPr>
                <w:rStyle w:val="Hyperlink"/>
                <w:noProof/>
              </w:rPr>
              <w:delText>Compatibility</w:delText>
            </w:r>
            <w:r w:rsidDel="00044299">
              <w:rPr>
                <w:noProof/>
                <w:webHidden/>
              </w:rPr>
              <w:tab/>
            </w:r>
          </w:del>
          <w:del w:id="732" w:author="Andrew Instone-Cowie" w:date="2025-05-07T12:34:00Z" w16du:dateUtc="2025-05-07T11:34:00Z">
            <w:r w:rsidR="00AA5C58" w:rsidDel="00114134">
              <w:rPr>
                <w:noProof/>
                <w:webHidden/>
              </w:rPr>
              <w:delText>76</w:delText>
            </w:r>
          </w:del>
        </w:p>
        <w:p w14:paraId="15076CE9" w14:textId="58CB84D1" w:rsidR="00871702" w:rsidDel="00044299" w:rsidRDefault="00871702">
          <w:pPr>
            <w:pStyle w:val="TOC2"/>
            <w:tabs>
              <w:tab w:val="right" w:leader="dot" w:pos="9016"/>
            </w:tabs>
            <w:rPr>
              <w:del w:id="733" w:author="Andrew Instone-Cowie" w:date="2025-07-09T15:58:00Z" w16du:dateUtc="2025-07-09T14:58:00Z"/>
              <w:rFonts w:eastAsiaTheme="minorEastAsia"/>
              <w:noProof/>
              <w:kern w:val="2"/>
              <w:sz w:val="24"/>
              <w:szCs w:val="24"/>
              <w:lang w:eastAsia="en-GB"/>
              <w14:ligatures w14:val="standardContextual"/>
            </w:rPr>
          </w:pPr>
          <w:del w:id="734" w:author="Andrew Instone-Cowie" w:date="2025-07-09T15:58:00Z" w16du:dateUtc="2025-07-09T14:58:00Z">
            <w:r w:rsidRPr="00044299" w:rsidDel="00044299">
              <w:rPr>
                <w:rStyle w:val="Hyperlink"/>
                <w:noProof/>
              </w:rPr>
              <w:delText>Type 1 – Type 2 Interface Adapter</w:delText>
            </w:r>
            <w:r w:rsidDel="00044299">
              <w:rPr>
                <w:noProof/>
                <w:webHidden/>
              </w:rPr>
              <w:tab/>
            </w:r>
          </w:del>
          <w:del w:id="735" w:author="Andrew Instone-Cowie" w:date="2025-05-07T12:34:00Z" w16du:dateUtc="2025-05-07T11:34:00Z">
            <w:r w:rsidR="00AA5C58" w:rsidDel="00114134">
              <w:rPr>
                <w:noProof/>
                <w:webHidden/>
              </w:rPr>
              <w:delText>76</w:delText>
            </w:r>
          </w:del>
        </w:p>
        <w:p w14:paraId="58E9E535" w14:textId="12B32D54" w:rsidR="00871702" w:rsidDel="00044299" w:rsidRDefault="00871702">
          <w:pPr>
            <w:pStyle w:val="TOC2"/>
            <w:tabs>
              <w:tab w:val="right" w:leader="dot" w:pos="9016"/>
            </w:tabs>
            <w:rPr>
              <w:del w:id="736" w:author="Andrew Instone-Cowie" w:date="2025-07-09T15:58:00Z" w16du:dateUtc="2025-07-09T14:58:00Z"/>
              <w:rFonts w:eastAsiaTheme="minorEastAsia"/>
              <w:noProof/>
              <w:kern w:val="2"/>
              <w:sz w:val="24"/>
              <w:szCs w:val="24"/>
              <w:lang w:eastAsia="en-GB"/>
              <w14:ligatures w14:val="standardContextual"/>
            </w:rPr>
          </w:pPr>
          <w:del w:id="737" w:author="Andrew Instone-Cowie" w:date="2025-07-09T15:58:00Z" w16du:dateUtc="2025-07-09T14:58:00Z">
            <w:r w:rsidRPr="00044299" w:rsidDel="00044299">
              <w:rPr>
                <w:rStyle w:val="Hyperlink"/>
                <w:noProof/>
              </w:rPr>
              <w:delText>Schematic</w:delText>
            </w:r>
            <w:r w:rsidDel="00044299">
              <w:rPr>
                <w:noProof/>
                <w:webHidden/>
              </w:rPr>
              <w:tab/>
            </w:r>
          </w:del>
          <w:del w:id="738" w:author="Andrew Instone-Cowie" w:date="2025-05-07T12:34:00Z" w16du:dateUtc="2025-05-07T11:34:00Z">
            <w:r w:rsidR="00AA5C58" w:rsidDel="00114134">
              <w:rPr>
                <w:noProof/>
                <w:webHidden/>
              </w:rPr>
              <w:delText>78</w:delText>
            </w:r>
          </w:del>
        </w:p>
        <w:p w14:paraId="200B15CC" w14:textId="7EDEBC77" w:rsidR="00871702" w:rsidDel="00044299" w:rsidRDefault="00871702">
          <w:pPr>
            <w:pStyle w:val="TOC2"/>
            <w:tabs>
              <w:tab w:val="right" w:leader="dot" w:pos="9016"/>
            </w:tabs>
            <w:rPr>
              <w:del w:id="739" w:author="Andrew Instone-Cowie" w:date="2025-07-09T15:58:00Z" w16du:dateUtc="2025-07-09T14:58:00Z"/>
              <w:rFonts w:eastAsiaTheme="minorEastAsia"/>
              <w:noProof/>
              <w:kern w:val="2"/>
              <w:sz w:val="24"/>
              <w:szCs w:val="24"/>
              <w:lang w:eastAsia="en-GB"/>
              <w14:ligatures w14:val="standardContextual"/>
            </w:rPr>
          </w:pPr>
          <w:del w:id="740" w:author="Andrew Instone-Cowie" w:date="2025-07-09T15:58:00Z" w16du:dateUtc="2025-07-09T14:58:00Z">
            <w:r w:rsidRPr="00044299" w:rsidDel="00044299">
              <w:rPr>
                <w:rStyle w:val="Hyperlink"/>
                <w:noProof/>
              </w:rPr>
              <w:delText>Interface Adapter PCB</w:delText>
            </w:r>
            <w:r w:rsidDel="00044299">
              <w:rPr>
                <w:noProof/>
                <w:webHidden/>
              </w:rPr>
              <w:tab/>
            </w:r>
          </w:del>
          <w:del w:id="741" w:author="Andrew Instone-Cowie" w:date="2025-05-07T12:34:00Z" w16du:dateUtc="2025-05-07T11:34:00Z">
            <w:r w:rsidR="00AA5C58" w:rsidDel="00114134">
              <w:rPr>
                <w:noProof/>
                <w:webHidden/>
              </w:rPr>
              <w:delText>79</w:delText>
            </w:r>
          </w:del>
        </w:p>
        <w:p w14:paraId="644FEA08" w14:textId="41F10FFA" w:rsidR="00871702" w:rsidDel="00044299" w:rsidRDefault="00871702">
          <w:pPr>
            <w:pStyle w:val="TOC3"/>
            <w:tabs>
              <w:tab w:val="right" w:leader="dot" w:pos="9016"/>
            </w:tabs>
            <w:rPr>
              <w:del w:id="742" w:author="Andrew Instone-Cowie" w:date="2025-07-09T15:58:00Z" w16du:dateUtc="2025-07-09T14:58:00Z"/>
              <w:noProof/>
              <w:kern w:val="2"/>
              <w:sz w:val="24"/>
              <w:szCs w:val="24"/>
              <w:lang w:val="en-GB" w:eastAsia="en-GB"/>
              <w14:ligatures w14:val="standardContextual"/>
            </w:rPr>
          </w:pPr>
          <w:del w:id="743" w:author="Andrew Instone-Cowie" w:date="2025-07-09T15:58:00Z" w16du:dateUtc="2025-07-09T14:58:00Z">
            <w:r w:rsidRPr="00044299" w:rsidDel="00044299">
              <w:rPr>
                <w:rStyle w:val="Hyperlink"/>
                <w:noProof/>
              </w:rPr>
              <w:delText>Parts List</w:delText>
            </w:r>
            <w:r w:rsidDel="00044299">
              <w:rPr>
                <w:noProof/>
                <w:webHidden/>
              </w:rPr>
              <w:tab/>
            </w:r>
          </w:del>
          <w:del w:id="744" w:author="Andrew Instone-Cowie" w:date="2025-05-07T12:34:00Z" w16du:dateUtc="2025-05-07T11:34:00Z">
            <w:r w:rsidR="00AA5C58" w:rsidDel="00114134">
              <w:rPr>
                <w:noProof/>
                <w:webHidden/>
              </w:rPr>
              <w:delText>80</w:delText>
            </w:r>
          </w:del>
        </w:p>
        <w:p w14:paraId="68D21436" w14:textId="57FEAF47" w:rsidR="00871702" w:rsidDel="00044299" w:rsidRDefault="00871702">
          <w:pPr>
            <w:pStyle w:val="TOC2"/>
            <w:tabs>
              <w:tab w:val="right" w:leader="dot" w:pos="9016"/>
            </w:tabs>
            <w:rPr>
              <w:del w:id="745" w:author="Andrew Instone-Cowie" w:date="2025-07-09T15:58:00Z" w16du:dateUtc="2025-07-09T14:58:00Z"/>
              <w:rFonts w:eastAsiaTheme="minorEastAsia"/>
              <w:noProof/>
              <w:kern w:val="2"/>
              <w:sz w:val="24"/>
              <w:szCs w:val="24"/>
              <w:lang w:eastAsia="en-GB"/>
              <w14:ligatures w14:val="standardContextual"/>
            </w:rPr>
          </w:pPr>
          <w:del w:id="746" w:author="Andrew Instone-Cowie" w:date="2025-07-09T15:58:00Z" w16du:dateUtc="2025-07-09T14:58:00Z">
            <w:r w:rsidRPr="00044299" w:rsidDel="00044299">
              <w:rPr>
                <w:rStyle w:val="Hyperlink"/>
                <w:noProof/>
              </w:rPr>
              <w:delText>Interface Adapter Cabling</w:delText>
            </w:r>
            <w:r w:rsidDel="00044299">
              <w:rPr>
                <w:noProof/>
                <w:webHidden/>
              </w:rPr>
              <w:tab/>
            </w:r>
          </w:del>
          <w:del w:id="747" w:author="Andrew Instone-Cowie" w:date="2025-05-07T12:34:00Z" w16du:dateUtc="2025-05-07T11:34:00Z">
            <w:r w:rsidR="00AA5C58" w:rsidDel="00114134">
              <w:rPr>
                <w:noProof/>
                <w:webHidden/>
              </w:rPr>
              <w:delText>80</w:delText>
            </w:r>
          </w:del>
        </w:p>
        <w:p w14:paraId="5E5E5D9E" w14:textId="60971F3E" w:rsidR="00871702" w:rsidDel="00044299" w:rsidRDefault="00871702">
          <w:pPr>
            <w:pStyle w:val="TOC2"/>
            <w:tabs>
              <w:tab w:val="right" w:leader="dot" w:pos="9016"/>
            </w:tabs>
            <w:rPr>
              <w:del w:id="748" w:author="Andrew Instone-Cowie" w:date="2025-07-09T15:58:00Z" w16du:dateUtc="2025-07-09T14:58:00Z"/>
              <w:rFonts w:eastAsiaTheme="minorEastAsia"/>
              <w:noProof/>
              <w:kern w:val="2"/>
              <w:sz w:val="24"/>
              <w:szCs w:val="24"/>
              <w:lang w:eastAsia="en-GB"/>
              <w14:ligatures w14:val="standardContextual"/>
            </w:rPr>
          </w:pPr>
          <w:del w:id="749" w:author="Andrew Instone-Cowie" w:date="2025-07-09T15:58:00Z" w16du:dateUtc="2025-07-09T14:58:00Z">
            <w:r w:rsidRPr="00044299" w:rsidDel="00044299">
              <w:rPr>
                <w:rStyle w:val="Hyperlink"/>
                <w:noProof/>
              </w:rPr>
              <w:delText>Type 1 Interface Wiring Modification</w:delText>
            </w:r>
            <w:r w:rsidDel="00044299">
              <w:rPr>
                <w:noProof/>
                <w:webHidden/>
              </w:rPr>
              <w:tab/>
            </w:r>
          </w:del>
          <w:del w:id="750" w:author="Andrew Instone-Cowie" w:date="2025-05-07T12:34:00Z" w16du:dateUtc="2025-05-07T11:34:00Z">
            <w:r w:rsidR="00AA5C58" w:rsidDel="00114134">
              <w:rPr>
                <w:noProof/>
                <w:webHidden/>
              </w:rPr>
              <w:delText>81</w:delText>
            </w:r>
          </w:del>
        </w:p>
        <w:p w14:paraId="653A55DB" w14:textId="20966F4F" w:rsidR="00871702" w:rsidDel="00044299" w:rsidRDefault="00871702">
          <w:pPr>
            <w:pStyle w:val="TOC1"/>
            <w:tabs>
              <w:tab w:val="right" w:leader="dot" w:pos="9016"/>
            </w:tabs>
            <w:rPr>
              <w:del w:id="751" w:author="Andrew Instone-Cowie" w:date="2025-07-09T15:58:00Z" w16du:dateUtc="2025-07-09T14:58:00Z"/>
              <w:rFonts w:eastAsiaTheme="minorEastAsia"/>
              <w:noProof/>
              <w:kern w:val="2"/>
              <w:sz w:val="24"/>
              <w:szCs w:val="24"/>
              <w:lang w:eastAsia="en-GB"/>
              <w14:ligatures w14:val="standardContextual"/>
            </w:rPr>
          </w:pPr>
          <w:del w:id="752" w:author="Andrew Instone-Cowie" w:date="2025-07-09T15:58:00Z" w16du:dateUtc="2025-07-09T14:58:00Z">
            <w:r w:rsidRPr="00044299" w:rsidDel="00044299">
              <w:rPr>
                <w:rStyle w:val="Hyperlink"/>
                <w:noProof/>
              </w:rPr>
              <w:delText>Appendices</w:delText>
            </w:r>
            <w:r w:rsidDel="00044299">
              <w:rPr>
                <w:noProof/>
                <w:webHidden/>
              </w:rPr>
              <w:tab/>
            </w:r>
          </w:del>
          <w:del w:id="753" w:author="Andrew Instone-Cowie" w:date="2025-05-07T12:34:00Z" w16du:dateUtc="2025-05-07T11:34:00Z">
            <w:r w:rsidR="00AA5C58" w:rsidDel="00114134">
              <w:rPr>
                <w:noProof/>
                <w:webHidden/>
              </w:rPr>
              <w:delText>82</w:delText>
            </w:r>
          </w:del>
        </w:p>
        <w:p w14:paraId="09FC9C23" w14:textId="4638DEC0" w:rsidR="00871702" w:rsidDel="00044299" w:rsidRDefault="00871702">
          <w:pPr>
            <w:pStyle w:val="TOC2"/>
            <w:tabs>
              <w:tab w:val="right" w:leader="dot" w:pos="9016"/>
            </w:tabs>
            <w:rPr>
              <w:del w:id="754" w:author="Andrew Instone-Cowie" w:date="2025-07-09T15:58:00Z" w16du:dateUtc="2025-07-09T14:58:00Z"/>
              <w:rFonts w:eastAsiaTheme="minorEastAsia"/>
              <w:noProof/>
              <w:kern w:val="2"/>
              <w:sz w:val="24"/>
              <w:szCs w:val="24"/>
              <w:lang w:eastAsia="en-GB"/>
              <w14:ligatures w14:val="standardContextual"/>
            </w:rPr>
          </w:pPr>
          <w:del w:id="755" w:author="Andrew Instone-Cowie" w:date="2025-07-09T15:58:00Z" w16du:dateUtc="2025-07-09T14:58:00Z">
            <w:r w:rsidRPr="00044299" w:rsidDel="00044299">
              <w:rPr>
                <w:rStyle w:val="Hyperlink"/>
                <w:noProof/>
              </w:rPr>
              <w:delText>Appendix A: MBI Protocol Description</w:delText>
            </w:r>
            <w:r w:rsidDel="00044299">
              <w:rPr>
                <w:noProof/>
                <w:webHidden/>
              </w:rPr>
              <w:tab/>
            </w:r>
          </w:del>
          <w:del w:id="756" w:author="Andrew Instone-Cowie" w:date="2025-05-07T12:34:00Z" w16du:dateUtc="2025-05-07T11:34:00Z">
            <w:r w:rsidR="00AA5C58" w:rsidDel="00114134">
              <w:rPr>
                <w:noProof/>
                <w:webHidden/>
              </w:rPr>
              <w:delText>82</w:delText>
            </w:r>
          </w:del>
        </w:p>
        <w:p w14:paraId="3AFE9B92" w14:textId="0EC6364F" w:rsidR="00871702" w:rsidDel="00044299" w:rsidRDefault="00871702">
          <w:pPr>
            <w:pStyle w:val="TOC2"/>
            <w:tabs>
              <w:tab w:val="right" w:leader="dot" w:pos="9016"/>
            </w:tabs>
            <w:rPr>
              <w:del w:id="757" w:author="Andrew Instone-Cowie" w:date="2025-07-09T15:58:00Z" w16du:dateUtc="2025-07-09T14:58:00Z"/>
              <w:rFonts w:eastAsiaTheme="minorEastAsia"/>
              <w:noProof/>
              <w:kern w:val="2"/>
              <w:sz w:val="24"/>
              <w:szCs w:val="24"/>
              <w:lang w:eastAsia="en-GB"/>
              <w14:ligatures w14:val="standardContextual"/>
            </w:rPr>
          </w:pPr>
          <w:del w:id="758" w:author="Andrew Instone-Cowie" w:date="2025-07-09T15:58:00Z" w16du:dateUtc="2025-07-09T14:58:00Z">
            <w:r w:rsidRPr="00044299" w:rsidDel="00044299">
              <w:rPr>
                <w:rStyle w:val="Hyperlink"/>
                <w:noProof/>
              </w:rPr>
              <w:delText>Appendix B: MBI Protocol Commands</w:delText>
            </w:r>
            <w:r w:rsidDel="00044299">
              <w:rPr>
                <w:noProof/>
                <w:webHidden/>
              </w:rPr>
              <w:tab/>
            </w:r>
          </w:del>
          <w:del w:id="759" w:author="Andrew Instone-Cowie" w:date="2025-05-07T12:34:00Z" w16du:dateUtc="2025-05-07T11:34:00Z">
            <w:r w:rsidR="00AA5C58" w:rsidDel="00114134">
              <w:rPr>
                <w:noProof/>
                <w:webHidden/>
              </w:rPr>
              <w:delText>83</w:delText>
            </w:r>
          </w:del>
        </w:p>
        <w:p w14:paraId="54A2F400" w14:textId="651E1DE8" w:rsidR="00871702" w:rsidDel="00044299" w:rsidRDefault="00871702">
          <w:pPr>
            <w:pStyle w:val="TOC2"/>
            <w:tabs>
              <w:tab w:val="right" w:leader="dot" w:pos="9016"/>
            </w:tabs>
            <w:rPr>
              <w:del w:id="760" w:author="Andrew Instone-Cowie" w:date="2025-07-09T15:58:00Z" w16du:dateUtc="2025-07-09T14:58:00Z"/>
              <w:rFonts w:eastAsiaTheme="minorEastAsia"/>
              <w:noProof/>
              <w:kern w:val="2"/>
              <w:sz w:val="24"/>
              <w:szCs w:val="24"/>
              <w:lang w:eastAsia="en-GB"/>
              <w14:ligatures w14:val="standardContextual"/>
            </w:rPr>
          </w:pPr>
          <w:del w:id="761" w:author="Andrew Instone-Cowie" w:date="2025-07-09T15:58:00Z" w16du:dateUtc="2025-07-09T14:58:00Z">
            <w:r w:rsidRPr="00044299" w:rsidDel="00044299">
              <w:rPr>
                <w:rStyle w:val="Hyperlink"/>
                <w:noProof/>
              </w:rPr>
              <w:delText>Appendix C: Metrics Tables</w:delText>
            </w:r>
            <w:r w:rsidDel="00044299">
              <w:rPr>
                <w:noProof/>
                <w:webHidden/>
              </w:rPr>
              <w:tab/>
            </w:r>
          </w:del>
          <w:del w:id="762" w:author="Andrew Instone-Cowie" w:date="2025-05-07T12:34:00Z" w16du:dateUtc="2025-05-07T11:34:00Z">
            <w:r w:rsidR="00AA5C58" w:rsidDel="00114134">
              <w:rPr>
                <w:noProof/>
                <w:webHidden/>
              </w:rPr>
              <w:delText>84</w:delText>
            </w:r>
          </w:del>
        </w:p>
        <w:p w14:paraId="0A77742D" w14:textId="4F6E49BD" w:rsidR="00871702" w:rsidDel="00044299" w:rsidRDefault="00871702">
          <w:pPr>
            <w:pStyle w:val="TOC3"/>
            <w:tabs>
              <w:tab w:val="right" w:leader="dot" w:pos="9016"/>
            </w:tabs>
            <w:rPr>
              <w:del w:id="763" w:author="Andrew Instone-Cowie" w:date="2025-07-09T15:58:00Z" w16du:dateUtc="2025-07-09T14:58:00Z"/>
              <w:noProof/>
              <w:kern w:val="2"/>
              <w:sz w:val="24"/>
              <w:szCs w:val="24"/>
              <w:lang w:val="en-GB" w:eastAsia="en-GB"/>
              <w14:ligatures w14:val="standardContextual"/>
            </w:rPr>
          </w:pPr>
          <w:del w:id="764" w:author="Andrew Instone-Cowie" w:date="2025-07-09T15:58:00Z" w16du:dateUtc="2025-07-09T14:58:00Z">
            <w:r w:rsidRPr="00044299" w:rsidDel="00044299">
              <w:rPr>
                <w:rStyle w:val="Hyperlink"/>
                <w:noProof/>
              </w:rPr>
              <w:delText>Inter-Blow &amp; Inter-Row Interval</w:delText>
            </w:r>
            <w:r w:rsidDel="00044299">
              <w:rPr>
                <w:noProof/>
                <w:webHidden/>
              </w:rPr>
              <w:tab/>
            </w:r>
          </w:del>
          <w:del w:id="765" w:author="Andrew Instone-Cowie" w:date="2025-05-07T12:34:00Z" w16du:dateUtc="2025-05-07T11:34:00Z">
            <w:r w:rsidR="00AA5C58" w:rsidDel="00114134">
              <w:rPr>
                <w:noProof/>
                <w:webHidden/>
              </w:rPr>
              <w:delText>84</w:delText>
            </w:r>
          </w:del>
        </w:p>
        <w:p w14:paraId="23B0A376" w14:textId="550FA62F" w:rsidR="00871702" w:rsidDel="00044299" w:rsidRDefault="00871702">
          <w:pPr>
            <w:pStyle w:val="TOC3"/>
            <w:tabs>
              <w:tab w:val="right" w:leader="dot" w:pos="9016"/>
            </w:tabs>
            <w:rPr>
              <w:del w:id="766" w:author="Andrew Instone-Cowie" w:date="2025-07-09T15:58:00Z" w16du:dateUtc="2025-07-09T14:58:00Z"/>
              <w:noProof/>
              <w:kern w:val="2"/>
              <w:sz w:val="24"/>
              <w:szCs w:val="24"/>
              <w:lang w:val="en-GB" w:eastAsia="en-GB"/>
              <w14:ligatures w14:val="standardContextual"/>
            </w:rPr>
          </w:pPr>
          <w:del w:id="767" w:author="Andrew Instone-Cowie" w:date="2025-07-09T15:58:00Z" w16du:dateUtc="2025-07-09T14:58:00Z">
            <w:r w:rsidRPr="00044299" w:rsidDel="00044299">
              <w:rPr>
                <w:rStyle w:val="Hyperlink"/>
                <w:noProof/>
              </w:rPr>
              <w:delText>Sensor Pulse Duration</w:delText>
            </w:r>
            <w:r w:rsidDel="00044299">
              <w:rPr>
                <w:noProof/>
                <w:webHidden/>
              </w:rPr>
              <w:tab/>
            </w:r>
          </w:del>
          <w:del w:id="768" w:author="Andrew Instone-Cowie" w:date="2025-05-07T12:34:00Z" w16du:dateUtc="2025-05-07T11:34:00Z">
            <w:r w:rsidR="00AA5C58" w:rsidDel="00114134">
              <w:rPr>
                <w:noProof/>
                <w:webHidden/>
              </w:rPr>
              <w:delText>85</w:delText>
            </w:r>
          </w:del>
        </w:p>
        <w:p w14:paraId="4A7BB9C9" w14:textId="546740B3" w:rsidR="00871702" w:rsidDel="00044299" w:rsidRDefault="00871702">
          <w:pPr>
            <w:pStyle w:val="TOC3"/>
            <w:tabs>
              <w:tab w:val="right" w:leader="dot" w:pos="9016"/>
            </w:tabs>
            <w:rPr>
              <w:del w:id="769" w:author="Andrew Instone-Cowie" w:date="2025-07-09T15:58:00Z" w16du:dateUtc="2025-07-09T14:58:00Z"/>
              <w:noProof/>
              <w:kern w:val="2"/>
              <w:sz w:val="24"/>
              <w:szCs w:val="24"/>
              <w:lang w:val="en-GB" w:eastAsia="en-GB"/>
              <w14:ligatures w14:val="standardContextual"/>
            </w:rPr>
          </w:pPr>
          <w:del w:id="770" w:author="Andrew Instone-Cowie" w:date="2025-07-09T15:58:00Z" w16du:dateUtc="2025-07-09T14:58:00Z">
            <w:r w:rsidRPr="00044299" w:rsidDel="00044299">
              <w:rPr>
                <w:rStyle w:val="Hyperlink"/>
                <w:noProof/>
              </w:rPr>
              <w:delText>BDC-to-Strike Intervals</w:delText>
            </w:r>
            <w:r w:rsidDel="00044299">
              <w:rPr>
                <w:noProof/>
                <w:webHidden/>
              </w:rPr>
              <w:tab/>
            </w:r>
          </w:del>
          <w:del w:id="771" w:author="Andrew Instone-Cowie" w:date="2025-05-07T12:34:00Z" w16du:dateUtc="2025-05-07T11:34:00Z">
            <w:r w:rsidR="00AA5C58" w:rsidDel="00114134">
              <w:rPr>
                <w:noProof/>
                <w:webHidden/>
              </w:rPr>
              <w:delText>86</w:delText>
            </w:r>
          </w:del>
        </w:p>
        <w:p w14:paraId="07933EA5" w14:textId="1829F4E3" w:rsidR="00871702" w:rsidDel="00044299" w:rsidRDefault="00871702">
          <w:pPr>
            <w:pStyle w:val="TOC2"/>
            <w:tabs>
              <w:tab w:val="right" w:leader="dot" w:pos="9016"/>
            </w:tabs>
            <w:rPr>
              <w:del w:id="772" w:author="Andrew Instone-Cowie" w:date="2025-07-09T15:58:00Z" w16du:dateUtc="2025-07-09T14:58:00Z"/>
              <w:rFonts w:eastAsiaTheme="minorEastAsia"/>
              <w:noProof/>
              <w:kern w:val="2"/>
              <w:sz w:val="24"/>
              <w:szCs w:val="24"/>
              <w:lang w:eastAsia="en-GB"/>
              <w14:ligatures w14:val="standardContextual"/>
            </w:rPr>
          </w:pPr>
          <w:del w:id="773" w:author="Andrew Instone-Cowie" w:date="2025-07-09T15:58:00Z" w16du:dateUtc="2025-07-09T14:58:00Z">
            <w:r w:rsidRPr="00044299" w:rsidDel="00044299">
              <w:rPr>
                <w:rStyle w:val="Hyperlink"/>
                <w:noProof/>
              </w:rPr>
              <w:delText>Appendix D: CLI Command Reference</w:delText>
            </w:r>
            <w:r w:rsidDel="00044299">
              <w:rPr>
                <w:noProof/>
                <w:webHidden/>
              </w:rPr>
              <w:tab/>
            </w:r>
          </w:del>
          <w:del w:id="774" w:author="Andrew Instone-Cowie" w:date="2025-05-07T12:34:00Z" w16du:dateUtc="2025-05-07T11:34:00Z">
            <w:r w:rsidR="00AA5C58" w:rsidDel="00114134">
              <w:rPr>
                <w:noProof/>
                <w:webHidden/>
              </w:rPr>
              <w:delText>87</w:delText>
            </w:r>
          </w:del>
        </w:p>
        <w:p w14:paraId="36D705A0" w14:textId="1CA4647C" w:rsidR="00871702" w:rsidDel="00044299" w:rsidRDefault="00871702">
          <w:pPr>
            <w:pStyle w:val="TOC2"/>
            <w:tabs>
              <w:tab w:val="right" w:leader="dot" w:pos="9016"/>
            </w:tabs>
            <w:rPr>
              <w:del w:id="775" w:author="Andrew Instone-Cowie" w:date="2025-07-09T15:58:00Z" w16du:dateUtc="2025-07-09T14:58:00Z"/>
              <w:rFonts w:eastAsiaTheme="minorEastAsia"/>
              <w:noProof/>
              <w:kern w:val="2"/>
              <w:sz w:val="24"/>
              <w:szCs w:val="24"/>
              <w:lang w:eastAsia="en-GB"/>
              <w14:ligatures w14:val="standardContextual"/>
            </w:rPr>
          </w:pPr>
          <w:del w:id="776" w:author="Andrew Instone-Cowie" w:date="2025-07-09T15:58:00Z" w16du:dateUtc="2025-07-09T14:58:00Z">
            <w:r w:rsidRPr="00044299" w:rsidDel="00044299">
              <w:rPr>
                <w:rStyle w:val="Hyperlink"/>
                <w:noProof/>
              </w:rPr>
              <w:delText>Appendix E: Diagnostic LED Codes</w:delText>
            </w:r>
            <w:r w:rsidDel="00044299">
              <w:rPr>
                <w:noProof/>
                <w:webHidden/>
              </w:rPr>
              <w:tab/>
            </w:r>
          </w:del>
          <w:del w:id="777" w:author="Andrew Instone-Cowie" w:date="2025-05-07T12:34:00Z" w16du:dateUtc="2025-05-07T11:34:00Z">
            <w:r w:rsidR="00AA5C58" w:rsidDel="00114134">
              <w:rPr>
                <w:noProof/>
                <w:webHidden/>
              </w:rPr>
              <w:delText>89</w:delText>
            </w:r>
          </w:del>
        </w:p>
        <w:p w14:paraId="71FFA21D" w14:textId="69AFAF7A" w:rsidR="00871702" w:rsidDel="00044299" w:rsidRDefault="00871702">
          <w:pPr>
            <w:pStyle w:val="TOC2"/>
            <w:tabs>
              <w:tab w:val="right" w:leader="dot" w:pos="9016"/>
            </w:tabs>
            <w:rPr>
              <w:del w:id="778" w:author="Andrew Instone-Cowie" w:date="2025-07-09T15:58:00Z" w16du:dateUtc="2025-07-09T14:58:00Z"/>
              <w:rFonts w:eastAsiaTheme="minorEastAsia"/>
              <w:noProof/>
              <w:kern w:val="2"/>
              <w:sz w:val="24"/>
              <w:szCs w:val="24"/>
              <w:lang w:eastAsia="en-GB"/>
              <w14:ligatures w14:val="standardContextual"/>
            </w:rPr>
          </w:pPr>
          <w:del w:id="779" w:author="Andrew Instone-Cowie" w:date="2025-07-09T15:58:00Z" w16du:dateUtc="2025-07-09T14:58:00Z">
            <w:r w:rsidRPr="00044299" w:rsidDel="00044299">
              <w:rPr>
                <w:rStyle w:val="Hyperlink"/>
                <w:noProof/>
              </w:rPr>
              <w:delText>Appendix F: Useful Links</w:delText>
            </w:r>
            <w:r w:rsidDel="00044299">
              <w:rPr>
                <w:noProof/>
                <w:webHidden/>
              </w:rPr>
              <w:tab/>
            </w:r>
          </w:del>
          <w:del w:id="780" w:author="Andrew Instone-Cowie" w:date="2025-05-07T12:34:00Z" w16du:dateUtc="2025-05-07T11:34:00Z">
            <w:r w:rsidR="00AA5C58" w:rsidDel="00114134">
              <w:rPr>
                <w:noProof/>
                <w:webHidden/>
              </w:rPr>
              <w:delText>90</w:delText>
            </w:r>
          </w:del>
        </w:p>
        <w:p w14:paraId="76FB2E50" w14:textId="13EBD1A3" w:rsidR="00871702" w:rsidDel="00044299" w:rsidRDefault="00871702">
          <w:pPr>
            <w:pStyle w:val="TOC2"/>
            <w:tabs>
              <w:tab w:val="right" w:leader="dot" w:pos="9016"/>
            </w:tabs>
            <w:rPr>
              <w:del w:id="781" w:author="Andrew Instone-Cowie" w:date="2025-07-09T15:58:00Z" w16du:dateUtc="2025-07-09T14:58:00Z"/>
              <w:rFonts w:eastAsiaTheme="minorEastAsia"/>
              <w:noProof/>
              <w:kern w:val="2"/>
              <w:sz w:val="24"/>
              <w:szCs w:val="24"/>
              <w:lang w:eastAsia="en-GB"/>
              <w14:ligatures w14:val="standardContextual"/>
            </w:rPr>
          </w:pPr>
          <w:del w:id="782" w:author="Andrew Instone-Cowie" w:date="2025-07-09T15:58:00Z" w16du:dateUtc="2025-07-09T14:58:00Z">
            <w:r w:rsidRPr="00044299" w:rsidDel="00044299">
              <w:rPr>
                <w:rStyle w:val="Hyperlink"/>
                <w:noProof/>
              </w:rPr>
              <w:delText>Appendix G: A Quarter Peal of Cambridge Surprise Minor</w:delText>
            </w:r>
            <w:r w:rsidDel="00044299">
              <w:rPr>
                <w:noProof/>
                <w:webHidden/>
              </w:rPr>
              <w:tab/>
            </w:r>
          </w:del>
          <w:del w:id="783" w:author="Andrew Instone-Cowie" w:date="2025-05-07T12:34:00Z" w16du:dateUtc="2025-05-07T11:34:00Z">
            <w:r w:rsidR="00AA5C58" w:rsidDel="00114134">
              <w:rPr>
                <w:noProof/>
                <w:webHidden/>
              </w:rPr>
              <w:delText>91</w:delText>
            </w:r>
          </w:del>
        </w:p>
        <w:p w14:paraId="1D2CB5F7" w14:textId="58D6066C" w:rsidR="00871702" w:rsidDel="00044299" w:rsidRDefault="00871702">
          <w:pPr>
            <w:pStyle w:val="TOC1"/>
            <w:tabs>
              <w:tab w:val="right" w:leader="dot" w:pos="9016"/>
            </w:tabs>
            <w:rPr>
              <w:del w:id="784" w:author="Andrew Instone-Cowie" w:date="2025-07-09T15:58:00Z" w16du:dateUtc="2025-07-09T14:58:00Z"/>
              <w:rFonts w:eastAsiaTheme="minorEastAsia"/>
              <w:noProof/>
              <w:kern w:val="2"/>
              <w:sz w:val="24"/>
              <w:szCs w:val="24"/>
              <w:lang w:eastAsia="en-GB"/>
              <w14:ligatures w14:val="standardContextual"/>
            </w:rPr>
          </w:pPr>
          <w:del w:id="785" w:author="Andrew Instone-Cowie" w:date="2025-07-09T15:58:00Z" w16du:dateUtc="2025-07-09T14:58:00Z">
            <w:r w:rsidRPr="00044299" w:rsidDel="00044299">
              <w:rPr>
                <w:rStyle w:val="Hyperlink"/>
                <w:noProof/>
              </w:rPr>
              <w:delText>Licensing &amp; Disclaimers</w:delText>
            </w:r>
            <w:r w:rsidDel="00044299">
              <w:rPr>
                <w:noProof/>
                <w:webHidden/>
              </w:rPr>
              <w:tab/>
            </w:r>
          </w:del>
          <w:del w:id="786" w:author="Andrew Instone-Cowie" w:date="2025-05-07T12:34:00Z" w16du:dateUtc="2025-05-07T11:34:00Z">
            <w:r w:rsidR="00AA5C58" w:rsidDel="00114134">
              <w:rPr>
                <w:noProof/>
                <w:webHidden/>
              </w:rPr>
              <w:delText>92</w:delText>
            </w:r>
          </w:del>
        </w:p>
        <w:p w14:paraId="574D84CB" w14:textId="25C13D85" w:rsidR="00871702" w:rsidDel="00044299" w:rsidRDefault="00871702">
          <w:pPr>
            <w:pStyle w:val="TOC2"/>
            <w:tabs>
              <w:tab w:val="right" w:leader="dot" w:pos="9016"/>
            </w:tabs>
            <w:rPr>
              <w:del w:id="787" w:author="Andrew Instone-Cowie" w:date="2025-07-09T15:58:00Z" w16du:dateUtc="2025-07-09T14:58:00Z"/>
              <w:rFonts w:eastAsiaTheme="minorEastAsia"/>
              <w:noProof/>
              <w:kern w:val="2"/>
              <w:sz w:val="24"/>
              <w:szCs w:val="24"/>
              <w:lang w:eastAsia="en-GB"/>
              <w14:ligatures w14:val="standardContextual"/>
            </w:rPr>
          </w:pPr>
          <w:del w:id="788" w:author="Andrew Instone-Cowie" w:date="2025-07-09T15:58:00Z" w16du:dateUtc="2025-07-09T14:58:00Z">
            <w:r w:rsidRPr="00044299" w:rsidDel="00044299">
              <w:rPr>
                <w:rStyle w:val="Hyperlink"/>
                <w:noProof/>
              </w:rPr>
              <w:delText>Documentation</w:delText>
            </w:r>
            <w:r w:rsidDel="00044299">
              <w:rPr>
                <w:noProof/>
                <w:webHidden/>
              </w:rPr>
              <w:tab/>
            </w:r>
          </w:del>
          <w:del w:id="789" w:author="Andrew Instone-Cowie" w:date="2025-05-07T12:34:00Z" w16du:dateUtc="2025-05-07T11:34:00Z">
            <w:r w:rsidR="00AA5C58" w:rsidDel="00114134">
              <w:rPr>
                <w:noProof/>
                <w:webHidden/>
              </w:rPr>
              <w:delText>92</w:delText>
            </w:r>
          </w:del>
        </w:p>
        <w:p w14:paraId="53EC4533" w14:textId="0161DA75" w:rsidR="00871702" w:rsidDel="00044299" w:rsidRDefault="00871702">
          <w:pPr>
            <w:pStyle w:val="TOC2"/>
            <w:tabs>
              <w:tab w:val="right" w:leader="dot" w:pos="9016"/>
            </w:tabs>
            <w:rPr>
              <w:del w:id="790" w:author="Andrew Instone-Cowie" w:date="2025-07-09T15:58:00Z" w16du:dateUtc="2025-07-09T14:58:00Z"/>
              <w:rFonts w:eastAsiaTheme="minorEastAsia"/>
              <w:noProof/>
              <w:kern w:val="2"/>
              <w:sz w:val="24"/>
              <w:szCs w:val="24"/>
              <w:lang w:eastAsia="en-GB"/>
              <w14:ligatures w14:val="standardContextual"/>
            </w:rPr>
          </w:pPr>
          <w:del w:id="791" w:author="Andrew Instone-Cowie" w:date="2025-07-09T15:58:00Z" w16du:dateUtc="2025-07-09T14:58:00Z">
            <w:r w:rsidRPr="00044299" w:rsidDel="00044299">
              <w:rPr>
                <w:rStyle w:val="Hyperlink"/>
                <w:noProof/>
              </w:rPr>
              <w:delText>Software</w:delText>
            </w:r>
            <w:r w:rsidDel="00044299">
              <w:rPr>
                <w:noProof/>
                <w:webHidden/>
              </w:rPr>
              <w:tab/>
            </w:r>
          </w:del>
          <w:del w:id="792" w:author="Andrew Instone-Cowie" w:date="2025-05-07T12:34:00Z" w16du:dateUtc="2025-05-07T11:34:00Z">
            <w:r w:rsidR="00AA5C58" w:rsidDel="00114134">
              <w:rPr>
                <w:noProof/>
                <w:webHidden/>
              </w:rPr>
              <w:delText>92</w:delText>
            </w:r>
          </w:del>
        </w:p>
        <w:p w14:paraId="2A278D1F" w14:textId="22066464" w:rsidR="00871702" w:rsidDel="00044299" w:rsidRDefault="00871702">
          <w:pPr>
            <w:pStyle w:val="TOC1"/>
            <w:tabs>
              <w:tab w:val="right" w:leader="dot" w:pos="9016"/>
            </w:tabs>
            <w:rPr>
              <w:del w:id="793" w:author="Andrew Instone-Cowie" w:date="2025-07-09T15:58:00Z" w16du:dateUtc="2025-07-09T14:58:00Z"/>
              <w:rFonts w:eastAsiaTheme="minorEastAsia"/>
              <w:noProof/>
              <w:kern w:val="2"/>
              <w:sz w:val="24"/>
              <w:szCs w:val="24"/>
              <w:lang w:eastAsia="en-GB"/>
              <w14:ligatures w14:val="standardContextual"/>
            </w:rPr>
          </w:pPr>
          <w:del w:id="794" w:author="Andrew Instone-Cowie" w:date="2025-07-09T15:58:00Z" w16du:dateUtc="2025-07-09T14:58:00Z">
            <w:r w:rsidRPr="00044299" w:rsidDel="00044299">
              <w:rPr>
                <w:rStyle w:val="Hyperlink"/>
                <w:noProof/>
              </w:rPr>
              <w:delText>Acknowledgements</w:delText>
            </w:r>
            <w:r w:rsidDel="00044299">
              <w:rPr>
                <w:noProof/>
                <w:webHidden/>
              </w:rPr>
              <w:tab/>
            </w:r>
          </w:del>
          <w:del w:id="795" w:author="Andrew Instone-Cowie" w:date="2025-05-07T12:34:00Z" w16du:dateUtc="2025-05-07T11:34:00Z">
            <w:r w:rsidR="00AA5C58" w:rsidDel="00114134">
              <w:rPr>
                <w:noProof/>
                <w:webHidden/>
              </w:rPr>
              <w:delText>93</w:delText>
            </w:r>
          </w:del>
        </w:p>
        <w:p w14:paraId="3900FACE" w14:textId="128AF745" w:rsidR="001060D5" w:rsidRDefault="004A19E5" w:rsidP="00D16CF7">
          <w:pPr>
            <w:rPr>
              <w:noProof/>
            </w:rPr>
          </w:pPr>
          <w:r>
            <w:rPr>
              <w:b/>
              <w:bCs/>
              <w:noProof/>
            </w:rPr>
            <w:fldChar w:fldCharType="end"/>
          </w:r>
        </w:p>
      </w:sdtContent>
    </w:sdt>
    <w:p w14:paraId="75A28F64" w14:textId="77777777" w:rsidR="003A3D10" w:rsidRPr="00787764" w:rsidRDefault="00B7322D" w:rsidP="001E1F78">
      <w:pPr>
        <w:pStyle w:val="Heading1"/>
        <w:spacing w:after="100"/>
      </w:pPr>
      <w:bookmarkStart w:id="796" w:name="_Toc202969114"/>
      <w:r>
        <w:t>I</w:t>
      </w:r>
      <w:r w:rsidR="00E35852">
        <w:t>ndex</w:t>
      </w:r>
      <w:r w:rsidR="003A3D10">
        <w:t xml:space="preserve"> of Figures</w:t>
      </w:r>
      <w:bookmarkEnd w:id="796"/>
    </w:p>
    <w:p w14:paraId="2599EB07" w14:textId="4649FCFF" w:rsidR="00044299" w:rsidRDefault="003A3D10" w:rsidP="00044299">
      <w:pPr>
        <w:pStyle w:val="TableofFigures"/>
        <w:tabs>
          <w:tab w:val="right" w:leader="dot" w:pos="9016"/>
        </w:tabs>
        <w:spacing w:after="120"/>
        <w:rPr>
          <w:ins w:id="797" w:author="Andrew Instone-Cowie" w:date="2025-07-09T16:00:00Z" w16du:dateUtc="2025-07-09T15:00:00Z"/>
          <w:rFonts w:eastAsiaTheme="minorEastAsia"/>
          <w:noProof/>
          <w:kern w:val="2"/>
          <w:sz w:val="24"/>
          <w:szCs w:val="24"/>
          <w:lang w:eastAsia="en-GB"/>
          <w14:ligatures w14:val="standardContextual"/>
        </w:rPr>
        <w:pPrChange w:id="798" w:author="Andrew Instone-Cowie" w:date="2025-07-09T16:01:00Z" w16du:dateUtc="2025-07-09T15:01:00Z">
          <w:pPr>
            <w:pStyle w:val="TableofFigures"/>
            <w:tabs>
              <w:tab w:val="right" w:leader="dot" w:pos="9016"/>
            </w:tabs>
          </w:pPr>
        </w:pPrChange>
      </w:pPr>
      <w:r>
        <w:rPr>
          <w:i/>
        </w:rPr>
        <w:fldChar w:fldCharType="begin"/>
      </w:r>
      <w:r>
        <w:rPr>
          <w:i/>
        </w:rPr>
        <w:instrText xml:space="preserve"> TOC \h \z \c "Figure" </w:instrText>
      </w:r>
      <w:r>
        <w:rPr>
          <w:i/>
        </w:rPr>
        <w:fldChar w:fldCharType="separate"/>
      </w:r>
      <w:ins w:id="799" w:author="Andrew Instone-Cowie" w:date="2025-07-09T16:00:00Z" w16du:dateUtc="2025-07-09T15:00:00Z">
        <w:r w:rsidR="00044299" w:rsidRPr="00A65ABF">
          <w:rPr>
            <w:rStyle w:val="Hyperlink"/>
            <w:noProof/>
          </w:rPr>
          <w:fldChar w:fldCharType="begin"/>
        </w:r>
        <w:r w:rsidR="00044299" w:rsidRPr="00A65ABF">
          <w:rPr>
            <w:rStyle w:val="Hyperlink"/>
            <w:noProof/>
          </w:rPr>
          <w:instrText xml:space="preserve"> </w:instrText>
        </w:r>
        <w:r w:rsidR="00044299">
          <w:rPr>
            <w:noProof/>
          </w:rPr>
          <w:instrText>HYPERLINK \l "_Toc202969305"</w:instrText>
        </w:r>
        <w:r w:rsidR="00044299" w:rsidRPr="00A65ABF">
          <w:rPr>
            <w:rStyle w:val="Hyperlink"/>
            <w:noProof/>
          </w:rPr>
          <w:instrText xml:space="preserve"> </w:instrText>
        </w:r>
        <w:r w:rsidR="00044299" w:rsidRPr="00A65ABF">
          <w:rPr>
            <w:rStyle w:val="Hyperlink"/>
            <w:noProof/>
          </w:rPr>
        </w:r>
        <w:r w:rsidR="00044299" w:rsidRPr="00A65ABF">
          <w:rPr>
            <w:rStyle w:val="Hyperlink"/>
            <w:noProof/>
          </w:rPr>
          <w:fldChar w:fldCharType="separate"/>
        </w:r>
        <w:r w:rsidR="00044299" w:rsidRPr="00A65ABF">
          <w:rPr>
            <w:rStyle w:val="Hyperlink"/>
            <w:noProof/>
          </w:rPr>
          <w:t>Figure 1 – Documentation Map</w:t>
        </w:r>
        <w:r w:rsidR="00044299">
          <w:rPr>
            <w:noProof/>
            <w:webHidden/>
          </w:rPr>
          <w:tab/>
        </w:r>
        <w:r w:rsidR="00044299">
          <w:rPr>
            <w:noProof/>
            <w:webHidden/>
          </w:rPr>
          <w:fldChar w:fldCharType="begin"/>
        </w:r>
        <w:r w:rsidR="00044299">
          <w:rPr>
            <w:noProof/>
            <w:webHidden/>
          </w:rPr>
          <w:instrText xml:space="preserve"> PAGEREF _Toc202969305 \h </w:instrText>
        </w:r>
        <w:r w:rsidR="00044299">
          <w:rPr>
            <w:noProof/>
            <w:webHidden/>
          </w:rPr>
        </w:r>
        <w:r w:rsidR="00044299">
          <w:rPr>
            <w:noProof/>
            <w:webHidden/>
          </w:rPr>
          <w:fldChar w:fldCharType="separate"/>
        </w:r>
      </w:ins>
      <w:ins w:id="800" w:author="Andrew Instone-Cowie" w:date="2025-07-09T16:02:00Z" w16du:dateUtc="2025-07-09T15:02:00Z">
        <w:r w:rsidR="00044299">
          <w:rPr>
            <w:noProof/>
            <w:webHidden/>
          </w:rPr>
          <w:t>10</w:t>
        </w:r>
      </w:ins>
      <w:ins w:id="801" w:author="Andrew Instone-Cowie" w:date="2025-07-09T16:00:00Z" w16du:dateUtc="2025-07-09T15:00:00Z">
        <w:r w:rsidR="00044299">
          <w:rPr>
            <w:noProof/>
            <w:webHidden/>
          </w:rPr>
          <w:fldChar w:fldCharType="end"/>
        </w:r>
        <w:r w:rsidR="00044299" w:rsidRPr="00A65ABF">
          <w:rPr>
            <w:rStyle w:val="Hyperlink"/>
            <w:noProof/>
          </w:rPr>
          <w:fldChar w:fldCharType="end"/>
        </w:r>
      </w:ins>
    </w:p>
    <w:p w14:paraId="1CDA3520" w14:textId="643485BB" w:rsidR="00044299" w:rsidRDefault="00044299" w:rsidP="00044299">
      <w:pPr>
        <w:pStyle w:val="TableofFigures"/>
        <w:tabs>
          <w:tab w:val="right" w:leader="dot" w:pos="9016"/>
        </w:tabs>
        <w:spacing w:after="120"/>
        <w:rPr>
          <w:ins w:id="802" w:author="Andrew Instone-Cowie" w:date="2025-07-09T16:00:00Z" w16du:dateUtc="2025-07-09T15:00:00Z"/>
          <w:rFonts w:eastAsiaTheme="minorEastAsia"/>
          <w:noProof/>
          <w:kern w:val="2"/>
          <w:sz w:val="24"/>
          <w:szCs w:val="24"/>
          <w:lang w:eastAsia="en-GB"/>
          <w14:ligatures w14:val="standardContextual"/>
        </w:rPr>
        <w:pPrChange w:id="803" w:author="Andrew Instone-Cowie" w:date="2025-07-09T16:01:00Z" w16du:dateUtc="2025-07-09T15:01:00Z">
          <w:pPr>
            <w:pStyle w:val="TableofFigures"/>
            <w:tabs>
              <w:tab w:val="right" w:leader="dot" w:pos="9016"/>
            </w:tabs>
          </w:pPr>
        </w:pPrChange>
      </w:pPr>
      <w:ins w:id="80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"_Toc202969306"</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 – Simulator General Arrangement</w:t>
        </w:r>
        <w:r>
          <w:rPr>
            <w:noProof/>
            <w:webHidden/>
          </w:rPr>
          <w:tab/>
        </w:r>
        <w:r>
          <w:rPr>
            <w:noProof/>
            <w:webHidden/>
          </w:rPr>
          <w:fldChar w:fldCharType="begin"/>
        </w:r>
        <w:r>
          <w:rPr>
            <w:noProof/>
            <w:webHidden/>
          </w:rPr>
          <w:instrText xml:space="preserve"> PAGEREF _Toc202969306 \h </w:instrText>
        </w:r>
        <w:r>
          <w:rPr>
            <w:noProof/>
            <w:webHidden/>
          </w:rPr>
        </w:r>
        <w:r>
          <w:rPr>
            <w:noProof/>
            <w:webHidden/>
          </w:rPr>
          <w:fldChar w:fldCharType="separate"/>
        </w:r>
      </w:ins>
      <w:ins w:id="805" w:author="Andrew Instone-Cowie" w:date="2025-07-09T16:02:00Z" w16du:dateUtc="2025-07-09T15:02:00Z">
        <w:r>
          <w:rPr>
            <w:noProof/>
            <w:webHidden/>
          </w:rPr>
          <w:t>12</w:t>
        </w:r>
      </w:ins>
      <w:ins w:id="806" w:author="Andrew Instone-Cowie" w:date="2025-07-09T16:00:00Z" w16du:dateUtc="2025-07-09T15:00:00Z">
        <w:r>
          <w:rPr>
            <w:noProof/>
            <w:webHidden/>
          </w:rPr>
          <w:fldChar w:fldCharType="end"/>
        </w:r>
        <w:r w:rsidRPr="00A65ABF">
          <w:rPr>
            <w:rStyle w:val="Hyperlink"/>
            <w:noProof/>
          </w:rPr>
          <w:fldChar w:fldCharType="end"/>
        </w:r>
      </w:ins>
    </w:p>
    <w:p w14:paraId="7A34CE55" w14:textId="3CFD3A64" w:rsidR="00044299" w:rsidRDefault="00044299" w:rsidP="00044299">
      <w:pPr>
        <w:pStyle w:val="TableofFigures"/>
        <w:tabs>
          <w:tab w:val="right" w:leader="dot" w:pos="9016"/>
        </w:tabs>
        <w:spacing w:after="120"/>
        <w:rPr>
          <w:ins w:id="807" w:author="Andrew Instone-Cowie" w:date="2025-07-09T16:00:00Z" w16du:dateUtc="2025-07-09T15:00:00Z"/>
          <w:rFonts w:eastAsiaTheme="minorEastAsia"/>
          <w:noProof/>
          <w:kern w:val="2"/>
          <w:sz w:val="24"/>
          <w:szCs w:val="24"/>
          <w:lang w:eastAsia="en-GB"/>
          <w14:ligatures w14:val="standardContextual"/>
        </w:rPr>
        <w:pPrChange w:id="808" w:author="Andrew Instone-Cowie" w:date="2025-07-09T16:01:00Z" w16du:dateUtc="2025-07-09T15:01:00Z">
          <w:pPr>
            <w:pStyle w:val="TableofFigures"/>
            <w:tabs>
              <w:tab w:val="right" w:leader="dot" w:pos="9016"/>
            </w:tabs>
          </w:pPr>
        </w:pPrChange>
      </w:pPr>
      <w:ins w:id="80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"_Toc202969307"</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 – Second PC Module General Arrangement</w:t>
        </w:r>
        <w:r>
          <w:rPr>
            <w:noProof/>
            <w:webHidden/>
          </w:rPr>
          <w:tab/>
        </w:r>
        <w:r>
          <w:rPr>
            <w:noProof/>
            <w:webHidden/>
          </w:rPr>
          <w:fldChar w:fldCharType="begin"/>
        </w:r>
        <w:r>
          <w:rPr>
            <w:noProof/>
            <w:webHidden/>
          </w:rPr>
          <w:instrText xml:space="preserve"> PAGEREF _Toc202969307 \h </w:instrText>
        </w:r>
        <w:r>
          <w:rPr>
            <w:noProof/>
            <w:webHidden/>
          </w:rPr>
        </w:r>
        <w:r>
          <w:rPr>
            <w:noProof/>
            <w:webHidden/>
          </w:rPr>
          <w:fldChar w:fldCharType="separate"/>
        </w:r>
      </w:ins>
      <w:ins w:id="810" w:author="Andrew Instone-Cowie" w:date="2025-07-09T16:02:00Z" w16du:dateUtc="2025-07-09T15:02:00Z">
        <w:r>
          <w:rPr>
            <w:noProof/>
            <w:webHidden/>
          </w:rPr>
          <w:t>13</w:t>
        </w:r>
      </w:ins>
      <w:ins w:id="811" w:author="Andrew Instone-Cowie" w:date="2025-07-09T16:00:00Z" w16du:dateUtc="2025-07-09T15:00:00Z">
        <w:r>
          <w:rPr>
            <w:noProof/>
            <w:webHidden/>
          </w:rPr>
          <w:fldChar w:fldCharType="end"/>
        </w:r>
        <w:r w:rsidRPr="00A65ABF">
          <w:rPr>
            <w:rStyle w:val="Hyperlink"/>
            <w:noProof/>
          </w:rPr>
          <w:fldChar w:fldCharType="end"/>
        </w:r>
      </w:ins>
    </w:p>
    <w:p w14:paraId="56DC9E8B" w14:textId="2F6DEFC4" w:rsidR="00044299" w:rsidRDefault="00044299" w:rsidP="00044299">
      <w:pPr>
        <w:pStyle w:val="TableofFigures"/>
        <w:tabs>
          <w:tab w:val="right" w:leader="dot" w:pos="9016"/>
        </w:tabs>
        <w:spacing w:after="120"/>
        <w:rPr>
          <w:ins w:id="812" w:author="Andrew Instone-Cowie" w:date="2025-07-09T16:00:00Z" w16du:dateUtc="2025-07-09T15:00:00Z"/>
          <w:rFonts w:eastAsiaTheme="minorEastAsia"/>
          <w:noProof/>
          <w:kern w:val="2"/>
          <w:sz w:val="24"/>
          <w:szCs w:val="24"/>
          <w:lang w:eastAsia="en-GB"/>
          <w14:ligatures w14:val="standardContextual"/>
        </w:rPr>
        <w:pPrChange w:id="813" w:author="Andrew Instone-Cowie" w:date="2025-07-09T16:01:00Z" w16du:dateUtc="2025-07-09T15:01:00Z">
          <w:pPr>
            <w:pStyle w:val="TableofFigures"/>
            <w:tabs>
              <w:tab w:val="right" w:leader="dot" w:pos="9016"/>
            </w:tabs>
          </w:pPr>
        </w:pPrChange>
      </w:pPr>
      <w:ins w:id="81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"_Toc202969308"</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 – Basic Serial Splitter Modules General Arrangement</w:t>
        </w:r>
        <w:r>
          <w:rPr>
            <w:noProof/>
            <w:webHidden/>
          </w:rPr>
          <w:tab/>
        </w:r>
        <w:r>
          <w:rPr>
            <w:noProof/>
            <w:webHidden/>
          </w:rPr>
          <w:fldChar w:fldCharType="begin"/>
        </w:r>
        <w:r>
          <w:rPr>
            <w:noProof/>
            <w:webHidden/>
          </w:rPr>
          <w:instrText xml:space="preserve"> PAGEREF _Toc202969308 \h </w:instrText>
        </w:r>
        <w:r>
          <w:rPr>
            <w:noProof/>
            <w:webHidden/>
          </w:rPr>
        </w:r>
        <w:r>
          <w:rPr>
            <w:noProof/>
            <w:webHidden/>
          </w:rPr>
          <w:fldChar w:fldCharType="separate"/>
        </w:r>
      </w:ins>
      <w:ins w:id="815" w:author="Andrew Instone-Cowie" w:date="2025-07-09T16:02:00Z" w16du:dateUtc="2025-07-09T15:02:00Z">
        <w:r>
          <w:rPr>
            <w:noProof/>
            <w:webHidden/>
          </w:rPr>
          <w:t>14</w:t>
        </w:r>
      </w:ins>
      <w:ins w:id="816" w:author="Andrew Instone-Cowie" w:date="2025-07-09T16:00:00Z" w16du:dateUtc="2025-07-09T15:00:00Z">
        <w:r>
          <w:rPr>
            <w:noProof/>
            <w:webHidden/>
          </w:rPr>
          <w:fldChar w:fldCharType="end"/>
        </w:r>
        <w:r w:rsidRPr="00A65ABF">
          <w:rPr>
            <w:rStyle w:val="Hyperlink"/>
            <w:noProof/>
          </w:rPr>
          <w:fldChar w:fldCharType="end"/>
        </w:r>
      </w:ins>
    </w:p>
    <w:p w14:paraId="68BB2A83" w14:textId="717D0342" w:rsidR="00044299" w:rsidRDefault="00044299" w:rsidP="00044299">
      <w:pPr>
        <w:pStyle w:val="TableofFigures"/>
        <w:tabs>
          <w:tab w:val="right" w:leader="dot" w:pos="9016"/>
        </w:tabs>
        <w:spacing w:after="120"/>
        <w:rPr>
          <w:ins w:id="817" w:author="Andrew Instone-Cowie" w:date="2025-07-09T16:00:00Z" w16du:dateUtc="2025-07-09T15:00:00Z"/>
          <w:rFonts w:eastAsiaTheme="minorEastAsia"/>
          <w:noProof/>
          <w:kern w:val="2"/>
          <w:sz w:val="24"/>
          <w:szCs w:val="24"/>
          <w:lang w:eastAsia="en-GB"/>
          <w14:ligatures w14:val="standardContextual"/>
        </w:rPr>
        <w:pPrChange w:id="818" w:author="Andrew Instone-Cowie" w:date="2025-07-09T16:01:00Z" w16du:dateUtc="2025-07-09T15:01:00Z">
          <w:pPr>
            <w:pStyle w:val="TableofFigures"/>
            <w:tabs>
              <w:tab w:val="right" w:leader="dot" w:pos="9016"/>
            </w:tabs>
          </w:pPr>
        </w:pPrChange>
      </w:pPr>
      <w:ins w:id="81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"_Toc202969309"</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 – Dual Triggers – Backstroke Strike Point</w:t>
        </w:r>
        <w:r>
          <w:rPr>
            <w:noProof/>
            <w:webHidden/>
          </w:rPr>
          <w:tab/>
        </w:r>
        <w:r>
          <w:rPr>
            <w:noProof/>
            <w:webHidden/>
          </w:rPr>
          <w:fldChar w:fldCharType="begin"/>
        </w:r>
        <w:r>
          <w:rPr>
            <w:noProof/>
            <w:webHidden/>
          </w:rPr>
          <w:instrText xml:space="preserve"> PAGEREF _Toc202969309 \h </w:instrText>
        </w:r>
        <w:r>
          <w:rPr>
            <w:noProof/>
            <w:webHidden/>
          </w:rPr>
        </w:r>
        <w:r>
          <w:rPr>
            <w:noProof/>
            <w:webHidden/>
          </w:rPr>
          <w:fldChar w:fldCharType="separate"/>
        </w:r>
      </w:ins>
      <w:ins w:id="820" w:author="Andrew Instone-Cowie" w:date="2025-07-09T16:02:00Z" w16du:dateUtc="2025-07-09T15:02:00Z">
        <w:r>
          <w:rPr>
            <w:noProof/>
            <w:webHidden/>
          </w:rPr>
          <w:t>16</w:t>
        </w:r>
      </w:ins>
      <w:ins w:id="821" w:author="Andrew Instone-Cowie" w:date="2025-07-09T16:00:00Z" w16du:dateUtc="2025-07-09T15:00:00Z">
        <w:r>
          <w:rPr>
            <w:noProof/>
            <w:webHidden/>
          </w:rPr>
          <w:fldChar w:fldCharType="end"/>
        </w:r>
        <w:r w:rsidRPr="00A65ABF">
          <w:rPr>
            <w:rStyle w:val="Hyperlink"/>
            <w:noProof/>
          </w:rPr>
          <w:fldChar w:fldCharType="end"/>
        </w:r>
      </w:ins>
    </w:p>
    <w:p w14:paraId="6F5AD2A2" w14:textId="78D7C545" w:rsidR="00044299" w:rsidRDefault="00044299" w:rsidP="00044299">
      <w:pPr>
        <w:pStyle w:val="TableofFigures"/>
        <w:tabs>
          <w:tab w:val="right" w:leader="dot" w:pos="9016"/>
        </w:tabs>
        <w:spacing w:after="120"/>
        <w:rPr>
          <w:ins w:id="822" w:author="Andrew Instone-Cowie" w:date="2025-07-09T16:00:00Z" w16du:dateUtc="2025-07-09T15:00:00Z"/>
          <w:rFonts w:eastAsiaTheme="minorEastAsia"/>
          <w:noProof/>
          <w:kern w:val="2"/>
          <w:sz w:val="24"/>
          <w:szCs w:val="24"/>
          <w:lang w:eastAsia="en-GB"/>
          <w14:ligatures w14:val="standardContextual"/>
        </w:rPr>
        <w:pPrChange w:id="823" w:author="Andrew Instone-Cowie" w:date="2025-07-09T16:01:00Z" w16du:dateUtc="2025-07-09T15:01:00Z">
          <w:pPr>
            <w:pStyle w:val="TableofFigures"/>
            <w:tabs>
              <w:tab w:val="right" w:leader="dot" w:pos="9016"/>
            </w:tabs>
          </w:pPr>
        </w:pPrChange>
      </w:pPr>
      <w:ins w:id="82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"_Toc202969310"</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6 – Dual Triggers – Handstroke Strike Point</w:t>
        </w:r>
        <w:r>
          <w:rPr>
            <w:noProof/>
            <w:webHidden/>
          </w:rPr>
          <w:tab/>
        </w:r>
        <w:r>
          <w:rPr>
            <w:noProof/>
            <w:webHidden/>
          </w:rPr>
          <w:fldChar w:fldCharType="begin"/>
        </w:r>
        <w:r>
          <w:rPr>
            <w:noProof/>
            <w:webHidden/>
          </w:rPr>
          <w:instrText xml:space="preserve"> PAGEREF _Toc202969310 \h </w:instrText>
        </w:r>
        <w:r>
          <w:rPr>
            <w:noProof/>
            <w:webHidden/>
          </w:rPr>
        </w:r>
        <w:r>
          <w:rPr>
            <w:noProof/>
            <w:webHidden/>
          </w:rPr>
          <w:fldChar w:fldCharType="separate"/>
        </w:r>
      </w:ins>
      <w:ins w:id="825" w:author="Andrew Instone-Cowie" w:date="2025-07-09T16:02:00Z" w16du:dateUtc="2025-07-09T15:02:00Z">
        <w:r>
          <w:rPr>
            <w:noProof/>
            <w:webHidden/>
          </w:rPr>
          <w:t>16</w:t>
        </w:r>
      </w:ins>
      <w:ins w:id="826" w:author="Andrew Instone-Cowie" w:date="2025-07-09T16:00:00Z" w16du:dateUtc="2025-07-09T15:00:00Z">
        <w:r>
          <w:rPr>
            <w:noProof/>
            <w:webHidden/>
          </w:rPr>
          <w:fldChar w:fldCharType="end"/>
        </w:r>
        <w:r w:rsidRPr="00A65ABF">
          <w:rPr>
            <w:rStyle w:val="Hyperlink"/>
            <w:noProof/>
          </w:rPr>
          <w:fldChar w:fldCharType="end"/>
        </w:r>
      </w:ins>
    </w:p>
    <w:p w14:paraId="0A4F720A" w14:textId="10036B83" w:rsidR="00044299" w:rsidRDefault="00044299" w:rsidP="00044299">
      <w:pPr>
        <w:pStyle w:val="TableofFigures"/>
        <w:tabs>
          <w:tab w:val="right" w:leader="dot" w:pos="9016"/>
        </w:tabs>
        <w:spacing w:after="120"/>
        <w:rPr>
          <w:ins w:id="827" w:author="Andrew Instone-Cowie" w:date="2025-07-09T16:00:00Z" w16du:dateUtc="2025-07-09T15:00:00Z"/>
          <w:rFonts w:eastAsiaTheme="minorEastAsia"/>
          <w:noProof/>
          <w:kern w:val="2"/>
          <w:sz w:val="24"/>
          <w:szCs w:val="24"/>
          <w:lang w:eastAsia="en-GB"/>
          <w14:ligatures w14:val="standardContextual"/>
        </w:rPr>
        <w:pPrChange w:id="828" w:author="Andrew Instone-Cowie" w:date="2025-07-09T16:01:00Z" w16du:dateUtc="2025-07-09T15:01:00Z">
          <w:pPr>
            <w:pStyle w:val="TableofFigures"/>
            <w:tabs>
              <w:tab w:val="right" w:leader="dot" w:pos="9016"/>
            </w:tabs>
          </w:pPr>
        </w:pPrChange>
      </w:pPr>
      <w:ins w:id="82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"_Toc202969311"</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7 – Single Trigger – Backstroke Strike Point</w:t>
        </w:r>
        <w:r>
          <w:rPr>
            <w:noProof/>
            <w:webHidden/>
          </w:rPr>
          <w:tab/>
        </w:r>
        <w:r>
          <w:rPr>
            <w:noProof/>
            <w:webHidden/>
          </w:rPr>
          <w:fldChar w:fldCharType="begin"/>
        </w:r>
        <w:r>
          <w:rPr>
            <w:noProof/>
            <w:webHidden/>
          </w:rPr>
          <w:instrText xml:space="preserve"> PAGEREF _Toc202969311 \h </w:instrText>
        </w:r>
        <w:r>
          <w:rPr>
            <w:noProof/>
            <w:webHidden/>
          </w:rPr>
        </w:r>
        <w:r>
          <w:rPr>
            <w:noProof/>
            <w:webHidden/>
          </w:rPr>
          <w:fldChar w:fldCharType="separate"/>
        </w:r>
      </w:ins>
      <w:ins w:id="830" w:author="Andrew Instone-Cowie" w:date="2025-07-09T16:02:00Z" w16du:dateUtc="2025-07-09T15:02:00Z">
        <w:r>
          <w:rPr>
            <w:noProof/>
            <w:webHidden/>
          </w:rPr>
          <w:t>17</w:t>
        </w:r>
      </w:ins>
      <w:ins w:id="831" w:author="Andrew Instone-Cowie" w:date="2025-07-09T16:00:00Z" w16du:dateUtc="2025-07-09T15:00:00Z">
        <w:r>
          <w:rPr>
            <w:noProof/>
            <w:webHidden/>
          </w:rPr>
          <w:fldChar w:fldCharType="end"/>
        </w:r>
        <w:r w:rsidRPr="00A65ABF">
          <w:rPr>
            <w:rStyle w:val="Hyperlink"/>
            <w:noProof/>
          </w:rPr>
          <w:fldChar w:fldCharType="end"/>
        </w:r>
      </w:ins>
    </w:p>
    <w:p w14:paraId="24D68D60" w14:textId="3164D2FA" w:rsidR="00044299" w:rsidRDefault="00044299" w:rsidP="00044299">
      <w:pPr>
        <w:pStyle w:val="TableofFigures"/>
        <w:tabs>
          <w:tab w:val="right" w:leader="dot" w:pos="9016"/>
        </w:tabs>
        <w:spacing w:after="120"/>
        <w:rPr>
          <w:ins w:id="832" w:author="Andrew Instone-Cowie" w:date="2025-07-09T16:00:00Z" w16du:dateUtc="2025-07-09T15:00:00Z"/>
          <w:rFonts w:eastAsiaTheme="minorEastAsia"/>
          <w:noProof/>
          <w:kern w:val="2"/>
          <w:sz w:val="24"/>
          <w:szCs w:val="24"/>
          <w:lang w:eastAsia="en-GB"/>
          <w14:ligatures w14:val="standardContextual"/>
        </w:rPr>
        <w:pPrChange w:id="833" w:author="Andrew Instone-Cowie" w:date="2025-07-09T16:01:00Z" w16du:dateUtc="2025-07-09T15:01:00Z">
          <w:pPr>
            <w:pStyle w:val="TableofFigures"/>
            <w:tabs>
              <w:tab w:val="right" w:leader="dot" w:pos="9016"/>
            </w:tabs>
          </w:pPr>
        </w:pPrChange>
      </w:pPr>
      <w:ins w:id="83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"_Toc202969312"</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8 – Single Trigger – Handstroke Strike Point</w:t>
        </w:r>
        <w:r>
          <w:rPr>
            <w:noProof/>
            <w:webHidden/>
          </w:rPr>
          <w:tab/>
        </w:r>
        <w:r>
          <w:rPr>
            <w:noProof/>
            <w:webHidden/>
          </w:rPr>
          <w:fldChar w:fldCharType="begin"/>
        </w:r>
        <w:r>
          <w:rPr>
            <w:noProof/>
            <w:webHidden/>
          </w:rPr>
          <w:instrText xml:space="preserve"> PAGEREF _Toc202969312 \h </w:instrText>
        </w:r>
        <w:r>
          <w:rPr>
            <w:noProof/>
            <w:webHidden/>
          </w:rPr>
        </w:r>
        <w:r>
          <w:rPr>
            <w:noProof/>
            <w:webHidden/>
          </w:rPr>
          <w:fldChar w:fldCharType="separate"/>
        </w:r>
      </w:ins>
      <w:ins w:id="835" w:author="Andrew Instone-Cowie" w:date="2025-07-09T16:02:00Z" w16du:dateUtc="2025-07-09T15:02:00Z">
        <w:r>
          <w:rPr>
            <w:noProof/>
            <w:webHidden/>
          </w:rPr>
          <w:t>17</w:t>
        </w:r>
      </w:ins>
      <w:ins w:id="836" w:author="Andrew Instone-Cowie" w:date="2025-07-09T16:00:00Z" w16du:dateUtc="2025-07-09T15:00:00Z">
        <w:r>
          <w:rPr>
            <w:noProof/>
            <w:webHidden/>
          </w:rPr>
          <w:fldChar w:fldCharType="end"/>
        </w:r>
        <w:r w:rsidRPr="00A65ABF">
          <w:rPr>
            <w:rStyle w:val="Hyperlink"/>
            <w:noProof/>
          </w:rPr>
          <w:fldChar w:fldCharType="end"/>
        </w:r>
      </w:ins>
    </w:p>
    <w:p w14:paraId="55FA6800" w14:textId="57696F1F" w:rsidR="00044299" w:rsidRDefault="00044299" w:rsidP="00044299">
      <w:pPr>
        <w:pStyle w:val="TableofFigures"/>
        <w:tabs>
          <w:tab w:val="right" w:leader="dot" w:pos="9016"/>
        </w:tabs>
        <w:spacing w:after="120"/>
        <w:rPr>
          <w:ins w:id="837" w:author="Andrew Instone-Cowie" w:date="2025-07-09T16:00:00Z" w16du:dateUtc="2025-07-09T15:00:00Z"/>
          <w:rFonts w:eastAsiaTheme="minorEastAsia"/>
          <w:noProof/>
          <w:kern w:val="2"/>
          <w:sz w:val="24"/>
          <w:szCs w:val="24"/>
          <w:lang w:eastAsia="en-GB"/>
          <w14:ligatures w14:val="standardContextual"/>
        </w:rPr>
        <w:pPrChange w:id="838" w:author="Andrew Instone-Cowie" w:date="2025-07-09T16:01:00Z" w16du:dateUtc="2025-07-09T15:01:00Z">
          <w:pPr>
            <w:pStyle w:val="TableofFigures"/>
            <w:tabs>
              <w:tab w:val="right" w:leader="dot" w:pos="9016"/>
            </w:tabs>
          </w:pPr>
        </w:pPrChange>
      </w:pPr>
      <w:ins w:id="83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"_Toc202969313"</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9 – Basic Serial Splitter Downstream Data Flow</w:t>
        </w:r>
        <w:r>
          <w:rPr>
            <w:noProof/>
            <w:webHidden/>
          </w:rPr>
          <w:tab/>
        </w:r>
        <w:r>
          <w:rPr>
            <w:noProof/>
            <w:webHidden/>
          </w:rPr>
          <w:fldChar w:fldCharType="begin"/>
        </w:r>
        <w:r>
          <w:rPr>
            <w:noProof/>
            <w:webHidden/>
          </w:rPr>
          <w:instrText xml:space="preserve"> PAGEREF _Toc202969313 \h </w:instrText>
        </w:r>
        <w:r>
          <w:rPr>
            <w:noProof/>
            <w:webHidden/>
          </w:rPr>
        </w:r>
        <w:r>
          <w:rPr>
            <w:noProof/>
            <w:webHidden/>
          </w:rPr>
          <w:fldChar w:fldCharType="separate"/>
        </w:r>
      </w:ins>
      <w:ins w:id="840" w:author="Andrew Instone-Cowie" w:date="2025-07-09T16:02:00Z" w16du:dateUtc="2025-07-09T15:02:00Z">
        <w:r>
          <w:rPr>
            <w:noProof/>
            <w:webHidden/>
          </w:rPr>
          <w:t>27</w:t>
        </w:r>
      </w:ins>
      <w:ins w:id="841" w:author="Andrew Instone-Cowie" w:date="2025-07-09T16:00:00Z" w16du:dateUtc="2025-07-09T15:00:00Z">
        <w:r>
          <w:rPr>
            <w:noProof/>
            <w:webHidden/>
          </w:rPr>
          <w:fldChar w:fldCharType="end"/>
        </w:r>
        <w:r w:rsidRPr="00A65ABF">
          <w:rPr>
            <w:rStyle w:val="Hyperlink"/>
            <w:noProof/>
          </w:rPr>
          <w:fldChar w:fldCharType="end"/>
        </w:r>
      </w:ins>
    </w:p>
    <w:p w14:paraId="0274B6D3" w14:textId="52D3032F" w:rsidR="00044299" w:rsidRDefault="00044299" w:rsidP="00044299">
      <w:pPr>
        <w:pStyle w:val="TableofFigures"/>
        <w:tabs>
          <w:tab w:val="right" w:leader="dot" w:pos="9016"/>
        </w:tabs>
        <w:spacing w:after="120"/>
        <w:rPr>
          <w:ins w:id="842" w:author="Andrew Instone-Cowie" w:date="2025-07-09T16:00:00Z" w16du:dateUtc="2025-07-09T15:00:00Z"/>
          <w:rFonts w:eastAsiaTheme="minorEastAsia"/>
          <w:noProof/>
          <w:kern w:val="2"/>
          <w:sz w:val="24"/>
          <w:szCs w:val="24"/>
          <w:lang w:eastAsia="en-GB"/>
          <w14:ligatures w14:val="standardContextual"/>
        </w:rPr>
        <w:pPrChange w:id="843" w:author="Andrew Instone-Cowie" w:date="2025-07-09T16:01:00Z" w16du:dateUtc="2025-07-09T15:01:00Z">
          <w:pPr>
            <w:pStyle w:val="TableofFigures"/>
            <w:tabs>
              <w:tab w:val="right" w:leader="dot" w:pos="9016"/>
            </w:tabs>
          </w:pPr>
        </w:pPrChange>
      </w:pPr>
      <w:ins w:id="84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"_Toc202969314"</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10 – Basic Serial Splitter Upstream Data Flow</w:t>
        </w:r>
        <w:r>
          <w:rPr>
            <w:noProof/>
            <w:webHidden/>
          </w:rPr>
          <w:tab/>
        </w:r>
        <w:r>
          <w:rPr>
            <w:noProof/>
            <w:webHidden/>
          </w:rPr>
          <w:fldChar w:fldCharType="begin"/>
        </w:r>
        <w:r>
          <w:rPr>
            <w:noProof/>
            <w:webHidden/>
          </w:rPr>
          <w:instrText xml:space="preserve"> PAGEREF _Toc202969314 \h </w:instrText>
        </w:r>
        <w:r>
          <w:rPr>
            <w:noProof/>
            <w:webHidden/>
          </w:rPr>
        </w:r>
        <w:r>
          <w:rPr>
            <w:noProof/>
            <w:webHidden/>
          </w:rPr>
          <w:fldChar w:fldCharType="separate"/>
        </w:r>
      </w:ins>
      <w:ins w:id="845" w:author="Andrew Instone-Cowie" w:date="2025-07-09T16:02:00Z" w16du:dateUtc="2025-07-09T15:02:00Z">
        <w:r>
          <w:rPr>
            <w:noProof/>
            <w:webHidden/>
          </w:rPr>
          <w:t>29</w:t>
        </w:r>
      </w:ins>
      <w:ins w:id="846" w:author="Andrew Instone-Cowie" w:date="2025-07-09T16:00:00Z" w16du:dateUtc="2025-07-09T15:00:00Z">
        <w:r>
          <w:rPr>
            <w:noProof/>
            <w:webHidden/>
          </w:rPr>
          <w:fldChar w:fldCharType="end"/>
        </w:r>
        <w:r w:rsidRPr="00A65ABF">
          <w:rPr>
            <w:rStyle w:val="Hyperlink"/>
            <w:noProof/>
          </w:rPr>
          <w:fldChar w:fldCharType="end"/>
        </w:r>
      </w:ins>
    </w:p>
    <w:p w14:paraId="52966291" w14:textId="7736B9DD" w:rsidR="00044299" w:rsidRDefault="00044299" w:rsidP="00044299">
      <w:pPr>
        <w:pStyle w:val="TableofFigures"/>
        <w:tabs>
          <w:tab w:val="right" w:leader="dot" w:pos="9016"/>
        </w:tabs>
        <w:spacing w:after="120"/>
        <w:rPr>
          <w:ins w:id="847" w:author="Andrew Instone-Cowie" w:date="2025-07-09T16:00:00Z" w16du:dateUtc="2025-07-09T15:00:00Z"/>
          <w:rFonts w:eastAsiaTheme="minorEastAsia"/>
          <w:noProof/>
          <w:kern w:val="2"/>
          <w:sz w:val="24"/>
          <w:szCs w:val="24"/>
          <w:lang w:eastAsia="en-GB"/>
          <w14:ligatures w14:val="standardContextual"/>
        </w:rPr>
        <w:pPrChange w:id="848" w:author="Andrew Instone-Cowie" w:date="2025-07-09T16:01:00Z" w16du:dateUtc="2025-07-09T15:01:00Z">
          <w:pPr>
            <w:pStyle w:val="TableofFigures"/>
            <w:tabs>
              <w:tab w:val="right" w:leader="dot" w:pos="9016"/>
            </w:tabs>
          </w:pPr>
        </w:pPrChange>
      </w:pPr>
      <w:ins w:id="84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"_Toc202969315"</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11 – Basic Serial Splitter Transmitter Control</w:t>
        </w:r>
        <w:r>
          <w:rPr>
            <w:noProof/>
            <w:webHidden/>
          </w:rPr>
          <w:tab/>
        </w:r>
        <w:r>
          <w:rPr>
            <w:noProof/>
            <w:webHidden/>
          </w:rPr>
          <w:fldChar w:fldCharType="begin"/>
        </w:r>
        <w:r>
          <w:rPr>
            <w:noProof/>
            <w:webHidden/>
          </w:rPr>
          <w:instrText xml:space="preserve"> PAGEREF _Toc202969315 \h </w:instrText>
        </w:r>
        <w:r>
          <w:rPr>
            <w:noProof/>
            <w:webHidden/>
          </w:rPr>
        </w:r>
        <w:r>
          <w:rPr>
            <w:noProof/>
            <w:webHidden/>
          </w:rPr>
          <w:fldChar w:fldCharType="separate"/>
        </w:r>
      </w:ins>
      <w:ins w:id="850" w:author="Andrew Instone-Cowie" w:date="2025-07-09T16:02:00Z" w16du:dateUtc="2025-07-09T15:02:00Z">
        <w:r>
          <w:rPr>
            <w:noProof/>
            <w:webHidden/>
          </w:rPr>
          <w:t>30</w:t>
        </w:r>
      </w:ins>
      <w:ins w:id="851" w:author="Andrew Instone-Cowie" w:date="2025-07-09T16:00:00Z" w16du:dateUtc="2025-07-09T15:00:00Z">
        <w:r>
          <w:rPr>
            <w:noProof/>
            <w:webHidden/>
          </w:rPr>
          <w:fldChar w:fldCharType="end"/>
        </w:r>
        <w:r w:rsidRPr="00A65ABF">
          <w:rPr>
            <w:rStyle w:val="Hyperlink"/>
            <w:noProof/>
          </w:rPr>
          <w:fldChar w:fldCharType="end"/>
        </w:r>
      </w:ins>
    </w:p>
    <w:p w14:paraId="6E502B11" w14:textId="5A1A5D27" w:rsidR="00044299" w:rsidRDefault="00044299" w:rsidP="00044299">
      <w:pPr>
        <w:pStyle w:val="TableofFigures"/>
        <w:tabs>
          <w:tab w:val="right" w:leader="dot" w:pos="9016"/>
        </w:tabs>
        <w:spacing w:after="120"/>
        <w:rPr>
          <w:ins w:id="852" w:author="Andrew Instone-Cowie" w:date="2025-07-09T16:00:00Z" w16du:dateUtc="2025-07-09T15:00:00Z"/>
          <w:rFonts w:eastAsiaTheme="minorEastAsia"/>
          <w:noProof/>
          <w:kern w:val="2"/>
          <w:sz w:val="24"/>
          <w:szCs w:val="24"/>
          <w:lang w:eastAsia="en-GB"/>
          <w14:ligatures w14:val="standardContextual"/>
        </w:rPr>
        <w:pPrChange w:id="853" w:author="Andrew Instone-Cowie" w:date="2025-07-09T16:01:00Z" w16du:dateUtc="2025-07-09T15:01:00Z">
          <w:pPr>
            <w:pStyle w:val="TableofFigures"/>
            <w:tabs>
              <w:tab w:val="right" w:leader="dot" w:pos="9016"/>
            </w:tabs>
          </w:pPr>
        </w:pPrChange>
      </w:pPr>
      <w:ins w:id="85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"_Toc202969316"</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12 – Polarity Protection – Correct</w:t>
        </w:r>
        <w:r>
          <w:rPr>
            <w:noProof/>
            <w:webHidden/>
          </w:rPr>
          <w:tab/>
        </w:r>
        <w:r>
          <w:rPr>
            <w:noProof/>
            <w:webHidden/>
          </w:rPr>
          <w:fldChar w:fldCharType="begin"/>
        </w:r>
        <w:r>
          <w:rPr>
            <w:noProof/>
            <w:webHidden/>
          </w:rPr>
          <w:instrText xml:space="preserve"> PAGEREF _Toc202969316 \h </w:instrText>
        </w:r>
        <w:r>
          <w:rPr>
            <w:noProof/>
            <w:webHidden/>
          </w:rPr>
        </w:r>
        <w:r>
          <w:rPr>
            <w:noProof/>
            <w:webHidden/>
          </w:rPr>
          <w:fldChar w:fldCharType="separate"/>
        </w:r>
      </w:ins>
      <w:ins w:id="855" w:author="Andrew Instone-Cowie" w:date="2025-07-09T16:02:00Z" w16du:dateUtc="2025-07-09T15:02:00Z">
        <w:r>
          <w:rPr>
            <w:noProof/>
            <w:webHidden/>
          </w:rPr>
          <w:t>32</w:t>
        </w:r>
      </w:ins>
      <w:ins w:id="856" w:author="Andrew Instone-Cowie" w:date="2025-07-09T16:00:00Z" w16du:dateUtc="2025-07-09T15:00:00Z">
        <w:r>
          <w:rPr>
            <w:noProof/>
            <w:webHidden/>
          </w:rPr>
          <w:fldChar w:fldCharType="end"/>
        </w:r>
        <w:r w:rsidRPr="00A65ABF">
          <w:rPr>
            <w:rStyle w:val="Hyperlink"/>
            <w:noProof/>
          </w:rPr>
          <w:fldChar w:fldCharType="end"/>
        </w:r>
      </w:ins>
    </w:p>
    <w:p w14:paraId="14912C94" w14:textId="5403BAD5" w:rsidR="00044299" w:rsidRDefault="00044299" w:rsidP="00044299">
      <w:pPr>
        <w:pStyle w:val="TableofFigures"/>
        <w:tabs>
          <w:tab w:val="right" w:leader="dot" w:pos="9016"/>
        </w:tabs>
        <w:spacing w:after="120"/>
        <w:rPr>
          <w:ins w:id="857" w:author="Andrew Instone-Cowie" w:date="2025-07-09T16:00:00Z" w16du:dateUtc="2025-07-09T15:00:00Z"/>
          <w:rFonts w:eastAsiaTheme="minorEastAsia"/>
          <w:noProof/>
          <w:kern w:val="2"/>
          <w:sz w:val="24"/>
          <w:szCs w:val="24"/>
          <w:lang w:eastAsia="en-GB"/>
          <w14:ligatures w14:val="standardContextual"/>
        </w:rPr>
        <w:pPrChange w:id="858" w:author="Andrew Instone-Cowie" w:date="2025-07-09T16:01:00Z" w16du:dateUtc="2025-07-09T15:01:00Z">
          <w:pPr>
            <w:pStyle w:val="TableofFigures"/>
            <w:tabs>
              <w:tab w:val="right" w:leader="dot" w:pos="9016"/>
            </w:tabs>
          </w:pPr>
        </w:pPrChange>
      </w:pPr>
      <w:ins w:id="85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"_Toc202969317"</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13 – Polarity Protection – Reversed</w:t>
        </w:r>
        <w:r>
          <w:rPr>
            <w:noProof/>
            <w:webHidden/>
          </w:rPr>
          <w:tab/>
        </w:r>
        <w:r>
          <w:rPr>
            <w:noProof/>
            <w:webHidden/>
          </w:rPr>
          <w:fldChar w:fldCharType="begin"/>
        </w:r>
        <w:r>
          <w:rPr>
            <w:noProof/>
            <w:webHidden/>
          </w:rPr>
          <w:instrText xml:space="preserve"> PAGEREF _Toc202969317 \h </w:instrText>
        </w:r>
        <w:r>
          <w:rPr>
            <w:noProof/>
            <w:webHidden/>
          </w:rPr>
        </w:r>
        <w:r>
          <w:rPr>
            <w:noProof/>
            <w:webHidden/>
          </w:rPr>
          <w:fldChar w:fldCharType="separate"/>
        </w:r>
      </w:ins>
      <w:ins w:id="860" w:author="Andrew Instone-Cowie" w:date="2025-07-09T16:02:00Z" w16du:dateUtc="2025-07-09T15:02:00Z">
        <w:r>
          <w:rPr>
            <w:noProof/>
            <w:webHidden/>
          </w:rPr>
          <w:t>33</w:t>
        </w:r>
      </w:ins>
      <w:ins w:id="861" w:author="Andrew Instone-Cowie" w:date="2025-07-09T16:00:00Z" w16du:dateUtc="2025-07-09T15:00:00Z">
        <w:r>
          <w:rPr>
            <w:noProof/>
            <w:webHidden/>
          </w:rPr>
          <w:fldChar w:fldCharType="end"/>
        </w:r>
        <w:r w:rsidRPr="00A65ABF">
          <w:rPr>
            <w:rStyle w:val="Hyperlink"/>
            <w:noProof/>
          </w:rPr>
          <w:fldChar w:fldCharType="end"/>
        </w:r>
      </w:ins>
    </w:p>
    <w:p w14:paraId="2067F7EB" w14:textId="1CC1B1EC" w:rsidR="00044299" w:rsidRDefault="00044299" w:rsidP="00044299">
      <w:pPr>
        <w:pStyle w:val="TableofFigures"/>
        <w:tabs>
          <w:tab w:val="right" w:leader="dot" w:pos="9016"/>
        </w:tabs>
        <w:spacing w:after="120"/>
        <w:rPr>
          <w:ins w:id="862" w:author="Andrew Instone-Cowie" w:date="2025-07-09T16:00:00Z" w16du:dateUtc="2025-07-09T15:00:00Z"/>
          <w:rFonts w:eastAsiaTheme="minorEastAsia"/>
          <w:noProof/>
          <w:kern w:val="2"/>
          <w:sz w:val="24"/>
          <w:szCs w:val="24"/>
          <w:lang w:eastAsia="en-GB"/>
          <w14:ligatures w14:val="standardContextual"/>
        </w:rPr>
        <w:pPrChange w:id="863" w:author="Andrew Instone-Cowie" w:date="2025-07-09T16:01:00Z" w16du:dateUtc="2025-07-09T15:01:00Z">
          <w:pPr>
            <w:pStyle w:val="TableofFigures"/>
            <w:tabs>
              <w:tab w:val="right" w:leader="dot" w:pos="9016"/>
            </w:tabs>
          </w:pPr>
        </w:pPrChange>
      </w:pPr>
      <w:ins w:id="86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"_Toc202969318"</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14 – TVS Diode Characteristic Curves</w:t>
        </w:r>
        <w:r>
          <w:rPr>
            <w:noProof/>
            <w:webHidden/>
          </w:rPr>
          <w:tab/>
        </w:r>
        <w:r>
          <w:rPr>
            <w:noProof/>
            <w:webHidden/>
          </w:rPr>
          <w:fldChar w:fldCharType="begin"/>
        </w:r>
        <w:r>
          <w:rPr>
            <w:noProof/>
            <w:webHidden/>
          </w:rPr>
          <w:instrText xml:space="preserve"> PAGEREF _Toc202969318 \h </w:instrText>
        </w:r>
        <w:r>
          <w:rPr>
            <w:noProof/>
            <w:webHidden/>
          </w:rPr>
        </w:r>
        <w:r>
          <w:rPr>
            <w:noProof/>
            <w:webHidden/>
          </w:rPr>
          <w:fldChar w:fldCharType="separate"/>
        </w:r>
      </w:ins>
      <w:ins w:id="865" w:author="Andrew Instone-Cowie" w:date="2025-07-09T16:02:00Z" w16du:dateUtc="2025-07-09T15:02:00Z">
        <w:r>
          <w:rPr>
            <w:noProof/>
            <w:webHidden/>
          </w:rPr>
          <w:t>34</w:t>
        </w:r>
      </w:ins>
      <w:ins w:id="866" w:author="Andrew Instone-Cowie" w:date="2025-07-09T16:00:00Z" w16du:dateUtc="2025-07-09T15:00:00Z">
        <w:r>
          <w:rPr>
            <w:noProof/>
            <w:webHidden/>
          </w:rPr>
          <w:fldChar w:fldCharType="end"/>
        </w:r>
        <w:r w:rsidRPr="00A65ABF">
          <w:rPr>
            <w:rStyle w:val="Hyperlink"/>
            <w:noProof/>
          </w:rPr>
          <w:fldChar w:fldCharType="end"/>
        </w:r>
      </w:ins>
    </w:p>
    <w:p w14:paraId="4F9EB728" w14:textId="45137E46" w:rsidR="00044299" w:rsidRDefault="00044299" w:rsidP="00044299">
      <w:pPr>
        <w:pStyle w:val="TableofFigures"/>
        <w:tabs>
          <w:tab w:val="right" w:leader="dot" w:pos="9016"/>
        </w:tabs>
        <w:spacing w:after="120"/>
        <w:rPr>
          <w:ins w:id="867" w:author="Andrew Instone-Cowie" w:date="2025-07-09T16:00:00Z" w16du:dateUtc="2025-07-09T15:00:00Z"/>
          <w:rFonts w:eastAsiaTheme="minorEastAsia"/>
          <w:noProof/>
          <w:kern w:val="2"/>
          <w:sz w:val="24"/>
          <w:szCs w:val="24"/>
          <w:lang w:eastAsia="en-GB"/>
          <w14:ligatures w14:val="standardContextual"/>
        </w:rPr>
        <w:pPrChange w:id="868" w:author="Andrew Instone-Cowie" w:date="2025-07-09T16:01:00Z" w16du:dateUtc="2025-07-09T15:01:00Z">
          <w:pPr>
            <w:pStyle w:val="TableofFigures"/>
            <w:tabs>
              <w:tab w:val="right" w:leader="dot" w:pos="9016"/>
            </w:tabs>
          </w:pPr>
        </w:pPrChange>
      </w:pPr>
      <w:ins w:id="86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"_Toc202969319"</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15 – Uni-Directional TVS Diode</w:t>
        </w:r>
        <w:r>
          <w:rPr>
            <w:noProof/>
            <w:webHidden/>
          </w:rPr>
          <w:tab/>
        </w:r>
        <w:r>
          <w:rPr>
            <w:noProof/>
            <w:webHidden/>
          </w:rPr>
          <w:fldChar w:fldCharType="begin"/>
        </w:r>
        <w:r>
          <w:rPr>
            <w:noProof/>
            <w:webHidden/>
          </w:rPr>
          <w:instrText xml:space="preserve"> PAGEREF _Toc202969319 \h </w:instrText>
        </w:r>
        <w:r>
          <w:rPr>
            <w:noProof/>
            <w:webHidden/>
          </w:rPr>
        </w:r>
        <w:r>
          <w:rPr>
            <w:noProof/>
            <w:webHidden/>
          </w:rPr>
          <w:fldChar w:fldCharType="separate"/>
        </w:r>
      </w:ins>
      <w:ins w:id="870" w:author="Andrew Instone-Cowie" w:date="2025-07-09T16:02:00Z" w16du:dateUtc="2025-07-09T15:02:00Z">
        <w:r>
          <w:rPr>
            <w:noProof/>
            <w:webHidden/>
          </w:rPr>
          <w:t>35</w:t>
        </w:r>
      </w:ins>
      <w:ins w:id="871" w:author="Andrew Instone-Cowie" w:date="2025-07-09T16:00:00Z" w16du:dateUtc="2025-07-09T15:00:00Z">
        <w:r>
          <w:rPr>
            <w:noProof/>
            <w:webHidden/>
          </w:rPr>
          <w:fldChar w:fldCharType="end"/>
        </w:r>
        <w:r w:rsidRPr="00A65ABF">
          <w:rPr>
            <w:rStyle w:val="Hyperlink"/>
            <w:noProof/>
          </w:rPr>
          <w:fldChar w:fldCharType="end"/>
        </w:r>
      </w:ins>
    </w:p>
    <w:p w14:paraId="16E549A2" w14:textId="0D64FF82" w:rsidR="00044299" w:rsidRDefault="00044299" w:rsidP="00044299">
      <w:pPr>
        <w:pStyle w:val="TableofFigures"/>
        <w:tabs>
          <w:tab w:val="right" w:leader="dot" w:pos="9016"/>
        </w:tabs>
        <w:spacing w:after="120"/>
        <w:rPr>
          <w:ins w:id="872" w:author="Andrew Instone-Cowie" w:date="2025-07-09T16:00:00Z" w16du:dateUtc="2025-07-09T15:00:00Z"/>
          <w:rFonts w:eastAsiaTheme="minorEastAsia"/>
          <w:noProof/>
          <w:kern w:val="2"/>
          <w:sz w:val="24"/>
          <w:szCs w:val="24"/>
          <w:lang w:eastAsia="en-GB"/>
          <w14:ligatures w14:val="standardContextual"/>
        </w:rPr>
        <w:pPrChange w:id="873" w:author="Andrew Instone-Cowie" w:date="2025-07-09T16:01:00Z" w16du:dateUtc="2025-07-09T15:01:00Z">
          <w:pPr>
            <w:pStyle w:val="TableofFigures"/>
            <w:tabs>
              <w:tab w:val="right" w:leader="dot" w:pos="9016"/>
            </w:tabs>
          </w:pPr>
        </w:pPrChange>
      </w:pPr>
      <w:ins w:id="87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"_Toc202969320"</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16 – Spike Dissipation (Uni-Directional)</w:t>
        </w:r>
        <w:r>
          <w:rPr>
            <w:noProof/>
            <w:webHidden/>
          </w:rPr>
          <w:tab/>
        </w:r>
        <w:r>
          <w:rPr>
            <w:noProof/>
            <w:webHidden/>
          </w:rPr>
          <w:fldChar w:fldCharType="begin"/>
        </w:r>
        <w:r>
          <w:rPr>
            <w:noProof/>
            <w:webHidden/>
          </w:rPr>
          <w:instrText xml:space="preserve"> PAGEREF _Toc202969320 \h </w:instrText>
        </w:r>
        <w:r>
          <w:rPr>
            <w:noProof/>
            <w:webHidden/>
          </w:rPr>
        </w:r>
        <w:r>
          <w:rPr>
            <w:noProof/>
            <w:webHidden/>
          </w:rPr>
          <w:fldChar w:fldCharType="separate"/>
        </w:r>
      </w:ins>
      <w:ins w:id="875" w:author="Andrew Instone-Cowie" w:date="2025-07-09T16:02:00Z" w16du:dateUtc="2025-07-09T15:02:00Z">
        <w:r>
          <w:rPr>
            <w:noProof/>
            <w:webHidden/>
          </w:rPr>
          <w:t>35</w:t>
        </w:r>
      </w:ins>
      <w:ins w:id="876" w:author="Andrew Instone-Cowie" w:date="2025-07-09T16:00:00Z" w16du:dateUtc="2025-07-09T15:00:00Z">
        <w:r>
          <w:rPr>
            <w:noProof/>
            <w:webHidden/>
          </w:rPr>
          <w:fldChar w:fldCharType="end"/>
        </w:r>
        <w:r w:rsidRPr="00A65ABF">
          <w:rPr>
            <w:rStyle w:val="Hyperlink"/>
            <w:noProof/>
          </w:rPr>
          <w:fldChar w:fldCharType="end"/>
        </w:r>
      </w:ins>
    </w:p>
    <w:p w14:paraId="754685FE" w14:textId="1152E28B" w:rsidR="00044299" w:rsidRDefault="00044299" w:rsidP="00044299">
      <w:pPr>
        <w:pStyle w:val="TableofFigures"/>
        <w:tabs>
          <w:tab w:val="right" w:leader="dot" w:pos="9016"/>
        </w:tabs>
        <w:spacing w:after="120"/>
        <w:rPr>
          <w:ins w:id="877" w:author="Andrew Instone-Cowie" w:date="2025-07-09T16:00:00Z" w16du:dateUtc="2025-07-09T15:00:00Z"/>
          <w:rFonts w:eastAsiaTheme="minorEastAsia"/>
          <w:noProof/>
          <w:kern w:val="2"/>
          <w:sz w:val="24"/>
          <w:szCs w:val="24"/>
          <w:lang w:eastAsia="en-GB"/>
          <w14:ligatures w14:val="standardContextual"/>
        </w:rPr>
        <w:pPrChange w:id="878" w:author="Andrew Instone-Cowie" w:date="2025-07-09T16:01:00Z" w16du:dateUtc="2025-07-09T15:01:00Z">
          <w:pPr>
            <w:pStyle w:val="TableofFigures"/>
            <w:tabs>
              <w:tab w:val="right" w:leader="dot" w:pos="9016"/>
            </w:tabs>
          </w:pPr>
        </w:pPrChange>
      </w:pPr>
      <w:ins w:id="87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"_Toc202969321"</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17 – Bi-Directional TVS Diode</w:t>
        </w:r>
        <w:r>
          <w:rPr>
            <w:noProof/>
            <w:webHidden/>
          </w:rPr>
          <w:tab/>
        </w:r>
        <w:r>
          <w:rPr>
            <w:noProof/>
            <w:webHidden/>
          </w:rPr>
          <w:fldChar w:fldCharType="begin"/>
        </w:r>
        <w:r>
          <w:rPr>
            <w:noProof/>
            <w:webHidden/>
          </w:rPr>
          <w:instrText xml:space="preserve"> PAGEREF _Toc202969321 \h </w:instrText>
        </w:r>
        <w:r>
          <w:rPr>
            <w:noProof/>
            <w:webHidden/>
          </w:rPr>
        </w:r>
        <w:r>
          <w:rPr>
            <w:noProof/>
            <w:webHidden/>
          </w:rPr>
          <w:fldChar w:fldCharType="separate"/>
        </w:r>
      </w:ins>
      <w:ins w:id="880" w:author="Andrew Instone-Cowie" w:date="2025-07-09T16:02:00Z" w16du:dateUtc="2025-07-09T15:02:00Z">
        <w:r>
          <w:rPr>
            <w:noProof/>
            <w:webHidden/>
          </w:rPr>
          <w:t>36</w:t>
        </w:r>
      </w:ins>
      <w:ins w:id="881" w:author="Andrew Instone-Cowie" w:date="2025-07-09T16:00:00Z" w16du:dateUtc="2025-07-09T15:00:00Z">
        <w:r>
          <w:rPr>
            <w:noProof/>
            <w:webHidden/>
          </w:rPr>
          <w:fldChar w:fldCharType="end"/>
        </w:r>
        <w:r w:rsidRPr="00A65ABF">
          <w:rPr>
            <w:rStyle w:val="Hyperlink"/>
            <w:noProof/>
          </w:rPr>
          <w:fldChar w:fldCharType="end"/>
        </w:r>
      </w:ins>
    </w:p>
    <w:p w14:paraId="2D8F5FAE" w14:textId="57917390" w:rsidR="00044299" w:rsidRDefault="00044299" w:rsidP="00044299">
      <w:pPr>
        <w:pStyle w:val="TableofFigures"/>
        <w:tabs>
          <w:tab w:val="right" w:leader="dot" w:pos="9016"/>
        </w:tabs>
        <w:spacing w:after="120"/>
        <w:rPr>
          <w:ins w:id="882" w:author="Andrew Instone-Cowie" w:date="2025-07-09T16:00:00Z" w16du:dateUtc="2025-07-09T15:00:00Z"/>
          <w:rFonts w:eastAsiaTheme="minorEastAsia"/>
          <w:noProof/>
          <w:kern w:val="2"/>
          <w:sz w:val="24"/>
          <w:szCs w:val="24"/>
          <w:lang w:eastAsia="en-GB"/>
          <w14:ligatures w14:val="standardContextual"/>
        </w:rPr>
        <w:pPrChange w:id="883" w:author="Andrew Instone-Cowie" w:date="2025-07-09T16:01:00Z" w16du:dateUtc="2025-07-09T15:01:00Z">
          <w:pPr>
            <w:pStyle w:val="TableofFigures"/>
            <w:tabs>
              <w:tab w:val="right" w:leader="dot" w:pos="9016"/>
            </w:tabs>
          </w:pPr>
        </w:pPrChange>
      </w:pPr>
      <w:ins w:id="884" w:author="Andrew Instone-Cowie" w:date="2025-07-09T16:00:00Z" w16du:dateUtc="2025-07-09T15:00:00Z">
        <w:r w:rsidRPr="00A65ABF">
          <w:rPr>
            <w:rStyle w:val="Hyperlink"/>
            <w:noProof/>
          </w:rPr>
          <w:lastRenderedPageBreak/>
          <w:fldChar w:fldCharType="begin"/>
        </w:r>
        <w:r w:rsidRPr="00A65ABF">
          <w:rPr>
            <w:rStyle w:val="Hyperlink"/>
            <w:noProof/>
          </w:rPr>
          <w:instrText xml:space="preserve"> </w:instrText>
        </w:r>
        <w:r>
          <w:rPr>
            <w:noProof/>
          </w:rPr>
          <w:instrText>HYPERLINK \l "_Toc202969322"</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18 – Spike Dissipation (Bi-Directional)</w:t>
        </w:r>
        <w:r>
          <w:rPr>
            <w:noProof/>
            <w:webHidden/>
          </w:rPr>
          <w:tab/>
        </w:r>
        <w:r>
          <w:rPr>
            <w:noProof/>
            <w:webHidden/>
          </w:rPr>
          <w:fldChar w:fldCharType="begin"/>
        </w:r>
        <w:r>
          <w:rPr>
            <w:noProof/>
            <w:webHidden/>
          </w:rPr>
          <w:instrText xml:space="preserve"> PAGEREF _Toc202969322 \h </w:instrText>
        </w:r>
        <w:r>
          <w:rPr>
            <w:noProof/>
            <w:webHidden/>
          </w:rPr>
        </w:r>
        <w:r>
          <w:rPr>
            <w:noProof/>
            <w:webHidden/>
          </w:rPr>
          <w:fldChar w:fldCharType="separate"/>
        </w:r>
      </w:ins>
      <w:ins w:id="885" w:author="Andrew Instone-Cowie" w:date="2025-07-09T16:02:00Z" w16du:dateUtc="2025-07-09T15:02:00Z">
        <w:r>
          <w:rPr>
            <w:noProof/>
            <w:webHidden/>
          </w:rPr>
          <w:t>37</w:t>
        </w:r>
      </w:ins>
      <w:ins w:id="886" w:author="Andrew Instone-Cowie" w:date="2025-07-09T16:00:00Z" w16du:dateUtc="2025-07-09T15:00:00Z">
        <w:r>
          <w:rPr>
            <w:noProof/>
            <w:webHidden/>
          </w:rPr>
          <w:fldChar w:fldCharType="end"/>
        </w:r>
        <w:r w:rsidRPr="00A65ABF">
          <w:rPr>
            <w:rStyle w:val="Hyperlink"/>
            <w:noProof/>
          </w:rPr>
          <w:fldChar w:fldCharType="end"/>
        </w:r>
      </w:ins>
    </w:p>
    <w:p w14:paraId="70565A2B" w14:textId="02C96D6E" w:rsidR="00044299" w:rsidRDefault="00044299" w:rsidP="00044299">
      <w:pPr>
        <w:pStyle w:val="TableofFigures"/>
        <w:tabs>
          <w:tab w:val="right" w:leader="dot" w:pos="9016"/>
        </w:tabs>
        <w:spacing w:after="120"/>
        <w:rPr>
          <w:ins w:id="887" w:author="Andrew Instone-Cowie" w:date="2025-07-09T16:00:00Z" w16du:dateUtc="2025-07-09T15:00:00Z"/>
          <w:rFonts w:eastAsiaTheme="minorEastAsia"/>
          <w:noProof/>
          <w:kern w:val="2"/>
          <w:sz w:val="24"/>
          <w:szCs w:val="24"/>
          <w:lang w:eastAsia="en-GB"/>
          <w14:ligatures w14:val="standardContextual"/>
        </w:rPr>
        <w:pPrChange w:id="888" w:author="Andrew Instone-Cowie" w:date="2025-07-09T16:01:00Z" w16du:dateUtc="2025-07-09T15:01:00Z">
          <w:pPr>
            <w:pStyle w:val="TableofFigures"/>
            <w:tabs>
              <w:tab w:val="right" w:leader="dot" w:pos="9016"/>
            </w:tabs>
          </w:pPr>
        </w:pPrChange>
      </w:pPr>
      <w:ins w:id="88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"_Toc202969323"</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19 – Leakage Current "Voltage Divider" Effect</w:t>
        </w:r>
        <w:r>
          <w:rPr>
            <w:noProof/>
            <w:webHidden/>
          </w:rPr>
          <w:tab/>
        </w:r>
        <w:r>
          <w:rPr>
            <w:noProof/>
            <w:webHidden/>
          </w:rPr>
          <w:fldChar w:fldCharType="begin"/>
        </w:r>
        <w:r>
          <w:rPr>
            <w:noProof/>
            <w:webHidden/>
          </w:rPr>
          <w:instrText xml:space="preserve"> PAGEREF _Toc202969323 \h </w:instrText>
        </w:r>
        <w:r>
          <w:rPr>
            <w:noProof/>
            <w:webHidden/>
          </w:rPr>
        </w:r>
        <w:r>
          <w:rPr>
            <w:noProof/>
            <w:webHidden/>
          </w:rPr>
          <w:fldChar w:fldCharType="separate"/>
        </w:r>
      </w:ins>
      <w:ins w:id="890" w:author="Andrew Instone-Cowie" w:date="2025-07-09T16:02:00Z" w16du:dateUtc="2025-07-09T15:02:00Z">
        <w:r>
          <w:rPr>
            <w:noProof/>
            <w:webHidden/>
          </w:rPr>
          <w:t>38</w:t>
        </w:r>
      </w:ins>
      <w:ins w:id="891" w:author="Andrew Instone-Cowie" w:date="2025-07-09T16:00:00Z" w16du:dateUtc="2025-07-09T15:00:00Z">
        <w:r>
          <w:rPr>
            <w:noProof/>
            <w:webHidden/>
          </w:rPr>
          <w:fldChar w:fldCharType="end"/>
        </w:r>
        <w:r w:rsidRPr="00A65ABF">
          <w:rPr>
            <w:rStyle w:val="Hyperlink"/>
            <w:noProof/>
          </w:rPr>
          <w:fldChar w:fldCharType="end"/>
        </w:r>
      </w:ins>
    </w:p>
    <w:p w14:paraId="3BCE1A29" w14:textId="031A904F" w:rsidR="00044299" w:rsidRDefault="00044299" w:rsidP="00044299">
      <w:pPr>
        <w:pStyle w:val="TableofFigures"/>
        <w:tabs>
          <w:tab w:val="right" w:leader="dot" w:pos="9016"/>
        </w:tabs>
        <w:spacing w:after="120"/>
        <w:rPr>
          <w:ins w:id="892" w:author="Andrew Instone-Cowie" w:date="2025-07-09T16:00:00Z" w16du:dateUtc="2025-07-09T15:00:00Z"/>
          <w:rFonts w:eastAsiaTheme="minorEastAsia"/>
          <w:noProof/>
          <w:kern w:val="2"/>
          <w:sz w:val="24"/>
          <w:szCs w:val="24"/>
          <w:lang w:eastAsia="en-GB"/>
          <w14:ligatures w14:val="standardContextual"/>
        </w:rPr>
        <w:pPrChange w:id="893" w:author="Andrew Instone-Cowie" w:date="2025-07-09T16:01:00Z" w16du:dateUtc="2025-07-09T15:01:00Z">
          <w:pPr>
            <w:pStyle w:val="TableofFigures"/>
            <w:tabs>
              <w:tab w:val="right" w:leader="dot" w:pos="9016"/>
            </w:tabs>
          </w:pPr>
        </w:pPrChange>
      </w:pPr>
      <w:ins w:id="89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"_Toc202969324"</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20 – Leakage Current – Supplementary Pull-Up Resistor</w:t>
        </w:r>
        <w:r>
          <w:rPr>
            <w:noProof/>
            <w:webHidden/>
          </w:rPr>
          <w:tab/>
        </w:r>
        <w:r>
          <w:rPr>
            <w:noProof/>
            <w:webHidden/>
          </w:rPr>
          <w:fldChar w:fldCharType="begin"/>
        </w:r>
        <w:r>
          <w:rPr>
            <w:noProof/>
            <w:webHidden/>
          </w:rPr>
          <w:instrText xml:space="preserve"> PAGEREF _Toc202969324 \h </w:instrText>
        </w:r>
        <w:r>
          <w:rPr>
            <w:noProof/>
            <w:webHidden/>
          </w:rPr>
        </w:r>
        <w:r>
          <w:rPr>
            <w:noProof/>
            <w:webHidden/>
          </w:rPr>
          <w:fldChar w:fldCharType="separate"/>
        </w:r>
      </w:ins>
      <w:ins w:id="895" w:author="Andrew Instone-Cowie" w:date="2025-07-09T16:02:00Z" w16du:dateUtc="2025-07-09T15:02:00Z">
        <w:r>
          <w:rPr>
            <w:noProof/>
            <w:webHidden/>
          </w:rPr>
          <w:t>38</w:t>
        </w:r>
      </w:ins>
      <w:ins w:id="896" w:author="Andrew Instone-Cowie" w:date="2025-07-09T16:00:00Z" w16du:dateUtc="2025-07-09T15:00:00Z">
        <w:r>
          <w:rPr>
            <w:noProof/>
            <w:webHidden/>
          </w:rPr>
          <w:fldChar w:fldCharType="end"/>
        </w:r>
        <w:r w:rsidRPr="00A65ABF">
          <w:rPr>
            <w:rStyle w:val="Hyperlink"/>
            <w:noProof/>
          </w:rPr>
          <w:fldChar w:fldCharType="end"/>
        </w:r>
      </w:ins>
    </w:p>
    <w:p w14:paraId="6CCE5828" w14:textId="13D629CD" w:rsidR="00044299" w:rsidRDefault="00044299" w:rsidP="00044299">
      <w:pPr>
        <w:pStyle w:val="TableofFigures"/>
        <w:tabs>
          <w:tab w:val="right" w:leader="dot" w:pos="9016"/>
        </w:tabs>
        <w:spacing w:after="120"/>
        <w:rPr>
          <w:ins w:id="897" w:author="Andrew Instone-Cowie" w:date="2025-07-09T16:00:00Z" w16du:dateUtc="2025-07-09T15:00:00Z"/>
          <w:rFonts w:eastAsiaTheme="minorEastAsia"/>
          <w:noProof/>
          <w:kern w:val="2"/>
          <w:sz w:val="24"/>
          <w:szCs w:val="24"/>
          <w:lang w:eastAsia="en-GB"/>
          <w14:ligatures w14:val="standardContextual"/>
        </w:rPr>
        <w:pPrChange w:id="898" w:author="Andrew Instone-Cowie" w:date="2025-07-09T16:01:00Z" w16du:dateUtc="2025-07-09T15:01:00Z">
          <w:pPr>
            <w:pStyle w:val="TableofFigures"/>
            <w:tabs>
              <w:tab w:val="right" w:leader="dot" w:pos="9016"/>
            </w:tabs>
          </w:pPr>
        </w:pPrChange>
      </w:pPr>
      <w:ins w:id="89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"_Toc202969325"</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21 – Sensor Module Connector</w:t>
        </w:r>
        <w:r>
          <w:rPr>
            <w:noProof/>
            <w:webHidden/>
          </w:rPr>
          <w:tab/>
        </w:r>
        <w:r>
          <w:rPr>
            <w:noProof/>
            <w:webHidden/>
          </w:rPr>
          <w:fldChar w:fldCharType="begin"/>
        </w:r>
        <w:r>
          <w:rPr>
            <w:noProof/>
            <w:webHidden/>
          </w:rPr>
          <w:instrText xml:space="preserve"> PAGEREF _Toc202969325 \h </w:instrText>
        </w:r>
        <w:r>
          <w:rPr>
            <w:noProof/>
            <w:webHidden/>
          </w:rPr>
        </w:r>
        <w:r>
          <w:rPr>
            <w:noProof/>
            <w:webHidden/>
          </w:rPr>
          <w:fldChar w:fldCharType="separate"/>
        </w:r>
      </w:ins>
      <w:ins w:id="900" w:author="Andrew Instone-Cowie" w:date="2025-07-09T16:02:00Z" w16du:dateUtc="2025-07-09T15:02:00Z">
        <w:r>
          <w:rPr>
            <w:noProof/>
            <w:webHidden/>
          </w:rPr>
          <w:t>40</w:t>
        </w:r>
      </w:ins>
      <w:ins w:id="901" w:author="Andrew Instone-Cowie" w:date="2025-07-09T16:00:00Z" w16du:dateUtc="2025-07-09T15:00:00Z">
        <w:r>
          <w:rPr>
            <w:noProof/>
            <w:webHidden/>
          </w:rPr>
          <w:fldChar w:fldCharType="end"/>
        </w:r>
        <w:r w:rsidRPr="00A65ABF">
          <w:rPr>
            <w:rStyle w:val="Hyperlink"/>
            <w:noProof/>
          </w:rPr>
          <w:fldChar w:fldCharType="end"/>
        </w:r>
      </w:ins>
    </w:p>
    <w:p w14:paraId="4318D863" w14:textId="35733749" w:rsidR="00044299" w:rsidRDefault="00044299" w:rsidP="00044299">
      <w:pPr>
        <w:pStyle w:val="TableofFigures"/>
        <w:tabs>
          <w:tab w:val="right" w:leader="dot" w:pos="9016"/>
        </w:tabs>
        <w:spacing w:after="120"/>
        <w:rPr>
          <w:ins w:id="902" w:author="Andrew Instone-Cowie" w:date="2025-07-09T16:00:00Z" w16du:dateUtc="2025-07-09T15:00:00Z"/>
          <w:rFonts w:eastAsiaTheme="minorEastAsia"/>
          <w:noProof/>
          <w:kern w:val="2"/>
          <w:sz w:val="24"/>
          <w:szCs w:val="24"/>
          <w:lang w:eastAsia="en-GB"/>
          <w14:ligatures w14:val="standardContextual"/>
        </w:rPr>
        <w:pPrChange w:id="903" w:author="Andrew Instone-Cowie" w:date="2025-07-09T16:01:00Z" w16du:dateUtc="2025-07-09T15:01:00Z">
          <w:pPr>
            <w:pStyle w:val="TableofFigures"/>
            <w:tabs>
              <w:tab w:val="right" w:leader="dot" w:pos="9016"/>
            </w:tabs>
          </w:pPr>
        </w:pPrChange>
      </w:pPr>
      <w:ins w:id="90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"_Toc202969326"</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22 – Sensor Chain Inter-Connection</w:t>
        </w:r>
        <w:r>
          <w:rPr>
            <w:noProof/>
            <w:webHidden/>
          </w:rPr>
          <w:tab/>
        </w:r>
        <w:r>
          <w:rPr>
            <w:noProof/>
            <w:webHidden/>
          </w:rPr>
          <w:fldChar w:fldCharType="begin"/>
        </w:r>
        <w:r>
          <w:rPr>
            <w:noProof/>
            <w:webHidden/>
          </w:rPr>
          <w:instrText xml:space="preserve"> PAGEREF _Toc202969326 \h </w:instrText>
        </w:r>
        <w:r>
          <w:rPr>
            <w:noProof/>
            <w:webHidden/>
          </w:rPr>
        </w:r>
        <w:r>
          <w:rPr>
            <w:noProof/>
            <w:webHidden/>
          </w:rPr>
          <w:fldChar w:fldCharType="separate"/>
        </w:r>
      </w:ins>
      <w:ins w:id="905" w:author="Andrew Instone-Cowie" w:date="2025-07-09T16:02:00Z" w16du:dateUtc="2025-07-09T15:02:00Z">
        <w:r>
          <w:rPr>
            <w:noProof/>
            <w:webHidden/>
          </w:rPr>
          <w:t>40</w:t>
        </w:r>
      </w:ins>
      <w:ins w:id="906" w:author="Andrew Instone-Cowie" w:date="2025-07-09T16:00:00Z" w16du:dateUtc="2025-07-09T15:00:00Z">
        <w:r>
          <w:rPr>
            <w:noProof/>
            <w:webHidden/>
          </w:rPr>
          <w:fldChar w:fldCharType="end"/>
        </w:r>
        <w:r w:rsidRPr="00A65ABF">
          <w:rPr>
            <w:rStyle w:val="Hyperlink"/>
            <w:noProof/>
          </w:rPr>
          <w:fldChar w:fldCharType="end"/>
        </w:r>
      </w:ins>
    </w:p>
    <w:p w14:paraId="2B32307F" w14:textId="0AFE79DF" w:rsidR="00044299" w:rsidRDefault="00044299" w:rsidP="00044299">
      <w:pPr>
        <w:pStyle w:val="TableofFigures"/>
        <w:tabs>
          <w:tab w:val="right" w:leader="dot" w:pos="9016"/>
        </w:tabs>
        <w:spacing w:after="120"/>
        <w:rPr>
          <w:ins w:id="907" w:author="Andrew Instone-Cowie" w:date="2025-07-09T16:00:00Z" w16du:dateUtc="2025-07-09T15:00:00Z"/>
          <w:rFonts w:eastAsiaTheme="minorEastAsia"/>
          <w:noProof/>
          <w:kern w:val="2"/>
          <w:sz w:val="24"/>
          <w:szCs w:val="24"/>
          <w:lang w:eastAsia="en-GB"/>
          <w14:ligatures w14:val="standardContextual"/>
        </w:rPr>
        <w:pPrChange w:id="908" w:author="Andrew Instone-Cowie" w:date="2025-07-09T16:01:00Z" w16du:dateUtc="2025-07-09T15:01:00Z">
          <w:pPr>
            <w:pStyle w:val="TableofFigures"/>
            <w:tabs>
              <w:tab w:val="right" w:leader="dot" w:pos="9016"/>
            </w:tabs>
          </w:pPr>
        </w:pPrChange>
      </w:pPr>
      <w:ins w:id="90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"_Toc202969327"</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23 – Simulator Interface Module Sensor Connector</w:t>
        </w:r>
        <w:r>
          <w:rPr>
            <w:noProof/>
            <w:webHidden/>
          </w:rPr>
          <w:tab/>
        </w:r>
        <w:r>
          <w:rPr>
            <w:noProof/>
            <w:webHidden/>
          </w:rPr>
          <w:fldChar w:fldCharType="begin"/>
        </w:r>
        <w:r>
          <w:rPr>
            <w:noProof/>
            <w:webHidden/>
          </w:rPr>
          <w:instrText xml:space="preserve"> PAGEREF _Toc202969327 \h </w:instrText>
        </w:r>
        <w:r>
          <w:rPr>
            <w:noProof/>
            <w:webHidden/>
          </w:rPr>
        </w:r>
        <w:r>
          <w:rPr>
            <w:noProof/>
            <w:webHidden/>
          </w:rPr>
          <w:fldChar w:fldCharType="separate"/>
        </w:r>
      </w:ins>
      <w:ins w:id="910" w:author="Andrew Instone-Cowie" w:date="2025-07-09T16:02:00Z" w16du:dateUtc="2025-07-09T15:02:00Z">
        <w:r>
          <w:rPr>
            <w:noProof/>
            <w:webHidden/>
          </w:rPr>
          <w:t>41</w:t>
        </w:r>
      </w:ins>
      <w:ins w:id="911" w:author="Andrew Instone-Cowie" w:date="2025-07-09T16:00:00Z" w16du:dateUtc="2025-07-09T15:00:00Z">
        <w:r>
          <w:rPr>
            <w:noProof/>
            <w:webHidden/>
          </w:rPr>
          <w:fldChar w:fldCharType="end"/>
        </w:r>
        <w:r w:rsidRPr="00A65ABF">
          <w:rPr>
            <w:rStyle w:val="Hyperlink"/>
            <w:noProof/>
          </w:rPr>
          <w:fldChar w:fldCharType="end"/>
        </w:r>
      </w:ins>
    </w:p>
    <w:p w14:paraId="3F7B4C82" w14:textId="1C9BA6E5" w:rsidR="00044299" w:rsidRDefault="00044299" w:rsidP="00044299">
      <w:pPr>
        <w:pStyle w:val="TableofFigures"/>
        <w:tabs>
          <w:tab w:val="right" w:leader="dot" w:pos="9016"/>
        </w:tabs>
        <w:spacing w:after="120"/>
        <w:rPr>
          <w:ins w:id="912" w:author="Andrew Instone-Cowie" w:date="2025-07-09T16:00:00Z" w16du:dateUtc="2025-07-09T15:00:00Z"/>
          <w:rFonts w:eastAsiaTheme="minorEastAsia"/>
          <w:noProof/>
          <w:kern w:val="2"/>
          <w:sz w:val="24"/>
          <w:szCs w:val="24"/>
          <w:lang w:eastAsia="en-GB"/>
          <w14:ligatures w14:val="standardContextual"/>
        </w:rPr>
        <w:pPrChange w:id="913" w:author="Andrew Instone-Cowie" w:date="2025-07-09T16:01:00Z" w16du:dateUtc="2025-07-09T15:01:00Z">
          <w:pPr>
            <w:pStyle w:val="TableofFigures"/>
            <w:tabs>
              <w:tab w:val="right" w:leader="dot" w:pos="9016"/>
            </w:tabs>
          </w:pPr>
        </w:pPrChange>
      </w:pPr>
      <w:ins w:id="91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"_Toc202969328"</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24 – Simulator Interface 4-Gang Connector</w:t>
        </w:r>
        <w:r>
          <w:rPr>
            <w:noProof/>
            <w:webHidden/>
          </w:rPr>
          <w:tab/>
        </w:r>
        <w:r>
          <w:rPr>
            <w:noProof/>
            <w:webHidden/>
          </w:rPr>
          <w:fldChar w:fldCharType="begin"/>
        </w:r>
        <w:r>
          <w:rPr>
            <w:noProof/>
            <w:webHidden/>
          </w:rPr>
          <w:instrText xml:space="preserve"> PAGEREF _Toc202969328 \h </w:instrText>
        </w:r>
        <w:r>
          <w:rPr>
            <w:noProof/>
            <w:webHidden/>
          </w:rPr>
        </w:r>
        <w:r>
          <w:rPr>
            <w:noProof/>
            <w:webHidden/>
          </w:rPr>
          <w:fldChar w:fldCharType="separate"/>
        </w:r>
      </w:ins>
      <w:ins w:id="915" w:author="Andrew Instone-Cowie" w:date="2025-07-09T16:02:00Z" w16du:dateUtc="2025-07-09T15:02:00Z">
        <w:r>
          <w:rPr>
            <w:noProof/>
            <w:webHidden/>
          </w:rPr>
          <w:t>41</w:t>
        </w:r>
      </w:ins>
      <w:ins w:id="916" w:author="Andrew Instone-Cowie" w:date="2025-07-09T16:00:00Z" w16du:dateUtc="2025-07-09T15:00:00Z">
        <w:r>
          <w:rPr>
            <w:noProof/>
            <w:webHidden/>
          </w:rPr>
          <w:fldChar w:fldCharType="end"/>
        </w:r>
        <w:r w:rsidRPr="00A65ABF">
          <w:rPr>
            <w:rStyle w:val="Hyperlink"/>
            <w:noProof/>
          </w:rPr>
          <w:fldChar w:fldCharType="end"/>
        </w:r>
      </w:ins>
    </w:p>
    <w:p w14:paraId="7832DEEE" w14:textId="2FC439BA" w:rsidR="00044299" w:rsidRDefault="00044299" w:rsidP="00044299">
      <w:pPr>
        <w:pStyle w:val="TableofFigures"/>
        <w:tabs>
          <w:tab w:val="right" w:leader="dot" w:pos="9016"/>
        </w:tabs>
        <w:spacing w:after="120"/>
        <w:rPr>
          <w:ins w:id="917" w:author="Andrew Instone-Cowie" w:date="2025-07-09T16:00:00Z" w16du:dateUtc="2025-07-09T15:00:00Z"/>
          <w:rFonts w:eastAsiaTheme="minorEastAsia"/>
          <w:noProof/>
          <w:kern w:val="2"/>
          <w:sz w:val="24"/>
          <w:szCs w:val="24"/>
          <w:lang w:eastAsia="en-GB"/>
          <w14:ligatures w14:val="standardContextual"/>
        </w:rPr>
        <w:pPrChange w:id="918" w:author="Andrew Instone-Cowie" w:date="2025-07-09T16:01:00Z" w16du:dateUtc="2025-07-09T15:01:00Z">
          <w:pPr>
            <w:pStyle w:val="TableofFigures"/>
            <w:tabs>
              <w:tab w:val="right" w:leader="dot" w:pos="9016"/>
            </w:tabs>
          </w:pPr>
        </w:pPrChange>
      </w:pPr>
      <w:ins w:id="91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"_Toc202969329"</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25 – Simulator Interface Module Power/Data Connector</w:t>
        </w:r>
        <w:r>
          <w:rPr>
            <w:noProof/>
            <w:webHidden/>
          </w:rPr>
          <w:tab/>
        </w:r>
        <w:r>
          <w:rPr>
            <w:noProof/>
            <w:webHidden/>
          </w:rPr>
          <w:fldChar w:fldCharType="begin"/>
        </w:r>
        <w:r>
          <w:rPr>
            <w:noProof/>
            <w:webHidden/>
          </w:rPr>
          <w:instrText xml:space="preserve"> PAGEREF _Toc202969329 \h </w:instrText>
        </w:r>
        <w:r>
          <w:rPr>
            <w:noProof/>
            <w:webHidden/>
          </w:rPr>
        </w:r>
        <w:r>
          <w:rPr>
            <w:noProof/>
            <w:webHidden/>
          </w:rPr>
          <w:fldChar w:fldCharType="separate"/>
        </w:r>
      </w:ins>
      <w:ins w:id="920" w:author="Andrew Instone-Cowie" w:date="2025-07-09T16:02:00Z" w16du:dateUtc="2025-07-09T15:02:00Z">
        <w:r>
          <w:rPr>
            <w:noProof/>
            <w:webHidden/>
          </w:rPr>
          <w:t>42</w:t>
        </w:r>
      </w:ins>
      <w:ins w:id="921" w:author="Andrew Instone-Cowie" w:date="2025-07-09T16:00:00Z" w16du:dateUtc="2025-07-09T15:00:00Z">
        <w:r>
          <w:rPr>
            <w:noProof/>
            <w:webHidden/>
          </w:rPr>
          <w:fldChar w:fldCharType="end"/>
        </w:r>
        <w:r w:rsidRPr="00A65ABF">
          <w:rPr>
            <w:rStyle w:val="Hyperlink"/>
            <w:noProof/>
          </w:rPr>
          <w:fldChar w:fldCharType="end"/>
        </w:r>
      </w:ins>
    </w:p>
    <w:p w14:paraId="529F4A25" w14:textId="6650742F" w:rsidR="00044299" w:rsidRDefault="00044299" w:rsidP="00044299">
      <w:pPr>
        <w:pStyle w:val="TableofFigures"/>
        <w:tabs>
          <w:tab w:val="right" w:leader="dot" w:pos="9016"/>
        </w:tabs>
        <w:spacing w:after="120"/>
        <w:rPr>
          <w:ins w:id="922" w:author="Andrew Instone-Cowie" w:date="2025-07-09T16:00:00Z" w16du:dateUtc="2025-07-09T15:00:00Z"/>
          <w:rFonts w:eastAsiaTheme="minorEastAsia"/>
          <w:noProof/>
          <w:kern w:val="2"/>
          <w:sz w:val="24"/>
          <w:szCs w:val="24"/>
          <w:lang w:eastAsia="en-GB"/>
          <w14:ligatures w14:val="standardContextual"/>
        </w:rPr>
        <w:pPrChange w:id="923" w:author="Andrew Instone-Cowie" w:date="2025-07-09T16:01:00Z" w16du:dateUtc="2025-07-09T15:01:00Z">
          <w:pPr>
            <w:pStyle w:val="TableofFigures"/>
            <w:tabs>
              <w:tab w:val="right" w:leader="dot" w:pos="9016"/>
            </w:tabs>
          </w:pPr>
        </w:pPrChange>
      </w:pPr>
      <w:ins w:id="92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"_Toc202969330"</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26 – Power Module Power/Data Connector</w:t>
        </w:r>
        <w:r>
          <w:rPr>
            <w:noProof/>
            <w:webHidden/>
          </w:rPr>
          <w:tab/>
        </w:r>
        <w:r>
          <w:rPr>
            <w:noProof/>
            <w:webHidden/>
          </w:rPr>
          <w:fldChar w:fldCharType="begin"/>
        </w:r>
        <w:r>
          <w:rPr>
            <w:noProof/>
            <w:webHidden/>
          </w:rPr>
          <w:instrText xml:space="preserve"> PAGEREF _Toc202969330 \h </w:instrText>
        </w:r>
        <w:r>
          <w:rPr>
            <w:noProof/>
            <w:webHidden/>
          </w:rPr>
        </w:r>
        <w:r>
          <w:rPr>
            <w:noProof/>
            <w:webHidden/>
          </w:rPr>
          <w:fldChar w:fldCharType="separate"/>
        </w:r>
      </w:ins>
      <w:ins w:id="925" w:author="Andrew Instone-Cowie" w:date="2025-07-09T16:02:00Z" w16du:dateUtc="2025-07-09T15:02:00Z">
        <w:r>
          <w:rPr>
            <w:noProof/>
            <w:webHidden/>
          </w:rPr>
          <w:t>43</w:t>
        </w:r>
      </w:ins>
      <w:ins w:id="926" w:author="Andrew Instone-Cowie" w:date="2025-07-09T16:00:00Z" w16du:dateUtc="2025-07-09T15:00:00Z">
        <w:r>
          <w:rPr>
            <w:noProof/>
            <w:webHidden/>
          </w:rPr>
          <w:fldChar w:fldCharType="end"/>
        </w:r>
        <w:r w:rsidRPr="00A65ABF">
          <w:rPr>
            <w:rStyle w:val="Hyperlink"/>
            <w:noProof/>
          </w:rPr>
          <w:fldChar w:fldCharType="end"/>
        </w:r>
      </w:ins>
    </w:p>
    <w:p w14:paraId="43EC46AE" w14:textId="2D023FD1" w:rsidR="00044299" w:rsidRDefault="00044299" w:rsidP="00044299">
      <w:pPr>
        <w:pStyle w:val="TableofFigures"/>
        <w:tabs>
          <w:tab w:val="right" w:leader="dot" w:pos="9016"/>
        </w:tabs>
        <w:spacing w:after="120"/>
        <w:rPr>
          <w:ins w:id="927" w:author="Andrew Instone-Cowie" w:date="2025-07-09T16:00:00Z" w16du:dateUtc="2025-07-09T15:00:00Z"/>
          <w:rFonts w:eastAsiaTheme="minorEastAsia"/>
          <w:noProof/>
          <w:kern w:val="2"/>
          <w:sz w:val="24"/>
          <w:szCs w:val="24"/>
          <w:lang w:eastAsia="en-GB"/>
          <w14:ligatures w14:val="standardContextual"/>
        </w:rPr>
        <w:pPrChange w:id="928" w:author="Andrew Instone-Cowie" w:date="2025-07-09T16:01:00Z" w16du:dateUtc="2025-07-09T15:01:00Z">
          <w:pPr>
            <w:pStyle w:val="TableofFigures"/>
            <w:tabs>
              <w:tab w:val="right" w:leader="dot" w:pos="9016"/>
            </w:tabs>
          </w:pPr>
        </w:pPrChange>
      </w:pPr>
      <w:ins w:id="92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"_Toc202969331"</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27 – Second PC Module Connector</w:t>
        </w:r>
        <w:r>
          <w:rPr>
            <w:noProof/>
            <w:webHidden/>
          </w:rPr>
          <w:tab/>
        </w:r>
        <w:r>
          <w:rPr>
            <w:noProof/>
            <w:webHidden/>
          </w:rPr>
          <w:fldChar w:fldCharType="begin"/>
        </w:r>
        <w:r>
          <w:rPr>
            <w:noProof/>
            <w:webHidden/>
          </w:rPr>
          <w:instrText xml:space="preserve"> PAGEREF _Toc202969331 \h </w:instrText>
        </w:r>
        <w:r>
          <w:rPr>
            <w:noProof/>
            <w:webHidden/>
          </w:rPr>
        </w:r>
        <w:r>
          <w:rPr>
            <w:noProof/>
            <w:webHidden/>
          </w:rPr>
          <w:fldChar w:fldCharType="separate"/>
        </w:r>
      </w:ins>
      <w:ins w:id="930" w:author="Andrew Instone-Cowie" w:date="2025-07-09T16:02:00Z" w16du:dateUtc="2025-07-09T15:02:00Z">
        <w:r>
          <w:rPr>
            <w:noProof/>
            <w:webHidden/>
          </w:rPr>
          <w:t>44</w:t>
        </w:r>
      </w:ins>
      <w:ins w:id="931" w:author="Andrew Instone-Cowie" w:date="2025-07-09T16:00:00Z" w16du:dateUtc="2025-07-09T15:00:00Z">
        <w:r>
          <w:rPr>
            <w:noProof/>
            <w:webHidden/>
          </w:rPr>
          <w:fldChar w:fldCharType="end"/>
        </w:r>
        <w:r w:rsidRPr="00A65ABF">
          <w:rPr>
            <w:rStyle w:val="Hyperlink"/>
            <w:noProof/>
          </w:rPr>
          <w:fldChar w:fldCharType="end"/>
        </w:r>
      </w:ins>
    </w:p>
    <w:p w14:paraId="5A6067DD" w14:textId="08AA8935" w:rsidR="00044299" w:rsidRDefault="00044299" w:rsidP="00044299">
      <w:pPr>
        <w:pStyle w:val="TableofFigures"/>
        <w:tabs>
          <w:tab w:val="right" w:leader="dot" w:pos="9016"/>
        </w:tabs>
        <w:spacing w:after="120"/>
        <w:rPr>
          <w:ins w:id="932" w:author="Andrew Instone-Cowie" w:date="2025-07-09T16:00:00Z" w16du:dateUtc="2025-07-09T15:00:00Z"/>
          <w:rFonts w:eastAsiaTheme="minorEastAsia"/>
          <w:noProof/>
          <w:kern w:val="2"/>
          <w:sz w:val="24"/>
          <w:szCs w:val="24"/>
          <w:lang w:eastAsia="en-GB"/>
          <w14:ligatures w14:val="standardContextual"/>
        </w:rPr>
        <w:pPrChange w:id="933" w:author="Andrew Instone-Cowie" w:date="2025-07-09T16:01:00Z" w16du:dateUtc="2025-07-09T15:01:00Z">
          <w:pPr>
            <w:pStyle w:val="TableofFigures"/>
            <w:tabs>
              <w:tab w:val="right" w:leader="dot" w:pos="9016"/>
            </w:tabs>
          </w:pPr>
        </w:pPrChange>
      </w:pPr>
      <w:ins w:id="93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"_Toc202969332"</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28 – Basic Serial Splitter Connector</w:t>
        </w:r>
        <w:r>
          <w:rPr>
            <w:noProof/>
            <w:webHidden/>
          </w:rPr>
          <w:tab/>
        </w:r>
        <w:r>
          <w:rPr>
            <w:noProof/>
            <w:webHidden/>
          </w:rPr>
          <w:fldChar w:fldCharType="begin"/>
        </w:r>
        <w:r>
          <w:rPr>
            <w:noProof/>
            <w:webHidden/>
          </w:rPr>
          <w:instrText xml:space="preserve"> PAGEREF _Toc202969332 \h </w:instrText>
        </w:r>
        <w:r>
          <w:rPr>
            <w:noProof/>
            <w:webHidden/>
          </w:rPr>
        </w:r>
        <w:r>
          <w:rPr>
            <w:noProof/>
            <w:webHidden/>
          </w:rPr>
          <w:fldChar w:fldCharType="separate"/>
        </w:r>
      </w:ins>
      <w:ins w:id="935" w:author="Andrew Instone-Cowie" w:date="2025-07-09T16:02:00Z" w16du:dateUtc="2025-07-09T15:02:00Z">
        <w:r>
          <w:rPr>
            <w:noProof/>
            <w:webHidden/>
          </w:rPr>
          <w:t>45</w:t>
        </w:r>
      </w:ins>
      <w:ins w:id="936" w:author="Andrew Instone-Cowie" w:date="2025-07-09T16:00:00Z" w16du:dateUtc="2025-07-09T15:00:00Z">
        <w:r>
          <w:rPr>
            <w:noProof/>
            <w:webHidden/>
          </w:rPr>
          <w:fldChar w:fldCharType="end"/>
        </w:r>
        <w:r w:rsidRPr="00A65ABF">
          <w:rPr>
            <w:rStyle w:val="Hyperlink"/>
            <w:noProof/>
          </w:rPr>
          <w:fldChar w:fldCharType="end"/>
        </w:r>
      </w:ins>
    </w:p>
    <w:p w14:paraId="3F7D5D48" w14:textId="6D9801C7" w:rsidR="00044299" w:rsidRDefault="00044299" w:rsidP="00044299">
      <w:pPr>
        <w:pStyle w:val="TableofFigures"/>
        <w:tabs>
          <w:tab w:val="right" w:leader="dot" w:pos="9016"/>
        </w:tabs>
        <w:spacing w:after="120"/>
        <w:rPr>
          <w:ins w:id="937" w:author="Andrew Instone-Cowie" w:date="2025-07-09T16:00:00Z" w16du:dateUtc="2025-07-09T15:00:00Z"/>
          <w:rFonts w:eastAsiaTheme="minorEastAsia"/>
          <w:noProof/>
          <w:kern w:val="2"/>
          <w:sz w:val="24"/>
          <w:szCs w:val="24"/>
          <w:lang w:eastAsia="en-GB"/>
          <w14:ligatures w14:val="standardContextual"/>
        </w:rPr>
        <w:pPrChange w:id="938" w:author="Andrew Instone-Cowie" w:date="2025-07-09T16:01:00Z" w16du:dateUtc="2025-07-09T15:01:00Z">
          <w:pPr>
            <w:pStyle w:val="TableofFigures"/>
            <w:tabs>
              <w:tab w:val="right" w:leader="dot" w:pos="9016"/>
            </w:tabs>
          </w:pPr>
        </w:pPrChange>
      </w:pPr>
      <w:ins w:id="93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"_Toc202969333"</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29 – Power Module DB9 Serial Connector</w:t>
        </w:r>
        <w:r>
          <w:rPr>
            <w:noProof/>
            <w:webHidden/>
          </w:rPr>
          <w:tab/>
        </w:r>
        <w:r>
          <w:rPr>
            <w:noProof/>
            <w:webHidden/>
          </w:rPr>
          <w:fldChar w:fldCharType="begin"/>
        </w:r>
        <w:r>
          <w:rPr>
            <w:noProof/>
            <w:webHidden/>
          </w:rPr>
          <w:instrText xml:space="preserve"> PAGEREF _Toc202969333 \h </w:instrText>
        </w:r>
        <w:r>
          <w:rPr>
            <w:noProof/>
            <w:webHidden/>
          </w:rPr>
        </w:r>
        <w:r>
          <w:rPr>
            <w:noProof/>
            <w:webHidden/>
          </w:rPr>
          <w:fldChar w:fldCharType="separate"/>
        </w:r>
      </w:ins>
      <w:ins w:id="940" w:author="Andrew Instone-Cowie" w:date="2025-07-09T16:02:00Z" w16du:dateUtc="2025-07-09T15:02:00Z">
        <w:r>
          <w:rPr>
            <w:noProof/>
            <w:webHidden/>
          </w:rPr>
          <w:t>47</w:t>
        </w:r>
      </w:ins>
      <w:ins w:id="941" w:author="Andrew Instone-Cowie" w:date="2025-07-09T16:00:00Z" w16du:dateUtc="2025-07-09T15:00:00Z">
        <w:r>
          <w:rPr>
            <w:noProof/>
            <w:webHidden/>
          </w:rPr>
          <w:fldChar w:fldCharType="end"/>
        </w:r>
        <w:r w:rsidRPr="00A65ABF">
          <w:rPr>
            <w:rStyle w:val="Hyperlink"/>
            <w:noProof/>
          </w:rPr>
          <w:fldChar w:fldCharType="end"/>
        </w:r>
      </w:ins>
    </w:p>
    <w:p w14:paraId="47705E62" w14:textId="54D3DC37" w:rsidR="00044299" w:rsidRDefault="00044299" w:rsidP="00044299">
      <w:pPr>
        <w:pStyle w:val="TableofFigures"/>
        <w:tabs>
          <w:tab w:val="right" w:leader="dot" w:pos="9016"/>
        </w:tabs>
        <w:spacing w:after="120"/>
        <w:rPr>
          <w:ins w:id="942" w:author="Andrew Instone-Cowie" w:date="2025-07-09T16:00:00Z" w16du:dateUtc="2025-07-09T15:00:00Z"/>
          <w:rFonts w:eastAsiaTheme="minorEastAsia"/>
          <w:noProof/>
          <w:kern w:val="2"/>
          <w:sz w:val="24"/>
          <w:szCs w:val="24"/>
          <w:lang w:eastAsia="en-GB"/>
          <w14:ligatures w14:val="standardContextual"/>
        </w:rPr>
        <w:pPrChange w:id="943" w:author="Andrew Instone-Cowie" w:date="2025-07-09T16:01:00Z" w16du:dateUtc="2025-07-09T15:01:00Z">
          <w:pPr>
            <w:pStyle w:val="TableofFigures"/>
            <w:tabs>
              <w:tab w:val="right" w:leader="dot" w:pos="9016"/>
            </w:tabs>
          </w:pPr>
        </w:pPrChange>
      </w:pPr>
      <w:ins w:id="94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"_Toc202969334"</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30 – Second PC Module DB9 Serial Connector</w:t>
        </w:r>
        <w:r>
          <w:rPr>
            <w:noProof/>
            <w:webHidden/>
          </w:rPr>
          <w:tab/>
        </w:r>
        <w:r>
          <w:rPr>
            <w:noProof/>
            <w:webHidden/>
          </w:rPr>
          <w:fldChar w:fldCharType="begin"/>
        </w:r>
        <w:r>
          <w:rPr>
            <w:noProof/>
            <w:webHidden/>
          </w:rPr>
          <w:instrText xml:space="preserve"> PAGEREF _Toc202969334 \h </w:instrText>
        </w:r>
        <w:r>
          <w:rPr>
            <w:noProof/>
            <w:webHidden/>
          </w:rPr>
        </w:r>
        <w:r>
          <w:rPr>
            <w:noProof/>
            <w:webHidden/>
          </w:rPr>
          <w:fldChar w:fldCharType="separate"/>
        </w:r>
      </w:ins>
      <w:ins w:id="945" w:author="Andrew Instone-Cowie" w:date="2025-07-09T16:02:00Z" w16du:dateUtc="2025-07-09T15:02:00Z">
        <w:r>
          <w:rPr>
            <w:noProof/>
            <w:webHidden/>
          </w:rPr>
          <w:t>47</w:t>
        </w:r>
      </w:ins>
      <w:ins w:id="946" w:author="Andrew Instone-Cowie" w:date="2025-07-09T16:00:00Z" w16du:dateUtc="2025-07-09T15:00:00Z">
        <w:r>
          <w:rPr>
            <w:noProof/>
            <w:webHidden/>
          </w:rPr>
          <w:fldChar w:fldCharType="end"/>
        </w:r>
        <w:r w:rsidRPr="00A65ABF">
          <w:rPr>
            <w:rStyle w:val="Hyperlink"/>
            <w:noProof/>
          </w:rPr>
          <w:fldChar w:fldCharType="end"/>
        </w:r>
      </w:ins>
    </w:p>
    <w:p w14:paraId="3CE1BD87" w14:textId="3DD200A1" w:rsidR="00044299" w:rsidRDefault="00044299" w:rsidP="00044299">
      <w:pPr>
        <w:pStyle w:val="TableofFigures"/>
        <w:tabs>
          <w:tab w:val="right" w:leader="dot" w:pos="9016"/>
        </w:tabs>
        <w:spacing w:after="120"/>
        <w:rPr>
          <w:ins w:id="947" w:author="Andrew Instone-Cowie" w:date="2025-07-09T16:00:00Z" w16du:dateUtc="2025-07-09T15:00:00Z"/>
          <w:rFonts w:eastAsiaTheme="minorEastAsia"/>
          <w:noProof/>
          <w:kern w:val="2"/>
          <w:sz w:val="24"/>
          <w:szCs w:val="24"/>
          <w:lang w:eastAsia="en-GB"/>
          <w14:ligatures w14:val="standardContextual"/>
        </w:rPr>
        <w:pPrChange w:id="948" w:author="Andrew Instone-Cowie" w:date="2025-07-09T16:01:00Z" w16du:dateUtc="2025-07-09T15:01:00Z">
          <w:pPr>
            <w:pStyle w:val="TableofFigures"/>
            <w:tabs>
              <w:tab w:val="right" w:leader="dot" w:pos="9016"/>
            </w:tabs>
          </w:pPr>
        </w:pPrChange>
      </w:pPr>
      <w:ins w:id="94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"_Toc202969335"</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31 – Basic Serial Splitter DB9 Serial Connectors</w:t>
        </w:r>
        <w:r>
          <w:rPr>
            <w:noProof/>
            <w:webHidden/>
          </w:rPr>
          <w:tab/>
        </w:r>
        <w:r>
          <w:rPr>
            <w:noProof/>
            <w:webHidden/>
          </w:rPr>
          <w:fldChar w:fldCharType="begin"/>
        </w:r>
        <w:r>
          <w:rPr>
            <w:noProof/>
            <w:webHidden/>
          </w:rPr>
          <w:instrText xml:space="preserve"> PAGEREF _Toc202969335 \h </w:instrText>
        </w:r>
        <w:r>
          <w:rPr>
            <w:noProof/>
            <w:webHidden/>
          </w:rPr>
        </w:r>
        <w:r>
          <w:rPr>
            <w:noProof/>
            <w:webHidden/>
          </w:rPr>
          <w:fldChar w:fldCharType="separate"/>
        </w:r>
      </w:ins>
      <w:ins w:id="950" w:author="Andrew Instone-Cowie" w:date="2025-07-09T16:02:00Z" w16du:dateUtc="2025-07-09T15:02:00Z">
        <w:r>
          <w:rPr>
            <w:noProof/>
            <w:webHidden/>
          </w:rPr>
          <w:t>48</w:t>
        </w:r>
      </w:ins>
      <w:ins w:id="951" w:author="Andrew Instone-Cowie" w:date="2025-07-09T16:00:00Z" w16du:dateUtc="2025-07-09T15:00:00Z">
        <w:r>
          <w:rPr>
            <w:noProof/>
            <w:webHidden/>
          </w:rPr>
          <w:fldChar w:fldCharType="end"/>
        </w:r>
        <w:r w:rsidRPr="00A65ABF">
          <w:rPr>
            <w:rStyle w:val="Hyperlink"/>
            <w:noProof/>
          </w:rPr>
          <w:fldChar w:fldCharType="end"/>
        </w:r>
      </w:ins>
    </w:p>
    <w:p w14:paraId="3B30BB69" w14:textId="0949B166" w:rsidR="00044299" w:rsidRDefault="00044299" w:rsidP="00044299">
      <w:pPr>
        <w:pStyle w:val="TableofFigures"/>
        <w:tabs>
          <w:tab w:val="right" w:leader="dot" w:pos="9016"/>
        </w:tabs>
        <w:spacing w:after="120"/>
        <w:rPr>
          <w:ins w:id="952" w:author="Andrew Instone-Cowie" w:date="2025-07-09T16:00:00Z" w16du:dateUtc="2025-07-09T15:00:00Z"/>
          <w:rFonts w:eastAsiaTheme="minorEastAsia"/>
          <w:noProof/>
          <w:kern w:val="2"/>
          <w:sz w:val="24"/>
          <w:szCs w:val="24"/>
          <w:lang w:eastAsia="en-GB"/>
          <w14:ligatures w14:val="standardContextual"/>
        </w:rPr>
        <w:pPrChange w:id="953" w:author="Andrew Instone-Cowie" w:date="2025-07-09T16:01:00Z" w16du:dateUtc="2025-07-09T15:01:00Z">
          <w:pPr>
            <w:pStyle w:val="TableofFigures"/>
            <w:tabs>
              <w:tab w:val="right" w:leader="dot" w:pos="9016"/>
            </w:tabs>
          </w:pPr>
        </w:pPrChange>
      </w:pPr>
      <w:ins w:id="95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"_Toc202969336"</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32 – Simulator Interface Main Loop Timing</w:t>
        </w:r>
        <w:r>
          <w:rPr>
            <w:noProof/>
            <w:webHidden/>
          </w:rPr>
          <w:tab/>
        </w:r>
        <w:r>
          <w:rPr>
            <w:noProof/>
            <w:webHidden/>
          </w:rPr>
          <w:fldChar w:fldCharType="begin"/>
        </w:r>
        <w:r>
          <w:rPr>
            <w:noProof/>
            <w:webHidden/>
          </w:rPr>
          <w:instrText xml:space="preserve"> PAGEREF _Toc202969336 \h </w:instrText>
        </w:r>
        <w:r>
          <w:rPr>
            <w:noProof/>
            <w:webHidden/>
          </w:rPr>
        </w:r>
        <w:r>
          <w:rPr>
            <w:noProof/>
            <w:webHidden/>
          </w:rPr>
          <w:fldChar w:fldCharType="separate"/>
        </w:r>
      </w:ins>
      <w:ins w:id="955" w:author="Andrew Instone-Cowie" w:date="2025-07-09T16:02:00Z" w16du:dateUtc="2025-07-09T15:02:00Z">
        <w:r>
          <w:rPr>
            <w:noProof/>
            <w:webHidden/>
          </w:rPr>
          <w:t>50</w:t>
        </w:r>
      </w:ins>
      <w:ins w:id="956" w:author="Andrew Instone-Cowie" w:date="2025-07-09T16:00:00Z" w16du:dateUtc="2025-07-09T15:00:00Z">
        <w:r>
          <w:rPr>
            <w:noProof/>
            <w:webHidden/>
          </w:rPr>
          <w:fldChar w:fldCharType="end"/>
        </w:r>
        <w:r w:rsidRPr="00A65ABF">
          <w:rPr>
            <w:rStyle w:val="Hyperlink"/>
            <w:noProof/>
          </w:rPr>
          <w:fldChar w:fldCharType="end"/>
        </w:r>
      </w:ins>
    </w:p>
    <w:p w14:paraId="57927D0A" w14:textId="5B6B0D07" w:rsidR="00044299" w:rsidRDefault="00044299" w:rsidP="00044299">
      <w:pPr>
        <w:pStyle w:val="TableofFigures"/>
        <w:tabs>
          <w:tab w:val="right" w:leader="dot" w:pos="9016"/>
        </w:tabs>
        <w:spacing w:after="120"/>
        <w:rPr>
          <w:ins w:id="957" w:author="Andrew Instone-Cowie" w:date="2025-07-09T16:00:00Z" w16du:dateUtc="2025-07-09T15:00:00Z"/>
          <w:rFonts w:eastAsiaTheme="minorEastAsia"/>
          <w:noProof/>
          <w:kern w:val="2"/>
          <w:sz w:val="24"/>
          <w:szCs w:val="24"/>
          <w:lang w:eastAsia="en-GB"/>
          <w14:ligatures w14:val="standardContextual"/>
        </w:rPr>
        <w:pPrChange w:id="958" w:author="Andrew Instone-Cowie" w:date="2025-07-09T16:01:00Z" w16du:dateUtc="2025-07-09T15:01:00Z">
          <w:pPr>
            <w:pStyle w:val="TableofFigures"/>
            <w:tabs>
              <w:tab w:val="right" w:leader="dot" w:pos="9016"/>
            </w:tabs>
          </w:pPr>
        </w:pPrChange>
      </w:pPr>
      <w:ins w:id="95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"_Toc202969337"</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33 – State Machine Transitions Illustration</w:t>
        </w:r>
        <w:r>
          <w:rPr>
            <w:noProof/>
            <w:webHidden/>
          </w:rPr>
          <w:tab/>
        </w:r>
        <w:r>
          <w:rPr>
            <w:noProof/>
            <w:webHidden/>
          </w:rPr>
          <w:fldChar w:fldCharType="begin"/>
        </w:r>
        <w:r>
          <w:rPr>
            <w:noProof/>
            <w:webHidden/>
          </w:rPr>
          <w:instrText xml:space="preserve"> PAGEREF _Toc202969337 \h </w:instrText>
        </w:r>
        <w:r>
          <w:rPr>
            <w:noProof/>
            <w:webHidden/>
          </w:rPr>
        </w:r>
        <w:r>
          <w:rPr>
            <w:noProof/>
            <w:webHidden/>
          </w:rPr>
          <w:fldChar w:fldCharType="separate"/>
        </w:r>
      </w:ins>
      <w:ins w:id="960" w:author="Andrew Instone-Cowie" w:date="2025-07-09T16:02:00Z" w16du:dateUtc="2025-07-09T15:02:00Z">
        <w:r>
          <w:rPr>
            <w:noProof/>
            <w:webHidden/>
          </w:rPr>
          <w:t>51</w:t>
        </w:r>
      </w:ins>
      <w:ins w:id="961" w:author="Andrew Instone-Cowie" w:date="2025-07-09T16:00:00Z" w16du:dateUtc="2025-07-09T15:00:00Z">
        <w:r>
          <w:rPr>
            <w:noProof/>
            <w:webHidden/>
          </w:rPr>
          <w:fldChar w:fldCharType="end"/>
        </w:r>
        <w:r w:rsidRPr="00A65ABF">
          <w:rPr>
            <w:rStyle w:val="Hyperlink"/>
            <w:noProof/>
          </w:rPr>
          <w:fldChar w:fldCharType="end"/>
        </w:r>
      </w:ins>
    </w:p>
    <w:p w14:paraId="29D3D6EE" w14:textId="04312A6A" w:rsidR="00044299" w:rsidRDefault="00044299" w:rsidP="00044299">
      <w:pPr>
        <w:pStyle w:val="TableofFigures"/>
        <w:tabs>
          <w:tab w:val="right" w:leader="dot" w:pos="9016"/>
        </w:tabs>
        <w:spacing w:after="120"/>
        <w:rPr>
          <w:ins w:id="962" w:author="Andrew Instone-Cowie" w:date="2025-07-09T16:00:00Z" w16du:dateUtc="2025-07-09T15:00:00Z"/>
          <w:rFonts w:eastAsiaTheme="minorEastAsia"/>
          <w:noProof/>
          <w:kern w:val="2"/>
          <w:sz w:val="24"/>
          <w:szCs w:val="24"/>
          <w:lang w:eastAsia="en-GB"/>
          <w14:ligatures w14:val="standardContextual"/>
        </w:rPr>
        <w:pPrChange w:id="963" w:author="Andrew Instone-Cowie" w:date="2025-07-09T16:01:00Z" w16du:dateUtc="2025-07-09T15:01:00Z">
          <w:pPr>
            <w:pStyle w:val="TableofFigures"/>
            <w:tabs>
              <w:tab w:val="right" w:leader="dot" w:pos="9016"/>
            </w:tabs>
          </w:pPr>
        </w:pPrChange>
      </w:pPr>
      <w:ins w:id="96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"_Toc202969338"</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34 – Sensor De-Bounce Illustration</w:t>
        </w:r>
        <w:r>
          <w:rPr>
            <w:noProof/>
            <w:webHidden/>
          </w:rPr>
          <w:tab/>
        </w:r>
        <w:r>
          <w:rPr>
            <w:noProof/>
            <w:webHidden/>
          </w:rPr>
          <w:fldChar w:fldCharType="begin"/>
        </w:r>
        <w:r>
          <w:rPr>
            <w:noProof/>
            <w:webHidden/>
          </w:rPr>
          <w:instrText xml:space="preserve"> PAGEREF _Toc202969338 \h </w:instrText>
        </w:r>
        <w:r>
          <w:rPr>
            <w:noProof/>
            <w:webHidden/>
          </w:rPr>
        </w:r>
        <w:r>
          <w:rPr>
            <w:noProof/>
            <w:webHidden/>
          </w:rPr>
          <w:fldChar w:fldCharType="separate"/>
        </w:r>
      </w:ins>
      <w:ins w:id="965" w:author="Andrew Instone-Cowie" w:date="2025-07-09T16:02:00Z" w16du:dateUtc="2025-07-09T15:02:00Z">
        <w:r>
          <w:rPr>
            <w:noProof/>
            <w:webHidden/>
          </w:rPr>
          <w:t>53</w:t>
        </w:r>
      </w:ins>
      <w:ins w:id="966" w:author="Andrew Instone-Cowie" w:date="2025-07-09T16:00:00Z" w16du:dateUtc="2025-07-09T15:00:00Z">
        <w:r>
          <w:rPr>
            <w:noProof/>
            <w:webHidden/>
          </w:rPr>
          <w:fldChar w:fldCharType="end"/>
        </w:r>
        <w:r w:rsidRPr="00A65ABF">
          <w:rPr>
            <w:rStyle w:val="Hyperlink"/>
            <w:noProof/>
          </w:rPr>
          <w:fldChar w:fldCharType="end"/>
        </w:r>
      </w:ins>
    </w:p>
    <w:p w14:paraId="3EE92A53" w14:textId="1C749112" w:rsidR="00044299" w:rsidRDefault="00044299" w:rsidP="00044299">
      <w:pPr>
        <w:pStyle w:val="TableofFigures"/>
        <w:tabs>
          <w:tab w:val="right" w:leader="dot" w:pos="9016"/>
        </w:tabs>
        <w:spacing w:after="120"/>
        <w:rPr>
          <w:ins w:id="967" w:author="Andrew Instone-Cowie" w:date="2025-07-09T16:00:00Z" w16du:dateUtc="2025-07-09T15:00:00Z"/>
          <w:rFonts w:eastAsiaTheme="minorEastAsia"/>
          <w:noProof/>
          <w:kern w:val="2"/>
          <w:sz w:val="24"/>
          <w:szCs w:val="24"/>
          <w:lang w:eastAsia="en-GB"/>
          <w14:ligatures w14:val="standardContextual"/>
        </w:rPr>
        <w:pPrChange w:id="968" w:author="Andrew Instone-Cowie" w:date="2025-07-09T16:01:00Z" w16du:dateUtc="2025-07-09T15:01:00Z">
          <w:pPr>
            <w:pStyle w:val="TableofFigures"/>
            <w:tabs>
              <w:tab w:val="right" w:leader="dot" w:pos="9016"/>
            </w:tabs>
          </w:pPr>
        </w:pPrChange>
      </w:pPr>
      <w:ins w:id="96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"_Toc202969339"</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35 – Sensor Pulse Duration Illustration</w:t>
        </w:r>
        <w:r>
          <w:rPr>
            <w:noProof/>
            <w:webHidden/>
          </w:rPr>
          <w:tab/>
        </w:r>
        <w:r>
          <w:rPr>
            <w:noProof/>
            <w:webHidden/>
          </w:rPr>
          <w:fldChar w:fldCharType="begin"/>
        </w:r>
        <w:r>
          <w:rPr>
            <w:noProof/>
            <w:webHidden/>
          </w:rPr>
          <w:instrText xml:space="preserve"> PAGEREF _Toc202969339 \h </w:instrText>
        </w:r>
        <w:r>
          <w:rPr>
            <w:noProof/>
            <w:webHidden/>
          </w:rPr>
        </w:r>
        <w:r>
          <w:rPr>
            <w:noProof/>
            <w:webHidden/>
          </w:rPr>
          <w:fldChar w:fldCharType="separate"/>
        </w:r>
      </w:ins>
      <w:ins w:id="970" w:author="Andrew Instone-Cowie" w:date="2025-07-09T16:02:00Z" w16du:dateUtc="2025-07-09T15:02:00Z">
        <w:r>
          <w:rPr>
            <w:noProof/>
            <w:webHidden/>
          </w:rPr>
          <w:t>60</w:t>
        </w:r>
      </w:ins>
      <w:ins w:id="971" w:author="Andrew Instone-Cowie" w:date="2025-07-09T16:00:00Z" w16du:dateUtc="2025-07-09T15:00:00Z">
        <w:r>
          <w:rPr>
            <w:noProof/>
            <w:webHidden/>
          </w:rPr>
          <w:fldChar w:fldCharType="end"/>
        </w:r>
        <w:r w:rsidRPr="00A65ABF">
          <w:rPr>
            <w:rStyle w:val="Hyperlink"/>
            <w:noProof/>
          </w:rPr>
          <w:fldChar w:fldCharType="end"/>
        </w:r>
      </w:ins>
    </w:p>
    <w:p w14:paraId="12097F08" w14:textId="4FEEC005" w:rsidR="00044299" w:rsidRDefault="00044299" w:rsidP="00044299">
      <w:pPr>
        <w:pStyle w:val="TableofFigures"/>
        <w:tabs>
          <w:tab w:val="right" w:leader="dot" w:pos="9016"/>
        </w:tabs>
        <w:spacing w:after="120"/>
        <w:rPr>
          <w:ins w:id="972" w:author="Andrew Instone-Cowie" w:date="2025-07-09T16:00:00Z" w16du:dateUtc="2025-07-09T15:00:00Z"/>
          <w:rFonts w:eastAsiaTheme="minorEastAsia"/>
          <w:noProof/>
          <w:kern w:val="2"/>
          <w:sz w:val="24"/>
          <w:szCs w:val="24"/>
          <w:lang w:eastAsia="en-GB"/>
          <w14:ligatures w14:val="standardContextual"/>
        </w:rPr>
        <w:pPrChange w:id="973" w:author="Andrew Instone-Cowie" w:date="2025-07-09T16:01:00Z" w16du:dateUtc="2025-07-09T15:01:00Z">
          <w:pPr>
            <w:pStyle w:val="TableofFigures"/>
            <w:tabs>
              <w:tab w:val="right" w:leader="dot" w:pos="9016"/>
            </w:tabs>
          </w:pPr>
        </w:pPrChange>
      </w:pPr>
      <w:ins w:id="97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"_Toc202969340"</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36 – Missed Sensor Signals Illustration</w:t>
        </w:r>
        <w:r>
          <w:rPr>
            <w:noProof/>
            <w:webHidden/>
          </w:rPr>
          <w:tab/>
        </w:r>
        <w:r>
          <w:rPr>
            <w:noProof/>
            <w:webHidden/>
          </w:rPr>
          <w:fldChar w:fldCharType="begin"/>
        </w:r>
        <w:r>
          <w:rPr>
            <w:noProof/>
            <w:webHidden/>
          </w:rPr>
          <w:instrText xml:space="preserve"> PAGEREF _Toc202969340 \h </w:instrText>
        </w:r>
        <w:r>
          <w:rPr>
            <w:noProof/>
            <w:webHidden/>
          </w:rPr>
        </w:r>
        <w:r>
          <w:rPr>
            <w:noProof/>
            <w:webHidden/>
          </w:rPr>
          <w:fldChar w:fldCharType="separate"/>
        </w:r>
      </w:ins>
      <w:ins w:id="975" w:author="Andrew Instone-Cowie" w:date="2025-07-09T16:02:00Z" w16du:dateUtc="2025-07-09T15:02:00Z">
        <w:r>
          <w:rPr>
            <w:noProof/>
            <w:webHidden/>
          </w:rPr>
          <w:t>61</w:t>
        </w:r>
      </w:ins>
      <w:ins w:id="976" w:author="Andrew Instone-Cowie" w:date="2025-07-09T16:00:00Z" w16du:dateUtc="2025-07-09T15:00:00Z">
        <w:r>
          <w:rPr>
            <w:noProof/>
            <w:webHidden/>
          </w:rPr>
          <w:fldChar w:fldCharType="end"/>
        </w:r>
        <w:r w:rsidRPr="00A65ABF">
          <w:rPr>
            <w:rStyle w:val="Hyperlink"/>
            <w:noProof/>
          </w:rPr>
          <w:fldChar w:fldCharType="end"/>
        </w:r>
      </w:ins>
    </w:p>
    <w:p w14:paraId="115B1752" w14:textId="39B69711" w:rsidR="00044299" w:rsidRDefault="00044299" w:rsidP="00044299">
      <w:pPr>
        <w:pStyle w:val="TableofFigures"/>
        <w:tabs>
          <w:tab w:val="right" w:leader="dot" w:pos="9016"/>
        </w:tabs>
        <w:spacing w:after="120"/>
        <w:rPr>
          <w:ins w:id="977" w:author="Andrew Instone-Cowie" w:date="2025-07-09T16:00:00Z" w16du:dateUtc="2025-07-09T15:00:00Z"/>
          <w:rFonts w:eastAsiaTheme="minorEastAsia"/>
          <w:noProof/>
          <w:kern w:val="2"/>
          <w:sz w:val="24"/>
          <w:szCs w:val="24"/>
          <w:lang w:eastAsia="en-GB"/>
          <w14:ligatures w14:val="standardContextual"/>
        </w:rPr>
        <w:pPrChange w:id="978" w:author="Andrew Instone-Cowie" w:date="2025-07-09T16:01:00Z" w16du:dateUtc="2025-07-09T15:01:00Z">
          <w:pPr>
            <w:pStyle w:val="TableofFigures"/>
            <w:tabs>
              <w:tab w:val="right" w:leader="dot" w:pos="9016"/>
            </w:tabs>
          </w:pPr>
        </w:pPrChange>
      </w:pPr>
      <w:ins w:id="97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"_Toc202969341"</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37 – Duplicated Sensor Signals Illustration</w:t>
        </w:r>
        <w:r>
          <w:rPr>
            <w:noProof/>
            <w:webHidden/>
          </w:rPr>
          <w:tab/>
        </w:r>
        <w:r>
          <w:rPr>
            <w:noProof/>
            <w:webHidden/>
          </w:rPr>
          <w:fldChar w:fldCharType="begin"/>
        </w:r>
        <w:r>
          <w:rPr>
            <w:noProof/>
            <w:webHidden/>
          </w:rPr>
          <w:instrText xml:space="preserve"> PAGEREF _Toc202969341 \h </w:instrText>
        </w:r>
        <w:r>
          <w:rPr>
            <w:noProof/>
            <w:webHidden/>
          </w:rPr>
        </w:r>
        <w:r>
          <w:rPr>
            <w:noProof/>
            <w:webHidden/>
          </w:rPr>
          <w:fldChar w:fldCharType="separate"/>
        </w:r>
      </w:ins>
      <w:ins w:id="980" w:author="Andrew Instone-Cowie" w:date="2025-07-09T16:02:00Z" w16du:dateUtc="2025-07-09T15:02:00Z">
        <w:r>
          <w:rPr>
            <w:noProof/>
            <w:webHidden/>
          </w:rPr>
          <w:t>62</w:t>
        </w:r>
      </w:ins>
      <w:ins w:id="981" w:author="Andrew Instone-Cowie" w:date="2025-07-09T16:00:00Z" w16du:dateUtc="2025-07-09T15:00:00Z">
        <w:r>
          <w:rPr>
            <w:noProof/>
            <w:webHidden/>
          </w:rPr>
          <w:fldChar w:fldCharType="end"/>
        </w:r>
        <w:r w:rsidRPr="00A65ABF">
          <w:rPr>
            <w:rStyle w:val="Hyperlink"/>
            <w:noProof/>
          </w:rPr>
          <w:fldChar w:fldCharType="end"/>
        </w:r>
      </w:ins>
    </w:p>
    <w:p w14:paraId="6E9A6E37" w14:textId="7E5F169B" w:rsidR="00044299" w:rsidRDefault="00044299" w:rsidP="00044299">
      <w:pPr>
        <w:pStyle w:val="TableofFigures"/>
        <w:tabs>
          <w:tab w:val="right" w:leader="dot" w:pos="9016"/>
        </w:tabs>
        <w:spacing w:after="120"/>
        <w:rPr>
          <w:ins w:id="982" w:author="Andrew Instone-Cowie" w:date="2025-07-09T16:00:00Z" w16du:dateUtc="2025-07-09T15:00:00Z"/>
          <w:rFonts w:eastAsiaTheme="minorEastAsia"/>
          <w:noProof/>
          <w:kern w:val="2"/>
          <w:sz w:val="24"/>
          <w:szCs w:val="24"/>
          <w:lang w:eastAsia="en-GB"/>
          <w14:ligatures w14:val="standardContextual"/>
        </w:rPr>
        <w:pPrChange w:id="983" w:author="Andrew Instone-Cowie" w:date="2025-07-09T16:01:00Z" w16du:dateUtc="2025-07-09T15:01:00Z">
          <w:pPr>
            <w:pStyle w:val="TableofFigures"/>
            <w:tabs>
              <w:tab w:val="right" w:leader="dot" w:pos="9016"/>
            </w:tabs>
          </w:pPr>
        </w:pPrChange>
      </w:pPr>
      <w:ins w:id="98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"_Toc202969342"</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38 – Variable Odd-Struckness Illustration</w:t>
        </w:r>
        <w:r>
          <w:rPr>
            <w:noProof/>
            <w:webHidden/>
          </w:rPr>
          <w:tab/>
        </w:r>
        <w:r>
          <w:rPr>
            <w:noProof/>
            <w:webHidden/>
          </w:rPr>
          <w:fldChar w:fldCharType="begin"/>
        </w:r>
        <w:r>
          <w:rPr>
            <w:noProof/>
            <w:webHidden/>
          </w:rPr>
          <w:instrText xml:space="preserve"> PAGEREF _Toc202969342 \h </w:instrText>
        </w:r>
        <w:r>
          <w:rPr>
            <w:noProof/>
            <w:webHidden/>
          </w:rPr>
        </w:r>
        <w:r>
          <w:rPr>
            <w:noProof/>
            <w:webHidden/>
          </w:rPr>
          <w:fldChar w:fldCharType="separate"/>
        </w:r>
      </w:ins>
      <w:ins w:id="985" w:author="Andrew Instone-Cowie" w:date="2025-07-09T16:02:00Z" w16du:dateUtc="2025-07-09T15:02:00Z">
        <w:r>
          <w:rPr>
            <w:noProof/>
            <w:webHidden/>
          </w:rPr>
          <w:t>63</w:t>
        </w:r>
      </w:ins>
      <w:ins w:id="986" w:author="Andrew Instone-Cowie" w:date="2025-07-09T16:00:00Z" w16du:dateUtc="2025-07-09T15:00:00Z">
        <w:r>
          <w:rPr>
            <w:noProof/>
            <w:webHidden/>
          </w:rPr>
          <w:fldChar w:fldCharType="end"/>
        </w:r>
        <w:r w:rsidRPr="00A65ABF">
          <w:rPr>
            <w:rStyle w:val="Hyperlink"/>
            <w:noProof/>
          </w:rPr>
          <w:fldChar w:fldCharType="end"/>
        </w:r>
      </w:ins>
    </w:p>
    <w:p w14:paraId="3583347C" w14:textId="2DE88A0B" w:rsidR="00044299" w:rsidRDefault="00044299" w:rsidP="00044299">
      <w:pPr>
        <w:pStyle w:val="TableofFigures"/>
        <w:tabs>
          <w:tab w:val="right" w:leader="dot" w:pos="9016"/>
        </w:tabs>
        <w:spacing w:after="120"/>
        <w:rPr>
          <w:ins w:id="987" w:author="Andrew Instone-Cowie" w:date="2025-07-09T16:00:00Z" w16du:dateUtc="2025-07-09T15:00:00Z"/>
          <w:rFonts w:eastAsiaTheme="minorEastAsia"/>
          <w:noProof/>
          <w:kern w:val="2"/>
          <w:sz w:val="24"/>
          <w:szCs w:val="24"/>
          <w:lang w:eastAsia="en-GB"/>
          <w14:ligatures w14:val="standardContextual"/>
        </w:rPr>
        <w:pPrChange w:id="988" w:author="Andrew Instone-Cowie" w:date="2025-07-09T16:01:00Z" w16du:dateUtc="2025-07-09T15:01:00Z">
          <w:pPr>
            <w:pStyle w:val="TableofFigures"/>
            <w:tabs>
              <w:tab w:val="right" w:leader="dot" w:pos="9016"/>
            </w:tabs>
          </w:pPr>
        </w:pPrChange>
      </w:pPr>
      <w:ins w:id="98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"_Toc202969343"</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39 – Simulator Interface Latency</w:t>
        </w:r>
        <w:r>
          <w:rPr>
            <w:noProof/>
            <w:webHidden/>
          </w:rPr>
          <w:tab/>
        </w:r>
        <w:r>
          <w:rPr>
            <w:noProof/>
            <w:webHidden/>
          </w:rPr>
          <w:fldChar w:fldCharType="begin"/>
        </w:r>
        <w:r>
          <w:rPr>
            <w:noProof/>
            <w:webHidden/>
          </w:rPr>
          <w:instrText xml:space="preserve"> PAGEREF _Toc202969343 \h </w:instrText>
        </w:r>
        <w:r>
          <w:rPr>
            <w:noProof/>
            <w:webHidden/>
          </w:rPr>
        </w:r>
        <w:r>
          <w:rPr>
            <w:noProof/>
            <w:webHidden/>
          </w:rPr>
          <w:fldChar w:fldCharType="separate"/>
        </w:r>
      </w:ins>
      <w:ins w:id="990" w:author="Andrew Instone-Cowie" w:date="2025-07-09T16:02:00Z" w16du:dateUtc="2025-07-09T15:02:00Z">
        <w:r>
          <w:rPr>
            <w:noProof/>
            <w:webHidden/>
          </w:rPr>
          <w:t>64</w:t>
        </w:r>
      </w:ins>
      <w:ins w:id="991" w:author="Andrew Instone-Cowie" w:date="2025-07-09T16:00:00Z" w16du:dateUtc="2025-07-09T15:00:00Z">
        <w:r>
          <w:rPr>
            <w:noProof/>
            <w:webHidden/>
          </w:rPr>
          <w:fldChar w:fldCharType="end"/>
        </w:r>
        <w:r w:rsidRPr="00A65ABF">
          <w:rPr>
            <w:rStyle w:val="Hyperlink"/>
            <w:noProof/>
          </w:rPr>
          <w:fldChar w:fldCharType="end"/>
        </w:r>
      </w:ins>
    </w:p>
    <w:p w14:paraId="0581404F" w14:textId="464E3A14" w:rsidR="00044299" w:rsidRDefault="00044299" w:rsidP="00044299">
      <w:pPr>
        <w:pStyle w:val="TableofFigures"/>
        <w:tabs>
          <w:tab w:val="right" w:leader="dot" w:pos="9016"/>
        </w:tabs>
        <w:spacing w:after="120"/>
        <w:rPr>
          <w:ins w:id="992" w:author="Andrew Instone-Cowie" w:date="2025-07-09T16:00:00Z" w16du:dateUtc="2025-07-09T15:00:00Z"/>
          <w:rFonts w:eastAsiaTheme="minorEastAsia"/>
          <w:noProof/>
          <w:kern w:val="2"/>
          <w:sz w:val="24"/>
          <w:szCs w:val="24"/>
          <w:lang w:eastAsia="en-GB"/>
          <w14:ligatures w14:val="standardContextual"/>
        </w:rPr>
        <w:pPrChange w:id="993" w:author="Andrew Instone-Cowie" w:date="2025-07-09T16:01:00Z" w16du:dateUtc="2025-07-09T15:01:00Z">
          <w:pPr>
            <w:pStyle w:val="TableofFigures"/>
            <w:tabs>
              <w:tab w:val="right" w:leader="dot" w:pos="9016"/>
            </w:tabs>
          </w:pPr>
        </w:pPrChange>
      </w:pPr>
      <w:ins w:id="99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"_Toc202969344"</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40 – Logic Analyser Decode</w:t>
        </w:r>
        <w:r>
          <w:rPr>
            <w:noProof/>
            <w:webHidden/>
          </w:rPr>
          <w:tab/>
        </w:r>
        <w:r>
          <w:rPr>
            <w:noProof/>
            <w:webHidden/>
          </w:rPr>
          <w:fldChar w:fldCharType="begin"/>
        </w:r>
        <w:r>
          <w:rPr>
            <w:noProof/>
            <w:webHidden/>
          </w:rPr>
          <w:instrText xml:space="preserve"> PAGEREF _Toc202969344 \h </w:instrText>
        </w:r>
        <w:r>
          <w:rPr>
            <w:noProof/>
            <w:webHidden/>
          </w:rPr>
        </w:r>
        <w:r>
          <w:rPr>
            <w:noProof/>
            <w:webHidden/>
          </w:rPr>
          <w:fldChar w:fldCharType="separate"/>
        </w:r>
      </w:ins>
      <w:ins w:id="995" w:author="Andrew Instone-Cowie" w:date="2025-07-09T16:02:00Z" w16du:dateUtc="2025-07-09T15:02:00Z">
        <w:r>
          <w:rPr>
            <w:noProof/>
            <w:webHidden/>
          </w:rPr>
          <w:t>65</w:t>
        </w:r>
      </w:ins>
      <w:ins w:id="996" w:author="Andrew Instone-Cowie" w:date="2025-07-09T16:00:00Z" w16du:dateUtc="2025-07-09T15:00:00Z">
        <w:r>
          <w:rPr>
            <w:noProof/>
            <w:webHidden/>
          </w:rPr>
          <w:fldChar w:fldCharType="end"/>
        </w:r>
        <w:r w:rsidRPr="00A65ABF">
          <w:rPr>
            <w:rStyle w:val="Hyperlink"/>
            <w:noProof/>
          </w:rPr>
          <w:fldChar w:fldCharType="end"/>
        </w:r>
      </w:ins>
    </w:p>
    <w:p w14:paraId="4A8CC036" w14:textId="02B0EEB8" w:rsidR="00044299" w:rsidRDefault="00044299" w:rsidP="00044299">
      <w:pPr>
        <w:pStyle w:val="TableofFigures"/>
        <w:tabs>
          <w:tab w:val="right" w:leader="dot" w:pos="9016"/>
        </w:tabs>
        <w:spacing w:after="120"/>
        <w:rPr>
          <w:ins w:id="997" w:author="Andrew Instone-Cowie" w:date="2025-07-09T16:00:00Z" w16du:dateUtc="2025-07-09T15:00:00Z"/>
          <w:rFonts w:eastAsiaTheme="minorEastAsia"/>
          <w:noProof/>
          <w:kern w:val="2"/>
          <w:sz w:val="24"/>
          <w:szCs w:val="24"/>
          <w:lang w:eastAsia="en-GB"/>
          <w14:ligatures w14:val="standardContextual"/>
        </w:rPr>
        <w:pPrChange w:id="998" w:author="Andrew Instone-Cowie" w:date="2025-07-09T16:01:00Z" w16du:dateUtc="2025-07-09T15:01:00Z">
          <w:pPr>
            <w:pStyle w:val="TableofFigures"/>
            <w:tabs>
              <w:tab w:val="right" w:leader="dot" w:pos="9016"/>
            </w:tabs>
          </w:pPr>
        </w:pPrChange>
      </w:pPr>
      <w:ins w:id="99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"_Toc202969345"</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41 – Example of a USB-to-Serial Adapter</w:t>
        </w:r>
        <w:r>
          <w:rPr>
            <w:noProof/>
            <w:webHidden/>
          </w:rPr>
          <w:tab/>
        </w:r>
        <w:r>
          <w:rPr>
            <w:noProof/>
            <w:webHidden/>
          </w:rPr>
          <w:fldChar w:fldCharType="begin"/>
        </w:r>
        <w:r>
          <w:rPr>
            <w:noProof/>
            <w:webHidden/>
          </w:rPr>
          <w:instrText xml:space="preserve"> PAGEREF _Toc202969345 \h </w:instrText>
        </w:r>
        <w:r>
          <w:rPr>
            <w:noProof/>
            <w:webHidden/>
          </w:rPr>
        </w:r>
        <w:r>
          <w:rPr>
            <w:noProof/>
            <w:webHidden/>
          </w:rPr>
          <w:fldChar w:fldCharType="separate"/>
        </w:r>
      </w:ins>
      <w:ins w:id="1000" w:author="Andrew Instone-Cowie" w:date="2025-07-09T16:02:00Z" w16du:dateUtc="2025-07-09T15:02:00Z">
        <w:r>
          <w:rPr>
            <w:noProof/>
            <w:webHidden/>
          </w:rPr>
          <w:t>67</w:t>
        </w:r>
      </w:ins>
      <w:ins w:id="1001" w:author="Andrew Instone-Cowie" w:date="2025-07-09T16:00:00Z" w16du:dateUtc="2025-07-09T15:00:00Z">
        <w:r>
          <w:rPr>
            <w:noProof/>
            <w:webHidden/>
          </w:rPr>
          <w:fldChar w:fldCharType="end"/>
        </w:r>
        <w:r w:rsidRPr="00A65ABF">
          <w:rPr>
            <w:rStyle w:val="Hyperlink"/>
            <w:noProof/>
          </w:rPr>
          <w:fldChar w:fldCharType="end"/>
        </w:r>
      </w:ins>
    </w:p>
    <w:p w14:paraId="14B6A339" w14:textId="4285BE8A" w:rsidR="00044299" w:rsidRDefault="00044299" w:rsidP="00044299">
      <w:pPr>
        <w:pStyle w:val="TableofFigures"/>
        <w:tabs>
          <w:tab w:val="right" w:leader="dot" w:pos="9016"/>
        </w:tabs>
        <w:spacing w:after="120"/>
        <w:rPr>
          <w:ins w:id="1002" w:author="Andrew Instone-Cowie" w:date="2025-07-09T16:00:00Z" w16du:dateUtc="2025-07-09T15:00:00Z"/>
          <w:rFonts w:eastAsiaTheme="minorEastAsia"/>
          <w:noProof/>
          <w:kern w:val="2"/>
          <w:sz w:val="24"/>
          <w:szCs w:val="24"/>
          <w:lang w:eastAsia="en-GB"/>
          <w14:ligatures w14:val="standardContextual"/>
        </w:rPr>
        <w:pPrChange w:id="1003" w:author="Andrew Instone-Cowie" w:date="2025-07-09T16:01:00Z" w16du:dateUtc="2025-07-09T15:01:00Z">
          <w:pPr>
            <w:pStyle w:val="TableofFigures"/>
            <w:tabs>
              <w:tab w:val="right" w:leader="dot" w:pos="9016"/>
            </w:tabs>
          </w:pPr>
        </w:pPrChange>
      </w:pPr>
      <w:ins w:id="100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"_Toc202969346"</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42 – Prolific Driver Installation</w:t>
        </w:r>
        <w:r>
          <w:rPr>
            <w:noProof/>
            <w:webHidden/>
          </w:rPr>
          <w:tab/>
        </w:r>
        <w:r>
          <w:rPr>
            <w:noProof/>
            <w:webHidden/>
          </w:rPr>
          <w:fldChar w:fldCharType="begin"/>
        </w:r>
        <w:r>
          <w:rPr>
            <w:noProof/>
            <w:webHidden/>
          </w:rPr>
          <w:instrText xml:space="preserve"> PAGEREF _Toc202969346 \h </w:instrText>
        </w:r>
        <w:r>
          <w:rPr>
            <w:noProof/>
            <w:webHidden/>
          </w:rPr>
        </w:r>
        <w:r>
          <w:rPr>
            <w:noProof/>
            <w:webHidden/>
          </w:rPr>
          <w:fldChar w:fldCharType="separate"/>
        </w:r>
      </w:ins>
      <w:ins w:id="1005" w:author="Andrew Instone-Cowie" w:date="2025-07-09T16:02:00Z" w16du:dateUtc="2025-07-09T15:02:00Z">
        <w:r>
          <w:rPr>
            <w:noProof/>
            <w:webHidden/>
          </w:rPr>
          <w:t>68</w:t>
        </w:r>
      </w:ins>
      <w:ins w:id="1006" w:author="Andrew Instone-Cowie" w:date="2025-07-09T16:00:00Z" w16du:dateUtc="2025-07-09T15:00:00Z">
        <w:r>
          <w:rPr>
            <w:noProof/>
            <w:webHidden/>
          </w:rPr>
          <w:fldChar w:fldCharType="end"/>
        </w:r>
        <w:r w:rsidRPr="00A65ABF">
          <w:rPr>
            <w:rStyle w:val="Hyperlink"/>
            <w:noProof/>
          </w:rPr>
          <w:fldChar w:fldCharType="end"/>
        </w:r>
      </w:ins>
    </w:p>
    <w:p w14:paraId="3DA07FC0" w14:textId="2BB50F7E" w:rsidR="00044299" w:rsidRDefault="00044299" w:rsidP="00044299">
      <w:pPr>
        <w:pStyle w:val="TableofFigures"/>
        <w:tabs>
          <w:tab w:val="right" w:leader="dot" w:pos="9016"/>
        </w:tabs>
        <w:spacing w:after="120"/>
        <w:rPr>
          <w:ins w:id="1007" w:author="Andrew Instone-Cowie" w:date="2025-07-09T16:00:00Z" w16du:dateUtc="2025-07-09T15:00:00Z"/>
          <w:rFonts w:eastAsiaTheme="minorEastAsia"/>
          <w:noProof/>
          <w:kern w:val="2"/>
          <w:sz w:val="24"/>
          <w:szCs w:val="24"/>
          <w:lang w:eastAsia="en-GB"/>
          <w14:ligatures w14:val="standardContextual"/>
        </w:rPr>
        <w:pPrChange w:id="1008" w:author="Andrew Instone-Cowie" w:date="2025-07-09T16:01:00Z" w16du:dateUtc="2025-07-09T15:01:00Z">
          <w:pPr>
            <w:pStyle w:val="TableofFigures"/>
            <w:tabs>
              <w:tab w:val="right" w:leader="dot" w:pos="9016"/>
            </w:tabs>
          </w:pPr>
        </w:pPrChange>
      </w:pPr>
      <w:ins w:id="100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"_Toc202969347"</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43 – Driver Installation Complete</w:t>
        </w:r>
        <w:r>
          <w:rPr>
            <w:noProof/>
            <w:webHidden/>
          </w:rPr>
          <w:tab/>
        </w:r>
        <w:r>
          <w:rPr>
            <w:noProof/>
            <w:webHidden/>
          </w:rPr>
          <w:fldChar w:fldCharType="begin"/>
        </w:r>
        <w:r>
          <w:rPr>
            <w:noProof/>
            <w:webHidden/>
          </w:rPr>
          <w:instrText xml:space="preserve"> PAGEREF _Toc202969347 \h </w:instrText>
        </w:r>
        <w:r>
          <w:rPr>
            <w:noProof/>
            <w:webHidden/>
          </w:rPr>
        </w:r>
        <w:r>
          <w:rPr>
            <w:noProof/>
            <w:webHidden/>
          </w:rPr>
          <w:fldChar w:fldCharType="separate"/>
        </w:r>
      </w:ins>
      <w:ins w:id="1010" w:author="Andrew Instone-Cowie" w:date="2025-07-09T16:02:00Z" w16du:dateUtc="2025-07-09T15:02:00Z">
        <w:r>
          <w:rPr>
            <w:noProof/>
            <w:webHidden/>
          </w:rPr>
          <w:t>69</w:t>
        </w:r>
      </w:ins>
      <w:ins w:id="1011" w:author="Andrew Instone-Cowie" w:date="2025-07-09T16:00:00Z" w16du:dateUtc="2025-07-09T15:00:00Z">
        <w:r>
          <w:rPr>
            <w:noProof/>
            <w:webHidden/>
          </w:rPr>
          <w:fldChar w:fldCharType="end"/>
        </w:r>
        <w:r w:rsidRPr="00A65ABF">
          <w:rPr>
            <w:rStyle w:val="Hyperlink"/>
            <w:noProof/>
          </w:rPr>
          <w:fldChar w:fldCharType="end"/>
        </w:r>
      </w:ins>
    </w:p>
    <w:p w14:paraId="5151AB83" w14:textId="55C0BBB6" w:rsidR="00044299" w:rsidRDefault="00044299" w:rsidP="00044299">
      <w:pPr>
        <w:pStyle w:val="TableofFigures"/>
        <w:tabs>
          <w:tab w:val="right" w:leader="dot" w:pos="9016"/>
        </w:tabs>
        <w:spacing w:after="120"/>
        <w:rPr>
          <w:ins w:id="1012" w:author="Andrew Instone-Cowie" w:date="2025-07-09T16:00:00Z" w16du:dateUtc="2025-07-09T15:00:00Z"/>
          <w:rFonts w:eastAsiaTheme="minorEastAsia"/>
          <w:noProof/>
          <w:kern w:val="2"/>
          <w:sz w:val="24"/>
          <w:szCs w:val="24"/>
          <w:lang w:eastAsia="en-GB"/>
          <w14:ligatures w14:val="standardContextual"/>
        </w:rPr>
        <w:pPrChange w:id="1013" w:author="Andrew Instone-Cowie" w:date="2025-07-09T16:01:00Z" w16du:dateUtc="2025-07-09T15:01:00Z">
          <w:pPr>
            <w:pStyle w:val="TableofFigures"/>
            <w:tabs>
              <w:tab w:val="right" w:leader="dot" w:pos="9016"/>
            </w:tabs>
          </w:pPr>
        </w:pPrChange>
      </w:pPr>
      <w:ins w:id="101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"_Toc202969348"</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44 – Found New Hardware Message</w:t>
        </w:r>
        <w:r>
          <w:rPr>
            <w:noProof/>
            <w:webHidden/>
          </w:rPr>
          <w:tab/>
        </w:r>
        <w:r>
          <w:rPr>
            <w:noProof/>
            <w:webHidden/>
          </w:rPr>
          <w:fldChar w:fldCharType="begin"/>
        </w:r>
        <w:r>
          <w:rPr>
            <w:noProof/>
            <w:webHidden/>
          </w:rPr>
          <w:instrText xml:space="preserve"> PAGEREF _Toc202969348 \h </w:instrText>
        </w:r>
        <w:r>
          <w:rPr>
            <w:noProof/>
            <w:webHidden/>
          </w:rPr>
        </w:r>
        <w:r>
          <w:rPr>
            <w:noProof/>
            <w:webHidden/>
          </w:rPr>
          <w:fldChar w:fldCharType="separate"/>
        </w:r>
      </w:ins>
      <w:ins w:id="1015" w:author="Andrew Instone-Cowie" w:date="2025-07-09T16:02:00Z" w16du:dateUtc="2025-07-09T15:02:00Z">
        <w:r>
          <w:rPr>
            <w:noProof/>
            <w:webHidden/>
          </w:rPr>
          <w:t>69</w:t>
        </w:r>
      </w:ins>
      <w:ins w:id="1016" w:author="Andrew Instone-Cowie" w:date="2025-07-09T16:00:00Z" w16du:dateUtc="2025-07-09T15:00:00Z">
        <w:r>
          <w:rPr>
            <w:noProof/>
            <w:webHidden/>
          </w:rPr>
          <w:fldChar w:fldCharType="end"/>
        </w:r>
        <w:r w:rsidRPr="00A65ABF">
          <w:rPr>
            <w:rStyle w:val="Hyperlink"/>
            <w:noProof/>
          </w:rPr>
          <w:fldChar w:fldCharType="end"/>
        </w:r>
      </w:ins>
    </w:p>
    <w:p w14:paraId="452D945C" w14:textId="12E2C61B" w:rsidR="00044299" w:rsidRDefault="00044299" w:rsidP="00044299">
      <w:pPr>
        <w:pStyle w:val="TableofFigures"/>
        <w:tabs>
          <w:tab w:val="right" w:leader="dot" w:pos="9016"/>
        </w:tabs>
        <w:spacing w:after="120"/>
        <w:rPr>
          <w:ins w:id="1017" w:author="Andrew Instone-Cowie" w:date="2025-07-09T16:00:00Z" w16du:dateUtc="2025-07-09T15:00:00Z"/>
          <w:rFonts w:eastAsiaTheme="minorEastAsia"/>
          <w:noProof/>
          <w:kern w:val="2"/>
          <w:sz w:val="24"/>
          <w:szCs w:val="24"/>
          <w:lang w:eastAsia="en-GB"/>
          <w14:ligatures w14:val="standardContextual"/>
        </w:rPr>
        <w:pPrChange w:id="1018" w:author="Andrew Instone-Cowie" w:date="2025-07-09T16:01:00Z" w16du:dateUtc="2025-07-09T15:01:00Z">
          <w:pPr>
            <w:pStyle w:val="TableofFigures"/>
            <w:tabs>
              <w:tab w:val="right" w:leader="dot" w:pos="9016"/>
            </w:tabs>
          </w:pPr>
        </w:pPrChange>
      </w:pPr>
      <w:ins w:id="101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"_Toc202969349"</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45 – My Computer Context Menu (Windows XP)</w:t>
        </w:r>
        <w:r>
          <w:rPr>
            <w:noProof/>
            <w:webHidden/>
          </w:rPr>
          <w:tab/>
        </w:r>
        <w:r>
          <w:rPr>
            <w:noProof/>
            <w:webHidden/>
          </w:rPr>
          <w:fldChar w:fldCharType="begin"/>
        </w:r>
        <w:r>
          <w:rPr>
            <w:noProof/>
            <w:webHidden/>
          </w:rPr>
          <w:instrText xml:space="preserve"> PAGEREF _Toc202969349 \h </w:instrText>
        </w:r>
        <w:r>
          <w:rPr>
            <w:noProof/>
            <w:webHidden/>
          </w:rPr>
        </w:r>
        <w:r>
          <w:rPr>
            <w:noProof/>
            <w:webHidden/>
          </w:rPr>
          <w:fldChar w:fldCharType="separate"/>
        </w:r>
      </w:ins>
      <w:ins w:id="1020" w:author="Andrew Instone-Cowie" w:date="2025-07-09T16:02:00Z" w16du:dateUtc="2025-07-09T15:02:00Z">
        <w:r>
          <w:rPr>
            <w:noProof/>
            <w:webHidden/>
          </w:rPr>
          <w:t>70</w:t>
        </w:r>
      </w:ins>
      <w:ins w:id="1021" w:author="Andrew Instone-Cowie" w:date="2025-07-09T16:00:00Z" w16du:dateUtc="2025-07-09T15:00:00Z">
        <w:r>
          <w:rPr>
            <w:noProof/>
            <w:webHidden/>
          </w:rPr>
          <w:fldChar w:fldCharType="end"/>
        </w:r>
        <w:r w:rsidRPr="00A65ABF">
          <w:rPr>
            <w:rStyle w:val="Hyperlink"/>
            <w:noProof/>
          </w:rPr>
          <w:fldChar w:fldCharType="end"/>
        </w:r>
      </w:ins>
    </w:p>
    <w:p w14:paraId="00A16A1D" w14:textId="6A1574E9" w:rsidR="00044299" w:rsidRDefault="00044299" w:rsidP="00044299">
      <w:pPr>
        <w:pStyle w:val="TableofFigures"/>
        <w:tabs>
          <w:tab w:val="right" w:leader="dot" w:pos="9016"/>
        </w:tabs>
        <w:spacing w:after="120"/>
        <w:rPr>
          <w:ins w:id="1022" w:author="Andrew Instone-Cowie" w:date="2025-07-09T16:00:00Z" w16du:dateUtc="2025-07-09T15:00:00Z"/>
          <w:rFonts w:eastAsiaTheme="minorEastAsia"/>
          <w:noProof/>
          <w:kern w:val="2"/>
          <w:sz w:val="24"/>
          <w:szCs w:val="24"/>
          <w:lang w:eastAsia="en-GB"/>
          <w14:ligatures w14:val="standardContextual"/>
        </w:rPr>
        <w:pPrChange w:id="1023" w:author="Andrew Instone-Cowie" w:date="2025-07-09T16:01:00Z" w16du:dateUtc="2025-07-09T15:01:00Z">
          <w:pPr>
            <w:pStyle w:val="TableofFigures"/>
            <w:tabs>
              <w:tab w:val="right" w:leader="dot" w:pos="9016"/>
            </w:tabs>
          </w:pPr>
        </w:pPrChange>
      </w:pPr>
      <w:ins w:id="102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"_Toc202969350"</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46 – Computer Context Menu (Windows 7)</w:t>
        </w:r>
        <w:r>
          <w:rPr>
            <w:noProof/>
            <w:webHidden/>
          </w:rPr>
          <w:tab/>
        </w:r>
        <w:r>
          <w:rPr>
            <w:noProof/>
            <w:webHidden/>
          </w:rPr>
          <w:fldChar w:fldCharType="begin"/>
        </w:r>
        <w:r>
          <w:rPr>
            <w:noProof/>
            <w:webHidden/>
          </w:rPr>
          <w:instrText xml:space="preserve"> PAGEREF _Toc202969350 \h </w:instrText>
        </w:r>
        <w:r>
          <w:rPr>
            <w:noProof/>
            <w:webHidden/>
          </w:rPr>
        </w:r>
        <w:r>
          <w:rPr>
            <w:noProof/>
            <w:webHidden/>
          </w:rPr>
          <w:fldChar w:fldCharType="separate"/>
        </w:r>
      </w:ins>
      <w:ins w:id="1025" w:author="Andrew Instone-Cowie" w:date="2025-07-09T16:02:00Z" w16du:dateUtc="2025-07-09T15:02:00Z">
        <w:r>
          <w:rPr>
            <w:noProof/>
            <w:webHidden/>
          </w:rPr>
          <w:t>70</w:t>
        </w:r>
      </w:ins>
      <w:ins w:id="1026" w:author="Andrew Instone-Cowie" w:date="2025-07-09T16:00:00Z" w16du:dateUtc="2025-07-09T15:00:00Z">
        <w:r>
          <w:rPr>
            <w:noProof/>
            <w:webHidden/>
          </w:rPr>
          <w:fldChar w:fldCharType="end"/>
        </w:r>
        <w:r w:rsidRPr="00A65ABF">
          <w:rPr>
            <w:rStyle w:val="Hyperlink"/>
            <w:noProof/>
          </w:rPr>
          <w:fldChar w:fldCharType="end"/>
        </w:r>
      </w:ins>
    </w:p>
    <w:p w14:paraId="4B708219" w14:textId="4127620C" w:rsidR="00044299" w:rsidRDefault="00044299" w:rsidP="00044299">
      <w:pPr>
        <w:pStyle w:val="TableofFigures"/>
        <w:tabs>
          <w:tab w:val="right" w:leader="dot" w:pos="9016"/>
        </w:tabs>
        <w:spacing w:after="120"/>
        <w:rPr>
          <w:ins w:id="1027" w:author="Andrew Instone-Cowie" w:date="2025-07-09T16:00:00Z" w16du:dateUtc="2025-07-09T15:00:00Z"/>
          <w:rFonts w:eastAsiaTheme="minorEastAsia"/>
          <w:noProof/>
          <w:kern w:val="2"/>
          <w:sz w:val="24"/>
          <w:szCs w:val="24"/>
          <w:lang w:eastAsia="en-GB"/>
          <w14:ligatures w14:val="standardContextual"/>
        </w:rPr>
        <w:pPrChange w:id="1028" w:author="Andrew Instone-Cowie" w:date="2025-07-09T16:01:00Z" w16du:dateUtc="2025-07-09T15:01:00Z">
          <w:pPr>
            <w:pStyle w:val="TableofFigures"/>
            <w:tabs>
              <w:tab w:val="right" w:leader="dot" w:pos="9016"/>
            </w:tabs>
          </w:pPr>
        </w:pPrChange>
      </w:pPr>
      <w:ins w:id="102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"_Toc202969351"</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47 – System Properties Hardware Tab (Windows XP)</w:t>
        </w:r>
        <w:r>
          <w:rPr>
            <w:noProof/>
            <w:webHidden/>
          </w:rPr>
          <w:tab/>
        </w:r>
        <w:r>
          <w:rPr>
            <w:noProof/>
            <w:webHidden/>
          </w:rPr>
          <w:fldChar w:fldCharType="begin"/>
        </w:r>
        <w:r>
          <w:rPr>
            <w:noProof/>
            <w:webHidden/>
          </w:rPr>
          <w:instrText xml:space="preserve"> PAGEREF _Toc202969351 \h </w:instrText>
        </w:r>
        <w:r>
          <w:rPr>
            <w:noProof/>
            <w:webHidden/>
          </w:rPr>
        </w:r>
        <w:r>
          <w:rPr>
            <w:noProof/>
            <w:webHidden/>
          </w:rPr>
          <w:fldChar w:fldCharType="separate"/>
        </w:r>
      </w:ins>
      <w:ins w:id="1030" w:author="Andrew Instone-Cowie" w:date="2025-07-09T16:02:00Z" w16du:dateUtc="2025-07-09T15:02:00Z">
        <w:r>
          <w:rPr>
            <w:noProof/>
            <w:webHidden/>
          </w:rPr>
          <w:t>71</w:t>
        </w:r>
      </w:ins>
      <w:ins w:id="1031" w:author="Andrew Instone-Cowie" w:date="2025-07-09T16:00:00Z" w16du:dateUtc="2025-07-09T15:00:00Z">
        <w:r>
          <w:rPr>
            <w:noProof/>
            <w:webHidden/>
          </w:rPr>
          <w:fldChar w:fldCharType="end"/>
        </w:r>
        <w:r w:rsidRPr="00A65ABF">
          <w:rPr>
            <w:rStyle w:val="Hyperlink"/>
            <w:noProof/>
          </w:rPr>
          <w:fldChar w:fldCharType="end"/>
        </w:r>
      </w:ins>
    </w:p>
    <w:p w14:paraId="363BCF54" w14:textId="723759E4" w:rsidR="00044299" w:rsidRDefault="00044299" w:rsidP="00044299">
      <w:pPr>
        <w:pStyle w:val="TableofFigures"/>
        <w:tabs>
          <w:tab w:val="right" w:leader="dot" w:pos="9016"/>
        </w:tabs>
        <w:spacing w:after="120"/>
        <w:rPr>
          <w:ins w:id="1032" w:author="Andrew Instone-Cowie" w:date="2025-07-09T16:00:00Z" w16du:dateUtc="2025-07-09T15:00:00Z"/>
          <w:rFonts w:eastAsiaTheme="minorEastAsia"/>
          <w:noProof/>
          <w:kern w:val="2"/>
          <w:sz w:val="24"/>
          <w:szCs w:val="24"/>
          <w:lang w:eastAsia="en-GB"/>
          <w14:ligatures w14:val="standardContextual"/>
        </w:rPr>
        <w:pPrChange w:id="1033" w:author="Andrew Instone-Cowie" w:date="2025-07-09T16:01:00Z" w16du:dateUtc="2025-07-09T15:01:00Z">
          <w:pPr>
            <w:pStyle w:val="TableofFigures"/>
            <w:tabs>
              <w:tab w:val="right" w:leader="dot" w:pos="9016"/>
            </w:tabs>
          </w:pPr>
        </w:pPrChange>
      </w:pPr>
      <w:ins w:id="103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"_Toc202969352"</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48 – System Properties Hardware Tab (Windows 7)</w:t>
        </w:r>
        <w:r>
          <w:rPr>
            <w:noProof/>
            <w:webHidden/>
          </w:rPr>
          <w:tab/>
        </w:r>
        <w:r>
          <w:rPr>
            <w:noProof/>
            <w:webHidden/>
          </w:rPr>
          <w:fldChar w:fldCharType="begin"/>
        </w:r>
        <w:r>
          <w:rPr>
            <w:noProof/>
            <w:webHidden/>
          </w:rPr>
          <w:instrText xml:space="preserve"> PAGEREF _Toc202969352 \h </w:instrText>
        </w:r>
        <w:r>
          <w:rPr>
            <w:noProof/>
            <w:webHidden/>
          </w:rPr>
        </w:r>
        <w:r>
          <w:rPr>
            <w:noProof/>
            <w:webHidden/>
          </w:rPr>
          <w:fldChar w:fldCharType="separate"/>
        </w:r>
      </w:ins>
      <w:ins w:id="1035" w:author="Andrew Instone-Cowie" w:date="2025-07-09T16:02:00Z" w16du:dateUtc="2025-07-09T15:02:00Z">
        <w:r>
          <w:rPr>
            <w:noProof/>
            <w:webHidden/>
          </w:rPr>
          <w:t>71</w:t>
        </w:r>
      </w:ins>
      <w:ins w:id="1036" w:author="Andrew Instone-Cowie" w:date="2025-07-09T16:00:00Z" w16du:dateUtc="2025-07-09T15:00:00Z">
        <w:r>
          <w:rPr>
            <w:noProof/>
            <w:webHidden/>
          </w:rPr>
          <w:fldChar w:fldCharType="end"/>
        </w:r>
        <w:r w:rsidRPr="00A65ABF">
          <w:rPr>
            <w:rStyle w:val="Hyperlink"/>
            <w:noProof/>
          </w:rPr>
          <w:fldChar w:fldCharType="end"/>
        </w:r>
      </w:ins>
    </w:p>
    <w:p w14:paraId="2F8D8B14" w14:textId="6AA5DCB5" w:rsidR="00044299" w:rsidRDefault="00044299" w:rsidP="00044299">
      <w:pPr>
        <w:pStyle w:val="TableofFigures"/>
        <w:tabs>
          <w:tab w:val="right" w:leader="dot" w:pos="9016"/>
        </w:tabs>
        <w:spacing w:after="120"/>
        <w:rPr>
          <w:ins w:id="1037" w:author="Andrew Instone-Cowie" w:date="2025-07-09T16:00:00Z" w16du:dateUtc="2025-07-09T15:00:00Z"/>
          <w:rFonts w:eastAsiaTheme="minorEastAsia"/>
          <w:noProof/>
          <w:kern w:val="2"/>
          <w:sz w:val="24"/>
          <w:szCs w:val="24"/>
          <w:lang w:eastAsia="en-GB"/>
          <w14:ligatures w14:val="standardContextual"/>
        </w:rPr>
        <w:pPrChange w:id="1038" w:author="Andrew Instone-Cowie" w:date="2025-07-09T16:01:00Z" w16du:dateUtc="2025-07-09T15:01:00Z">
          <w:pPr>
            <w:pStyle w:val="TableofFigures"/>
            <w:tabs>
              <w:tab w:val="right" w:leader="dot" w:pos="9016"/>
            </w:tabs>
          </w:pPr>
        </w:pPrChange>
      </w:pPr>
      <w:ins w:id="103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"_Toc202969353"</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49 – Device Manager (Driver Installed)</w:t>
        </w:r>
        <w:r>
          <w:rPr>
            <w:noProof/>
            <w:webHidden/>
          </w:rPr>
          <w:tab/>
        </w:r>
        <w:r>
          <w:rPr>
            <w:noProof/>
            <w:webHidden/>
          </w:rPr>
          <w:fldChar w:fldCharType="begin"/>
        </w:r>
        <w:r>
          <w:rPr>
            <w:noProof/>
            <w:webHidden/>
          </w:rPr>
          <w:instrText xml:space="preserve"> PAGEREF _Toc202969353 \h </w:instrText>
        </w:r>
        <w:r>
          <w:rPr>
            <w:noProof/>
            <w:webHidden/>
          </w:rPr>
        </w:r>
        <w:r>
          <w:rPr>
            <w:noProof/>
            <w:webHidden/>
          </w:rPr>
          <w:fldChar w:fldCharType="separate"/>
        </w:r>
      </w:ins>
      <w:ins w:id="1040" w:author="Andrew Instone-Cowie" w:date="2025-07-09T16:02:00Z" w16du:dateUtc="2025-07-09T15:02:00Z">
        <w:r>
          <w:rPr>
            <w:noProof/>
            <w:webHidden/>
          </w:rPr>
          <w:t>72</w:t>
        </w:r>
      </w:ins>
      <w:ins w:id="1041" w:author="Andrew Instone-Cowie" w:date="2025-07-09T16:00:00Z" w16du:dateUtc="2025-07-09T15:00:00Z">
        <w:r>
          <w:rPr>
            <w:noProof/>
            <w:webHidden/>
          </w:rPr>
          <w:fldChar w:fldCharType="end"/>
        </w:r>
        <w:r w:rsidRPr="00A65ABF">
          <w:rPr>
            <w:rStyle w:val="Hyperlink"/>
            <w:noProof/>
          </w:rPr>
          <w:fldChar w:fldCharType="end"/>
        </w:r>
      </w:ins>
    </w:p>
    <w:p w14:paraId="641D55A1" w14:textId="3C221FEF" w:rsidR="00044299" w:rsidRDefault="00044299" w:rsidP="00044299">
      <w:pPr>
        <w:pStyle w:val="TableofFigures"/>
        <w:tabs>
          <w:tab w:val="right" w:leader="dot" w:pos="9016"/>
        </w:tabs>
        <w:spacing w:after="120"/>
        <w:rPr>
          <w:ins w:id="1042" w:author="Andrew Instone-Cowie" w:date="2025-07-09T16:00:00Z" w16du:dateUtc="2025-07-09T15:00:00Z"/>
          <w:rFonts w:eastAsiaTheme="minorEastAsia"/>
          <w:noProof/>
          <w:kern w:val="2"/>
          <w:sz w:val="24"/>
          <w:szCs w:val="24"/>
          <w:lang w:eastAsia="en-GB"/>
          <w14:ligatures w14:val="standardContextual"/>
        </w:rPr>
        <w:pPrChange w:id="1043" w:author="Andrew Instone-Cowie" w:date="2025-07-09T16:01:00Z" w16du:dateUtc="2025-07-09T15:01:00Z">
          <w:pPr>
            <w:pStyle w:val="TableofFigures"/>
            <w:tabs>
              <w:tab w:val="right" w:leader="dot" w:pos="9016"/>
            </w:tabs>
          </w:pPr>
        </w:pPrChange>
      </w:pPr>
      <w:ins w:id="1044" w:author="Andrew Instone-Cowie" w:date="2025-07-09T16:00:00Z" w16du:dateUtc="2025-07-09T15:00:00Z">
        <w:r w:rsidRPr="00A65ABF">
          <w:rPr>
            <w:rStyle w:val="Hyperlink"/>
            <w:noProof/>
          </w:rPr>
          <w:lastRenderedPageBreak/>
          <w:fldChar w:fldCharType="begin"/>
        </w:r>
        <w:r w:rsidRPr="00A65ABF">
          <w:rPr>
            <w:rStyle w:val="Hyperlink"/>
            <w:noProof/>
          </w:rPr>
          <w:instrText xml:space="preserve"> </w:instrText>
        </w:r>
        <w:r>
          <w:rPr>
            <w:noProof/>
          </w:rPr>
          <w:instrText>HYPERLINK \l "_Toc202969354"</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50 – Device Manager (Driver Missing)</w:t>
        </w:r>
        <w:r>
          <w:rPr>
            <w:noProof/>
            <w:webHidden/>
          </w:rPr>
          <w:tab/>
        </w:r>
        <w:r>
          <w:rPr>
            <w:noProof/>
            <w:webHidden/>
          </w:rPr>
          <w:fldChar w:fldCharType="begin"/>
        </w:r>
        <w:r>
          <w:rPr>
            <w:noProof/>
            <w:webHidden/>
          </w:rPr>
          <w:instrText xml:space="preserve"> PAGEREF _Toc202969354 \h </w:instrText>
        </w:r>
        <w:r>
          <w:rPr>
            <w:noProof/>
            <w:webHidden/>
          </w:rPr>
        </w:r>
        <w:r>
          <w:rPr>
            <w:noProof/>
            <w:webHidden/>
          </w:rPr>
          <w:fldChar w:fldCharType="separate"/>
        </w:r>
      </w:ins>
      <w:ins w:id="1045" w:author="Andrew Instone-Cowie" w:date="2025-07-09T16:02:00Z" w16du:dateUtc="2025-07-09T15:02:00Z">
        <w:r>
          <w:rPr>
            <w:noProof/>
            <w:webHidden/>
          </w:rPr>
          <w:t>72</w:t>
        </w:r>
      </w:ins>
      <w:ins w:id="1046" w:author="Andrew Instone-Cowie" w:date="2025-07-09T16:00:00Z" w16du:dateUtc="2025-07-09T15:00:00Z">
        <w:r>
          <w:rPr>
            <w:noProof/>
            <w:webHidden/>
          </w:rPr>
          <w:fldChar w:fldCharType="end"/>
        </w:r>
        <w:r w:rsidRPr="00A65ABF">
          <w:rPr>
            <w:rStyle w:val="Hyperlink"/>
            <w:noProof/>
          </w:rPr>
          <w:fldChar w:fldCharType="end"/>
        </w:r>
      </w:ins>
    </w:p>
    <w:p w14:paraId="546AF9BF" w14:textId="3C1F770E" w:rsidR="00044299" w:rsidRDefault="00044299" w:rsidP="00044299">
      <w:pPr>
        <w:pStyle w:val="TableofFigures"/>
        <w:tabs>
          <w:tab w:val="right" w:leader="dot" w:pos="9016"/>
        </w:tabs>
        <w:spacing w:after="120"/>
        <w:rPr>
          <w:ins w:id="1047" w:author="Andrew Instone-Cowie" w:date="2025-07-09T16:00:00Z" w16du:dateUtc="2025-07-09T15:00:00Z"/>
          <w:rFonts w:eastAsiaTheme="minorEastAsia"/>
          <w:noProof/>
          <w:kern w:val="2"/>
          <w:sz w:val="24"/>
          <w:szCs w:val="24"/>
          <w:lang w:eastAsia="en-GB"/>
          <w14:ligatures w14:val="standardContextual"/>
        </w:rPr>
        <w:pPrChange w:id="1048" w:author="Andrew Instone-Cowie" w:date="2025-07-09T16:01:00Z" w16du:dateUtc="2025-07-09T15:01:00Z">
          <w:pPr>
            <w:pStyle w:val="TableofFigures"/>
            <w:tabs>
              <w:tab w:val="right" w:leader="dot" w:pos="9016"/>
            </w:tabs>
          </w:pPr>
        </w:pPrChange>
      </w:pPr>
      <w:ins w:id="104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"_Toc202969355"</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51 – Device Manager (Port COM14)</w:t>
        </w:r>
        <w:r>
          <w:rPr>
            <w:noProof/>
            <w:webHidden/>
          </w:rPr>
          <w:tab/>
        </w:r>
        <w:r>
          <w:rPr>
            <w:noProof/>
            <w:webHidden/>
          </w:rPr>
          <w:fldChar w:fldCharType="begin"/>
        </w:r>
        <w:r>
          <w:rPr>
            <w:noProof/>
            <w:webHidden/>
          </w:rPr>
          <w:instrText xml:space="preserve"> PAGEREF _Toc202969355 \h </w:instrText>
        </w:r>
        <w:r>
          <w:rPr>
            <w:noProof/>
            <w:webHidden/>
          </w:rPr>
        </w:r>
        <w:r>
          <w:rPr>
            <w:noProof/>
            <w:webHidden/>
          </w:rPr>
          <w:fldChar w:fldCharType="separate"/>
        </w:r>
      </w:ins>
      <w:ins w:id="1050" w:author="Andrew Instone-Cowie" w:date="2025-07-09T16:02:00Z" w16du:dateUtc="2025-07-09T15:02:00Z">
        <w:r>
          <w:rPr>
            <w:noProof/>
            <w:webHidden/>
          </w:rPr>
          <w:t>73</w:t>
        </w:r>
      </w:ins>
      <w:ins w:id="1051" w:author="Andrew Instone-Cowie" w:date="2025-07-09T16:00:00Z" w16du:dateUtc="2025-07-09T15:00:00Z">
        <w:r>
          <w:rPr>
            <w:noProof/>
            <w:webHidden/>
          </w:rPr>
          <w:fldChar w:fldCharType="end"/>
        </w:r>
        <w:r w:rsidRPr="00A65ABF">
          <w:rPr>
            <w:rStyle w:val="Hyperlink"/>
            <w:noProof/>
          </w:rPr>
          <w:fldChar w:fldCharType="end"/>
        </w:r>
      </w:ins>
    </w:p>
    <w:p w14:paraId="26FC02AF" w14:textId="5CFA92B8" w:rsidR="00044299" w:rsidRDefault="00044299" w:rsidP="00044299">
      <w:pPr>
        <w:pStyle w:val="TableofFigures"/>
        <w:tabs>
          <w:tab w:val="right" w:leader="dot" w:pos="9016"/>
        </w:tabs>
        <w:spacing w:after="120"/>
        <w:rPr>
          <w:ins w:id="1052" w:author="Andrew Instone-Cowie" w:date="2025-07-09T16:00:00Z" w16du:dateUtc="2025-07-09T15:00:00Z"/>
          <w:rFonts w:eastAsiaTheme="minorEastAsia"/>
          <w:noProof/>
          <w:kern w:val="2"/>
          <w:sz w:val="24"/>
          <w:szCs w:val="24"/>
          <w:lang w:eastAsia="en-GB"/>
          <w14:ligatures w14:val="standardContextual"/>
        </w:rPr>
        <w:pPrChange w:id="1053" w:author="Andrew Instone-Cowie" w:date="2025-07-09T16:01:00Z" w16du:dateUtc="2025-07-09T15:01:00Z">
          <w:pPr>
            <w:pStyle w:val="TableofFigures"/>
            <w:tabs>
              <w:tab w:val="right" w:leader="dot" w:pos="9016"/>
            </w:tabs>
          </w:pPr>
        </w:pPrChange>
      </w:pPr>
      <w:ins w:id="105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"_Toc202969356"</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52 – Device Manager Context Menu</w:t>
        </w:r>
        <w:r>
          <w:rPr>
            <w:noProof/>
            <w:webHidden/>
          </w:rPr>
          <w:tab/>
        </w:r>
        <w:r>
          <w:rPr>
            <w:noProof/>
            <w:webHidden/>
          </w:rPr>
          <w:fldChar w:fldCharType="begin"/>
        </w:r>
        <w:r>
          <w:rPr>
            <w:noProof/>
            <w:webHidden/>
          </w:rPr>
          <w:instrText xml:space="preserve"> PAGEREF _Toc202969356 \h </w:instrText>
        </w:r>
        <w:r>
          <w:rPr>
            <w:noProof/>
            <w:webHidden/>
          </w:rPr>
        </w:r>
        <w:r>
          <w:rPr>
            <w:noProof/>
            <w:webHidden/>
          </w:rPr>
          <w:fldChar w:fldCharType="separate"/>
        </w:r>
      </w:ins>
      <w:ins w:id="1055" w:author="Andrew Instone-Cowie" w:date="2025-07-09T16:02:00Z" w16du:dateUtc="2025-07-09T15:02:00Z">
        <w:r>
          <w:rPr>
            <w:noProof/>
            <w:webHidden/>
          </w:rPr>
          <w:t>74</w:t>
        </w:r>
      </w:ins>
      <w:ins w:id="1056" w:author="Andrew Instone-Cowie" w:date="2025-07-09T16:00:00Z" w16du:dateUtc="2025-07-09T15:00:00Z">
        <w:r>
          <w:rPr>
            <w:noProof/>
            <w:webHidden/>
          </w:rPr>
          <w:fldChar w:fldCharType="end"/>
        </w:r>
        <w:r w:rsidRPr="00A65ABF">
          <w:rPr>
            <w:rStyle w:val="Hyperlink"/>
            <w:noProof/>
          </w:rPr>
          <w:fldChar w:fldCharType="end"/>
        </w:r>
      </w:ins>
    </w:p>
    <w:p w14:paraId="2CFFB570" w14:textId="6A4A30DC" w:rsidR="00044299" w:rsidRDefault="00044299" w:rsidP="00044299">
      <w:pPr>
        <w:pStyle w:val="TableofFigures"/>
        <w:tabs>
          <w:tab w:val="right" w:leader="dot" w:pos="9016"/>
        </w:tabs>
        <w:spacing w:after="120"/>
        <w:rPr>
          <w:ins w:id="1057" w:author="Andrew Instone-Cowie" w:date="2025-07-09T16:00:00Z" w16du:dateUtc="2025-07-09T15:00:00Z"/>
          <w:rFonts w:eastAsiaTheme="minorEastAsia"/>
          <w:noProof/>
          <w:kern w:val="2"/>
          <w:sz w:val="24"/>
          <w:szCs w:val="24"/>
          <w:lang w:eastAsia="en-GB"/>
          <w14:ligatures w14:val="standardContextual"/>
        </w:rPr>
        <w:pPrChange w:id="1058" w:author="Andrew Instone-Cowie" w:date="2025-07-09T16:01:00Z" w16du:dateUtc="2025-07-09T15:01:00Z">
          <w:pPr>
            <w:pStyle w:val="TableofFigures"/>
            <w:tabs>
              <w:tab w:val="right" w:leader="dot" w:pos="9016"/>
            </w:tabs>
          </w:pPr>
        </w:pPrChange>
      </w:pPr>
      <w:ins w:id="105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"_Toc202969357"</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53 – COM Port Properties</w:t>
        </w:r>
        <w:r>
          <w:rPr>
            <w:noProof/>
            <w:webHidden/>
          </w:rPr>
          <w:tab/>
        </w:r>
        <w:r>
          <w:rPr>
            <w:noProof/>
            <w:webHidden/>
          </w:rPr>
          <w:fldChar w:fldCharType="begin"/>
        </w:r>
        <w:r>
          <w:rPr>
            <w:noProof/>
            <w:webHidden/>
          </w:rPr>
          <w:instrText xml:space="preserve"> PAGEREF _Toc202969357 \h </w:instrText>
        </w:r>
        <w:r>
          <w:rPr>
            <w:noProof/>
            <w:webHidden/>
          </w:rPr>
        </w:r>
        <w:r>
          <w:rPr>
            <w:noProof/>
            <w:webHidden/>
          </w:rPr>
          <w:fldChar w:fldCharType="separate"/>
        </w:r>
      </w:ins>
      <w:ins w:id="1060" w:author="Andrew Instone-Cowie" w:date="2025-07-09T16:02:00Z" w16du:dateUtc="2025-07-09T15:02:00Z">
        <w:r>
          <w:rPr>
            <w:noProof/>
            <w:webHidden/>
          </w:rPr>
          <w:t>74</w:t>
        </w:r>
      </w:ins>
      <w:ins w:id="1061" w:author="Andrew Instone-Cowie" w:date="2025-07-09T16:00:00Z" w16du:dateUtc="2025-07-09T15:00:00Z">
        <w:r>
          <w:rPr>
            <w:noProof/>
            <w:webHidden/>
          </w:rPr>
          <w:fldChar w:fldCharType="end"/>
        </w:r>
        <w:r w:rsidRPr="00A65ABF">
          <w:rPr>
            <w:rStyle w:val="Hyperlink"/>
            <w:noProof/>
          </w:rPr>
          <w:fldChar w:fldCharType="end"/>
        </w:r>
      </w:ins>
    </w:p>
    <w:p w14:paraId="68E05690" w14:textId="5264DD6C" w:rsidR="00044299" w:rsidRDefault="00044299" w:rsidP="00044299">
      <w:pPr>
        <w:pStyle w:val="TableofFigures"/>
        <w:tabs>
          <w:tab w:val="right" w:leader="dot" w:pos="9016"/>
        </w:tabs>
        <w:spacing w:after="120"/>
        <w:rPr>
          <w:ins w:id="1062" w:author="Andrew Instone-Cowie" w:date="2025-07-09T16:00:00Z" w16du:dateUtc="2025-07-09T15:00:00Z"/>
          <w:rFonts w:eastAsiaTheme="minorEastAsia"/>
          <w:noProof/>
          <w:kern w:val="2"/>
          <w:sz w:val="24"/>
          <w:szCs w:val="24"/>
          <w:lang w:eastAsia="en-GB"/>
          <w14:ligatures w14:val="standardContextual"/>
        </w:rPr>
        <w:pPrChange w:id="1063" w:author="Andrew Instone-Cowie" w:date="2025-07-09T16:01:00Z" w16du:dateUtc="2025-07-09T15:01:00Z">
          <w:pPr>
            <w:pStyle w:val="TableofFigures"/>
            <w:tabs>
              <w:tab w:val="right" w:leader="dot" w:pos="9016"/>
            </w:tabs>
          </w:pPr>
        </w:pPrChange>
      </w:pPr>
      <w:ins w:id="106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"_Toc202969358"</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54 – COM Port Advanced Settings (Prolific)</w:t>
        </w:r>
        <w:r>
          <w:rPr>
            <w:noProof/>
            <w:webHidden/>
          </w:rPr>
          <w:tab/>
        </w:r>
        <w:r>
          <w:rPr>
            <w:noProof/>
            <w:webHidden/>
          </w:rPr>
          <w:fldChar w:fldCharType="begin"/>
        </w:r>
        <w:r>
          <w:rPr>
            <w:noProof/>
            <w:webHidden/>
          </w:rPr>
          <w:instrText xml:space="preserve"> PAGEREF _Toc202969358 \h </w:instrText>
        </w:r>
        <w:r>
          <w:rPr>
            <w:noProof/>
            <w:webHidden/>
          </w:rPr>
        </w:r>
        <w:r>
          <w:rPr>
            <w:noProof/>
            <w:webHidden/>
          </w:rPr>
          <w:fldChar w:fldCharType="separate"/>
        </w:r>
      </w:ins>
      <w:ins w:id="1065" w:author="Andrew Instone-Cowie" w:date="2025-07-09T16:02:00Z" w16du:dateUtc="2025-07-09T15:02:00Z">
        <w:r>
          <w:rPr>
            <w:noProof/>
            <w:webHidden/>
          </w:rPr>
          <w:t>75</w:t>
        </w:r>
      </w:ins>
      <w:ins w:id="1066" w:author="Andrew Instone-Cowie" w:date="2025-07-09T16:00:00Z" w16du:dateUtc="2025-07-09T15:00:00Z">
        <w:r>
          <w:rPr>
            <w:noProof/>
            <w:webHidden/>
          </w:rPr>
          <w:fldChar w:fldCharType="end"/>
        </w:r>
        <w:r w:rsidRPr="00A65ABF">
          <w:rPr>
            <w:rStyle w:val="Hyperlink"/>
            <w:noProof/>
          </w:rPr>
          <w:fldChar w:fldCharType="end"/>
        </w:r>
      </w:ins>
    </w:p>
    <w:p w14:paraId="0165BA18" w14:textId="52CD4C39" w:rsidR="00044299" w:rsidRDefault="00044299" w:rsidP="00044299">
      <w:pPr>
        <w:pStyle w:val="TableofFigures"/>
        <w:tabs>
          <w:tab w:val="right" w:leader="dot" w:pos="9016"/>
        </w:tabs>
        <w:spacing w:after="120"/>
        <w:rPr>
          <w:ins w:id="1067" w:author="Andrew Instone-Cowie" w:date="2025-07-09T16:00:00Z" w16du:dateUtc="2025-07-09T15:00:00Z"/>
          <w:rFonts w:eastAsiaTheme="minorEastAsia"/>
          <w:noProof/>
          <w:kern w:val="2"/>
          <w:sz w:val="24"/>
          <w:szCs w:val="24"/>
          <w:lang w:eastAsia="en-GB"/>
          <w14:ligatures w14:val="standardContextual"/>
        </w:rPr>
        <w:pPrChange w:id="1068" w:author="Andrew Instone-Cowie" w:date="2025-07-09T16:01:00Z" w16du:dateUtc="2025-07-09T15:01:00Z">
          <w:pPr>
            <w:pStyle w:val="TableofFigures"/>
            <w:tabs>
              <w:tab w:val="right" w:leader="dot" w:pos="9016"/>
            </w:tabs>
          </w:pPr>
        </w:pPrChange>
      </w:pPr>
      <w:ins w:id="106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"_Toc202969359"</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55 – COM Port Advanced Settings (FTDI)</w:t>
        </w:r>
        <w:r>
          <w:rPr>
            <w:noProof/>
            <w:webHidden/>
          </w:rPr>
          <w:tab/>
        </w:r>
        <w:r>
          <w:rPr>
            <w:noProof/>
            <w:webHidden/>
          </w:rPr>
          <w:fldChar w:fldCharType="begin"/>
        </w:r>
        <w:r>
          <w:rPr>
            <w:noProof/>
            <w:webHidden/>
          </w:rPr>
          <w:instrText xml:space="preserve"> PAGEREF _Toc202969359 \h </w:instrText>
        </w:r>
        <w:r>
          <w:rPr>
            <w:noProof/>
            <w:webHidden/>
          </w:rPr>
        </w:r>
        <w:r>
          <w:rPr>
            <w:noProof/>
            <w:webHidden/>
          </w:rPr>
          <w:fldChar w:fldCharType="separate"/>
        </w:r>
      </w:ins>
      <w:ins w:id="1070" w:author="Andrew Instone-Cowie" w:date="2025-07-09T16:02:00Z" w16du:dateUtc="2025-07-09T15:02:00Z">
        <w:r>
          <w:rPr>
            <w:noProof/>
            <w:webHidden/>
          </w:rPr>
          <w:t>75</w:t>
        </w:r>
      </w:ins>
      <w:ins w:id="1071" w:author="Andrew Instone-Cowie" w:date="2025-07-09T16:00:00Z" w16du:dateUtc="2025-07-09T15:00:00Z">
        <w:r>
          <w:rPr>
            <w:noProof/>
            <w:webHidden/>
          </w:rPr>
          <w:fldChar w:fldCharType="end"/>
        </w:r>
        <w:r w:rsidRPr="00A65ABF">
          <w:rPr>
            <w:rStyle w:val="Hyperlink"/>
            <w:noProof/>
          </w:rPr>
          <w:fldChar w:fldCharType="end"/>
        </w:r>
      </w:ins>
    </w:p>
    <w:p w14:paraId="36A0CDC9" w14:textId="69C3843C" w:rsidR="00044299" w:rsidRDefault="00044299" w:rsidP="00044299">
      <w:pPr>
        <w:pStyle w:val="TableofFigures"/>
        <w:tabs>
          <w:tab w:val="right" w:leader="dot" w:pos="9016"/>
        </w:tabs>
        <w:spacing w:after="120"/>
        <w:rPr>
          <w:ins w:id="1072" w:author="Andrew Instone-Cowie" w:date="2025-07-09T16:00:00Z" w16du:dateUtc="2025-07-09T15:00:00Z"/>
          <w:rFonts w:eastAsiaTheme="minorEastAsia"/>
          <w:noProof/>
          <w:kern w:val="2"/>
          <w:sz w:val="24"/>
          <w:szCs w:val="24"/>
          <w:lang w:eastAsia="en-GB"/>
          <w14:ligatures w14:val="standardContextual"/>
        </w:rPr>
        <w:pPrChange w:id="1073" w:author="Andrew Instone-Cowie" w:date="2025-07-09T16:01:00Z" w16du:dateUtc="2025-07-09T15:01:00Z">
          <w:pPr>
            <w:pStyle w:val="TableofFigures"/>
            <w:tabs>
              <w:tab w:val="right" w:leader="dot" w:pos="9016"/>
            </w:tabs>
          </w:pPr>
        </w:pPrChange>
      </w:pPr>
      <w:ins w:id="107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"_Toc202969360"</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56 – Device Manager (Reconfigured Port COM3)</w:t>
        </w:r>
        <w:r>
          <w:rPr>
            <w:noProof/>
            <w:webHidden/>
          </w:rPr>
          <w:tab/>
        </w:r>
        <w:r>
          <w:rPr>
            <w:noProof/>
            <w:webHidden/>
          </w:rPr>
          <w:fldChar w:fldCharType="begin"/>
        </w:r>
        <w:r>
          <w:rPr>
            <w:noProof/>
            <w:webHidden/>
          </w:rPr>
          <w:instrText xml:space="preserve"> PAGEREF _Toc202969360 \h </w:instrText>
        </w:r>
        <w:r>
          <w:rPr>
            <w:noProof/>
            <w:webHidden/>
          </w:rPr>
        </w:r>
        <w:r>
          <w:rPr>
            <w:noProof/>
            <w:webHidden/>
          </w:rPr>
          <w:fldChar w:fldCharType="separate"/>
        </w:r>
      </w:ins>
      <w:ins w:id="1075" w:author="Andrew Instone-Cowie" w:date="2025-07-09T16:02:00Z" w16du:dateUtc="2025-07-09T15:02:00Z">
        <w:r>
          <w:rPr>
            <w:noProof/>
            <w:webHidden/>
          </w:rPr>
          <w:t>76</w:t>
        </w:r>
      </w:ins>
      <w:ins w:id="1076" w:author="Andrew Instone-Cowie" w:date="2025-07-09T16:00:00Z" w16du:dateUtc="2025-07-09T15:00:00Z">
        <w:r>
          <w:rPr>
            <w:noProof/>
            <w:webHidden/>
          </w:rPr>
          <w:fldChar w:fldCharType="end"/>
        </w:r>
        <w:r w:rsidRPr="00A65ABF">
          <w:rPr>
            <w:rStyle w:val="Hyperlink"/>
            <w:noProof/>
          </w:rPr>
          <w:fldChar w:fldCharType="end"/>
        </w:r>
      </w:ins>
    </w:p>
    <w:p w14:paraId="52037229" w14:textId="134D6BD7" w:rsidR="00044299" w:rsidRDefault="00044299" w:rsidP="00044299">
      <w:pPr>
        <w:pStyle w:val="TableofFigures"/>
        <w:tabs>
          <w:tab w:val="right" w:leader="dot" w:pos="9016"/>
        </w:tabs>
        <w:spacing w:after="120"/>
        <w:rPr>
          <w:ins w:id="1077" w:author="Andrew Instone-Cowie" w:date="2025-07-09T16:00:00Z" w16du:dateUtc="2025-07-09T15:00:00Z"/>
          <w:rFonts w:eastAsiaTheme="minorEastAsia"/>
          <w:noProof/>
          <w:kern w:val="2"/>
          <w:sz w:val="24"/>
          <w:szCs w:val="24"/>
          <w:lang w:eastAsia="en-GB"/>
          <w14:ligatures w14:val="standardContextual"/>
        </w:rPr>
        <w:pPrChange w:id="1078" w:author="Andrew Instone-Cowie" w:date="2025-07-09T16:01:00Z" w16du:dateUtc="2025-07-09T15:01:00Z">
          <w:pPr>
            <w:pStyle w:val="TableofFigures"/>
            <w:tabs>
              <w:tab w:val="right" w:leader="dot" w:pos="9016"/>
            </w:tabs>
          </w:pPr>
        </w:pPrChange>
      </w:pPr>
      <w:ins w:id="107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"_Toc202969361"</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57 - Type 1 - Type 2 Adapter</w:t>
        </w:r>
        <w:r>
          <w:rPr>
            <w:noProof/>
            <w:webHidden/>
          </w:rPr>
          <w:tab/>
        </w:r>
        <w:r>
          <w:rPr>
            <w:noProof/>
            <w:webHidden/>
          </w:rPr>
          <w:fldChar w:fldCharType="begin"/>
        </w:r>
        <w:r>
          <w:rPr>
            <w:noProof/>
            <w:webHidden/>
          </w:rPr>
          <w:instrText xml:space="preserve"> PAGEREF _Toc202969361 \h </w:instrText>
        </w:r>
        <w:r>
          <w:rPr>
            <w:noProof/>
            <w:webHidden/>
          </w:rPr>
        </w:r>
        <w:r>
          <w:rPr>
            <w:noProof/>
            <w:webHidden/>
          </w:rPr>
          <w:fldChar w:fldCharType="separate"/>
        </w:r>
      </w:ins>
      <w:ins w:id="1080" w:author="Andrew Instone-Cowie" w:date="2025-07-09T16:02:00Z" w16du:dateUtc="2025-07-09T15:02:00Z">
        <w:r>
          <w:rPr>
            <w:noProof/>
            <w:webHidden/>
          </w:rPr>
          <w:t>77</w:t>
        </w:r>
      </w:ins>
      <w:ins w:id="1081" w:author="Andrew Instone-Cowie" w:date="2025-07-09T16:00:00Z" w16du:dateUtc="2025-07-09T15:00:00Z">
        <w:r>
          <w:rPr>
            <w:noProof/>
            <w:webHidden/>
          </w:rPr>
          <w:fldChar w:fldCharType="end"/>
        </w:r>
        <w:r w:rsidRPr="00A65ABF">
          <w:rPr>
            <w:rStyle w:val="Hyperlink"/>
            <w:noProof/>
          </w:rPr>
          <w:fldChar w:fldCharType="end"/>
        </w:r>
      </w:ins>
    </w:p>
    <w:p w14:paraId="693F618A" w14:textId="4C82CC41" w:rsidR="00044299" w:rsidRDefault="00044299" w:rsidP="00044299">
      <w:pPr>
        <w:pStyle w:val="TableofFigures"/>
        <w:tabs>
          <w:tab w:val="right" w:leader="dot" w:pos="9016"/>
        </w:tabs>
        <w:spacing w:after="120"/>
        <w:rPr>
          <w:ins w:id="1082" w:author="Andrew Instone-Cowie" w:date="2025-07-09T16:00:00Z" w16du:dateUtc="2025-07-09T15:00:00Z"/>
          <w:rFonts w:eastAsiaTheme="minorEastAsia"/>
          <w:noProof/>
          <w:kern w:val="2"/>
          <w:sz w:val="24"/>
          <w:szCs w:val="24"/>
          <w:lang w:eastAsia="en-GB"/>
          <w14:ligatures w14:val="standardContextual"/>
        </w:rPr>
        <w:pPrChange w:id="1083" w:author="Andrew Instone-Cowie" w:date="2025-07-09T16:01:00Z" w16du:dateUtc="2025-07-09T15:01:00Z">
          <w:pPr>
            <w:pStyle w:val="TableofFigures"/>
            <w:tabs>
              <w:tab w:val="right" w:leader="dot" w:pos="9016"/>
            </w:tabs>
          </w:pPr>
        </w:pPrChange>
      </w:pPr>
      <w:ins w:id="108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"_Toc202969362"</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58 - Type 1 - Type 2 Adapter Board Layout</w:t>
        </w:r>
        <w:r>
          <w:rPr>
            <w:noProof/>
            <w:webHidden/>
          </w:rPr>
          <w:tab/>
        </w:r>
        <w:r>
          <w:rPr>
            <w:noProof/>
            <w:webHidden/>
          </w:rPr>
          <w:fldChar w:fldCharType="begin"/>
        </w:r>
        <w:r>
          <w:rPr>
            <w:noProof/>
            <w:webHidden/>
          </w:rPr>
          <w:instrText xml:space="preserve"> PAGEREF _Toc202969362 \h </w:instrText>
        </w:r>
        <w:r>
          <w:rPr>
            <w:noProof/>
            <w:webHidden/>
          </w:rPr>
        </w:r>
        <w:r>
          <w:rPr>
            <w:noProof/>
            <w:webHidden/>
          </w:rPr>
          <w:fldChar w:fldCharType="separate"/>
        </w:r>
      </w:ins>
      <w:ins w:id="1085" w:author="Andrew Instone-Cowie" w:date="2025-07-09T16:02:00Z" w16du:dateUtc="2025-07-09T15:02:00Z">
        <w:r>
          <w:rPr>
            <w:noProof/>
            <w:webHidden/>
          </w:rPr>
          <w:t>80</w:t>
        </w:r>
      </w:ins>
      <w:ins w:id="1086" w:author="Andrew Instone-Cowie" w:date="2025-07-09T16:00:00Z" w16du:dateUtc="2025-07-09T15:00:00Z">
        <w:r>
          <w:rPr>
            <w:noProof/>
            <w:webHidden/>
          </w:rPr>
          <w:fldChar w:fldCharType="end"/>
        </w:r>
        <w:r w:rsidRPr="00A65ABF">
          <w:rPr>
            <w:rStyle w:val="Hyperlink"/>
            <w:noProof/>
          </w:rPr>
          <w:fldChar w:fldCharType="end"/>
        </w:r>
      </w:ins>
    </w:p>
    <w:p w14:paraId="3F8DD262" w14:textId="24A953B4" w:rsidR="00044299" w:rsidRDefault="00044299" w:rsidP="00044299">
      <w:pPr>
        <w:pStyle w:val="TableofFigures"/>
        <w:tabs>
          <w:tab w:val="right" w:leader="dot" w:pos="9016"/>
        </w:tabs>
        <w:spacing w:after="120"/>
        <w:rPr>
          <w:ins w:id="1087" w:author="Andrew Instone-Cowie" w:date="2025-07-09T16:00:00Z" w16du:dateUtc="2025-07-09T15:00:00Z"/>
          <w:rFonts w:eastAsiaTheme="minorEastAsia"/>
          <w:noProof/>
          <w:kern w:val="2"/>
          <w:sz w:val="24"/>
          <w:szCs w:val="24"/>
          <w:lang w:eastAsia="en-GB"/>
          <w14:ligatures w14:val="standardContextual"/>
        </w:rPr>
        <w:pPrChange w:id="1088" w:author="Andrew Instone-Cowie" w:date="2025-07-09T16:01:00Z" w16du:dateUtc="2025-07-09T15:01:00Z">
          <w:pPr>
            <w:pStyle w:val="TableofFigures"/>
            <w:tabs>
              <w:tab w:val="right" w:leader="dot" w:pos="9016"/>
            </w:tabs>
          </w:pPr>
        </w:pPrChange>
      </w:pPr>
      <w:ins w:id="108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"_Toc202969363"</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59 - Type 1 - Type 2 Adapter PCB</w:t>
        </w:r>
        <w:r>
          <w:rPr>
            <w:noProof/>
            <w:webHidden/>
          </w:rPr>
          <w:tab/>
        </w:r>
        <w:r>
          <w:rPr>
            <w:noProof/>
            <w:webHidden/>
          </w:rPr>
          <w:fldChar w:fldCharType="begin"/>
        </w:r>
        <w:r>
          <w:rPr>
            <w:noProof/>
            <w:webHidden/>
          </w:rPr>
          <w:instrText xml:space="preserve"> PAGEREF _Toc202969363 \h </w:instrText>
        </w:r>
        <w:r>
          <w:rPr>
            <w:noProof/>
            <w:webHidden/>
          </w:rPr>
        </w:r>
        <w:r>
          <w:rPr>
            <w:noProof/>
            <w:webHidden/>
          </w:rPr>
          <w:fldChar w:fldCharType="separate"/>
        </w:r>
      </w:ins>
      <w:ins w:id="1090" w:author="Andrew Instone-Cowie" w:date="2025-07-09T16:02:00Z" w16du:dateUtc="2025-07-09T15:02:00Z">
        <w:r>
          <w:rPr>
            <w:noProof/>
            <w:webHidden/>
          </w:rPr>
          <w:t>80</w:t>
        </w:r>
      </w:ins>
      <w:ins w:id="1091" w:author="Andrew Instone-Cowie" w:date="2025-07-09T16:00:00Z" w16du:dateUtc="2025-07-09T15:00:00Z">
        <w:r>
          <w:rPr>
            <w:noProof/>
            <w:webHidden/>
          </w:rPr>
          <w:fldChar w:fldCharType="end"/>
        </w:r>
        <w:r w:rsidRPr="00A65ABF">
          <w:rPr>
            <w:rStyle w:val="Hyperlink"/>
            <w:noProof/>
          </w:rPr>
          <w:fldChar w:fldCharType="end"/>
        </w:r>
      </w:ins>
    </w:p>
    <w:p w14:paraId="3ECCDEFB" w14:textId="14CE9805" w:rsidR="00044299" w:rsidRDefault="00044299" w:rsidP="00044299">
      <w:pPr>
        <w:pStyle w:val="TableofFigures"/>
        <w:tabs>
          <w:tab w:val="right" w:leader="dot" w:pos="9016"/>
        </w:tabs>
        <w:spacing w:after="120"/>
        <w:rPr>
          <w:ins w:id="1092" w:author="Andrew Instone-Cowie" w:date="2025-07-09T16:00:00Z" w16du:dateUtc="2025-07-09T15:00:00Z"/>
          <w:rFonts w:eastAsiaTheme="minorEastAsia"/>
          <w:noProof/>
          <w:kern w:val="2"/>
          <w:sz w:val="24"/>
          <w:szCs w:val="24"/>
          <w:lang w:eastAsia="en-GB"/>
          <w14:ligatures w14:val="standardContextual"/>
        </w:rPr>
        <w:pPrChange w:id="1093" w:author="Andrew Instone-Cowie" w:date="2025-07-09T16:01:00Z" w16du:dateUtc="2025-07-09T15:01:00Z">
          <w:pPr>
            <w:pStyle w:val="TableofFigures"/>
            <w:tabs>
              <w:tab w:val="right" w:leader="dot" w:pos="9016"/>
            </w:tabs>
          </w:pPr>
        </w:pPrChange>
      </w:pPr>
      <w:ins w:id="109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"_Toc202969364"</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60 - Type 1 - Type 2 Adapter Cable</w:t>
        </w:r>
        <w:r>
          <w:rPr>
            <w:noProof/>
            <w:webHidden/>
          </w:rPr>
          <w:tab/>
        </w:r>
        <w:r>
          <w:rPr>
            <w:noProof/>
            <w:webHidden/>
          </w:rPr>
          <w:fldChar w:fldCharType="begin"/>
        </w:r>
        <w:r>
          <w:rPr>
            <w:noProof/>
            <w:webHidden/>
          </w:rPr>
          <w:instrText xml:space="preserve"> PAGEREF _Toc202969364 \h </w:instrText>
        </w:r>
        <w:r>
          <w:rPr>
            <w:noProof/>
            <w:webHidden/>
          </w:rPr>
        </w:r>
        <w:r>
          <w:rPr>
            <w:noProof/>
            <w:webHidden/>
          </w:rPr>
          <w:fldChar w:fldCharType="separate"/>
        </w:r>
      </w:ins>
      <w:ins w:id="1095" w:author="Andrew Instone-Cowie" w:date="2025-07-09T16:02:00Z" w16du:dateUtc="2025-07-09T15:02:00Z">
        <w:r>
          <w:rPr>
            <w:noProof/>
            <w:webHidden/>
          </w:rPr>
          <w:t>81</w:t>
        </w:r>
      </w:ins>
      <w:ins w:id="1096" w:author="Andrew Instone-Cowie" w:date="2025-07-09T16:00:00Z" w16du:dateUtc="2025-07-09T15:00:00Z">
        <w:r>
          <w:rPr>
            <w:noProof/>
            <w:webHidden/>
          </w:rPr>
          <w:fldChar w:fldCharType="end"/>
        </w:r>
        <w:r w:rsidRPr="00A65ABF">
          <w:rPr>
            <w:rStyle w:val="Hyperlink"/>
            <w:noProof/>
          </w:rPr>
          <w:fldChar w:fldCharType="end"/>
        </w:r>
      </w:ins>
    </w:p>
    <w:p w14:paraId="549313CE" w14:textId="35D5A740" w:rsidR="00044299" w:rsidRDefault="00044299" w:rsidP="00044299">
      <w:pPr>
        <w:pStyle w:val="TableofFigures"/>
        <w:tabs>
          <w:tab w:val="right" w:leader="dot" w:pos="9016"/>
        </w:tabs>
        <w:spacing w:after="120"/>
        <w:rPr>
          <w:ins w:id="1097" w:author="Andrew Instone-Cowie" w:date="2025-07-09T16:00:00Z" w16du:dateUtc="2025-07-09T15:00:00Z"/>
          <w:rFonts w:eastAsiaTheme="minorEastAsia"/>
          <w:noProof/>
          <w:kern w:val="2"/>
          <w:sz w:val="24"/>
          <w:szCs w:val="24"/>
          <w:lang w:eastAsia="en-GB"/>
          <w14:ligatures w14:val="standardContextual"/>
        </w:rPr>
        <w:pPrChange w:id="1098" w:author="Andrew Instone-Cowie" w:date="2025-07-09T16:01:00Z" w16du:dateUtc="2025-07-09T15:01:00Z">
          <w:pPr>
            <w:pStyle w:val="TableofFigures"/>
            <w:tabs>
              <w:tab w:val="right" w:leader="dot" w:pos="9016"/>
            </w:tabs>
          </w:pPr>
        </w:pPrChange>
      </w:pPr>
      <w:ins w:id="1099"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"_Toc202969365"</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61 - Type 1 Interface Connector Wiring Modification</w:t>
        </w:r>
        <w:r>
          <w:rPr>
            <w:noProof/>
            <w:webHidden/>
          </w:rPr>
          <w:tab/>
        </w:r>
        <w:r>
          <w:rPr>
            <w:noProof/>
            <w:webHidden/>
          </w:rPr>
          <w:fldChar w:fldCharType="begin"/>
        </w:r>
        <w:r>
          <w:rPr>
            <w:noProof/>
            <w:webHidden/>
          </w:rPr>
          <w:instrText xml:space="preserve"> PAGEREF _Toc202969365 \h </w:instrText>
        </w:r>
        <w:r>
          <w:rPr>
            <w:noProof/>
            <w:webHidden/>
          </w:rPr>
        </w:r>
        <w:r>
          <w:rPr>
            <w:noProof/>
            <w:webHidden/>
          </w:rPr>
          <w:fldChar w:fldCharType="separate"/>
        </w:r>
      </w:ins>
      <w:ins w:id="1100" w:author="Andrew Instone-Cowie" w:date="2025-07-09T16:02:00Z" w16du:dateUtc="2025-07-09T15:02:00Z">
        <w:r>
          <w:rPr>
            <w:noProof/>
            <w:webHidden/>
          </w:rPr>
          <w:t>82</w:t>
        </w:r>
      </w:ins>
      <w:ins w:id="1101" w:author="Andrew Instone-Cowie" w:date="2025-07-09T16:00:00Z" w16du:dateUtc="2025-07-09T15:00:00Z">
        <w:r>
          <w:rPr>
            <w:noProof/>
            <w:webHidden/>
          </w:rPr>
          <w:fldChar w:fldCharType="end"/>
        </w:r>
        <w:r w:rsidRPr="00A65ABF">
          <w:rPr>
            <w:rStyle w:val="Hyperlink"/>
            <w:noProof/>
          </w:rPr>
          <w:fldChar w:fldCharType="end"/>
        </w:r>
      </w:ins>
    </w:p>
    <w:p w14:paraId="296BB0C3" w14:textId="6047D8B1" w:rsidR="00044299" w:rsidRDefault="00044299" w:rsidP="00044299">
      <w:pPr>
        <w:pStyle w:val="TableofFigures"/>
        <w:tabs>
          <w:tab w:val="right" w:leader="dot" w:pos="9016"/>
        </w:tabs>
        <w:spacing w:after="120"/>
        <w:rPr>
          <w:ins w:id="1102" w:author="Andrew Instone-Cowie" w:date="2025-07-09T16:00:00Z" w16du:dateUtc="2025-07-09T15:00:00Z"/>
          <w:rFonts w:eastAsiaTheme="minorEastAsia"/>
          <w:noProof/>
          <w:kern w:val="2"/>
          <w:sz w:val="24"/>
          <w:szCs w:val="24"/>
          <w:lang w:eastAsia="en-GB"/>
          <w14:ligatures w14:val="standardContextual"/>
        </w:rPr>
        <w:pPrChange w:id="1103" w:author="Andrew Instone-Cowie" w:date="2025-07-09T16:01:00Z" w16du:dateUtc="2025-07-09T15:01:00Z">
          <w:pPr>
            <w:pStyle w:val="TableofFigures"/>
            <w:tabs>
              <w:tab w:val="right" w:leader="dot" w:pos="9016"/>
            </w:tabs>
          </w:pPr>
        </w:pPrChange>
      </w:pPr>
      <w:ins w:id="1104"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"_Toc202969366"</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62 – Liverpool Cathedral Odd-Struckness Chart</w:t>
        </w:r>
        <w:r>
          <w:rPr>
            <w:noProof/>
            <w:webHidden/>
          </w:rPr>
          <w:tab/>
        </w:r>
        <w:r>
          <w:rPr>
            <w:noProof/>
            <w:webHidden/>
          </w:rPr>
          <w:fldChar w:fldCharType="begin"/>
        </w:r>
        <w:r>
          <w:rPr>
            <w:noProof/>
            <w:webHidden/>
          </w:rPr>
          <w:instrText xml:space="preserve"> PAGEREF _Toc202969366 \h </w:instrText>
        </w:r>
        <w:r>
          <w:rPr>
            <w:noProof/>
            <w:webHidden/>
          </w:rPr>
        </w:r>
        <w:r>
          <w:rPr>
            <w:noProof/>
            <w:webHidden/>
          </w:rPr>
          <w:fldChar w:fldCharType="separate"/>
        </w:r>
      </w:ins>
      <w:ins w:id="1105" w:author="Andrew Instone-Cowie" w:date="2025-07-09T16:02:00Z" w16du:dateUtc="2025-07-09T15:02:00Z">
        <w:r>
          <w:rPr>
            <w:noProof/>
            <w:webHidden/>
          </w:rPr>
          <w:t>87</w:t>
        </w:r>
      </w:ins>
      <w:ins w:id="1106" w:author="Andrew Instone-Cowie" w:date="2025-07-09T16:00:00Z" w16du:dateUtc="2025-07-09T15:00:00Z">
        <w:r>
          <w:rPr>
            <w:noProof/>
            <w:webHidden/>
          </w:rPr>
          <w:fldChar w:fldCharType="end"/>
        </w:r>
        <w:r w:rsidRPr="00A65ABF">
          <w:rPr>
            <w:rStyle w:val="Hyperlink"/>
            <w:noProof/>
          </w:rPr>
          <w:fldChar w:fldCharType="end"/>
        </w:r>
      </w:ins>
    </w:p>
    <w:p w14:paraId="2368E409" w14:textId="1C91C277" w:rsidR="00044299" w:rsidRDefault="00044299">
      <w:pPr>
        <w:pStyle w:val="TableofFigures"/>
        <w:tabs>
          <w:tab w:val="right" w:leader="dot" w:pos="9016"/>
        </w:tabs>
        <w:rPr>
          <w:ins w:id="1107" w:author="Andrew Instone-Cowie" w:date="2025-07-09T16:00:00Z" w16du:dateUtc="2025-07-09T15:00:00Z"/>
          <w:rFonts w:eastAsiaTheme="minorEastAsia"/>
          <w:noProof/>
          <w:kern w:val="2"/>
          <w:sz w:val="24"/>
          <w:szCs w:val="24"/>
          <w:lang w:eastAsia="en-GB"/>
          <w14:ligatures w14:val="standardContextual"/>
        </w:rPr>
      </w:pPr>
      <w:ins w:id="1108" w:author="Andrew Instone-Cowie" w:date="2025-07-09T16:00:00Z" w16du:dateUtc="2025-07-09T15:00:00Z">
        <w:r w:rsidRPr="00A65ABF">
          <w:rPr>
            <w:rStyle w:val="Hyperlink"/>
            <w:noProof/>
          </w:rPr>
          <w:fldChar w:fldCharType="begin"/>
        </w:r>
        <w:r w:rsidRPr="00A65ABF">
          <w:rPr>
            <w:rStyle w:val="Hyperlink"/>
            <w:noProof/>
          </w:rPr>
          <w:instrText xml:space="preserve"> </w:instrText>
        </w:r>
        <w:r>
          <w:rPr>
            <w:noProof/>
          </w:rPr>
          <w:instrText>HYPERLINK \l "_Toc202969367"</w:instrText>
        </w:r>
        <w:r w:rsidRPr="00A65ABF">
          <w:rPr>
            <w:rStyle w:val="Hyperlink"/>
            <w:noProof/>
          </w:rPr>
          <w:instrText xml:space="preserve"> </w:instrText>
        </w:r>
        <w:r w:rsidRPr="00A65ABF">
          <w:rPr>
            <w:rStyle w:val="Hyperlink"/>
            <w:noProof/>
          </w:rPr>
        </w:r>
        <w:r w:rsidRPr="00A65ABF">
          <w:rPr>
            <w:rStyle w:val="Hyperlink"/>
            <w:noProof/>
          </w:rPr>
          <w:fldChar w:fldCharType="separate"/>
        </w:r>
        <w:r w:rsidRPr="00A65ABF">
          <w:rPr>
            <w:rStyle w:val="Hyperlink"/>
            <w:noProof/>
          </w:rPr>
          <w:t>Figure 63 – Quarter Peal Sensor Head Test Timings</w:t>
        </w:r>
        <w:r>
          <w:rPr>
            <w:noProof/>
            <w:webHidden/>
          </w:rPr>
          <w:tab/>
        </w:r>
        <w:r>
          <w:rPr>
            <w:noProof/>
            <w:webHidden/>
          </w:rPr>
          <w:fldChar w:fldCharType="begin"/>
        </w:r>
        <w:r>
          <w:rPr>
            <w:noProof/>
            <w:webHidden/>
          </w:rPr>
          <w:instrText xml:space="preserve"> PAGEREF _Toc202969367 \h </w:instrText>
        </w:r>
        <w:r>
          <w:rPr>
            <w:noProof/>
            <w:webHidden/>
          </w:rPr>
        </w:r>
        <w:r>
          <w:rPr>
            <w:noProof/>
            <w:webHidden/>
          </w:rPr>
          <w:fldChar w:fldCharType="separate"/>
        </w:r>
      </w:ins>
      <w:ins w:id="1109" w:author="Andrew Instone-Cowie" w:date="2025-07-09T16:02:00Z" w16du:dateUtc="2025-07-09T15:02:00Z">
        <w:r>
          <w:rPr>
            <w:noProof/>
            <w:webHidden/>
          </w:rPr>
          <w:t>92</w:t>
        </w:r>
      </w:ins>
      <w:ins w:id="1110" w:author="Andrew Instone-Cowie" w:date="2025-07-09T16:00:00Z" w16du:dateUtc="2025-07-09T15:00:00Z">
        <w:r>
          <w:rPr>
            <w:noProof/>
            <w:webHidden/>
          </w:rPr>
          <w:fldChar w:fldCharType="end"/>
        </w:r>
        <w:r w:rsidRPr="00A65ABF">
          <w:rPr>
            <w:rStyle w:val="Hyperlink"/>
            <w:noProof/>
          </w:rPr>
          <w:fldChar w:fldCharType="end"/>
        </w:r>
      </w:ins>
    </w:p>
    <w:p w14:paraId="65B45130" w14:textId="0A00F3C8" w:rsidR="00871702" w:rsidDel="00044299" w:rsidRDefault="00871702" w:rsidP="00004B06">
      <w:pPr>
        <w:pStyle w:val="TableofFigures"/>
        <w:tabs>
          <w:tab w:val="right" w:leader="dot" w:pos="9016"/>
        </w:tabs>
        <w:spacing w:after="120"/>
        <w:rPr>
          <w:del w:id="1111" w:author="Andrew Instone-Cowie" w:date="2025-07-09T15:58:00Z" w16du:dateUtc="2025-07-09T14:58:00Z"/>
          <w:rFonts w:eastAsiaTheme="minorEastAsia"/>
          <w:noProof/>
          <w:kern w:val="2"/>
          <w:sz w:val="24"/>
          <w:szCs w:val="24"/>
          <w:lang w:eastAsia="en-GB"/>
          <w14:ligatures w14:val="standardContextual"/>
        </w:rPr>
      </w:pPr>
      <w:del w:id="1112" w:author="Andrew Instone-Cowie" w:date="2025-07-09T15:58:00Z" w16du:dateUtc="2025-07-09T14:58:00Z">
        <w:r w:rsidRPr="00044299" w:rsidDel="00044299">
          <w:rPr>
            <w:rStyle w:val="Hyperlink"/>
            <w:noProof/>
          </w:rPr>
          <w:delText>Figure 1 – Documentation Map</w:delText>
        </w:r>
        <w:r w:rsidDel="00044299">
          <w:rPr>
            <w:noProof/>
            <w:webHidden/>
          </w:rPr>
          <w:tab/>
        </w:r>
      </w:del>
      <w:del w:id="1113" w:author="Andrew Instone-Cowie" w:date="2025-05-07T12:34:00Z" w16du:dateUtc="2025-05-07T11:34:00Z">
        <w:r w:rsidR="00AA5C58" w:rsidDel="00114134">
          <w:rPr>
            <w:noProof/>
            <w:webHidden/>
          </w:rPr>
          <w:delText>9</w:delText>
        </w:r>
      </w:del>
    </w:p>
    <w:p w14:paraId="519B85FD" w14:textId="7B6B631A" w:rsidR="00871702" w:rsidDel="00044299" w:rsidRDefault="00871702" w:rsidP="00004B06">
      <w:pPr>
        <w:pStyle w:val="TableofFigures"/>
        <w:tabs>
          <w:tab w:val="right" w:leader="dot" w:pos="9016"/>
        </w:tabs>
        <w:spacing w:after="120"/>
        <w:rPr>
          <w:del w:id="1114" w:author="Andrew Instone-Cowie" w:date="2025-07-09T15:58:00Z" w16du:dateUtc="2025-07-09T14:58:00Z"/>
          <w:rFonts w:eastAsiaTheme="minorEastAsia"/>
          <w:noProof/>
          <w:kern w:val="2"/>
          <w:sz w:val="24"/>
          <w:szCs w:val="24"/>
          <w:lang w:eastAsia="en-GB"/>
          <w14:ligatures w14:val="standardContextual"/>
        </w:rPr>
      </w:pPr>
      <w:del w:id="1115" w:author="Andrew Instone-Cowie" w:date="2025-07-09T15:58:00Z" w16du:dateUtc="2025-07-09T14:58:00Z">
        <w:r w:rsidRPr="00044299" w:rsidDel="00044299">
          <w:rPr>
            <w:rStyle w:val="Hyperlink"/>
            <w:noProof/>
          </w:rPr>
          <w:delText>Figure 2 – Simulator General Arrangement</w:delText>
        </w:r>
        <w:r w:rsidDel="00044299">
          <w:rPr>
            <w:noProof/>
            <w:webHidden/>
          </w:rPr>
          <w:tab/>
        </w:r>
      </w:del>
      <w:del w:id="1116" w:author="Andrew Instone-Cowie" w:date="2025-05-07T12:34:00Z" w16du:dateUtc="2025-05-07T11:34:00Z">
        <w:r w:rsidR="00AA5C58" w:rsidDel="00114134">
          <w:rPr>
            <w:noProof/>
            <w:webHidden/>
          </w:rPr>
          <w:delText>11</w:delText>
        </w:r>
      </w:del>
    </w:p>
    <w:p w14:paraId="567015CC" w14:textId="61C5CFC2" w:rsidR="00871702" w:rsidDel="00044299" w:rsidRDefault="00871702" w:rsidP="00004B06">
      <w:pPr>
        <w:pStyle w:val="TableofFigures"/>
        <w:tabs>
          <w:tab w:val="right" w:leader="dot" w:pos="9016"/>
        </w:tabs>
        <w:spacing w:after="120"/>
        <w:rPr>
          <w:del w:id="1117" w:author="Andrew Instone-Cowie" w:date="2025-07-09T15:58:00Z" w16du:dateUtc="2025-07-09T14:58:00Z"/>
          <w:rFonts w:eastAsiaTheme="minorEastAsia"/>
          <w:noProof/>
          <w:kern w:val="2"/>
          <w:sz w:val="24"/>
          <w:szCs w:val="24"/>
          <w:lang w:eastAsia="en-GB"/>
          <w14:ligatures w14:val="standardContextual"/>
        </w:rPr>
      </w:pPr>
      <w:del w:id="1118" w:author="Andrew Instone-Cowie" w:date="2025-07-09T15:58:00Z" w16du:dateUtc="2025-07-09T14:58:00Z">
        <w:r w:rsidRPr="00044299" w:rsidDel="00044299">
          <w:rPr>
            <w:rStyle w:val="Hyperlink"/>
            <w:noProof/>
          </w:rPr>
          <w:delText>Figure 3 – Second PC Module General Arrangement</w:delText>
        </w:r>
        <w:r w:rsidDel="00044299">
          <w:rPr>
            <w:noProof/>
            <w:webHidden/>
          </w:rPr>
          <w:tab/>
        </w:r>
      </w:del>
      <w:del w:id="1119" w:author="Andrew Instone-Cowie" w:date="2025-05-07T12:34:00Z" w16du:dateUtc="2025-05-07T11:34:00Z">
        <w:r w:rsidR="00AA5C58" w:rsidDel="00114134">
          <w:rPr>
            <w:noProof/>
            <w:webHidden/>
          </w:rPr>
          <w:delText>12</w:delText>
        </w:r>
      </w:del>
    </w:p>
    <w:p w14:paraId="2501199D" w14:textId="7CC0344B" w:rsidR="00871702" w:rsidDel="00044299" w:rsidRDefault="00871702" w:rsidP="00004B06">
      <w:pPr>
        <w:pStyle w:val="TableofFigures"/>
        <w:tabs>
          <w:tab w:val="right" w:leader="dot" w:pos="9016"/>
        </w:tabs>
        <w:spacing w:after="120"/>
        <w:rPr>
          <w:del w:id="1120" w:author="Andrew Instone-Cowie" w:date="2025-07-09T15:58:00Z" w16du:dateUtc="2025-07-09T14:58:00Z"/>
          <w:rFonts w:eastAsiaTheme="minorEastAsia"/>
          <w:noProof/>
          <w:kern w:val="2"/>
          <w:sz w:val="24"/>
          <w:szCs w:val="24"/>
          <w:lang w:eastAsia="en-GB"/>
          <w14:ligatures w14:val="standardContextual"/>
        </w:rPr>
      </w:pPr>
      <w:del w:id="1121" w:author="Andrew Instone-Cowie" w:date="2025-07-09T15:58:00Z" w16du:dateUtc="2025-07-09T14:58:00Z">
        <w:r w:rsidRPr="00044299" w:rsidDel="00044299">
          <w:rPr>
            <w:rStyle w:val="Hyperlink"/>
            <w:noProof/>
          </w:rPr>
          <w:delText>Figure 4 – Basic Serial Splitter Modules General Arrangement</w:delText>
        </w:r>
        <w:r w:rsidDel="00044299">
          <w:rPr>
            <w:noProof/>
            <w:webHidden/>
          </w:rPr>
          <w:tab/>
        </w:r>
      </w:del>
      <w:del w:id="1122" w:author="Andrew Instone-Cowie" w:date="2025-05-07T12:34:00Z" w16du:dateUtc="2025-05-07T11:34:00Z">
        <w:r w:rsidR="00AA5C58" w:rsidDel="00114134">
          <w:rPr>
            <w:noProof/>
            <w:webHidden/>
          </w:rPr>
          <w:delText>13</w:delText>
        </w:r>
      </w:del>
    </w:p>
    <w:p w14:paraId="36406218" w14:textId="74A313E2" w:rsidR="00871702" w:rsidDel="00044299" w:rsidRDefault="00871702" w:rsidP="00004B06">
      <w:pPr>
        <w:pStyle w:val="TableofFigures"/>
        <w:tabs>
          <w:tab w:val="right" w:leader="dot" w:pos="9016"/>
        </w:tabs>
        <w:spacing w:after="120"/>
        <w:rPr>
          <w:del w:id="1123" w:author="Andrew Instone-Cowie" w:date="2025-07-09T15:58:00Z" w16du:dateUtc="2025-07-09T14:58:00Z"/>
          <w:rFonts w:eastAsiaTheme="minorEastAsia"/>
          <w:noProof/>
          <w:kern w:val="2"/>
          <w:sz w:val="24"/>
          <w:szCs w:val="24"/>
          <w:lang w:eastAsia="en-GB"/>
          <w14:ligatures w14:val="standardContextual"/>
        </w:rPr>
      </w:pPr>
      <w:del w:id="1124" w:author="Andrew Instone-Cowie" w:date="2025-07-09T15:58:00Z" w16du:dateUtc="2025-07-09T14:58:00Z">
        <w:r w:rsidRPr="00044299" w:rsidDel="00044299">
          <w:rPr>
            <w:rStyle w:val="Hyperlink"/>
            <w:noProof/>
          </w:rPr>
          <w:delText>Figure 5 – Dual Triggers – Backstroke Strike Point</w:delText>
        </w:r>
        <w:r w:rsidDel="00044299">
          <w:rPr>
            <w:noProof/>
            <w:webHidden/>
          </w:rPr>
          <w:tab/>
        </w:r>
      </w:del>
      <w:del w:id="1125" w:author="Andrew Instone-Cowie" w:date="2025-05-07T12:34:00Z" w16du:dateUtc="2025-05-07T11:34:00Z">
        <w:r w:rsidR="00AA5C58" w:rsidDel="00114134">
          <w:rPr>
            <w:noProof/>
            <w:webHidden/>
          </w:rPr>
          <w:delText>15</w:delText>
        </w:r>
      </w:del>
    </w:p>
    <w:p w14:paraId="5F000630" w14:textId="2F3EC202" w:rsidR="00871702" w:rsidDel="00044299" w:rsidRDefault="00871702" w:rsidP="00004B06">
      <w:pPr>
        <w:pStyle w:val="TableofFigures"/>
        <w:tabs>
          <w:tab w:val="right" w:leader="dot" w:pos="9016"/>
        </w:tabs>
        <w:spacing w:after="120"/>
        <w:rPr>
          <w:del w:id="1126" w:author="Andrew Instone-Cowie" w:date="2025-07-09T15:58:00Z" w16du:dateUtc="2025-07-09T14:58:00Z"/>
          <w:rFonts w:eastAsiaTheme="minorEastAsia"/>
          <w:noProof/>
          <w:kern w:val="2"/>
          <w:sz w:val="24"/>
          <w:szCs w:val="24"/>
          <w:lang w:eastAsia="en-GB"/>
          <w14:ligatures w14:val="standardContextual"/>
        </w:rPr>
      </w:pPr>
      <w:del w:id="1127" w:author="Andrew Instone-Cowie" w:date="2025-07-09T15:58:00Z" w16du:dateUtc="2025-07-09T14:58:00Z">
        <w:r w:rsidRPr="00044299" w:rsidDel="00044299">
          <w:rPr>
            <w:rStyle w:val="Hyperlink"/>
            <w:noProof/>
          </w:rPr>
          <w:delText>Figure 6 – Dual Triggers – Handstroke Strike Point</w:delText>
        </w:r>
        <w:r w:rsidDel="00044299">
          <w:rPr>
            <w:noProof/>
            <w:webHidden/>
          </w:rPr>
          <w:tab/>
        </w:r>
      </w:del>
      <w:del w:id="1128" w:author="Andrew Instone-Cowie" w:date="2025-05-07T12:34:00Z" w16du:dateUtc="2025-05-07T11:34:00Z">
        <w:r w:rsidR="00AA5C58" w:rsidDel="00114134">
          <w:rPr>
            <w:noProof/>
            <w:webHidden/>
          </w:rPr>
          <w:delText>15</w:delText>
        </w:r>
      </w:del>
    </w:p>
    <w:p w14:paraId="1EFA469E" w14:textId="15A598C7" w:rsidR="00871702" w:rsidDel="00044299" w:rsidRDefault="00871702" w:rsidP="00004B06">
      <w:pPr>
        <w:pStyle w:val="TableofFigures"/>
        <w:tabs>
          <w:tab w:val="right" w:leader="dot" w:pos="9016"/>
        </w:tabs>
        <w:spacing w:after="120"/>
        <w:rPr>
          <w:del w:id="1129" w:author="Andrew Instone-Cowie" w:date="2025-07-09T15:58:00Z" w16du:dateUtc="2025-07-09T14:58:00Z"/>
          <w:rFonts w:eastAsiaTheme="minorEastAsia"/>
          <w:noProof/>
          <w:kern w:val="2"/>
          <w:sz w:val="24"/>
          <w:szCs w:val="24"/>
          <w:lang w:eastAsia="en-GB"/>
          <w14:ligatures w14:val="standardContextual"/>
        </w:rPr>
      </w:pPr>
      <w:del w:id="1130" w:author="Andrew Instone-Cowie" w:date="2025-07-09T15:58:00Z" w16du:dateUtc="2025-07-09T14:58:00Z">
        <w:r w:rsidRPr="00044299" w:rsidDel="00044299">
          <w:rPr>
            <w:rStyle w:val="Hyperlink"/>
            <w:noProof/>
          </w:rPr>
          <w:delText>Figure 7 – Single Trigger – Backstroke Strike Point</w:delText>
        </w:r>
        <w:r w:rsidDel="00044299">
          <w:rPr>
            <w:noProof/>
            <w:webHidden/>
          </w:rPr>
          <w:tab/>
        </w:r>
      </w:del>
      <w:del w:id="1131" w:author="Andrew Instone-Cowie" w:date="2025-05-07T12:34:00Z" w16du:dateUtc="2025-05-07T11:34:00Z">
        <w:r w:rsidR="00AA5C58" w:rsidDel="00114134">
          <w:rPr>
            <w:noProof/>
            <w:webHidden/>
          </w:rPr>
          <w:delText>16</w:delText>
        </w:r>
      </w:del>
    </w:p>
    <w:p w14:paraId="0273D373" w14:textId="0CE2B9CD" w:rsidR="00871702" w:rsidDel="00044299" w:rsidRDefault="00871702" w:rsidP="00004B06">
      <w:pPr>
        <w:pStyle w:val="TableofFigures"/>
        <w:tabs>
          <w:tab w:val="right" w:leader="dot" w:pos="9016"/>
        </w:tabs>
        <w:spacing w:after="120"/>
        <w:rPr>
          <w:del w:id="1132" w:author="Andrew Instone-Cowie" w:date="2025-07-09T15:58:00Z" w16du:dateUtc="2025-07-09T14:58:00Z"/>
          <w:rFonts w:eastAsiaTheme="minorEastAsia"/>
          <w:noProof/>
          <w:kern w:val="2"/>
          <w:sz w:val="24"/>
          <w:szCs w:val="24"/>
          <w:lang w:eastAsia="en-GB"/>
          <w14:ligatures w14:val="standardContextual"/>
        </w:rPr>
      </w:pPr>
      <w:del w:id="1133" w:author="Andrew Instone-Cowie" w:date="2025-07-09T15:58:00Z" w16du:dateUtc="2025-07-09T14:58:00Z">
        <w:r w:rsidRPr="00044299" w:rsidDel="00044299">
          <w:rPr>
            <w:rStyle w:val="Hyperlink"/>
            <w:noProof/>
          </w:rPr>
          <w:delText>Figure 8 – Single Trigger – Handstroke Strike Point</w:delText>
        </w:r>
        <w:r w:rsidDel="00044299">
          <w:rPr>
            <w:noProof/>
            <w:webHidden/>
          </w:rPr>
          <w:tab/>
        </w:r>
      </w:del>
      <w:del w:id="1134" w:author="Andrew Instone-Cowie" w:date="2025-05-07T12:34:00Z" w16du:dateUtc="2025-05-07T11:34:00Z">
        <w:r w:rsidR="00AA5C58" w:rsidDel="00114134">
          <w:rPr>
            <w:noProof/>
            <w:webHidden/>
          </w:rPr>
          <w:delText>16</w:delText>
        </w:r>
      </w:del>
    </w:p>
    <w:p w14:paraId="30839129" w14:textId="70FEA717" w:rsidR="00871702" w:rsidDel="00044299" w:rsidRDefault="00871702" w:rsidP="00004B06">
      <w:pPr>
        <w:pStyle w:val="TableofFigures"/>
        <w:tabs>
          <w:tab w:val="right" w:leader="dot" w:pos="9016"/>
        </w:tabs>
        <w:spacing w:after="120"/>
        <w:rPr>
          <w:del w:id="1135" w:author="Andrew Instone-Cowie" w:date="2025-07-09T15:58:00Z" w16du:dateUtc="2025-07-09T14:58:00Z"/>
          <w:rFonts w:eastAsiaTheme="minorEastAsia"/>
          <w:noProof/>
          <w:kern w:val="2"/>
          <w:sz w:val="24"/>
          <w:szCs w:val="24"/>
          <w:lang w:eastAsia="en-GB"/>
          <w14:ligatures w14:val="standardContextual"/>
        </w:rPr>
      </w:pPr>
      <w:del w:id="1136" w:author="Andrew Instone-Cowie" w:date="2025-07-09T15:58:00Z" w16du:dateUtc="2025-07-09T14:58:00Z">
        <w:r w:rsidRPr="00044299" w:rsidDel="00044299">
          <w:rPr>
            <w:rStyle w:val="Hyperlink"/>
            <w:noProof/>
          </w:rPr>
          <w:delText>Figure 9 – Basic Serial Splitter Downstream Data Flow</w:delText>
        </w:r>
        <w:r w:rsidDel="00044299">
          <w:rPr>
            <w:noProof/>
            <w:webHidden/>
          </w:rPr>
          <w:tab/>
        </w:r>
      </w:del>
      <w:del w:id="1137" w:author="Andrew Instone-Cowie" w:date="2025-05-07T12:34:00Z" w16du:dateUtc="2025-05-07T11:34:00Z">
        <w:r w:rsidR="00AA5C58" w:rsidDel="00114134">
          <w:rPr>
            <w:noProof/>
            <w:webHidden/>
          </w:rPr>
          <w:delText>26</w:delText>
        </w:r>
      </w:del>
    </w:p>
    <w:p w14:paraId="42649615" w14:textId="745D1157" w:rsidR="00871702" w:rsidDel="00044299" w:rsidRDefault="00871702" w:rsidP="00004B06">
      <w:pPr>
        <w:pStyle w:val="TableofFigures"/>
        <w:tabs>
          <w:tab w:val="right" w:leader="dot" w:pos="9016"/>
        </w:tabs>
        <w:spacing w:after="120"/>
        <w:rPr>
          <w:del w:id="1138" w:author="Andrew Instone-Cowie" w:date="2025-07-09T15:58:00Z" w16du:dateUtc="2025-07-09T14:58:00Z"/>
          <w:rFonts w:eastAsiaTheme="minorEastAsia"/>
          <w:noProof/>
          <w:kern w:val="2"/>
          <w:sz w:val="24"/>
          <w:szCs w:val="24"/>
          <w:lang w:eastAsia="en-GB"/>
          <w14:ligatures w14:val="standardContextual"/>
        </w:rPr>
      </w:pPr>
      <w:del w:id="1139" w:author="Andrew Instone-Cowie" w:date="2025-07-09T15:58:00Z" w16du:dateUtc="2025-07-09T14:58:00Z">
        <w:r w:rsidRPr="00044299" w:rsidDel="00044299">
          <w:rPr>
            <w:rStyle w:val="Hyperlink"/>
            <w:noProof/>
          </w:rPr>
          <w:delText>Figure 10 – Basic Serial Splitter Upstream Data Flow</w:delText>
        </w:r>
        <w:r w:rsidDel="00044299">
          <w:rPr>
            <w:noProof/>
            <w:webHidden/>
          </w:rPr>
          <w:tab/>
        </w:r>
      </w:del>
      <w:del w:id="1140" w:author="Andrew Instone-Cowie" w:date="2025-05-07T12:34:00Z" w16du:dateUtc="2025-05-07T11:34:00Z">
        <w:r w:rsidR="00AA5C58" w:rsidDel="00114134">
          <w:rPr>
            <w:noProof/>
            <w:webHidden/>
          </w:rPr>
          <w:delText>28</w:delText>
        </w:r>
      </w:del>
    </w:p>
    <w:p w14:paraId="27DE7959" w14:textId="316F3DB4" w:rsidR="00871702" w:rsidDel="00044299" w:rsidRDefault="00871702" w:rsidP="00004B06">
      <w:pPr>
        <w:pStyle w:val="TableofFigures"/>
        <w:tabs>
          <w:tab w:val="right" w:leader="dot" w:pos="9016"/>
        </w:tabs>
        <w:spacing w:after="120"/>
        <w:rPr>
          <w:del w:id="1141" w:author="Andrew Instone-Cowie" w:date="2025-07-09T15:58:00Z" w16du:dateUtc="2025-07-09T14:58:00Z"/>
          <w:rFonts w:eastAsiaTheme="minorEastAsia"/>
          <w:noProof/>
          <w:kern w:val="2"/>
          <w:sz w:val="24"/>
          <w:szCs w:val="24"/>
          <w:lang w:eastAsia="en-GB"/>
          <w14:ligatures w14:val="standardContextual"/>
        </w:rPr>
      </w:pPr>
      <w:del w:id="1142" w:author="Andrew Instone-Cowie" w:date="2025-07-09T15:58:00Z" w16du:dateUtc="2025-07-09T14:58:00Z">
        <w:r w:rsidRPr="00044299" w:rsidDel="00044299">
          <w:rPr>
            <w:rStyle w:val="Hyperlink"/>
            <w:noProof/>
          </w:rPr>
          <w:delText>Figure 11 – Basic Serial Splitter Transmitter Control</w:delText>
        </w:r>
        <w:r w:rsidDel="00044299">
          <w:rPr>
            <w:noProof/>
            <w:webHidden/>
          </w:rPr>
          <w:tab/>
        </w:r>
      </w:del>
      <w:del w:id="1143" w:author="Andrew Instone-Cowie" w:date="2025-05-07T12:34:00Z" w16du:dateUtc="2025-05-07T11:34:00Z">
        <w:r w:rsidR="00AA5C58" w:rsidDel="00114134">
          <w:rPr>
            <w:noProof/>
            <w:webHidden/>
          </w:rPr>
          <w:delText>29</w:delText>
        </w:r>
      </w:del>
    </w:p>
    <w:p w14:paraId="1CE21D62" w14:textId="139EE90D" w:rsidR="00871702" w:rsidDel="00044299" w:rsidRDefault="00871702" w:rsidP="00004B06">
      <w:pPr>
        <w:pStyle w:val="TableofFigures"/>
        <w:tabs>
          <w:tab w:val="right" w:leader="dot" w:pos="9016"/>
        </w:tabs>
        <w:spacing w:after="120"/>
        <w:rPr>
          <w:del w:id="1144" w:author="Andrew Instone-Cowie" w:date="2025-07-09T15:58:00Z" w16du:dateUtc="2025-07-09T14:58:00Z"/>
          <w:rFonts w:eastAsiaTheme="minorEastAsia"/>
          <w:noProof/>
          <w:kern w:val="2"/>
          <w:sz w:val="24"/>
          <w:szCs w:val="24"/>
          <w:lang w:eastAsia="en-GB"/>
          <w14:ligatures w14:val="standardContextual"/>
        </w:rPr>
      </w:pPr>
      <w:del w:id="1145" w:author="Andrew Instone-Cowie" w:date="2025-07-09T15:58:00Z" w16du:dateUtc="2025-07-09T14:58:00Z">
        <w:r w:rsidRPr="00044299" w:rsidDel="00044299">
          <w:rPr>
            <w:rStyle w:val="Hyperlink"/>
            <w:noProof/>
          </w:rPr>
          <w:delText>Figure 12 – Polarity Protection – Correct</w:delText>
        </w:r>
        <w:r w:rsidDel="00044299">
          <w:rPr>
            <w:noProof/>
            <w:webHidden/>
          </w:rPr>
          <w:tab/>
        </w:r>
      </w:del>
      <w:del w:id="1146" w:author="Andrew Instone-Cowie" w:date="2025-05-07T12:34:00Z" w16du:dateUtc="2025-05-07T11:34:00Z">
        <w:r w:rsidR="00AA5C58" w:rsidDel="00114134">
          <w:rPr>
            <w:noProof/>
            <w:webHidden/>
          </w:rPr>
          <w:delText>31</w:delText>
        </w:r>
      </w:del>
    </w:p>
    <w:p w14:paraId="298DE81C" w14:textId="525F5636" w:rsidR="00871702" w:rsidDel="00044299" w:rsidRDefault="00871702" w:rsidP="00004B06">
      <w:pPr>
        <w:pStyle w:val="TableofFigures"/>
        <w:tabs>
          <w:tab w:val="right" w:leader="dot" w:pos="9016"/>
        </w:tabs>
        <w:spacing w:after="120"/>
        <w:rPr>
          <w:del w:id="1147" w:author="Andrew Instone-Cowie" w:date="2025-07-09T15:58:00Z" w16du:dateUtc="2025-07-09T14:58:00Z"/>
          <w:rFonts w:eastAsiaTheme="minorEastAsia"/>
          <w:noProof/>
          <w:kern w:val="2"/>
          <w:sz w:val="24"/>
          <w:szCs w:val="24"/>
          <w:lang w:eastAsia="en-GB"/>
          <w14:ligatures w14:val="standardContextual"/>
        </w:rPr>
      </w:pPr>
      <w:del w:id="1148" w:author="Andrew Instone-Cowie" w:date="2025-07-09T15:58:00Z" w16du:dateUtc="2025-07-09T14:58:00Z">
        <w:r w:rsidRPr="00044299" w:rsidDel="00044299">
          <w:rPr>
            <w:rStyle w:val="Hyperlink"/>
            <w:noProof/>
          </w:rPr>
          <w:delText>Figure 13 – Polarity Protection – Reversed</w:delText>
        </w:r>
        <w:r w:rsidDel="00044299">
          <w:rPr>
            <w:noProof/>
            <w:webHidden/>
          </w:rPr>
          <w:tab/>
        </w:r>
      </w:del>
      <w:del w:id="1149" w:author="Andrew Instone-Cowie" w:date="2025-05-07T12:34:00Z" w16du:dateUtc="2025-05-07T11:34:00Z">
        <w:r w:rsidR="00AA5C58" w:rsidDel="00114134">
          <w:rPr>
            <w:noProof/>
            <w:webHidden/>
          </w:rPr>
          <w:delText>32</w:delText>
        </w:r>
      </w:del>
    </w:p>
    <w:p w14:paraId="440E33CB" w14:textId="2E7B4231" w:rsidR="00871702" w:rsidDel="00044299" w:rsidRDefault="00871702" w:rsidP="00004B06">
      <w:pPr>
        <w:pStyle w:val="TableofFigures"/>
        <w:tabs>
          <w:tab w:val="right" w:leader="dot" w:pos="9016"/>
        </w:tabs>
        <w:spacing w:after="120"/>
        <w:rPr>
          <w:del w:id="1150" w:author="Andrew Instone-Cowie" w:date="2025-07-09T15:58:00Z" w16du:dateUtc="2025-07-09T14:58:00Z"/>
          <w:rFonts w:eastAsiaTheme="minorEastAsia"/>
          <w:noProof/>
          <w:kern w:val="2"/>
          <w:sz w:val="24"/>
          <w:szCs w:val="24"/>
          <w:lang w:eastAsia="en-GB"/>
          <w14:ligatures w14:val="standardContextual"/>
        </w:rPr>
      </w:pPr>
      <w:del w:id="1151" w:author="Andrew Instone-Cowie" w:date="2025-07-09T15:58:00Z" w16du:dateUtc="2025-07-09T14:58:00Z">
        <w:r w:rsidRPr="00044299" w:rsidDel="00044299">
          <w:rPr>
            <w:rStyle w:val="Hyperlink"/>
            <w:noProof/>
          </w:rPr>
          <w:delText>Figure 14 – TVS Diode Characteristic Curves</w:delText>
        </w:r>
        <w:r w:rsidDel="00044299">
          <w:rPr>
            <w:noProof/>
            <w:webHidden/>
          </w:rPr>
          <w:tab/>
        </w:r>
      </w:del>
      <w:del w:id="1152" w:author="Andrew Instone-Cowie" w:date="2025-05-07T12:34:00Z" w16du:dateUtc="2025-05-07T11:34:00Z">
        <w:r w:rsidR="00AA5C58" w:rsidDel="00114134">
          <w:rPr>
            <w:noProof/>
            <w:webHidden/>
          </w:rPr>
          <w:delText>33</w:delText>
        </w:r>
      </w:del>
    </w:p>
    <w:p w14:paraId="6FE5C05F" w14:textId="49A70CD8" w:rsidR="00871702" w:rsidDel="00044299" w:rsidRDefault="00871702" w:rsidP="00004B06">
      <w:pPr>
        <w:pStyle w:val="TableofFigures"/>
        <w:tabs>
          <w:tab w:val="right" w:leader="dot" w:pos="9016"/>
        </w:tabs>
        <w:spacing w:after="120"/>
        <w:rPr>
          <w:del w:id="1153" w:author="Andrew Instone-Cowie" w:date="2025-07-09T15:58:00Z" w16du:dateUtc="2025-07-09T14:58:00Z"/>
          <w:rFonts w:eastAsiaTheme="minorEastAsia"/>
          <w:noProof/>
          <w:kern w:val="2"/>
          <w:sz w:val="24"/>
          <w:szCs w:val="24"/>
          <w:lang w:eastAsia="en-GB"/>
          <w14:ligatures w14:val="standardContextual"/>
        </w:rPr>
      </w:pPr>
      <w:del w:id="1154" w:author="Andrew Instone-Cowie" w:date="2025-07-09T15:58:00Z" w16du:dateUtc="2025-07-09T14:58:00Z">
        <w:r w:rsidRPr="00044299" w:rsidDel="00044299">
          <w:rPr>
            <w:rStyle w:val="Hyperlink"/>
            <w:noProof/>
          </w:rPr>
          <w:delText>Figure 15 – Uni-Directional TVS Diode</w:delText>
        </w:r>
        <w:r w:rsidDel="00044299">
          <w:rPr>
            <w:noProof/>
            <w:webHidden/>
          </w:rPr>
          <w:tab/>
        </w:r>
      </w:del>
      <w:del w:id="1155" w:author="Andrew Instone-Cowie" w:date="2025-05-07T12:34:00Z" w16du:dateUtc="2025-05-07T11:34:00Z">
        <w:r w:rsidR="00AA5C58" w:rsidDel="00114134">
          <w:rPr>
            <w:noProof/>
            <w:webHidden/>
          </w:rPr>
          <w:delText>34</w:delText>
        </w:r>
      </w:del>
    </w:p>
    <w:p w14:paraId="5C11DD3E" w14:textId="28A49968" w:rsidR="00871702" w:rsidDel="00044299" w:rsidRDefault="00871702" w:rsidP="00004B06">
      <w:pPr>
        <w:pStyle w:val="TableofFigures"/>
        <w:tabs>
          <w:tab w:val="right" w:leader="dot" w:pos="9016"/>
        </w:tabs>
        <w:spacing w:after="120"/>
        <w:rPr>
          <w:del w:id="1156" w:author="Andrew Instone-Cowie" w:date="2025-07-09T15:58:00Z" w16du:dateUtc="2025-07-09T14:58:00Z"/>
          <w:rFonts w:eastAsiaTheme="minorEastAsia"/>
          <w:noProof/>
          <w:kern w:val="2"/>
          <w:sz w:val="24"/>
          <w:szCs w:val="24"/>
          <w:lang w:eastAsia="en-GB"/>
          <w14:ligatures w14:val="standardContextual"/>
        </w:rPr>
      </w:pPr>
      <w:del w:id="1157" w:author="Andrew Instone-Cowie" w:date="2025-07-09T15:58:00Z" w16du:dateUtc="2025-07-09T14:58:00Z">
        <w:r w:rsidRPr="00044299" w:rsidDel="00044299">
          <w:rPr>
            <w:rStyle w:val="Hyperlink"/>
            <w:noProof/>
          </w:rPr>
          <w:delText>Figure 16 – Spike Dissipation (Uni-Directional)</w:delText>
        </w:r>
        <w:r w:rsidDel="00044299">
          <w:rPr>
            <w:noProof/>
            <w:webHidden/>
          </w:rPr>
          <w:tab/>
        </w:r>
      </w:del>
      <w:del w:id="1158" w:author="Andrew Instone-Cowie" w:date="2025-05-07T12:34:00Z" w16du:dateUtc="2025-05-07T11:34:00Z">
        <w:r w:rsidR="00AA5C58" w:rsidDel="00114134">
          <w:rPr>
            <w:noProof/>
            <w:webHidden/>
          </w:rPr>
          <w:delText>34</w:delText>
        </w:r>
      </w:del>
    </w:p>
    <w:p w14:paraId="3461808C" w14:textId="4D9DE394" w:rsidR="00871702" w:rsidDel="00044299" w:rsidRDefault="00871702" w:rsidP="00004B06">
      <w:pPr>
        <w:pStyle w:val="TableofFigures"/>
        <w:tabs>
          <w:tab w:val="right" w:leader="dot" w:pos="9016"/>
        </w:tabs>
        <w:spacing w:after="120"/>
        <w:rPr>
          <w:del w:id="1159" w:author="Andrew Instone-Cowie" w:date="2025-07-09T15:58:00Z" w16du:dateUtc="2025-07-09T14:58:00Z"/>
          <w:rFonts w:eastAsiaTheme="minorEastAsia"/>
          <w:noProof/>
          <w:kern w:val="2"/>
          <w:sz w:val="24"/>
          <w:szCs w:val="24"/>
          <w:lang w:eastAsia="en-GB"/>
          <w14:ligatures w14:val="standardContextual"/>
        </w:rPr>
      </w:pPr>
      <w:del w:id="1160" w:author="Andrew Instone-Cowie" w:date="2025-07-09T15:58:00Z" w16du:dateUtc="2025-07-09T14:58:00Z">
        <w:r w:rsidRPr="00044299" w:rsidDel="00044299">
          <w:rPr>
            <w:rStyle w:val="Hyperlink"/>
            <w:noProof/>
          </w:rPr>
          <w:delText>Figure 17 – Bi-Directional TVS Diode</w:delText>
        </w:r>
        <w:r w:rsidDel="00044299">
          <w:rPr>
            <w:noProof/>
            <w:webHidden/>
          </w:rPr>
          <w:tab/>
        </w:r>
      </w:del>
      <w:del w:id="1161" w:author="Andrew Instone-Cowie" w:date="2025-05-07T12:34:00Z" w16du:dateUtc="2025-05-07T11:34:00Z">
        <w:r w:rsidR="00AA5C58" w:rsidDel="00114134">
          <w:rPr>
            <w:noProof/>
            <w:webHidden/>
          </w:rPr>
          <w:delText>35</w:delText>
        </w:r>
      </w:del>
    </w:p>
    <w:p w14:paraId="1B8D395A" w14:textId="3D307277" w:rsidR="00871702" w:rsidDel="00044299" w:rsidRDefault="00871702" w:rsidP="00004B06">
      <w:pPr>
        <w:pStyle w:val="TableofFigures"/>
        <w:tabs>
          <w:tab w:val="right" w:leader="dot" w:pos="9016"/>
        </w:tabs>
        <w:spacing w:after="120"/>
        <w:rPr>
          <w:del w:id="1162" w:author="Andrew Instone-Cowie" w:date="2025-07-09T15:58:00Z" w16du:dateUtc="2025-07-09T14:58:00Z"/>
          <w:rFonts w:eastAsiaTheme="minorEastAsia"/>
          <w:noProof/>
          <w:kern w:val="2"/>
          <w:sz w:val="24"/>
          <w:szCs w:val="24"/>
          <w:lang w:eastAsia="en-GB"/>
          <w14:ligatures w14:val="standardContextual"/>
        </w:rPr>
      </w:pPr>
      <w:del w:id="1163" w:author="Andrew Instone-Cowie" w:date="2025-07-09T15:58:00Z" w16du:dateUtc="2025-07-09T14:58:00Z">
        <w:r w:rsidRPr="00044299" w:rsidDel="00044299">
          <w:rPr>
            <w:rStyle w:val="Hyperlink"/>
            <w:noProof/>
          </w:rPr>
          <w:delText>Figure 18 – Spike Dissipation (Bi-Directional)</w:delText>
        </w:r>
        <w:r w:rsidDel="00044299">
          <w:rPr>
            <w:noProof/>
            <w:webHidden/>
          </w:rPr>
          <w:tab/>
        </w:r>
      </w:del>
      <w:del w:id="1164" w:author="Andrew Instone-Cowie" w:date="2025-05-07T12:34:00Z" w16du:dateUtc="2025-05-07T11:34:00Z">
        <w:r w:rsidR="00AA5C58" w:rsidDel="00114134">
          <w:rPr>
            <w:noProof/>
            <w:webHidden/>
          </w:rPr>
          <w:delText>36</w:delText>
        </w:r>
      </w:del>
    </w:p>
    <w:p w14:paraId="13DDF7E8" w14:textId="06A426EF" w:rsidR="00871702" w:rsidDel="00044299" w:rsidRDefault="00871702" w:rsidP="00004B06">
      <w:pPr>
        <w:pStyle w:val="TableofFigures"/>
        <w:tabs>
          <w:tab w:val="right" w:leader="dot" w:pos="9016"/>
        </w:tabs>
        <w:spacing w:after="120"/>
        <w:rPr>
          <w:del w:id="1165" w:author="Andrew Instone-Cowie" w:date="2025-07-09T15:58:00Z" w16du:dateUtc="2025-07-09T14:58:00Z"/>
          <w:rFonts w:eastAsiaTheme="minorEastAsia"/>
          <w:noProof/>
          <w:kern w:val="2"/>
          <w:sz w:val="24"/>
          <w:szCs w:val="24"/>
          <w:lang w:eastAsia="en-GB"/>
          <w14:ligatures w14:val="standardContextual"/>
        </w:rPr>
      </w:pPr>
      <w:del w:id="1166" w:author="Andrew Instone-Cowie" w:date="2025-07-09T15:58:00Z" w16du:dateUtc="2025-07-09T14:58:00Z">
        <w:r w:rsidRPr="00044299" w:rsidDel="00044299">
          <w:rPr>
            <w:rStyle w:val="Hyperlink"/>
            <w:noProof/>
          </w:rPr>
          <w:delText>Figure 19 – Leakage Current "Voltage Divider" Effect</w:delText>
        </w:r>
        <w:r w:rsidDel="00044299">
          <w:rPr>
            <w:noProof/>
            <w:webHidden/>
          </w:rPr>
          <w:tab/>
        </w:r>
      </w:del>
      <w:del w:id="1167" w:author="Andrew Instone-Cowie" w:date="2025-05-07T12:34:00Z" w16du:dateUtc="2025-05-07T11:34:00Z">
        <w:r w:rsidR="00AA5C58" w:rsidDel="00114134">
          <w:rPr>
            <w:noProof/>
            <w:webHidden/>
          </w:rPr>
          <w:delText>37</w:delText>
        </w:r>
      </w:del>
    </w:p>
    <w:p w14:paraId="457C3A53" w14:textId="62766149" w:rsidR="00871702" w:rsidDel="00044299" w:rsidRDefault="00871702" w:rsidP="00004B06">
      <w:pPr>
        <w:pStyle w:val="TableofFigures"/>
        <w:tabs>
          <w:tab w:val="right" w:leader="dot" w:pos="9016"/>
        </w:tabs>
        <w:spacing w:after="120"/>
        <w:rPr>
          <w:del w:id="1168" w:author="Andrew Instone-Cowie" w:date="2025-07-09T15:58:00Z" w16du:dateUtc="2025-07-09T14:58:00Z"/>
          <w:rFonts w:eastAsiaTheme="minorEastAsia"/>
          <w:noProof/>
          <w:kern w:val="2"/>
          <w:sz w:val="24"/>
          <w:szCs w:val="24"/>
          <w:lang w:eastAsia="en-GB"/>
          <w14:ligatures w14:val="standardContextual"/>
        </w:rPr>
      </w:pPr>
      <w:del w:id="1169" w:author="Andrew Instone-Cowie" w:date="2025-07-09T15:58:00Z" w16du:dateUtc="2025-07-09T14:58:00Z">
        <w:r w:rsidRPr="00044299" w:rsidDel="00044299">
          <w:rPr>
            <w:rStyle w:val="Hyperlink"/>
            <w:noProof/>
          </w:rPr>
          <w:delText>Figure 20 – Leakage Current – Supplementary Pull-Up Resistor</w:delText>
        </w:r>
        <w:r w:rsidDel="00044299">
          <w:rPr>
            <w:noProof/>
            <w:webHidden/>
          </w:rPr>
          <w:tab/>
        </w:r>
      </w:del>
      <w:del w:id="1170" w:author="Andrew Instone-Cowie" w:date="2025-05-07T12:34:00Z" w16du:dateUtc="2025-05-07T11:34:00Z">
        <w:r w:rsidR="00AA5C58" w:rsidDel="00114134">
          <w:rPr>
            <w:noProof/>
            <w:webHidden/>
          </w:rPr>
          <w:delText>37</w:delText>
        </w:r>
      </w:del>
    </w:p>
    <w:p w14:paraId="49D66116" w14:textId="727F0BC7" w:rsidR="00871702" w:rsidDel="00044299" w:rsidRDefault="00871702" w:rsidP="00004B06">
      <w:pPr>
        <w:pStyle w:val="TableofFigures"/>
        <w:tabs>
          <w:tab w:val="right" w:leader="dot" w:pos="9016"/>
        </w:tabs>
        <w:spacing w:after="120"/>
        <w:rPr>
          <w:del w:id="1171" w:author="Andrew Instone-Cowie" w:date="2025-07-09T15:58:00Z" w16du:dateUtc="2025-07-09T14:58:00Z"/>
          <w:rFonts w:eastAsiaTheme="minorEastAsia"/>
          <w:noProof/>
          <w:kern w:val="2"/>
          <w:sz w:val="24"/>
          <w:szCs w:val="24"/>
          <w:lang w:eastAsia="en-GB"/>
          <w14:ligatures w14:val="standardContextual"/>
        </w:rPr>
      </w:pPr>
      <w:del w:id="1172" w:author="Andrew Instone-Cowie" w:date="2025-07-09T15:58:00Z" w16du:dateUtc="2025-07-09T14:58:00Z">
        <w:r w:rsidRPr="00044299" w:rsidDel="00044299">
          <w:rPr>
            <w:rStyle w:val="Hyperlink"/>
            <w:noProof/>
          </w:rPr>
          <w:delText>Figure 21 – Sensor Module Connector</w:delText>
        </w:r>
        <w:r w:rsidDel="00044299">
          <w:rPr>
            <w:noProof/>
            <w:webHidden/>
          </w:rPr>
          <w:tab/>
        </w:r>
      </w:del>
      <w:del w:id="1173" w:author="Andrew Instone-Cowie" w:date="2025-05-07T12:34:00Z" w16du:dateUtc="2025-05-07T11:34:00Z">
        <w:r w:rsidR="00AA5C58" w:rsidDel="00114134">
          <w:rPr>
            <w:noProof/>
            <w:webHidden/>
          </w:rPr>
          <w:delText>39</w:delText>
        </w:r>
      </w:del>
    </w:p>
    <w:p w14:paraId="40576827" w14:textId="0EF3BE78" w:rsidR="00871702" w:rsidDel="00044299" w:rsidRDefault="00871702" w:rsidP="00004B06">
      <w:pPr>
        <w:pStyle w:val="TableofFigures"/>
        <w:tabs>
          <w:tab w:val="right" w:leader="dot" w:pos="9016"/>
        </w:tabs>
        <w:spacing w:after="120"/>
        <w:rPr>
          <w:del w:id="1174" w:author="Andrew Instone-Cowie" w:date="2025-07-09T15:58:00Z" w16du:dateUtc="2025-07-09T14:58:00Z"/>
          <w:rFonts w:eastAsiaTheme="minorEastAsia"/>
          <w:noProof/>
          <w:kern w:val="2"/>
          <w:sz w:val="24"/>
          <w:szCs w:val="24"/>
          <w:lang w:eastAsia="en-GB"/>
          <w14:ligatures w14:val="standardContextual"/>
        </w:rPr>
      </w:pPr>
      <w:del w:id="1175" w:author="Andrew Instone-Cowie" w:date="2025-07-09T15:58:00Z" w16du:dateUtc="2025-07-09T14:58:00Z">
        <w:r w:rsidRPr="00044299" w:rsidDel="00044299">
          <w:rPr>
            <w:rStyle w:val="Hyperlink"/>
            <w:noProof/>
          </w:rPr>
          <w:delText>Figure 22 – Sensor Chain Inter-Connection</w:delText>
        </w:r>
        <w:r w:rsidDel="00044299">
          <w:rPr>
            <w:noProof/>
            <w:webHidden/>
          </w:rPr>
          <w:tab/>
        </w:r>
      </w:del>
      <w:del w:id="1176" w:author="Andrew Instone-Cowie" w:date="2025-05-07T12:34:00Z" w16du:dateUtc="2025-05-07T11:34:00Z">
        <w:r w:rsidR="00AA5C58" w:rsidDel="00114134">
          <w:rPr>
            <w:noProof/>
            <w:webHidden/>
          </w:rPr>
          <w:delText>39</w:delText>
        </w:r>
      </w:del>
    </w:p>
    <w:p w14:paraId="74436DDE" w14:textId="37DEA7BC" w:rsidR="00871702" w:rsidDel="00044299" w:rsidRDefault="00871702" w:rsidP="00004B06">
      <w:pPr>
        <w:pStyle w:val="TableofFigures"/>
        <w:tabs>
          <w:tab w:val="right" w:leader="dot" w:pos="9016"/>
        </w:tabs>
        <w:spacing w:after="120"/>
        <w:rPr>
          <w:del w:id="1177" w:author="Andrew Instone-Cowie" w:date="2025-07-09T15:58:00Z" w16du:dateUtc="2025-07-09T14:58:00Z"/>
          <w:rFonts w:eastAsiaTheme="minorEastAsia"/>
          <w:noProof/>
          <w:kern w:val="2"/>
          <w:sz w:val="24"/>
          <w:szCs w:val="24"/>
          <w:lang w:eastAsia="en-GB"/>
          <w14:ligatures w14:val="standardContextual"/>
        </w:rPr>
      </w:pPr>
      <w:del w:id="1178" w:author="Andrew Instone-Cowie" w:date="2025-07-09T15:58:00Z" w16du:dateUtc="2025-07-09T14:58:00Z">
        <w:r w:rsidRPr="00044299" w:rsidDel="00044299">
          <w:rPr>
            <w:rStyle w:val="Hyperlink"/>
            <w:noProof/>
          </w:rPr>
          <w:delText>Figure 23 – Simulator Interface Module Sensor Connector</w:delText>
        </w:r>
        <w:r w:rsidDel="00044299">
          <w:rPr>
            <w:noProof/>
            <w:webHidden/>
          </w:rPr>
          <w:tab/>
        </w:r>
      </w:del>
      <w:del w:id="1179" w:author="Andrew Instone-Cowie" w:date="2025-05-07T12:34:00Z" w16du:dateUtc="2025-05-07T11:34:00Z">
        <w:r w:rsidR="00AA5C58" w:rsidDel="00114134">
          <w:rPr>
            <w:noProof/>
            <w:webHidden/>
          </w:rPr>
          <w:delText>40</w:delText>
        </w:r>
      </w:del>
    </w:p>
    <w:p w14:paraId="59DAC559" w14:textId="73D59C3A" w:rsidR="00871702" w:rsidDel="00044299" w:rsidRDefault="00871702" w:rsidP="00004B06">
      <w:pPr>
        <w:pStyle w:val="TableofFigures"/>
        <w:tabs>
          <w:tab w:val="right" w:leader="dot" w:pos="9016"/>
        </w:tabs>
        <w:spacing w:after="120"/>
        <w:rPr>
          <w:del w:id="1180" w:author="Andrew Instone-Cowie" w:date="2025-07-09T15:58:00Z" w16du:dateUtc="2025-07-09T14:58:00Z"/>
          <w:rFonts w:eastAsiaTheme="minorEastAsia"/>
          <w:noProof/>
          <w:kern w:val="2"/>
          <w:sz w:val="24"/>
          <w:szCs w:val="24"/>
          <w:lang w:eastAsia="en-GB"/>
          <w14:ligatures w14:val="standardContextual"/>
        </w:rPr>
      </w:pPr>
      <w:del w:id="1181" w:author="Andrew Instone-Cowie" w:date="2025-07-09T15:58:00Z" w16du:dateUtc="2025-07-09T14:58:00Z">
        <w:r w:rsidRPr="00044299" w:rsidDel="00044299">
          <w:rPr>
            <w:rStyle w:val="Hyperlink"/>
            <w:noProof/>
          </w:rPr>
          <w:delText>Figure 24 – Simulator Interface 4-Gang Connector</w:delText>
        </w:r>
        <w:r w:rsidDel="00044299">
          <w:rPr>
            <w:noProof/>
            <w:webHidden/>
          </w:rPr>
          <w:tab/>
        </w:r>
      </w:del>
      <w:del w:id="1182" w:author="Andrew Instone-Cowie" w:date="2025-05-07T12:34:00Z" w16du:dateUtc="2025-05-07T11:34:00Z">
        <w:r w:rsidR="00AA5C58" w:rsidDel="00114134">
          <w:rPr>
            <w:noProof/>
            <w:webHidden/>
          </w:rPr>
          <w:delText>40</w:delText>
        </w:r>
      </w:del>
    </w:p>
    <w:p w14:paraId="38D1D028" w14:textId="64D76177" w:rsidR="00871702" w:rsidDel="00044299" w:rsidRDefault="00871702" w:rsidP="00004B06">
      <w:pPr>
        <w:pStyle w:val="TableofFigures"/>
        <w:tabs>
          <w:tab w:val="right" w:leader="dot" w:pos="9016"/>
        </w:tabs>
        <w:spacing w:after="120"/>
        <w:rPr>
          <w:del w:id="1183" w:author="Andrew Instone-Cowie" w:date="2025-07-09T15:58:00Z" w16du:dateUtc="2025-07-09T14:58:00Z"/>
          <w:rFonts w:eastAsiaTheme="minorEastAsia"/>
          <w:noProof/>
          <w:kern w:val="2"/>
          <w:sz w:val="24"/>
          <w:szCs w:val="24"/>
          <w:lang w:eastAsia="en-GB"/>
          <w14:ligatures w14:val="standardContextual"/>
        </w:rPr>
      </w:pPr>
      <w:del w:id="1184" w:author="Andrew Instone-Cowie" w:date="2025-07-09T15:58:00Z" w16du:dateUtc="2025-07-09T14:58:00Z">
        <w:r w:rsidRPr="00044299" w:rsidDel="00044299">
          <w:rPr>
            <w:rStyle w:val="Hyperlink"/>
            <w:noProof/>
          </w:rPr>
          <w:delText>Figure 25 – Simulator Interface Module Power/Data Connector</w:delText>
        </w:r>
        <w:r w:rsidDel="00044299">
          <w:rPr>
            <w:noProof/>
            <w:webHidden/>
          </w:rPr>
          <w:tab/>
        </w:r>
      </w:del>
      <w:del w:id="1185" w:author="Andrew Instone-Cowie" w:date="2025-05-07T12:34:00Z" w16du:dateUtc="2025-05-07T11:34:00Z">
        <w:r w:rsidR="00AA5C58" w:rsidDel="00114134">
          <w:rPr>
            <w:noProof/>
            <w:webHidden/>
          </w:rPr>
          <w:delText>41</w:delText>
        </w:r>
      </w:del>
    </w:p>
    <w:p w14:paraId="642B6CCA" w14:textId="35C310EF" w:rsidR="00871702" w:rsidDel="00044299" w:rsidRDefault="00871702" w:rsidP="00004B06">
      <w:pPr>
        <w:pStyle w:val="TableofFigures"/>
        <w:tabs>
          <w:tab w:val="right" w:leader="dot" w:pos="9016"/>
        </w:tabs>
        <w:spacing w:after="120"/>
        <w:rPr>
          <w:del w:id="1186" w:author="Andrew Instone-Cowie" w:date="2025-07-09T15:58:00Z" w16du:dateUtc="2025-07-09T14:58:00Z"/>
          <w:rFonts w:eastAsiaTheme="minorEastAsia"/>
          <w:noProof/>
          <w:kern w:val="2"/>
          <w:sz w:val="24"/>
          <w:szCs w:val="24"/>
          <w:lang w:eastAsia="en-GB"/>
          <w14:ligatures w14:val="standardContextual"/>
        </w:rPr>
      </w:pPr>
      <w:del w:id="1187" w:author="Andrew Instone-Cowie" w:date="2025-07-09T15:58:00Z" w16du:dateUtc="2025-07-09T14:58:00Z">
        <w:r w:rsidRPr="00044299" w:rsidDel="00044299">
          <w:rPr>
            <w:rStyle w:val="Hyperlink"/>
            <w:noProof/>
          </w:rPr>
          <w:delText>Figure 26 – Power Module Power/Data Connector</w:delText>
        </w:r>
        <w:r w:rsidDel="00044299">
          <w:rPr>
            <w:noProof/>
            <w:webHidden/>
          </w:rPr>
          <w:tab/>
        </w:r>
      </w:del>
      <w:del w:id="1188" w:author="Andrew Instone-Cowie" w:date="2025-05-07T12:34:00Z" w16du:dateUtc="2025-05-07T11:34:00Z">
        <w:r w:rsidR="00AA5C58" w:rsidDel="00114134">
          <w:rPr>
            <w:noProof/>
            <w:webHidden/>
          </w:rPr>
          <w:delText>42</w:delText>
        </w:r>
      </w:del>
    </w:p>
    <w:p w14:paraId="70F96E8D" w14:textId="176D8096" w:rsidR="00871702" w:rsidDel="00044299" w:rsidRDefault="00871702" w:rsidP="00004B06">
      <w:pPr>
        <w:pStyle w:val="TableofFigures"/>
        <w:tabs>
          <w:tab w:val="right" w:leader="dot" w:pos="9016"/>
        </w:tabs>
        <w:spacing w:after="120"/>
        <w:rPr>
          <w:del w:id="1189" w:author="Andrew Instone-Cowie" w:date="2025-07-09T15:58:00Z" w16du:dateUtc="2025-07-09T14:58:00Z"/>
          <w:rFonts w:eastAsiaTheme="minorEastAsia"/>
          <w:noProof/>
          <w:kern w:val="2"/>
          <w:sz w:val="24"/>
          <w:szCs w:val="24"/>
          <w:lang w:eastAsia="en-GB"/>
          <w14:ligatures w14:val="standardContextual"/>
        </w:rPr>
      </w:pPr>
      <w:del w:id="1190" w:author="Andrew Instone-Cowie" w:date="2025-07-09T15:58:00Z" w16du:dateUtc="2025-07-09T14:58:00Z">
        <w:r w:rsidRPr="00044299" w:rsidDel="00044299">
          <w:rPr>
            <w:rStyle w:val="Hyperlink"/>
            <w:noProof/>
          </w:rPr>
          <w:delText>Figure 27 – Second PC Module Connector</w:delText>
        </w:r>
        <w:r w:rsidDel="00044299">
          <w:rPr>
            <w:noProof/>
            <w:webHidden/>
          </w:rPr>
          <w:tab/>
        </w:r>
      </w:del>
      <w:del w:id="1191" w:author="Andrew Instone-Cowie" w:date="2025-05-07T12:34:00Z" w16du:dateUtc="2025-05-07T11:34:00Z">
        <w:r w:rsidR="00AA5C58" w:rsidDel="00114134">
          <w:rPr>
            <w:noProof/>
            <w:webHidden/>
          </w:rPr>
          <w:delText>43</w:delText>
        </w:r>
      </w:del>
    </w:p>
    <w:p w14:paraId="2C130A04" w14:textId="5EEAB336" w:rsidR="00871702" w:rsidDel="00044299" w:rsidRDefault="00871702" w:rsidP="00004B06">
      <w:pPr>
        <w:pStyle w:val="TableofFigures"/>
        <w:tabs>
          <w:tab w:val="right" w:leader="dot" w:pos="9016"/>
        </w:tabs>
        <w:spacing w:after="120"/>
        <w:rPr>
          <w:del w:id="1192" w:author="Andrew Instone-Cowie" w:date="2025-07-09T15:58:00Z" w16du:dateUtc="2025-07-09T14:58:00Z"/>
          <w:rFonts w:eastAsiaTheme="minorEastAsia"/>
          <w:noProof/>
          <w:kern w:val="2"/>
          <w:sz w:val="24"/>
          <w:szCs w:val="24"/>
          <w:lang w:eastAsia="en-GB"/>
          <w14:ligatures w14:val="standardContextual"/>
        </w:rPr>
      </w:pPr>
      <w:del w:id="1193" w:author="Andrew Instone-Cowie" w:date="2025-07-09T15:58:00Z" w16du:dateUtc="2025-07-09T14:58:00Z">
        <w:r w:rsidRPr="00044299" w:rsidDel="00044299">
          <w:rPr>
            <w:rStyle w:val="Hyperlink"/>
            <w:noProof/>
          </w:rPr>
          <w:delText>Figure 28 – Basic Serial Splitter Connector</w:delText>
        </w:r>
        <w:r w:rsidDel="00044299">
          <w:rPr>
            <w:noProof/>
            <w:webHidden/>
          </w:rPr>
          <w:tab/>
        </w:r>
      </w:del>
      <w:del w:id="1194" w:author="Andrew Instone-Cowie" w:date="2025-05-07T12:34:00Z" w16du:dateUtc="2025-05-07T11:34:00Z">
        <w:r w:rsidR="00AA5C58" w:rsidDel="00114134">
          <w:rPr>
            <w:noProof/>
            <w:webHidden/>
          </w:rPr>
          <w:delText>44</w:delText>
        </w:r>
      </w:del>
    </w:p>
    <w:p w14:paraId="7173F96B" w14:textId="6CEA0BB6" w:rsidR="00871702" w:rsidDel="00044299" w:rsidRDefault="00871702" w:rsidP="00004B06">
      <w:pPr>
        <w:pStyle w:val="TableofFigures"/>
        <w:tabs>
          <w:tab w:val="right" w:leader="dot" w:pos="9016"/>
        </w:tabs>
        <w:spacing w:after="120"/>
        <w:rPr>
          <w:del w:id="1195" w:author="Andrew Instone-Cowie" w:date="2025-07-09T15:58:00Z" w16du:dateUtc="2025-07-09T14:58:00Z"/>
          <w:rFonts w:eastAsiaTheme="minorEastAsia"/>
          <w:noProof/>
          <w:kern w:val="2"/>
          <w:sz w:val="24"/>
          <w:szCs w:val="24"/>
          <w:lang w:eastAsia="en-GB"/>
          <w14:ligatures w14:val="standardContextual"/>
        </w:rPr>
      </w:pPr>
      <w:del w:id="1196" w:author="Andrew Instone-Cowie" w:date="2025-07-09T15:58:00Z" w16du:dateUtc="2025-07-09T14:58:00Z">
        <w:r w:rsidRPr="00044299" w:rsidDel="00044299">
          <w:rPr>
            <w:rStyle w:val="Hyperlink"/>
            <w:noProof/>
          </w:rPr>
          <w:delText>Figure 29 – Power Module DB9 Serial Connector</w:delText>
        </w:r>
        <w:r w:rsidDel="00044299">
          <w:rPr>
            <w:noProof/>
            <w:webHidden/>
          </w:rPr>
          <w:tab/>
        </w:r>
      </w:del>
      <w:del w:id="1197" w:author="Andrew Instone-Cowie" w:date="2025-05-07T12:34:00Z" w16du:dateUtc="2025-05-07T11:34:00Z">
        <w:r w:rsidR="00AA5C58" w:rsidDel="00114134">
          <w:rPr>
            <w:noProof/>
            <w:webHidden/>
          </w:rPr>
          <w:delText>46</w:delText>
        </w:r>
      </w:del>
    </w:p>
    <w:p w14:paraId="09346008" w14:textId="69D030F0" w:rsidR="00871702" w:rsidDel="00044299" w:rsidRDefault="00871702" w:rsidP="00004B06">
      <w:pPr>
        <w:pStyle w:val="TableofFigures"/>
        <w:tabs>
          <w:tab w:val="right" w:leader="dot" w:pos="9016"/>
        </w:tabs>
        <w:spacing w:after="120"/>
        <w:rPr>
          <w:del w:id="1198" w:author="Andrew Instone-Cowie" w:date="2025-07-09T15:58:00Z" w16du:dateUtc="2025-07-09T14:58:00Z"/>
          <w:rFonts w:eastAsiaTheme="minorEastAsia"/>
          <w:noProof/>
          <w:kern w:val="2"/>
          <w:sz w:val="24"/>
          <w:szCs w:val="24"/>
          <w:lang w:eastAsia="en-GB"/>
          <w14:ligatures w14:val="standardContextual"/>
        </w:rPr>
      </w:pPr>
      <w:del w:id="1199" w:author="Andrew Instone-Cowie" w:date="2025-07-09T15:58:00Z" w16du:dateUtc="2025-07-09T14:58:00Z">
        <w:r w:rsidRPr="00044299" w:rsidDel="00044299">
          <w:rPr>
            <w:rStyle w:val="Hyperlink"/>
            <w:noProof/>
          </w:rPr>
          <w:delText>Figure 30 – Second PC Module DB9 Serial Connector</w:delText>
        </w:r>
        <w:r w:rsidDel="00044299">
          <w:rPr>
            <w:noProof/>
            <w:webHidden/>
          </w:rPr>
          <w:tab/>
        </w:r>
      </w:del>
      <w:del w:id="1200" w:author="Andrew Instone-Cowie" w:date="2025-05-07T12:34:00Z" w16du:dateUtc="2025-05-07T11:34:00Z">
        <w:r w:rsidR="00AA5C58" w:rsidDel="00114134">
          <w:rPr>
            <w:noProof/>
            <w:webHidden/>
          </w:rPr>
          <w:delText>46</w:delText>
        </w:r>
      </w:del>
    </w:p>
    <w:p w14:paraId="3954C496" w14:textId="72F24FB6" w:rsidR="00871702" w:rsidDel="00044299" w:rsidRDefault="00871702" w:rsidP="00004B06">
      <w:pPr>
        <w:pStyle w:val="TableofFigures"/>
        <w:tabs>
          <w:tab w:val="right" w:leader="dot" w:pos="9016"/>
        </w:tabs>
        <w:spacing w:after="120"/>
        <w:rPr>
          <w:del w:id="1201" w:author="Andrew Instone-Cowie" w:date="2025-07-09T15:58:00Z" w16du:dateUtc="2025-07-09T14:58:00Z"/>
          <w:rFonts w:eastAsiaTheme="minorEastAsia"/>
          <w:noProof/>
          <w:kern w:val="2"/>
          <w:sz w:val="24"/>
          <w:szCs w:val="24"/>
          <w:lang w:eastAsia="en-GB"/>
          <w14:ligatures w14:val="standardContextual"/>
        </w:rPr>
      </w:pPr>
      <w:del w:id="1202" w:author="Andrew Instone-Cowie" w:date="2025-07-09T15:58:00Z" w16du:dateUtc="2025-07-09T14:58:00Z">
        <w:r w:rsidRPr="00044299" w:rsidDel="00044299">
          <w:rPr>
            <w:rStyle w:val="Hyperlink"/>
            <w:noProof/>
          </w:rPr>
          <w:delText>Figure 31 – Basic Serial Splitter DB9 Serial Connectors</w:delText>
        </w:r>
        <w:r w:rsidDel="00044299">
          <w:rPr>
            <w:noProof/>
            <w:webHidden/>
          </w:rPr>
          <w:tab/>
        </w:r>
      </w:del>
      <w:del w:id="1203" w:author="Andrew Instone-Cowie" w:date="2025-05-07T12:34:00Z" w16du:dateUtc="2025-05-07T11:34:00Z">
        <w:r w:rsidR="00AA5C58" w:rsidDel="00114134">
          <w:rPr>
            <w:noProof/>
            <w:webHidden/>
          </w:rPr>
          <w:delText>47</w:delText>
        </w:r>
      </w:del>
    </w:p>
    <w:p w14:paraId="04067262" w14:textId="54E8E1DE" w:rsidR="00871702" w:rsidDel="00044299" w:rsidRDefault="00871702" w:rsidP="00004B06">
      <w:pPr>
        <w:pStyle w:val="TableofFigures"/>
        <w:tabs>
          <w:tab w:val="right" w:leader="dot" w:pos="9016"/>
        </w:tabs>
        <w:spacing w:after="120"/>
        <w:rPr>
          <w:del w:id="1204" w:author="Andrew Instone-Cowie" w:date="2025-07-09T15:58:00Z" w16du:dateUtc="2025-07-09T14:58:00Z"/>
          <w:rFonts w:eastAsiaTheme="minorEastAsia"/>
          <w:noProof/>
          <w:kern w:val="2"/>
          <w:sz w:val="24"/>
          <w:szCs w:val="24"/>
          <w:lang w:eastAsia="en-GB"/>
          <w14:ligatures w14:val="standardContextual"/>
        </w:rPr>
      </w:pPr>
      <w:del w:id="1205" w:author="Andrew Instone-Cowie" w:date="2025-07-09T15:58:00Z" w16du:dateUtc="2025-07-09T14:58:00Z">
        <w:r w:rsidRPr="00044299" w:rsidDel="00044299">
          <w:rPr>
            <w:rStyle w:val="Hyperlink"/>
            <w:noProof/>
          </w:rPr>
          <w:delText>Figure 32 – Simulator Interface Main Loop Timing</w:delText>
        </w:r>
        <w:r w:rsidDel="00044299">
          <w:rPr>
            <w:noProof/>
            <w:webHidden/>
          </w:rPr>
          <w:tab/>
        </w:r>
      </w:del>
      <w:del w:id="1206" w:author="Andrew Instone-Cowie" w:date="2025-05-07T12:34:00Z" w16du:dateUtc="2025-05-07T11:34:00Z">
        <w:r w:rsidR="00AA5C58" w:rsidDel="00114134">
          <w:rPr>
            <w:noProof/>
            <w:webHidden/>
          </w:rPr>
          <w:delText>49</w:delText>
        </w:r>
      </w:del>
    </w:p>
    <w:p w14:paraId="065EBC72" w14:textId="052DD918" w:rsidR="00871702" w:rsidDel="00044299" w:rsidRDefault="00871702" w:rsidP="00004B06">
      <w:pPr>
        <w:pStyle w:val="TableofFigures"/>
        <w:tabs>
          <w:tab w:val="right" w:leader="dot" w:pos="9016"/>
        </w:tabs>
        <w:spacing w:after="120"/>
        <w:rPr>
          <w:del w:id="1207" w:author="Andrew Instone-Cowie" w:date="2025-07-09T15:58:00Z" w16du:dateUtc="2025-07-09T14:58:00Z"/>
          <w:rFonts w:eastAsiaTheme="minorEastAsia"/>
          <w:noProof/>
          <w:kern w:val="2"/>
          <w:sz w:val="24"/>
          <w:szCs w:val="24"/>
          <w:lang w:eastAsia="en-GB"/>
          <w14:ligatures w14:val="standardContextual"/>
        </w:rPr>
      </w:pPr>
      <w:del w:id="1208" w:author="Andrew Instone-Cowie" w:date="2025-07-09T15:58:00Z" w16du:dateUtc="2025-07-09T14:58:00Z">
        <w:r w:rsidRPr="00044299" w:rsidDel="00044299">
          <w:rPr>
            <w:rStyle w:val="Hyperlink"/>
            <w:noProof/>
          </w:rPr>
          <w:delText>Figure 33 – State Machine Transitions Illustration</w:delText>
        </w:r>
        <w:r w:rsidDel="00044299">
          <w:rPr>
            <w:noProof/>
            <w:webHidden/>
          </w:rPr>
          <w:tab/>
        </w:r>
      </w:del>
      <w:del w:id="1209" w:author="Andrew Instone-Cowie" w:date="2025-05-07T12:34:00Z" w16du:dateUtc="2025-05-07T11:34:00Z">
        <w:r w:rsidR="00AA5C58" w:rsidDel="00114134">
          <w:rPr>
            <w:noProof/>
            <w:webHidden/>
          </w:rPr>
          <w:delText>50</w:delText>
        </w:r>
      </w:del>
    </w:p>
    <w:p w14:paraId="7B7026A5" w14:textId="4AEE2038" w:rsidR="00871702" w:rsidDel="00044299" w:rsidRDefault="00871702" w:rsidP="00004B06">
      <w:pPr>
        <w:pStyle w:val="TableofFigures"/>
        <w:tabs>
          <w:tab w:val="right" w:leader="dot" w:pos="9016"/>
        </w:tabs>
        <w:spacing w:after="120"/>
        <w:rPr>
          <w:del w:id="1210" w:author="Andrew Instone-Cowie" w:date="2025-07-09T15:58:00Z" w16du:dateUtc="2025-07-09T14:58:00Z"/>
          <w:rFonts w:eastAsiaTheme="minorEastAsia"/>
          <w:noProof/>
          <w:kern w:val="2"/>
          <w:sz w:val="24"/>
          <w:szCs w:val="24"/>
          <w:lang w:eastAsia="en-GB"/>
          <w14:ligatures w14:val="standardContextual"/>
        </w:rPr>
      </w:pPr>
      <w:del w:id="1211" w:author="Andrew Instone-Cowie" w:date="2025-07-09T15:58:00Z" w16du:dateUtc="2025-07-09T14:58:00Z">
        <w:r w:rsidRPr="00044299" w:rsidDel="00044299">
          <w:rPr>
            <w:rStyle w:val="Hyperlink"/>
            <w:noProof/>
          </w:rPr>
          <w:delText>Figure 34 – Sensor De-Bounce Illustration</w:delText>
        </w:r>
        <w:r w:rsidDel="00044299">
          <w:rPr>
            <w:noProof/>
            <w:webHidden/>
          </w:rPr>
          <w:tab/>
        </w:r>
      </w:del>
      <w:del w:id="1212" w:author="Andrew Instone-Cowie" w:date="2025-05-07T12:34:00Z" w16du:dateUtc="2025-05-07T11:34:00Z">
        <w:r w:rsidR="00AA5C58" w:rsidDel="00114134">
          <w:rPr>
            <w:noProof/>
            <w:webHidden/>
          </w:rPr>
          <w:delText>52</w:delText>
        </w:r>
      </w:del>
    </w:p>
    <w:p w14:paraId="188781DA" w14:textId="2C56EE85" w:rsidR="00871702" w:rsidDel="00044299" w:rsidRDefault="00871702" w:rsidP="00004B06">
      <w:pPr>
        <w:pStyle w:val="TableofFigures"/>
        <w:tabs>
          <w:tab w:val="right" w:leader="dot" w:pos="9016"/>
        </w:tabs>
        <w:spacing w:after="120"/>
        <w:rPr>
          <w:del w:id="1213" w:author="Andrew Instone-Cowie" w:date="2025-07-09T15:58:00Z" w16du:dateUtc="2025-07-09T14:58:00Z"/>
          <w:rFonts w:eastAsiaTheme="minorEastAsia"/>
          <w:noProof/>
          <w:kern w:val="2"/>
          <w:sz w:val="24"/>
          <w:szCs w:val="24"/>
          <w:lang w:eastAsia="en-GB"/>
          <w14:ligatures w14:val="standardContextual"/>
        </w:rPr>
      </w:pPr>
      <w:del w:id="1214" w:author="Andrew Instone-Cowie" w:date="2025-07-09T15:58:00Z" w16du:dateUtc="2025-07-09T14:58:00Z">
        <w:r w:rsidRPr="00044299" w:rsidDel="00044299">
          <w:rPr>
            <w:rStyle w:val="Hyperlink"/>
            <w:noProof/>
          </w:rPr>
          <w:delText>Figure 35 – Sensor Pulse Duration Illustration</w:delText>
        </w:r>
        <w:r w:rsidDel="00044299">
          <w:rPr>
            <w:noProof/>
            <w:webHidden/>
          </w:rPr>
          <w:tab/>
        </w:r>
      </w:del>
      <w:del w:id="1215" w:author="Andrew Instone-Cowie" w:date="2025-05-07T12:34:00Z" w16du:dateUtc="2025-05-07T11:34:00Z">
        <w:r w:rsidR="00AA5C58" w:rsidDel="00114134">
          <w:rPr>
            <w:noProof/>
            <w:webHidden/>
          </w:rPr>
          <w:delText>59</w:delText>
        </w:r>
      </w:del>
    </w:p>
    <w:p w14:paraId="218D500E" w14:textId="1E09268E" w:rsidR="00871702" w:rsidDel="00044299" w:rsidRDefault="00871702" w:rsidP="00004B06">
      <w:pPr>
        <w:pStyle w:val="TableofFigures"/>
        <w:tabs>
          <w:tab w:val="right" w:leader="dot" w:pos="9016"/>
        </w:tabs>
        <w:spacing w:after="120"/>
        <w:rPr>
          <w:del w:id="1216" w:author="Andrew Instone-Cowie" w:date="2025-07-09T15:58:00Z" w16du:dateUtc="2025-07-09T14:58:00Z"/>
          <w:rFonts w:eastAsiaTheme="minorEastAsia"/>
          <w:noProof/>
          <w:kern w:val="2"/>
          <w:sz w:val="24"/>
          <w:szCs w:val="24"/>
          <w:lang w:eastAsia="en-GB"/>
          <w14:ligatures w14:val="standardContextual"/>
        </w:rPr>
      </w:pPr>
      <w:del w:id="1217" w:author="Andrew Instone-Cowie" w:date="2025-07-09T15:58:00Z" w16du:dateUtc="2025-07-09T14:58:00Z">
        <w:r w:rsidRPr="00044299" w:rsidDel="00044299">
          <w:rPr>
            <w:rStyle w:val="Hyperlink"/>
            <w:noProof/>
          </w:rPr>
          <w:delText>Figure 36 – Missed Sensor Signals Illustration</w:delText>
        </w:r>
        <w:r w:rsidDel="00044299">
          <w:rPr>
            <w:noProof/>
            <w:webHidden/>
          </w:rPr>
          <w:tab/>
        </w:r>
      </w:del>
      <w:del w:id="1218" w:author="Andrew Instone-Cowie" w:date="2025-05-07T12:34:00Z" w16du:dateUtc="2025-05-07T11:34:00Z">
        <w:r w:rsidR="00AA5C58" w:rsidDel="00114134">
          <w:rPr>
            <w:noProof/>
            <w:webHidden/>
          </w:rPr>
          <w:delText>60</w:delText>
        </w:r>
      </w:del>
    </w:p>
    <w:p w14:paraId="4544E3FB" w14:textId="6018DEF0" w:rsidR="00871702" w:rsidDel="00044299" w:rsidRDefault="00871702" w:rsidP="00004B06">
      <w:pPr>
        <w:pStyle w:val="TableofFigures"/>
        <w:tabs>
          <w:tab w:val="right" w:leader="dot" w:pos="9016"/>
        </w:tabs>
        <w:spacing w:after="120"/>
        <w:rPr>
          <w:del w:id="1219" w:author="Andrew Instone-Cowie" w:date="2025-07-09T15:58:00Z" w16du:dateUtc="2025-07-09T14:58:00Z"/>
          <w:rFonts w:eastAsiaTheme="minorEastAsia"/>
          <w:noProof/>
          <w:kern w:val="2"/>
          <w:sz w:val="24"/>
          <w:szCs w:val="24"/>
          <w:lang w:eastAsia="en-GB"/>
          <w14:ligatures w14:val="standardContextual"/>
        </w:rPr>
      </w:pPr>
      <w:del w:id="1220" w:author="Andrew Instone-Cowie" w:date="2025-07-09T15:58:00Z" w16du:dateUtc="2025-07-09T14:58:00Z">
        <w:r w:rsidRPr="00044299" w:rsidDel="00044299">
          <w:rPr>
            <w:rStyle w:val="Hyperlink"/>
            <w:noProof/>
          </w:rPr>
          <w:delText>Figure 37 – Duplicated Sensor Signals Illustration</w:delText>
        </w:r>
        <w:r w:rsidDel="00044299">
          <w:rPr>
            <w:noProof/>
            <w:webHidden/>
          </w:rPr>
          <w:tab/>
        </w:r>
      </w:del>
      <w:del w:id="1221" w:author="Andrew Instone-Cowie" w:date="2025-05-07T12:34:00Z" w16du:dateUtc="2025-05-07T11:34:00Z">
        <w:r w:rsidR="00AA5C58" w:rsidDel="00114134">
          <w:rPr>
            <w:noProof/>
            <w:webHidden/>
          </w:rPr>
          <w:delText>61</w:delText>
        </w:r>
      </w:del>
    </w:p>
    <w:p w14:paraId="7EEAE52D" w14:textId="352D96B9" w:rsidR="00871702" w:rsidDel="00044299" w:rsidRDefault="00871702" w:rsidP="00004B06">
      <w:pPr>
        <w:pStyle w:val="TableofFigures"/>
        <w:tabs>
          <w:tab w:val="right" w:leader="dot" w:pos="9016"/>
        </w:tabs>
        <w:spacing w:after="120"/>
        <w:rPr>
          <w:del w:id="1222" w:author="Andrew Instone-Cowie" w:date="2025-07-09T15:58:00Z" w16du:dateUtc="2025-07-09T14:58:00Z"/>
          <w:rFonts w:eastAsiaTheme="minorEastAsia"/>
          <w:noProof/>
          <w:kern w:val="2"/>
          <w:sz w:val="24"/>
          <w:szCs w:val="24"/>
          <w:lang w:eastAsia="en-GB"/>
          <w14:ligatures w14:val="standardContextual"/>
        </w:rPr>
      </w:pPr>
      <w:del w:id="1223" w:author="Andrew Instone-Cowie" w:date="2025-07-09T15:58:00Z" w16du:dateUtc="2025-07-09T14:58:00Z">
        <w:r w:rsidRPr="00044299" w:rsidDel="00044299">
          <w:rPr>
            <w:rStyle w:val="Hyperlink"/>
            <w:noProof/>
          </w:rPr>
          <w:delText>Figure 38 – Variable Odd-Struckness Illustration</w:delText>
        </w:r>
        <w:r w:rsidDel="00044299">
          <w:rPr>
            <w:noProof/>
            <w:webHidden/>
          </w:rPr>
          <w:tab/>
        </w:r>
      </w:del>
      <w:del w:id="1224" w:author="Andrew Instone-Cowie" w:date="2025-05-07T12:34:00Z" w16du:dateUtc="2025-05-07T11:34:00Z">
        <w:r w:rsidR="00AA5C58" w:rsidDel="00114134">
          <w:rPr>
            <w:noProof/>
            <w:webHidden/>
          </w:rPr>
          <w:delText>62</w:delText>
        </w:r>
      </w:del>
    </w:p>
    <w:p w14:paraId="1466FD1D" w14:textId="30FC0283" w:rsidR="00871702" w:rsidDel="00044299" w:rsidRDefault="00871702" w:rsidP="00004B06">
      <w:pPr>
        <w:pStyle w:val="TableofFigures"/>
        <w:tabs>
          <w:tab w:val="right" w:leader="dot" w:pos="9016"/>
        </w:tabs>
        <w:spacing w:after="120"/>
        <w:rPr>
          <w:del w:id="1225" w:author="Andrew Instone-Cowie" w:date="2025-07-09T15:58:00Z" w16du:dateUtc="2025-07-09T14:58:00Z"/>
          <w:rFonts w:eastAsiaTheme="minorEastAsia"/>
          <w:noProof/>
          <w:kern w:val="2"/>
          <w:sz w:val="24"/>
          <w:szCs w:val="24"/>
          <w:lang w:eastAsia="en-GB"/>
          <w14:ligatures w14:val="standardContextual"/>
        </w:rPr>
      </w:pPr>
      <w:del w:id="1226" w:author="Andrew Instone-Cowie" w:date="2025-07-09T15:58:00Z" w16du:dateUtc="2025-07-09T14:58:00Z">
        <w:r w:rsidRPr="00044299" w:rsidDel="00044299">
          <w:rPr>
            <w:rStyle w:val="Hyperlink"/>
            <w:noProof/>
          </w:rPr>
          <w:delText>Figure 39 – Simulator Interface Latency</w:delText>
        </w:r>
        <w:r w:rsidDel="00044299">
          <w:rPr>
            <w:noProof/>
            <w:webHidden/>
          </w:rPr>
          <w:tab/>
        </w:r>
      </w:del>
      <w:del w:id="1227" w:author="Andrew Instone-Cowie" w:date="2025-05-07T12:34:00Z" w16du:dateUtc="2025-05-07T11:34:00Z">
        <w:r w:rsidR="00AA5C58" w:rsidDel="00114134">
          <w:rPr>
            <w:noProof/>
            <w:webHidden/>
          </w:rPr>
          <w:delText>63</w:delText>
        </w:r>
      </w:del>
    </w:p>
    <w:p w14:paraId="4E090E7C" w14:textId="4EF9241F" w:rsidR="00871702" w:rsidDel="00044299" w:rsidRDefault="00871702" w:rsidP="00004B06">
      <w:pPr>
        <w:pStyle w:val="TableofFigures"/>
        <w:tabs>
          <w:tab w:val="right" w:leader="dot" w:pos="9016"/>
        </w:tabs>
        <w:spacing w:after="120"/>
        <w:rPr>
          <w:del w:id="1228" w:author="Andrew Instone-Cowie" w:date="2025-07-09T15:58:00Z" w16du:dateUtc="2025-07-09T14:58:00Z"/>
          <w:rFonts w:eastAsiaTheme="minorEastAsia"/>
          <w:noProof/>
          <w:kern w:val="2"/>
          <w:sz w:val="24"/>
          <w:szCs w:val="24"/>
          <w:lang w:eastAsia="en-GB"/>
          <w14:ligatures w14:val="standardContextual"/>
        </w:rPr>
      </w:pPr>
      <w:del w:id="1229" w:author="Andrew Instone-Cowie" w:date="2025-07-09T15:58:00Z" w16du:dateUtc="2025-07-09T14:58:00Z">
        <w:r w:rsidRPr="00044299" w:rsidDel="00044299">
          <w:rPr>
            <w:rStyle w:val="Hyperlink"/>
            <w:noProof/>
          </w:rPr>
          <w:delText>Figure 40 – Logic Analyser Decode</w:delText>
        </w:r>
        <w:r w:rsidDel="00044299">
          <w:rPr>
            <w:noProof/>
            <w:webHidden/>
          </w:rPr>
          <w:tab/>
        </w:r>
      </w:del>
      <w:del w:id="1230" w:author="Andrew Instone-Cowie" w:date="2025-05-07T12:34:00Z" w16du:dateUtc="2025-05-07T11:34:00Z">
        <w:r w:rsidR="00AA5C58" w:rsidDel="00114134">
          <w:rPr>
            <w:noProof/>
            <w:webHidden/>
          </w:rPr>
          <w:delText>64</w:delText>
        </w:r>
      </w:del>
    </w:p>
    <w:p w14:paraId="4C7D99CA" w14:textId="46EB8C82" w:rsidR="00871702" w:rsidDel="00044299" w:rsidRDefault="00871702" w:rsidP="00004B06">
      <w:pPr>
        <w:pStyle w:val="TableofFigures"/>
        <w:tabs>
          <w:tab w:val="right" w:leader="dot" w:pos="9016"/>
        </w:tabs>
        <w:spacing w:after="120"/>
        <w:rPr>
          <w:del w:id="1231" w:author="Andrew Instone-Cowie" w:date="2025-07-09T15:58:00Z" w16du:dateUtc="2025-07-09T14:58:00Z"/>
          <w:rFonts w:eastAsiaTheme="minorEastAsia"/>
          <w:noProof/>
          <w:kern w:val="2"/>
          <w:sz w:val="24"/>
          <w:szCs w:val="24"/>
          <w:lang w:eastAsia="en-GB"/>
          <w14:ligatures w14:val="standardContextual"/>
        </w:rPr>
      </w:pPr>
      <w:del w:id="1232" w:author="Andrew Instone-Cowie" w:date="2025-07-09T15:58:00Z" w16du:dateUtc="2025-07-09T14:58:00Z">
        <w:r w:rsidRPr="00044299" w:rsidDel="00044299">
          <w:rPr>
            <w:rStyle w:val="Hyperlink"/>
            <w:noProof/>
          </w:rPr>
          <w:delText>Figure 41 – Example of a USB-to-Serial Adapter</w:delText>
        </w:r>
        <w:r w:rsidDel="00044299">
          <w:rPr>
            <w:noProof/>
            <w:webHidden/>
          </w:rPr>
          <w:tab/>
        </w:r>
      </w:del>
      <w:del w:id="1233" w:author="Andrew Instone-Cowie" w:date="2025-05-07T12:34:00Z" w16du:dateUtc="2025-05-07T11:34:00Z">
        <w:r w:rsidR="00AA5C58" w:rsidDel="00114134">
          <w:rPr>
            <w:noProof/>
            <w:webHidden/>
          </w:rPr>
          <w:delText>66</w:delText>
        </w:r>
      </w:del>
    </w:p>
    <w:p w14:paraId="0981C60F" w14:textId="557A297F" w:rsidR="00871702" w:rsidDel="00044299" w:rsidRDefault="00871702" w:rsidP="00004B06">
      <w:pPr>
        <w:pStyle w:val="TableofFigures"/>
        <w:tabs>
          <w:tab w:val="right" w:leader="dot" w:pos="9016"/>
        </w:tabs>
        <w:spacing w:after="120"/>
        <w:rPr>
          <w:del w:id="1234" w:author="Andrew Instone-Cowie" w:date="2025-07-09T15:58:00Z" w16du:dateUtc="2025-07-09T14:58:00Z"/>
          <w:rFonts w:eastAsiaTheme="minorEastAsia"/>
          <w:noProof/>
          <w:kern w:val="2"/>
          <w:sz w:val="24"/>
          <w:szCs w:val="24"/>
          <w:lang w:eastAsia="en-GB"/>
          <w14:ligatures w14:val="standardContextual"/>
        </w:rPr>
      </w:pPr>
      <w:del w:id="1235" w:author="Andrew Instone-Cowie" w:date="2025-07-09T15:58:00Z" w16du:dateUtc="2025-07-09T14:58:00Z">
        <w:r w:rsidRPr="00044299" w:rsidDel="00044299">
          <w:rPr>
            <w:rStyle w:val="Hyperlink"/>
            <w:noProof/>
          </w:rPr>
          <w:delText>Figure 42 – Prolific Driver Installation</w:delText>
        </w:r>
        <w:r w:rsidDel="00044299">
          <w:rPr>
            <w:noProof/>
            <w:webHidden/>
          </w:rPr>
          <w:tab/>
        </w:r>
      </w:del>
      <w:del w:id="1236" w:author="Andrew Instone-Cowie" w:date="2025-05-07T12:34:00Z" w16du:dateUtc="2025-05-07T11:34:00Z">
        <w:r w:rsidR="00AA5C58" w:rsidDel="00114134">
          <w:rPr>
            <w:noProof/>
            <w:webHidden/>
          </w:rPr>
          <w:delText>67</w:delText>
        </w:r>
      </w:del>
    </w:p>
    <w:p w14:paraId="5297E199" w14:textId="4A96D7E9" w:rsidR="00871702" w:rsidDel="00044299" w:rsidRDefault="00871702" w:rsidP="00004B06">
      <w:pPr>
        <w:pStyle w:val="TableofFigures"/>
        <w:tabs>
          <w:tab w:val="right" w:leader="dot" w:pos="9016"/>
        </w:tabs>
        <w:spacing w:after="120"/>
        <w:rPr>
          <w:del w:id="1237" w:author="Andrew Instone-Cowie" w:date="2025-07-09T15:58:00Z" w16du:dateUtc="2025-07-09T14:58:00Z"/>
          <w:rFonts w:eastAsiaTheme="minorEastAsia"/>
          <w:noProof/>
          <w:kern w:val="2"/>
          <w:sz w:val="24"/>
          <w:szCs w:val="24"/>
          <w:lang w:eastAsia="en-GB"/>
          <w14:ligatures w14:val="standardContextual"/>
        </w:rPr>
      </w:pPr>
      <w:del w:id="1238" w:author="Andrew Instone-Cowie" w:date="2025-07-09T15:58:00Z" w16du:dateUtc="2025-07-09T14:58:00Z">
        <w:r w:rsidRPr="00044299" w:rsidDel="00044299">
          <w:rPr>
            <w:rStyle w:val="Hyperlink"/>
            <w:noProof/>
          </w:rPr>
          <w:delText>Figure 43 – Driver Installation Complete</w:delText>
        </w:r>
        <w:r w:rsidDel="00044299">
          <w:rPr>
            <w:noProof/>
            <w:webHidden/>
          </w:rPr>
          <w:tab/>
        </w:r>
      </w:del>
      <w:del w:id="1239" w:author="Andrew Instone-Cowie" w:date="2025-05-07T12:34:00Z" w16du:dateUtc="2025-05-07T11:34:00Z">
        <w:r w:rsidR="00AA5C58" w:rsidDel="00114134">
          <w:rPr>
            <w:noProof/>
            <w:webHidden/>
          </w:rPr>
          <w:delText>68</w:delText>
        </w:r>
      </w:del>
    </w:p>
    <w:p w14:paraId="27B6949B" w14:textId="17E5D944" w:rsidR="00871702" w:rsidDel="00044299" w:rsidRDefault="00871702" w:rsidP="00004B06">
      <w:pPr>
        <w:pStyle w:val="TableofFigures"/>
        <w:tabs>
          <w:tab w:val="right" w:leader="dot" w:pos="9016"/>
        </w:tabs>
        <w:spacing w:after="120"/>
        <w:rPr>
          <w:del w:id="1240" w:author="Andrew Instone-Cowie" w:date="2025-07-09T15:58:00Z" w16du:dateUtc="2025-07-09T14:58:00Z"/>
          <w:rFonts w:eastAsiaTheme="minorEastAsia"/>
          <w:noProof/>
          <w:kern w:val="2"/>
          <w:sz w:val="24"/>
          <w:szCs w:val="24"/>
          <w:lang w:eastAsia="en-GB"/>
          <w14:ligatures w14:val="standardContextual"/>
        </w:rPr>
      </w:pPr>
      <w:del w:id="1241" w:author="Andrew Instone-Cowie" w:date="2025-07-09T15:58:00Z" w16du:dateUtc="2025-07-09T14:58:00Z">
        <w:r w:rsidRPr="00044299" w:rsidDel="00044299">
          <w:rPr>
            <w:rStyle w:val="Hyperlink"/>
            <w:noProof/>
          </w:rPr>
          <w:delText>Figure 44 – Found New Hardware Message</w:delText>
        </w:r>
        <w:r w:rsidDel="00044299">
          <w:rPr>
            <w:noProof/>
            <w:webHidden/>
          </w:rPr>
          <w:tab/>
        </w:r>
      </w:del>
      <w:del w:id="1242" w:author="Andrew Instone-Cowie" w:date="2025-05-07T12:34:00Z" w16du:dateUtc="2025-05-07T11:34:00Z">
        <w:r w:rsidR="00AA5C58" w:rsidDel="00114134">
          <w:rPr>
            <w:noProof/>
            <w:webHidden/>
          </w:rPr>
          <w:delText>68</w:delText>
        </w:r>
      </w:del>
    </w:p>
    <w:p w14:paraId="226FD8F9" w14:textId="67CCD473" w:rsidR="00871702" w:rsidDel="00044299" w:rsidRDefault="00871702" w:rsidP="00004B06">
      <w:pPr>
        <w:pStyle w:val="TableofFigures"/>
        <w:tabs>
          <w:tab w:val="right" w:leader="dot" w:pos="9016"/>
        </w:tabs>
        <w:spacing w:after="120"/>
        <w:rPr>
          <w:del w:id="1243" w:author="Andrew Instone-Cowie" w:date="2025-07-09T15:58:00Z" w16du:dateUtc="2025-07-09T14:58:00Z"/>
          <w:rFonts w:eastAsiaTheme="minorEastAsia"/>
          <w:noProof/>
          <w:kern w:val="2"/>
          <w:sz w:val="24"/>
          <w:szCs w:val="24"/>
          <w:lang w:eastAsia="en-GB"/>
          <w14:ligatures w14:val="standardContextual"/>
        </w:rPr>
      </w:pPr>
      <w:del w:id="1244" w:author="Andrew Instone-Cowie" w:date="2025-07-09T15:58:00Z" w16du:dateUtc="2025-07-09T14:58:00Z">
        <w:r w:rsidRPr="00044299" w:rsidDel="00044299">
          <w:rPr>
            <w:rStyle w:val="Hyperlink"/>
            <w:noProof/>
          </w:rPr>
          <w:delText>Figure 45 – My Computer Context Menu (Windows XP)</w:delText>
        </w:r>
        <w:r w:rsidDel="00044299">
          <w:rPr>
            <w:noProof/>
            <w:webHidden/>
          </w:rPr>
          <w:tab/>
        </w:r>
      </w:del>
      <w:del w:id="1245" w:author="Andrew Instone-Cowie" w:date="2025-05-07T12:34:00Z" w16du:dateUtc="2025-05-07T11:34:00Z">
        <w:r w:rsidR="00AA5C58" w:rsidDel="00114134">
          <w:rPr>
            <w:noProof/>
            <w:webHidden/>
          </w:rPr>
          <w:delText>69</w:delText>
        </w:r>
      </w:del>
    </w:p>
    <w:p w14:paraId="37E39A0E" w14:textId="37FF3C4F" w:rsidR="00871702" w:rsidDel="00044299" w:rsidRDefault="00871702" w:rsidP="00004B06">
      <w:pPr>
        <w:pStyle w:val="TableofFigures"/>
        <w:tabs>
          <w:tab w:val="right" w:leader="dot" w:pos="9016"/>
        </w:tabs>
        <w:spacing w:after="120"/>
        <w:rPr>
          <w:del w:id="1246" w:author="Andrew Instone-Cowie" w:date="2025-07-09T15:58:00Z" w16du:dateUtc="2025-07-09T14:58:00Z"/>
          <w:rFonts w:eastAsiaTheme="minorEastAsia"/>
          <w:noProof/>
          <w:kern w:val="2"/>
          <w:sz w:val="24"/>
          <w:szCs w:val="24"/>
          <w:lang w:eastAsia="en-GB"/>
          <w14:ligatures w14:val="standardContextual"/>
        </w:rPr>
      </w:pPr>
      <w:del w:id="1247" w:author="Andrew Instone-Cowie" w:date="2025-07-09T15:58:00Z" w16du:dateUtc="2025-07-09T14:58:00Z">
        <w:r w:rsidRPr="00044299" w:rsidDel="00044299">
          <w:rPr>
            <w:rStyle w:val="Hyperlink"/>
            <w:noProof/>
          </w:rPr>
          <w:delText>Figure 46 – Computer Context Menu (Windows 7)</w:delText>
        </w:r>
        <w:r w:rsidDel="00044299">
          <w:rPr>
            <w:noProof/>
            <w:webHidden/>
          </w:rPr>
          <w:tab/>
        </w:r>
      </w:del>
      <w:del w:id="1248" w:author="Andrew Instone-Cowie" w:date="2025-05-07T12:34:00Z" w16du:dateUtc="2025-05-07T11:34:00Z">
        <w:r w:rsidR="00AA5C58" w:rsidDel="00114134">
          <w:rPr>
            <w:noProof/>
            <w:webHidden/>
          </w:rPr>
          <w:delText>69</w:delText>
        </w:r>
      </w:del>
    </w:p>
    <w:p w14:paraId="3199DD82" w14:textId="55B97831" w:rsidR="00871702" w:rsidDel="00044299" w:rsidRDefault="00871702" w:rsidP="00004B06">
      <w:pPr>
        <w:pStyle w:val="TableofFigures"/>
        <w:tabs>
          <w:tab w:val="right" w:leader="dot" w:pos="9016"/>
        </w:tabs>
        <w:spacing w:after="120"/>
        <w:rPr>
          <w:del w:id="1249" w:author="Andrew Instone-Cowie" w:date="2025-07-09T15:58:00Z" w16du:dateUtc="2025-07-09T14:58:00Z"/>
          <w:rFonts w:eastAsiaTheme="minorEastAsia"/>
          <w:noProof/>
          <w:kern w:val="2"/>
          <w:sz w:val="24"/>
          <w:szCs w:val="24"/>
          <w:lang w:eastAsia="en-GB"/>
          <w14:ligatures w14:val="standardContextual"/>
        </w:rPr>
      </w:pPr>
      <w:del w:id="1250" w:author="Andrew Instone-Cowie" w:date="2025-07-09T15:58:00Z" w16du:dateUtc="2025-07-09T14:58:00Z">
        <w:r w:rsidRPr="00044299" w:rsidDel="00044299">
          <w:rPr>
            <w:rStyle w:val="Hyperlink"/>
            <w:noProof/>
          </w:rPr>
          <w:delText>Figure 47 – System Properties Hardware Tab (Windows XP)</w:delText>
        </w:r>
        <w:r w:rsidDel="00044299">
          <w:rPr>
            <w:noProof/>
            <w:webHidden/>
          </w:rPr>
          <w:tab/>
        </w:r>
      </w:del>
      <w:del w:id="1251" w:author="Andrew Instone-Cowie" w:date="2025-05-07T12:34:00Z" w16du:dateUtc="2025-05-07T11:34:00Z">
        <w:r w:rsidR="00AA5C58" w:rsidDel="00114134">
          <w:rPr>
            <w:noProof/>
            <w:webHidden/>
          </w:rPr>
          <w:delText>70</w:delText>
        </w:r>
      </w:del>
    </w:p>
    <w:p w14:paraId="76D39692" w14:textId="4744D34E" w:rsidR="00871702" w:rsidDel="00044299" w:rsidRDefault="00871702" w:rsidP="00004B06">
      <w:pPr>
        <w:pStyle w:val="TableofFigures"/>
        <w:tabs>
          <w:tab w:val="right" w:leader="dot" w:pos="9016"/>
        </w:tabs>
        <w:spacing w:after="120"/>
        <w:rPr>
          <w:del w:id="1252" w:author="Andrew Instone-Cowie" w:date="2025-07-09T15:58:00Z" w16du:dateUtc="2025-07-09T14:58:00Z"/>
          <w:rFonts w:eastAsiaTheme="minorEastAsia"/>
          <w:noProof/>
          <w:kern w:val="2"/>
          <w:sz w:val="24"/>
          <w:szCs w:val="24"/>
          <w:lang w:eastAsia="en-GB"/>
          <w14:ligatures w14:val="standardContextual"/>
        </w:rPr>
      </w:pPr>
      <w:del w:id="1253" w:author="Andrew Instone-Cowie" w:date="2025-07-09T15:58:00Z" w16du:dateUtc="2025-07-09T14:58:00Z">
        <w:r w:rsidRPr="00044299" w:rsidDel="00044299">
          <w:rPr>
            <w:rStyle w:val="Hyperlink"/>
            <w:noProof/>
          </w:rPr>
          <w:delText>Figure 48 – System Properties Hardware Tab (Windows 7)</w:delText>
        </w:r>
        <w:r w:rsidDel="00044299">
          <w:rPr>
            <w:noProof/>
            <w:webHidden/>
          </w:rPr>
          <w:tab/>
        </w:r>
      </w:del>
      <w:del w:id="1254" w:author="Andrew Instone-Cowie" w:date="2025-05-07T12:34:00Z" w16du:dateUtc="2025-05-07T11:34:00Z">
        <w:r w:rsidR="00AA5C58" w:rsidDel="00114134">
          <w:rPr>
            <w:noProof/>
            <w:webHidden/>
          </w:rPr>
          <w:delText>70</w:delText>
        </w:r>
      </w:del>
    </w:p>
    <w:p w14:paraId="2E4450C8" w14:textId="366B3991" w:rsidR="00871702" w:rsidDel="00044299" w:rsidRDefault="00871702" w:rsidP="00004B06">
      <w:pPr>
        <w:pStyle w:val="TableofFigures"/>
        <w:tabs>
          <w:tab w:val="right" w:leader="dot" w:pos="9016"/>
        </w:tabs>
        <w:spacing w:after="120"/>
        <w:rPr>
          <w:del w:id="1255" w:author="Andrew Instone-Cowie" w:date="2025-07-09T15:58:00Z" w16du:dateUtc="2025-07-09T14:58:00Z"/>
          <w:rFonts w:eastAsiaTheme="minorEastAsia"/>
          <w:noProof/>
          <w:kern w:val="2"/>
          <w:sz w:val="24"/>
          <w:szCs w:val="24"/>
          <w:lang w:eastAsia="en-GB"/>
          <w14:ligatures w14:val="standardContextual"/>
        </w:rPr>
      </w:pPr>
      <w:del w:id="1256" w:author="Andrew Instone-Cowie" w:date="2025-07-09T15:58:00Z" w16du:dateUtc="2025-07-09T14:58:00Z">
        <w:r w:rsidRPr="00044299" w:rsidDel="00044299">
          <w:rPr>
            <w:rStyle w:val="Hyperlink"/>
            <w:noProof/>
          </w:rPr>
          <w:delText>Figure 49 – Device Manager (Driver Installed)</w:delText>
        </w:r>
        <w:r w:rsidDel="00044299">
          <w:rPr>
            <w:noProof/>
            <w:webHidden/>
          </w:rPr>
          <w:tab/>
        </w:r>
      </w:del>
      <w:del w:id="1257" w:author="Andrew Instone-Cowie" w:date="2025-05-07T12:34:00Z" w16du:dateUtc="2025-05-07T11:34:00Z">
        <w:r w:rsidR="00AA5C58" w:rsidDel="00114134">
          <w:rPr>
            <w:noProof/>
            <w:webHidden/>
          </w:rPr>
          <w:delText>71</w:delText>
        </w:r>
      </w:del>
    </w:p>
    <w:p w14:paraId="0DDBD84F" w14:textId="4A8C4E89" w:rsidR="00871702" w:rsidDel="00044299" w:rsidRDefault="00871702" w:rsidP="00004B06">
      <w:pPr>
        <w:pStyle w:val="TableofFigures"/>
        <w:tabs>
          <w:tab w:val="right" w:leader="dot" w:pos="9016"/>
        </w:tabs>
        <w:spacing w:after="120"/>
        <w:rPr>
          <w:del w:id="1258" w:author="Andrew Instone-Cowie" w:date="2025-07-09T15:58:00Z" w16du:dateUtc="2025-07-09T14:58:00Z"/>
          <w:rFonts w:eastAsiaTheme="minorEastAsia"/>
          <w:noProof/>
          <w:kern w:val="2"/>
          <w:sz w:val="24"/>
          <w:szCs w:val="24"/>
          <w:lang w:eastAsia="en-GB"/>
          <w14:ligatures w14:val="standardContextual"/>
        </w:rPr>
      </w:pPr>
      <w:del w:id="1259" w:author="Andrew Instone-Cowie" w:date="2025-07-09T15:58:00Z" w16du:dateUtc="2025-07-09T14:58:00Z">
        <w:r w:rsidRPr="00044299" w:rsidDel="00044299">
          <w:rPr>
            <w:rStyle w:val="Hyperlink"/>
            <w:noProof/>
          </w:rPr>
          <w:delText>Figure 50 – Device Manager (Driver Missing)</w:delText>
        </w:r>
        <w:r w:rsidDel="00044299">
          <w:rPr>
            <w:noProof/>
            <w:webHidden/>
          </w:rPr>
          <w:tab/>
        </w:r>
      </w:del>
      <w:del w:id="1260" w:author="Andrew Instone-Cowie" w:date="2025-05-07T12:34:00Z" w16du:dateUtc="2025-05-07T11:34:00Z">
        <w:r w:rsidR="00AA5C58" w:rsidDel="00114134">
          <w:rPr>
            <w:noProof/>
            <w:webHidden/>
          </w:rPr>
          <w:delText>71</w:delText>
        </w:r>
      </w:del>
    </w:p>
    <w:p w14:paraId="46060566" w14:textId="03ADB5F7" w:rsidR="00871702" w:rsidDel="00044299" w:rsidRDefault="00871702" w:rsidP="00004B06">
      <w:pPr>
        <w:pStyle w:val="TableofFigures"/>
        <w:tabs>
          <w:tab w:val="right" w:leader="dot" w:pos="9016"/>
        </w:tabs>
        <w:spacing w:after="120"/>
        <w:rPr>
          <w:del w:id="1261" w:author="Andrew Instone-Cowie" w:date="2025-07-09T15:58:00Z" w16du:dateUtc="2025-07-09T14:58:00Z"/>
          <w:rFonts w:eastAsiaTheme="minorEastAsia"/>
          <w:noProof/>
          <w:kern w:val="2"/>
          <w:sz w:val="24"/>
          <w:szCs w:val="24"/>
          <w:lang w:eastAsia="en-GB"/>
          <w14:ligatures w14:val="standardContextual"/>
        </w:rPr>
      </w:pPr>
      <w:del w:id="1262" w:author="Andrew Instone-Cowie" w:date="2025-07-09T15:58:00Z" w16du:dateUtc="2025-07-09T14:58:00Z">
        <w:r w:rsidRPr="00044299" w:rsidDel="00044299">
          <w:rPr>
            <w:rStyle w:val="Hyperlink"/>
            <w:noProof/>
          </w:rPr>
          <w:delText>Figure 51 – Device Manager (Port COM14)</w:delText>
        </w:r>
        <w:r w:rsidDel="00044299">
          <w:rPr>
            <w:noProof/>
            <w:webHidden/>
          </w:rPr>
          <w:tab/>
        </w:r>
      </w:del>
      <w:del w:id="1263" w:author="Andrew Instone-Cowie" w:date="2025-05-07T12:34:00Z" w16du:dateUtc="2025-05-07T11:34:00Z">
        <w:r w:rsidR="00AA5C58" w:rsidDel="00114134">
          <w:rPr>
            <w:noProof/>
            <w:webHidden/>
          </w:rPr>
          <w:delText>72</w:delText>
        </w:r>
      </w:del>
    </w:p>
    <w:p w14:paraId="7009E475" w14:textId="3A2A7031" w:rsidR="00871702" w:rsidDel="00044299" w:rsidRDefault="00871702" w:rsidP="00004B06">
      <w:pPr>
        <w:pStyle w:val="TableofFigures"/>
        <w:tabs>
          <w:tab w:val="right" w:leader="dot" w:pos="9016"/>
        </w:tabs>
        <w:spacing w:after="120"/>
        <w:rPr>
          <w:del w:id="1264" w:author="Andrew Instone-Cowie" w:date="2025-07-09T15:58:00Z" w16du:dateUtc="2025-07-09T14:58:00Z"/>
          <w:rFonts w:eastAsiaTheme="minorEastAsia"/>
          <w:noProof/>
          <w:kern w:val="2"/>
          <w:sz w:val="24"/>
          <w:szCs w:val="24"/>
          <w:lang w:eastAsia="en-GB"/>
          <w14:ligatures w14:val="standardContextual"/>
        </w:rPr>
      </w:pPr>
      <w:del w:id="1265" w:author="Andrew Instone-Cowie" w:date="2025-07-09T15:58:00Z" w16du:dateUtc="2025-07-09T14:58:00Z">
        <w:r w:rsidRPr="00044299" w:rsidDel="00044299">
          <w:rPr>
            <w:rStyle w:val="Hyperlink"/>
            <w:noProof/>
          </w:rPr>
          <w:delText>Figure 52 – Device Manager Context Menu</w:delText>
        </w:r>
        <w:r w:rsidDel="00044299">
          <w:rPr>
            <w:noProof/>
            <w:webHidden/>
          </w:rPr>
          <w:tab/>
        </w:r>
      </w:del>
      <w:del w:id="1266" w:author="Andrew Instone-Cowie" w:date="2025-05-07T12:34:00Z" w16du:dateUtc="2025-05-07T11:34:00Z">
        <w:r w:rsidR="00AA5C58" w:rsidDel="00114134">
          <w:rPr>
            <w:noProof/>
            <w:webHidden/>
          </w:rPr>
          <w:delText>73</w:delText>
        </w:r>
      </w:del>
    </w:p>
    <w:p w14:paraId="468E4481" w14:textId="091EC8C4" w:rsidR="00871702" w:rsidDel="00044299" w:rsidRDefault="00871702" w:rsidP="00004B06">
      <w:pPr>
        <w:pStyle w:val="TableofFigures"/>
        <w:tabs>
          <w:tab w:val="right" w:leader="dot" w:pos="9016"/>
        </w:tabs>
        <w:spacing w:after="120"/>
        <w:rPr>
          <w:del w:id="1267" w:author="Andrew Instone-Cowie" w:date="2025-07-09T15:58:00Z" w16du:dateUtc="2025-07-09T14:58:00Z"/>
          <w:rFonts w:eastAsiaTheme="minorEastAsia"/>
          <w:noProof/>
          <w:kern w:val="2"/>
          <w:sz w:val="24"/>
          <w:szCs w:val="24"/>
          <w:lang w:eastAsia="en-GB"/>
          <w14:ligatures w14:val="standardContextual"/>
        </w:rPr>
      </w:pPr>
      <w:del w:id="1268" w:author="Andrew Instone-Cowie" w:date="2025-07-09T15:58:00Z" w16du:dateUtc="2025-07-09T14:58:00Z">
        <w:r w:rsidRPr="00044299" w:rsidDel="00044299">
          <w:rPr>
            <w:rStyle w:val="Hyperlink"/>
            <w:noProof/>
          </w:rPr>
          <w:delText>Figure 53 – COM Port Properties</w:delText>
        </w:r>
        <w:r w:rsidDel="00044299">
          <w:rPr>
            <w:noProof/>
            <w:webHidden/>
          </w:rPr>
          <w:tab/>
        </w:r>
      </w:del>
      <w:del w:id="1269" w:author="Andrew Instone-Cowie" w:date="2025-05-07T12:34:00Z" w16du:dateUtc="2025-05-07T11:34:00Z">
        <w:r w:rsidR="00AA5C58" w:rsidDel="00114134">
          <w:rPr>
            <w:noProof/>
            <w:webHidden/>
          </w:rPr>
          <w:delText>73</w:delText>
        </w:r>
      </w:del>
    </w:p>
    <w:p w14:paraId="5AE6E732" w14:textId="7D08CD2F" w:rsidR="00871702" w:rsidDel="00044299" w:rsidRDefault="00871702" w:rsidP="00004B06">
      <w:pPr>
        <w:pStyle w:val="TableofFigures"/>
        <w:tabs>
          <w:tab w:val="right" w:leader="dot" w:pos="9016"/>
        </w:tabs>
        <w:spacing w:after="120"/>
        <w:rPr>
          <w:del w:id="1270" w:author="Andrew Instone-Cowie" w:date="2025-07-09T15:58:00Z" w16du:dateUtc="2025-07-09T14:58:00Z"/>
          <w:rFonts w:eastAsiaTheme="minorEastAsia"/>
          <w:noProof/>
          <w:kern w:val="2"/>
          <w:sz w:val="24"/>
          <w:szCs w:val="24"/>
          <w:lang w:eastAsia="en-GB"/>
          <w14:ligatures w14:val="standardContextual"/>
        </w:rPr>
      </w:pPr>
      <w:del w:id="1271" w:author="Andrew Instone-Cowie" w:date="2025-07-09T15:58:00Z" w16du:dateUtc="2025-07-09T14:58:00Z">
        <w:r w:rsidRPr="00044299" w:rsidDel="00044299">
          <w:rPr>
            <w:rStyle w:val="Hyperlink"/>
            <w:noProof/>
          </w:rPr>
          <w:delText>Figure 54 – COM Port Advanced Settings (Prolific)</w:delText>
        </w:r>
        <w:r w:rsidDel="00044299">
          <w:rPr>
            <w:noProof/>
            <w:webHidden/>
          </w:rPr>
          <w:tab/>
        </w:r>
      </w:del>
      <w:del w:id="1272" w:author="Andrew Instone-Cowie" w:date="2025-05-07T12:34:00Z" w16du:dateUtc="2025-05-07T11:34:00Z">
        <w:r w:rsidR="00AA5C58" w:rsidDel="00114134">
          <w:rPr>
            <w:noProof/>
            <w:webHidden/>
          </w:rPr>
          <w:delText>74</w:delText>
        </w:r>
      </w:del>
    </w:p>
    <w:p w14:paraId="67405D4D" w14:textId="55B476F0" w:rsidR="00871702" w:rsidDel="00044299" w:rsidRDefault="00871702" w:rsidP="00004B06">
      <w:pPr>
        <w:pStyle w:val="TableofFigures"/>
        <w:tabs>
          <w:tab w:val="right" w:leader="dot" w:pos="9016"/>
        </w:tabs>
        <w:spacing w:after="120"/>
        <w:rPr>
          <w:del w:id="1273" w:author="Andrew Instone-Cowie" w:date="2025-07-09T15:58:00Z" w16du:dateUtc="2025-07-09T14:58:00Z"/>
          <w:rFonts w:eastAsiaTheme="minorEastAsia"/>
          <w:noProof/>
          <w:kern w:val="2"/>
          <w:sz w:val="24"/>
          <w:szCs w:val="24"/>
          <w:lang w:eastAsia="en-GB"/>
          <w14:ligatures w14:val="standardContextual"/>
        </w:rPr>
      </w:pPr>
      <w:del w:id="1274" w:author="Andrew Instone-Cowie" w:date="2025-07-09T15:58:00Z" w16du:dateUtc="2025-07-09T14:58:00Z">
        <w:r w:rsidRPr="00044299" w:rsidDel="00044299">
          <w:rPr>
            <w:rStyle w:val="Hyperlink"/>
            <w:noProof/>
          </w:rPr>
          <w:delText>Figure 55 – COM Port Advanced Settings (FTDI)</w:delText>
        </w:r>
        <w:r w:rsidDel="00044299">
          <w:rPr>
            <w:noProof/>
            <w:webHidden/>
          </w:rPr>
          <w:tab/>
        </w:r>
      </w:del>
      <w:del w:id="1275" w:author="Andrew Instone-Cowie" w:date="2025-05-07T12:34:00Z" w16du:dateUtc="2025-05-07T11:34:00Z">
        <w:r w:rsidR="00AA5C58" w:rsidDel="00114134">
          <w:rPr>
            <w:noProof/>
            <w:webHidden/>
          </w:rPr>
          <w:delText>74</w:delText>
        </w:r>
      </w:del>
    </w:p>
    <w:p w14:paraId="2B4841A5" w14:textId="0743C090" w:rsidR="00871702" w:rsidDel="00044299" w:rsidRDefault="00871702" w:rsidP="00004B06">
      <w:pPr>
        <w:pStyle w:val="TableofFigures"/>
        <w:tabs>
          <w:tab w:val="right" w:leader="dot" w:pos="9016"/>
        </w:tabs>
        <w:spacing w:after="120"/>
        <w:rPr>
          <w:del w:id="1276" w:author="Andrew Instone-Cowie" w:date="2025-07-09T15:58:00Z" w16du:dateUtc="2025-07-09T14:58:00Z"/>
          <w:rFonts w:eastAsiaTheme="minorEastAsia"/>
          <w:noProof/>
          <w:kern w:val="2"/>
          <w:sz w:val="24"/>
          <w:szCs w:val="24"/>
          <w:lang w:eastAsia="en-GB"/>
          <w14:ligatures w14:val="standardContextual"/>
        </w:rPr>
      </w:pPr>
      <w:del w:id="1277" w:author="Andrew Instone-Cowie" w:date="2025-07-09T15:58:00Z" w16du:dateUtc="2025-07-09T14:58:00Z">
        <w:r w:rsidRPr="00044299" w:rsidDel="00044299">
          <w:rPr>
            <w:rStyle w:val="Hyperlink"/>
            <w:noProof/>
          </w:rPr>
          <w:delText>Figure 56 – Device Manager (Reconfigured Port COM3)</w:delText>
        </w:r>
        <w:r w:rsidDel="00044299">
          <w:rPr>
            <w:noProof/>
            <w:webHidden/>
          </w:rPr>
          <w:tab/>
        </w:r>
      </w:del>
      <w:del w:id="1278" w:author="Andrew Instone-Cowie" w:date="2025-05-07T12:34:00Z" w16du:dateUtc="2025-05-07T11:34:00Z">
        <w:r w:rsidR="00AA5C58" w:rsidDel="00114134">
          <w:rPr>
            <w:noProof/>
            <w:webHidden/>
          </w:rPr>
          <w:delText>75</w:delText>
        </w:r>
      </w:del>
    </w:p>
    <w:p w14:paraId="0E0B1549" w14:textId="4D3F12F4" w:rsidR="00871702" w:rsidDel="00044299" w:rsidRDefault="00871702" w:rsidP="00004B06">
      <w:pPr>
        <w:pStyle w:val="TableofFigures"/>
        <w:tabs>
          <w:tab w:val="right" w:leader="dot" w:pos="9016"/>
        </w:tabs>
        <w:spacing w:after="120"/>
        <w:rPr>
          <w:del w:id="1279" w:author="Andrew Instone-Cowie" w:date="2025-07-09T15:58:00Z" w16du:dateUtc="2025-07-09T14:58:00Z"/>
          <w:rFonts w:eastAsiaTheme="minorEastAsia"/>
          <w:noProof/>
          <w:kern w:val="2"/>
          <w:sz w:val="24"/>
          <w:szCs w:val="24"/>
          <w:lang w:eastAsia="en-GB"/>
          <w14:ligatures w14:val="standardContextual"/>
        </w:rPr>
      </w:pPr>
      <w:del w:id="1280" w:author="Andrew Instone-Cowie" w:date="2025-07-09T15:58:00Z" w16du:dateUtc="2025-07-09T14:58:00Z">
        <w:r w:rsidRPr="00044299" w:rsidDel="00044299">
          <w:rPr>
            <w:rStyle w:val="Hyperlink"/>
            <w:noProof/>
          </w:rPr>
          <w:delText>Figure 57 - Type 1 - Type 2 Adapter</w:delText>
        </w:r>
        <w:r w:rsidDel="00044299">
          <w:rPr>
            <w:noProof/>
            <w:webHidden/>
          </w:rPr>
          <w:tab/>
        </w:r>
      </w:del>
      <w:del w:id="1281" w:author="Andrew Instone-Cowie" w:date="2025-05-07T12:34:00Z" w16du:dateUtc="2025-05-07T11:34:00Z">
        <w:r w:rsidR="00AA5C58" w:rsidDel="00114134">
          <w:rPr>
            <w:noProof/>
            <w:webHidden/>
          </w:rPr>
          <w:delText>76</w:delText>
        </w:r>
      </w:del>
    </w:p>
    <w:p w14:paraId="5A3C49CA" w14:textId="07C6EECA" w:rsidR="00871702" w:rsidDel="00044299" w:rsidRDefault="00871702" w:rsidP="00004B06">
      <w:pPr>
        <w:pStyle w:val="TableofFigures"/>
        <w:tabs>
          <w:tab w:val="right" w:leader="dot" w:pos="9016"/>
        </w:tabs>
        <w:spacing w:after="120"/>
        <w:rPr>
          <w:del w:id="1282" w:author="Andrew Instone-Cowie" w:date="2025-07-09T15:58:00Z" w16du:dateUtc="2025-07-09T14:58:00Z"/>
          <w:rFonts w:eastAsiaTheme="minorEastAsia"/>
          <w:noProof/>
          <w:kern w:val="2"/>
          <w:sz w:val="24"/>
          <w:szCs w:val="24"/>
          <w:lang w:eastAsia="en-GB"/>
          <w14:ligatures w14:val="standardContextual"/>
        </w:rPr>
      </w:pPr>
      <w:del w:id="1283" w:author="Andrew Instone-Cowie" w:date="2025-07-09T15:58:00Z" w16du:dateUtc="2025-07-09T14:58:00Z">
        <w:r w:rsidRPr="00044299" w:rsidDel="00044299">
          <w:rPr>
            <w:rStyle w:val="Hyperlink"/>
            <w:noProof/>
          </w:rPr>
          <w:delText>Figure 58 - Type 1 - Type 2 Adapter Board Layout</w:delText>
        </w:r>
        <w:r w:rsidDel="00044299">
          <w:rPr>
            <w:noProof/>
            <w:webHidden/>
          </w:rPr>
          <w:tab/>
        </w:r>
      </w:del>
      <w:del w:id="1284" w:author="Andrew Instone-Cowie" w:date="2025-05-07T12:34:00Z" w16du:dateUtc="2025-05-07T11:34:00Z">
        <w:r w:rsidR="00AA5C58" w:rsidDel="00114134">
          <w:rPr>
            <w:noProof/>
            <w:webHidden/>
          </w:rPr>
          <w:delText>79</w:delText>
        </w:r>
      </w:del>
    </w:p>
    <w:p w14:paraId="55E7B408" w14:textId="75C36E2E" w:rsidR="00871702" w:rsidDel="00044299" w:rsidRDefault="00871702" w:rsidP="00004B06">
      <w:pPr>
        <w:pStyle w:val="TableofFigures"/>
        <w:tabs>
          <w:tab w:val="right" w:leader="dot" w:pos="9016"/>
        </w:tabs>
        <w:spacing w:after="120"/>
        <w:rPr>
          <w:del w:id="1285" w:author="Andrew Instone-Cowie" w:date="2025-07-09T15:58:00Z" w16du:dateUtc="2025-07-09T14:58:00Z"/>
          <w:rFonts w:eastAsiaTheme="minorEastAsia"/>
          <w:noProof/>
          <w:kern w:val="2"/>
          <w:sz w:val="24"/>
          <w:szCs w:val="24"/>
          <w:lang w:eastAsia="en-GB"/>
          <w14:ligatures w14:val="standardContextual"/>
        </w:rPr>
      </w:pPr>
      <w:del w:id="1286" w:author="Andrew Instone-Cowie" w:date="2025-07-09T15:58:00Z" w16du:dateUtc="2025-07-09T14:58:00Z">
        <w:r w:rsidRPr="00044299" w:rsidDel="00044299">
          <w:rPr>
            <w:rStyle w:val="Hyperlink"/>
            <w:noProof/>
          </w:rPr>
          <w:delText>Figure 59 - Type 1 - Type 2 Adapter PCB</w:delText>
        </w:r>
        <w:r w:rsidDel="00044299">
          <w:rPr>
            <w:noProof/>
            <w:webHidden/>
          </w:rPr>
          <w:tab/>
        </w:r>
      </w:del>
      <w:del w:id="1287" w:author="Andrew Instone-Cowie" w:date="2025-05-07T12:34:00Z" w16du:dateUtc="2025-05-07T11:34:00Z">
        <w:r w:rsidR="00AA5C58" w:rsidDel="00114134">
          <w:rPr>
            <w:noProof/>
            <w:webHidden/>
          </w:rPr>
          <w:delText>79</w:delText>
        </w:r>
      </w:del>
    </w:p>
    <w:p w14:paraId="34F27518" w14:textId="6566E0C1" w:rsidR="00871702" w:rsidRPr="001E792C" w:rsidDel="00044299" w:rsidRDefault="00871702" w:rsidP="00004B06">
      <w:pPr>
        <w:pStyle w:val="TableofFigures"/>
        <w:tabs>
          <w:tab w:val="right" w:leader="dot" w:pos="9016"/>
        </w:tabs>
        <w:spacing w:after="120"/>
        <w:rPr>
          <w:del w:id="1288" w:author="Andrew Instone-Cowie" w:date="2025-07-09T15:58:00Z" w16du:dateUtc="2025-07-09T14:58:00Z"/>
          <w:rFonts w:eastAsiaTheme="minorEastAsia"/>
          <w:noProof/>
          <w:kern w:val="2"/>
          <w:sz w:val="24"/>
          <w:szCs w:val="24"/>
          <w:lang w:eastAsia="en-GB"/>
          <w14:ligatures w14:val="standardContextual"/>
        </w:rPr>
      </w:pPr>
      <w:del w:id="1289" w:author="Andrew Instone-Cowie" w:date="2025-07-09T15:58:00Z" w16du:dateUtc="2025-07-09T14:58:00Z">
        <w:r w:rsidRPr="00044299" w:rsidDel="00044299">
          <w:rPr>
            <w:rStyle w:val="Hyperlink"/>
            <w:noProof/>
          </w:rPr>
          <w:delText>Figure 60 - Type 1 - Type 2 Adapter Cable</w:delText>
        </w:r>
        <w:r w:rsidRPr="001E792C" w:rsidDel="00044299">
          <w:rPr>
            <w:noProof/>
            <w:webHidden/>
          </w:rPr>
          <w:tab/>
        </w:r>
      </w:del>
      <w:del w:id="1290" w:author="Andrew Instone-Cowie" w:date="2025-05-07T12:34:00Z" w16du:dateUtc="2025-05-07T11:34:00Z">
        <w:r w:rsidR="00AA5C58" w:rsidDel="00114134">
          <w:rPr>
            <w:noProof/>
            <w:webHidden/>
          </w:rPr>
          <w:delText>80</w:delText>
        </w:r>
      </w:del>
    </w:p>
    <w:p w14:paraId="5482D98F" w14:textId="36C94AAB" w:rsidR="00871702" w:rsidDel="00044299" w:rsidRDefault="00871702" w:rsidP="00004B06">
      <w:pPr>
        <w:pStyle w:val="TableofFigures"/>
        <w:tabs>
          <w:tab w:val="right" w:leader="dot" w:pos="9016"/>
        </w:tabs>
        <w:spacing w:after="120"/>
        <w:rPr>
          <w:del w:id="1291" w:author="Andrew Instone-Cowie" w:date="2025-07-09T15:58:00Z" w16du:dateUtc="2025-07-09T14:58:00Z"/>
          <w:rFonts w:eastAsiaTheme="minorEastAsia"/>
          <w:noProof/>
          <w:kern w:val="2"/>
          <w:sz w:val="24"/>
          <w:szCs w:val="24"/>
          <w:lang w:eastAsia="en-GB"/>
          <w14:ligatures w14:val="standardContextual"/>
        </w:rPr>
      </w:pPr>
      <w:del w:id="1292" w:author="Andrew Instone-Cowie" w:date="2025-07-09T15:58:00Z" w16du:dateUtc="2025-07-09T14:58:00Z">
        <w:r w:rsidRPr="00044299" w:rsidDel="00044299">
          <w:rPr>
            <w:rStyle w:val="Hyperlink"/>
            <w:noProof/>
          </w:rPr>
          <w:delText>Figure 61 - Type 1 Interface Connector Wiring Modification</w:delText>
        </w:r>
        <w:r w:rsidDel="00044299">
          <w:rPr>
            <w:noProof/>
            <w:webHidden/>
          </w:rPr>
          <w:tab/>
        </w:r>
      </w:del>
      <w:del w:id="1293" w:author="Andrew Instone-Cowie" w:date="2025-05-07T12:34:00Z" w16du:dateUtc="2025-05-07T11:34:00Z">
        <w:r w:rsidR="00AA5C58" w:rsidDel="00114134">
          <w:rPr>
            <w:noProof/>
            <w:webHidden/>
          </w:rPr>
          <w:delText>81</w:delText>
        </w:r>
      </w:del>
    </w:p>
    <w:p w14:paraId="3AE1137F" w14:textId="634253F1" w:rsidR="00871702" w:rsidDel="00044299" w:rsidRDefault="00871702" w:rsidP="00004B06">
      <w:pPr>
        <w:pStyle w:val="TableofFigures"/>
        <w:tabs>
          <w:tab w:val="right" w:leader="dot" w:pos="9016"/>
        </w:tabs>
        <w:spacing w:after="120"/>
        <w:rPr>
          <w:del w:id="1294" w:author="Andrew Instone-Cowie" w:date="2025-07-09T15:58:00Z" w16du:dateUtc="2025-07-09T14:58:00Z"/>
          <w:rFonts w:eastAsiaTheme="minorEastAsia"/>
          <w:noProof/>
          <w:kern w:val="2"/>
          <w:sz w:val="24"/>
          <w:szCs w:val="24"/>
          <w:lang w:eastAsia="en-GB"/>
          <w14:ligatures w14:val="standardContextual"/>
        </w:rPr>
      </w:pPr>
      <w:del w:id="1295" w:author="Andrew Instone-Cowie" w:date="2025-07-09T15:58:00Z" w16du:dateUtc="2025-07-09T14:58:00Z">
        <w:r w:rsidRPr="00044299" w:rsidDel="00044299">
          <w:rPr>
            <w:rStyle w:val="Hyperlink"/>
            <w:noProof/>
          </w:rPr>
          <w:delText>Figure 62 – Liverpool Cathedral Odd-Struckness Chart</w:delText>
        </w:r>
        <w:r w:rsidDel="00044299">
          <w:rPr>
            <w:noProof/>
            <w:webHidden/>
          </w:rPr>
          <w:tab/>
        </w:r>
      </w:del>
      <w:del w:id="1296" w:author="Andrew Instone-Cowie" w:date="2025-05-07T12:34:00Z" w16du:dateUtc="2025-05-07T11:34:00Z">
        <w:r w:rsidR="00AA5C58" w:rsidDel="00114134">
          <w:rPr>
            <w:noProof/>
            <w:webHidden/>
          </w:rPr>
          <w:delText>86</w:delText>
        </w:r>
      </w:del>
    </w:p>
    <w:p w14:paraId="67B5D317" w14:textId="029B2BE2" w:rsidR="00871702" w:rsidDel="00044299" w:rsidRDefault="00871702">
      <w:pPr>
        <w:pStyle w:val="TableofFigures"/>
        <w:tabs>
          <w:tab w:val="right" w:leader="dot" w:pos="9016"/>
        </w:tabs>
        <w:rPr>
          <w:del w:id="1297" w:author="Andrew Instone-Cowie" w:date="2025-07-09T15:58:00Z" w16du:dateUtc="2025-07-09T14:58:00Z"/>
          <w:rFonts w:eastAsiaTheme="minorEastAsia"/>
          <w:noProof/>
          <w:kern w:val="2"/>
          <w:sz w:val="24"/>
          <w:szCs w:val="24"/>
          <w:lang w:eastAsia="en-GB"/>
          <w14:ligatures w14:val="standardContextual"/>
        </w:rPr>
      </w:pPr>
      <w:del w:id="1298" w:author="Andrew Instone-Cowie" w:date="2025-07-09T15:58:00Z" w16du:dateUtc="2025-07-09T14:58:00Z">
        <w:r w:rsidRPr="00044299" w:rsidDel="00044299">
          <w:rPr>
            <w:rStyle w:val="Hyperlink"/>
            <w:noProof/>
          </w:rPr>
          <w:delText>Figure 63 – Quarter Peal Sensor Head Test Timings</w:delText>
        </w:r>
        <w:r w:rsidDel="00044299">
          <w:rPr>
            <w:noProof/>
            <w:webHidden/>
          </w:rPr>
          <w:tab/>
        </w:r>
      </w:del>
      <w:del w:id="1299" w:author="Andrew Instone-Cowie" w:date="2025-05-07T12:34:00Z" w16du:dateUtc="2025-05-07T11:34:00Z">
        <w:r w:rsidR="00AA5C58" w:rsidDel="00114134">
          <w:rPr>
            <w:noProof/>
            <w:webHidden/>
          </w:rPr>
          <w:delText>91</w:delText>
        </w:r>
      </w:del>
    </w:p>
    <w:p w14:paraId="1D962CF8" w14:textId="7D9410F6" w:rsidR="003A3D10" w:rsidRDefault="003A3D10" w:rsidP="00A02960">
      <w:pPr>
        <w:pStyle w:val="Heading1"/>
        <w:spacing w:after="100"/>
      </w:pPr>
      <w:r>
        <w:fldChar w:fldCharType="end"/>
      </w:r>
      <w:bookmarkStart w:id="1300" w:name="_Toc202969115"/>
      <w:r w:rsidR="00E35852">
        <w:t>Index of Tables</w:t>
      </w:r>
      <w:bookmarkEnd w:id="1300"/>
    </w:p>
    <w:p w14:paraId="4302D5A8" w14:textId="2FF37529" w:rsidR="00044299" w:rsidRDefault="00E35852" w:rsidP="00044299">
      <w:pPr>
        <w:pStyle w:val="TableofFigures"/>
        <w:tabs>
          <w:tab w:val="right" w:leader="dot" w:pos="9016"/>
        </w:tabs>
        <w:spacing w:after="120"/>
        <w:rPr>
          <w:ins w:id="1301" w:author="Andrew Instone-Cowie" w:date="2025-07-09T15:58:00Z" w16du:dateUtc="2025-07-09T14:58:00Z"/>
          <w:rFonts w:eastAsiaTheme="minorEastAsia"/>
          <w:noProof/>
          <w:kern w:val="2"/>
          <w:sz w:val="24"/>
          <w:szCs w:val="24"/>
          <w:lang w:eastAsia="en-GB"/>
          <w14:ligatures w14:val="standardContextual"/>
        </w:rPr>
        <w:pPrChange w:id="1302" w:author="Andrew Instone-Cowie" w:date="2025-07-09T16:01:00Z" w16du:dateUtc="2025-07-09T15:01:00Z">
          <w:pPr>
            <w:pStyle w:val="TableofFigures"/>
            <w:tabs>
              <w:tab w:val="right" w:leader="dot" w:pos="9016"/>
            </w:tabs>
          </w:pPr>
        </w:pPrChange>
      </w:pPr>
      <w:r>
        <w:fldChar w:fldCharType="begin"/>
      </w:r>
      <w:r>
        <w:instrText xml:space="preserve"> TOC \h \z \c "Table" </w:instrText>
      </w:r>
      <w:r>
        <w:fldChar w:fldCharType="separate"/>
      </w:r>
      <w:ins w:id="1303" w:author="Andrew Instone-Cowie" w:date="2025-07-09T15:58:00Z" w16du:dateUtc="2025-07-09T14:58:00Z">
        <w:r w:rsidR="00044299" w:rsidRPr="004572FC">
          <w:rPr>
            <w:rStyle w:val="Hyperlink"/>
            <w:noProof/>
          </w:rPr>
          <w:fldChar w:fldCharType="begin"/>
        </w:r>
        <w:r w:rsidR="00044299" w:rsidRPr="004572FC">
          <w:rPr>
            <w:rStyle w:val="Hyperlink"/>
            <w:noProof/>
          </w:rPr>
          <w:instrText xml:space="preserve"> </w:instrText>
        </w:r>
        <w:r w:rsidR="00044299">
          <w:rPr>
            <w:noProof/>
          </w:rPr>
          <w:instrText>HYPERLINK \l "_Toc202969290"</w:instrText>
        </w:r>
        <w:r w:rsidR="00044299" w:rsidRPr="004572FC">
          <w:rPr>
            <w:rStyle w:val="Hyperlink"/>
            <w:noProof/>
          </w:rPr>
          <w:instrText xml:space="preserve"> </w:instrText>
        </w:r>
        <w:r w:rsidR="00044299" w:rsidRPr="004572FC">
          <w:rPr>
            <w:rStyle w:val="Hyperlink"/>
            <w:noProof/>
          </w:rPr>
        </w:r>
        <w:r w:rsidR="00044299" w:rsidRPr="004572FC">
          <w:rPr>
            <w:rStyle w:val="Hyperlink"/>
            <w:noProof/>
          </w:rPr>
          <w:fldChar w:fldCharType="separate"/>
        </w:r>
        <w:r w:rsidR="00044299" w:rsidRPr="004572FC">
          <w:rPr>
            <w:rStyle w:val="Hyperlink"/>
            <w:noProof/>
          </w:rPr>
          <w:t>Table 1 – Microcontroller I/O Pin Assignments</w:t>
        </w:r>
        <w:r w:rsidR="00044299">
          <w:rPr>
            <w:noProof/>
            <w:webHidden/>
          </w:rPr>
          <w:tab/>
        </w:r>
        <w:r w:rsidR="00044299">
          <w:rPr>
            <w:noProof/>
            <w:webHidden/>
          </w:rPr>
          <w:fldChar w:fldCharType="begin"/>
        </w:r>
        <w:r w:rsidR="00044299">
          <w:rPr>
            <w:noProof/>
            <w:webHidden/>
          </w:rPr>
          <w:instrText xml:space="preserve"> PAGEREF _Toc202969290 \h </w:instrText>
        </w:r>
        <w:r w:rsidR="00044299">
          <w:rPr>
            <w:noProof/>
            <w:webHidden/>
          </w:rPr>
        </w:r>
        <w:r w:rsidR="00044299">
          <w:rPr>
            <w:noProof/>
            <w:webHidden/>
          </w:rPr>
          <w:fldChar w:fldCharType="separate"/>
        </w:r>
      </w:ins>
      <w:ins w:id="1304" w:author="Andrew Instone-Cowie" w:date="2025-07-09T16:02:00Z" w16du:dateUtc="2025-07-09T15:02:00Z">
        <w:r w:rsidR="00044299">
          <w:rPr>
            <w:noProof/>
            <w:webHidden/>
          </w:rPr>
          <w:t>21</w:t>
        </w:r>
      </w:ins>
      <w:ins w:id="1305" w:author="Andrew Instone-Cowie" w:date="2025-07-09T15:58:00Z" w16du:dateUtc="2025-07-09T14:58:00Z">
        <w:r w:rsidR="00044299">
          <w:rPr>
            <w:noProof/>
            <w:webHidden/>
          </w:rPr>
          <w:fldChar w:fldCharType="end"/>
        </w:r>
        <w:r w:rsidR="00044299" w:rsidRPr="004572FC">
          <w:rPr>
            <w:rStyle w:val="Hyperlink"/>
            <w:noProof/>
          </w:rPr>
          <w:fldChar w:fldCharType="end"/>
        </w:r>
      </w:ins>
    </w:p>
    <w:p w14:paraId="5ECB5E47" w14:textId="6E994001" w:rsidR="00044299" w:rsidRDefault="00044299" w:rsidP="00044299">
      <w:pPr>
        <w:pStyle w:val="TableofFigures"/>
        <w:tabs>
          <w:tab w:val="right" w:leader="dot" w:pos="9016"/>
        </w:tabs>
        <w:spacing w:after="120"/>
        <w:rPr>
          <w:ins w:id="1306" w:author="Andrew Instone-Cowie" w:date="2025-07-09T15:58:00Z" w16du:dateUtc="2025-07-09T14:58:00Z"/>
          <w:rFonts w:eastAsiaTheme="minorEastAsia"/>
          <w:noProof/>
          <w:kern w:val="2"/>
          <w:sz w:val="24"/>
          <w:szCs w:val="24"/>
          <w:lang w:eastAsia="en-GB"/>
          <w14:ligatures w14:val="standardContextual"/>
        </w:rPr>
        <w:pPrChange w:id="1307" w:author="Andrew Instone-Cowie" w:date="2025-07-09T16:01:00Z" w16du:dateUtc="2025-07-09T15:01:00Z">
          <w:pPr>
            <w:pStyle w:val="TableofFigures"/>
            <w:tabs>
              <w:tab w:val="right" w:leader="dot" w:pos="9016"/>
            </w:tabs>
          </w:pPr>
        </w:pPrChange>
      </w:pPr>
      <w:ins w:id="1308"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"_Toc202969291"</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2 – ATmega328P Fuse Settings – Board Rev A to D</w:t>
        </w:r>
        <w:r>
          <w:rPr>
            <w:noProof/>
            <w:webHidden/>
          </w:rPr>
          <w:tab/>
        </w:r>
        <w:r>
          <w:rPr>
            <w:noProof/>
            <w:webHidden/>
          </w:rPr>
          <w:fldChar w:fldCharType="begin"/>
        </w:r>
        <w:r>
          <w:rPr>
            <w:noProof/>
            <w:webHidden/>
          </w:rPr>
          <w:instrText xml:space="preserve"> PAGEREF _Toc202969291 \h </w:instrText>
        </w:r>
        <w:r>
          <w:rPr>
            <w:noProof/>
            <w:webHidden/>
          </w:rPr>
        </w:r>
        <w:r>
          <w:rPr>
            <w:noProof/>
            <w:webHidden/>
          </w:rPr>
          <w:fldChar w:fldCharType="separate"/>
        </w:r>
      </w:ins>
      <w:ins w:id="1309" w:author="Andrew Instone-Cowie" w:date="2025-07-09T16:02:00Z" w16du:dateUtc="2025-07-09T15:02:00Z">
        <w:r>
          <w:rPr>
            <w:noProof/>
            <w:webHidden/>
          </w:rPr>
          <w:t>22</w:t>
        </w:r>
      </w:ins>
      <w:ins w:id="1310" w:author="Andrew Instone-Cowie" w:date="2025-07-09T15:58:00Z" w16du:dateUtc="2025-07-09T14:58:00Z">
        <w:r>
          <w:rPr>
            <w:noProof/>
            <w:webHidden/>
          </w:rPr>
          <w:fldChar w:fldCharType="end"/>
        </w:r>
        <w:r w:rsidRPr="004572FC">
          <w:rPr>
            <w:rStyle w:val="Hyperlink"/>
            <w:noProof/>
          </w:rPr>
          <w:fldChar w:fldCharType="end"/>
        </w:r>
      </w:ins>
    </w:p>
    <w:p w14:paraId="3AECB83D" w14:textId="1BCD69AF" w:rsidR="00044299" w:rsidRDefault="00044299" w:rsidP="00044299">
      <w:pPr>
        <w:pStyle w:val="TableofFigures"/>
        <w:tabs>
          <w:tab w:val="right" w:leader="dot" w:pos="9016"/>
        </w:tabs>
        <w:spacing w:after="120"/>
        <w:rPr>
          <w:ins w:id="1311" w:author="Andrew Instone-Cowie" w:date="2025-07-09T15:58:00Z" w16du:dateUtc="2025-07-09T14:58:00Z"/>
          <w:rFonts w:eastAsiaTheme="minorEastAsia"/>
          <w:noProof/>
          <w:kern w:val="2"/>
          <w:sz w:val="24"/>
          <w:szCs w:val="24"/>
          <w:lang w:eastAsia="en-GB"/>
          <w14:ligatures w14:val="standardContextual"/>
        </w:rPr>
        <w:pPrChange w:id="1312" w:author="Andrew Instone-Cowie" w:date="2025-07-09T16:01:00Z" w16du:dateUtc="2025-07-09T15:01:00Z">
          <w:pPr>
            <w:pStyle w:val="TableofFigures"/>
            <w:tabs>
              <w:tab w:val="right" w:leader="dot" w:pos="9016"/>
            </w:tabs>
          </w:pPr>
        </w:pPrChange>
      </w:pPr>
      <w:ins w:id="1313"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"_Toc202969292"</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3 – ATmega328P Fuse Settings – Board Rev E onwards</w:t>
        </w:r>
        <w:r>
          <w:rPr>
            <w:noProof/>
            <w:webHidden/>
          </w:rPr>
          <w:tab/>
        </w:r>
        <w:r>
          <w:rPr>
            <w:noProof/>
            <w:webHidden/>
          </w:rPr>
          <w:fldChar w:fldCharType="begin"/>
        </w:r>
        <w:r>
          <w:rPr>
            <w:noProof/>
            <w:webHidden/>
          </w:rPr>
          <w:instrText xml:space="preserve"> PAGEREF _Toc202969292 \h </w:instrText>
        </w:r>
        <w:r>
          <w:rPr>
            <w:noProof/>
            <w:webHidden/>
          </w:rPr>
        </w:r>
        <w:r>
          <w:rPr>
            <w:noProof/>
            <w:webHidden/>
          </w:rPr>
          <w:fldChar w:fldCharType="separate"/>
        </w:r>
      </w:ins>
      <w:ins w:id="1314" w:author="Andrew Instone-Cowie" w:date="2025-07-09T16:02:00Z" w16du:dateUtc="2025-07-09T15:02:00Z">
        <w:r>
          <w:rPr>
            <w:noProof/>
            <w:webHidden/>
          </w:rPr>
          <w:t>22</w:t>
        </w:r>
      </w:ins>
      <w:ins w:id="1315" w:author="Andrew Instone-Cowie" w:date="2025-07-09T15:58:00Z" w16du:dateUtc="2025-07-09T14:58:00Z">
        <w:r>
          <w:rPr>
            <w:noProof/>
            <w:webHidden/>
          </w:rPr>
          <w:fldChar w:fldCharType="end"/>
        </w:r>
        <w:r w:rsidRPr="004572FC">
          <w:rPr>
            <w:rStyle w:val="Hyperlink"/>
            <w:noProof/>
          </w:rPr>
          <w:fldChar w:fldCharType="end"/>
        </w:r>
      </w:ins>
    </w:p>
    <w:p w14:paraId="2664CBF6" w14:textId="1609F666" w:rsidR="00044299" w:rsidRDefault="00044299" w:rsidP="00044299">
      <w:pPr>
        <w:pStyle w:val="TableofFigures"/>
        <w:tabs>
          <w:tab w:val="right" w:leader="dot" w:pos="9016"/>
        </w:tabs>
        <w:spacing w:after="120"/>
        <w:rPr>
          <w:ins w:id="1316" w:author="Andrew Instone-Cowie" w:date="2025-07-09T15:58:00Z" w16du:dateUtc="2025-07-09T14:58:00Z"/>
          <w:rFonts w:eastAsiaTheme="minorEastAsia"/>
          <w:noProof/>
          <w:kern w:val="2"/>
          <w:sz w:val="24"/>
          <w:szCs w:val="24"/>
          <w:lang w:eastAsia="en-GB"/>
          <w14:ligatures w14:val="standardContextual"/>
        </w:rPr>
        <w:pPrChange w:id="1317" w:author="Andrew Instone-Cowie" w:date="2025-07-09T16:01:00Z" w16du:dateUtc="2025-07-09T15:01:00Z">
          <w:pPr>
            <w:pStyle w:val="TableofFigures"/>
            <w:tabs>
              <w:tab w:val="right" w:leader="dot" w:pos="9016"/>
            </w:tabs>
          </w:pPr>
        </w:pPrChange>
      </w:pPr>
      <w:ins w:id="1318"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"_Toc202969293"</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4 – TVS Diode Key Properties</w:t>
        </w:r>
        <w:r>
          <w:rPr>
            <w:noProof/>
            <w:webHidden/>
          </w:rPr>
          <w:tab/>
        </w:r>
        <w:r>
          <w:rPr>
            <w:noProof/>
            <w:webHidden/>
          </w:rPr>
          <w:fldChar w:fldCharType="begin"/>
        </w:r>
        <w:r>
          <w:rPr>
            <w:noProof/>
            <w:webHidden/>
          </w:rPr>
          <w:instrText xml:space="preserve"> PAGEREF _Toc202969293 \h </w:instrText>
        </w:r>
        <w:r>
          <w:rPr>
            <w:noProof/>
            <w:webHidden/>
          </w:rPr>
        </w:r>
        <w:r>
          <w:rPr>
            <w:noProof/>
            <w:webHidden/>
          </w:rPr>
          <w:fldChar w:fldCharType="separate"/>
        </w:r>
      </w:ins>
      <w:ins w:id="1319" w:author="Andrew Instone-Cowie" w:date="2025-07-09T16:02:00Z" w16du:dateUtc="2025-07-09T15:02:00Z">
        <w:r>
          <w:rPr>
            <w:noProof/>
            <w:webHidden/>
          </w:rPr>
          <w:t>33</w:t>
        </w:r>
      </w:ins>
      <w:ins w:id="1320" w:author="Andrew Instone-Cowie" w:date="2025-07-09T15:58:00Z" w16du:dateUtc="2025-07-09T14:58:00Z">
        <w:r>
          <w:rPr>
            <w:noProof/>
            <w:webHidden/>
          </w:rPr>
          <w:fldChar w:fldCharType="end"/>
        </w:r>
        <w:r w:rsidRPr="004572FC">
          <w:rPr>
            <w:rStyle w:val="Hyperlink"/>
            <w:noProof/>
          </w:rPr>
          <w:fldChar w:fldCharType="end"/>
        </w:r>
      </w:ins>
    </w:p>
    <w:p w14:paraId="03F16101" w14:textId="50DE65A7" w:rsidR="00044299" w:rsidRDefault="00044299" w:rsidP="00044299">
      <w:pPr>
        <w:pStyle w:val="TableofFigures"/>
        <w:tabs>
          <w:tab w:val="right" w:leader="dot" w:pos="9016"/>
        </w:tabs>
        <w:spacing w:after="120"/>
        <w:rPr>
          <w:ins w:id="1321" w:author="Andrew Instone-Cowie" w:date="2025-07-09T15:58:00Z" w16du:dateUtc="2025-07-09T14:58:00Z"/>
          <w:rFonts w:eastAsiaTheme="minorEastAsia"/>
          <w:noProof/>
          <w:kern w:val="2"/>
          <w:sz w:val="24"/>
          <w:szCs w:val="24"/>
          <w:lang w:eastAsia="en-GB"/>
          <w14:ligatures w14:val="standardContextual"/>
        </w:rPr>
        <w:pPrChange w:id="1322" w:author="Andrew Instone-Cowie" w:date="2025-07-09T16:01:00Z" w16du:dateUtc="2025-07-09T15:01:00Z">
          <w:pPr>
            <w:pStyle w:val="TableofFigures"/>
            <w:tabs>
              <w:tab w:val="right" w:leader="dot" w:pos="9016"/>
            </w:tabs>
          </w:pPr>
        </w:pPrChange>
      </w:pPr>
      <w:ins w:id="1323"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"_Toc202969294"</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5 – Type 1 – Type 2 Interface Adapter Requirements</w:t>
        </w:r>
        <w:r>
          <w:rPr>
            <w:noProof/>
            <w:webHidden/>
          </w:rPr>
          <w:tab/>
        </w:r>
        <w:r>
          <w:rPr>
            <w:noProof/>
            <w:webHidden/>
          </w:rPr>
          <w:fldChar w:fldCharType="begin"/>
        </w:r>
        <w:r>
          <w:rPr>
            <w:noProof/>
            <w:webHidden/>
          </w:rPr>
          <w:instrText xml:space="preserve"> PAGEREF _Toc202969294 \h </w:instrText>
        </w:r>
        <w:r>
          <w:rPr>
            <w:noProof/>
            <w:webHidden/>
          </w:rPr>
        </w:r>
        <w:r>
          <w:rPr>
            <w:noProof/>
            <w:webHidden/>
          </w:rPr>
          <w:fldChar w:fldCharType="separate"/>
        </w:r>
      </w:ins>
      <w:ins w:id="1324" w:author="Andrew Instone-Cowie" w:date="2025-07-09T16:02:00Z" w16du:dateUtc="2025-07-09T15:02:00Z">
        <w:r>
          <w:rPr>
            <w:noProof/>
            <w:webHidden/>
          </w:rPr>
          <w:t>78</w:t>
        </w:r>
      </w:ins>
      <w:ins w:id="1325" w:author="Andrew Instone-Cowie" w:date="2025-07-09T15:58:00Z" w16du:dateUtc="2025-07-09T14:58:00Z">
        <w:r>
          <w:rPr>
            <w:noProof/>
            <w:webHidden/>
          </w:rPr>
          <w:fldChar w:fldCharType="end"/>
        </w:r>
        <w:r w:rsidRPr="004572FC">
          <w:rPr>
            <w:rStyle w:val="Hyperlink"/>
            <w:noProof/>
          </w:rPr>
          <w:fldChar w:fldCharType="end"/>
        </w:r>
      </w:ins>
    </w:p>
    <w:p w14:paraId="5E232586" w14:textId="20A76188" w:rsidR="00044299" w:rsidRDefault="00044299" w:rsidP="00044299">
      <w:pPr>
        <w:pStyle w:val="TableofFigures"/>
        <w:tabs>
          <w:tab w:val="right" w:leader="dot" w:pos="9016"/>
        </w:tabs>
        <w:spacing w:after="120"/>
        <w:rPr>
          <w:ins w:id="1326" w:author="Andrew Instone-Cowie" w:date="2025-07-09T15:58:00Z" w16du:dateUtc="2025-07-09T14:58:00Z"/>
          <w:rFonts w:eastAsiaTheme="minorEastAsia"/>
          <w:noProof/>
          <w:kern w:val="2"/>
          <w:sz w:val="24"/>
          <w:szCs w:val="24"/>
          <w:lang w:eastAsia="en-GB"/>
          <w14:ligatures w14:val="standardContextual"/>
        </w:rPr>
        <w:pPrChange w:id="1327" w:author="Andrew Instone-Cowie" w:date="2025-07-09T16:01:00Z" w16du:dateUtc="2025-07-09T15:01:00Z">
          <w:pPr>
            <w:pStyle w:val="TableofFigures"/>
            <w:tabs>
              <w:tab w:val="right" w:leader="dot" w:pos="9016"/>
            </w:tabs>
          </w:pPr>
        </w:pPrChange>
      </w:pPr>
      <w:ins w:id="1328"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"_Toc202969295"</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6 – Type 1 – Type 2 Interface Adapter Parts List</w:t>
        </w:r>
        <w:r>
          <w:rPr>
            <w:noProof/>
            <w:webHidden/>
          </w:rPr>
          <w:tab/>
        </w:r>
        <w:r>
          <w:rPr>
            <w:noProof/>
            <w:webHidden/>
          </w:rPr>
          <w:fldChar w:fldCharType="begin"/>
        </w:r>
        <w:r>
          <w:rPr>
            <w:noProof/>
            <w:webHidden/>
          </w:rPr>
          <w:instrText xml:space="preserve"> PAGEREF _Toc202969295 \h </w:instrText>
        </w:r>
        <w:r>
          <w:rPr>
            <w:noProof/>
            <w:webHidden/>
          </w:rPr>
        </w:r>
        <w:r>
          <w:rPr>
            <w:noProof/>
            <w:webHidden/>
          </w:rPr>
          <w:fldChar w:fldCharType="separate"/>
        </w:r>
      </w:ins>
      <w:ins w:id="1329" w:author="Andrew Instone-Cowie" w:date="2025-07-09T16:02:00Z" w16du:dateUtc="2025-07-09T15:02:00Z">
        <w:r>
          <w:rPr>
            <w:noProof/>
            <w:webHidden/>
          </w:rPr>
          <w:t>81</w:t>
        </w:r>
      </w:ins>
      <w:ins w:id="1330" w:author="Andrew Instone-Cowie" w:date="2025-07-09T15:58:00Z" w16du:dateUtc="2025-07-09T14:58:00Z">
        <w:r>
          <w:rPr>
            <w:noProof/>
            <w:webHidden/>
          </w:rPr>
          <w:fldChar w:fldCharType="end"/>
        </w:r>
        <w:r w:rsidRPr="004572FC">
          <w:rPr>
            <w:rStyle w:val="Hyperlink"/>
            <w:noProof/>
          </w:rPr>
          <w:fldChar w:fldCharType="end"/>
        </w:r>
      </w:ins>
    </w:p>
    <w:p w14:paraId="05636E6F" w14:textId="7616070B" w:rsidR="00044299" w:rsidRDefault="00044299" w:rsidP="00044299">
      <w:pPr>
        <w:pStyle w:val="TableofFigures"/>
        <w:tabs>
          <w:tab w:val="right" w:leader="dot" w:pos="9016"/>
        </w:tabs>
        <w:spacing w:after="120"/>
        <w:rPr>
          <w:ins w:id="1331" w:author="Andrew Instone-Cowie" w:date="2025-07-09T15:58:00Z" w16du:dateUtc="2025-07-09T14:58:00Z"/>
          <w:rFonts w:eastAsiaTheme="minorEastAsia"/>
          <w:noProof/>
          <w:kern w:val="2"/>
          <w:sz w:val="24"/>
          <w:szCs w:val="24"/>
          <w:lang w:eastAsia="en-GB"/>
          <w14:ligatures w14:val="standardContextual"/>
        </w:rPr>
        <w:pPrChange w:id="1332" w:author="Andrew Instone-Cowie" w:date="2025-07-09T16:01:00Z" w16du:dateUtc="2025-07-09T15:01:00Z">
          <w:pPr>
            <w:pStyle w:val="TableofFigures"/>
            <w:tabs>
              <w:tab w:val="right" w:leader="dot" w:pos="9016"/>
            </w:tabs>
          </w:pPr>
        </w:pPrChange>
      </w:pPr>
      <w:ins w:id="1333"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"_Toc202969296"</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7 – MBI Protocol Commands</w:t>
        </w:r>
        <w:r>
          <w:rPr>
            <w:noProof/>
            <w:webHidden/>
          </w:rPr>
          <w:tab/>
        </w:r>
        <w:r>
          <w:rPr>
            <w:noProof/>
            <w:webHidden/>
          </w:rPr>
          <w:fldChar w:fldCharType="begin"/>
        </w:r>
        <w:r>
          <w:rPr>
            <w:noProof/>
            <w:webHidden/>
          </w:rPr>
          <w:instrText xml:space="preserve"> PAGEREF _Toc202969296 \h </w:instrText>
        </w:r>
        <w:r>
          <w:rPr>
            <w:noProof/>
            <w:webHidden/>
          </w:rPr>
        </w:r>
        <w:r>
          <w:rPr>
            <w:noProof/>
            <w:webHidden/>
          </w:rPr>
          <w:fldChar w:fldCharType="separate"/>
        </w:r>
      </w:ins>
      <w:ins w:id="1334" w:author="Andrew Instone-Cowie" w:date="2025-07-09T16:02:00Z" w16du:dateUtc="2025-07-09T15:02:00Z">
        <w:r>
          <w:rPr>
            <w:noProof/>
            <w:webHidden/>
          </w:rPr>
          <w:t>84</w:t>
        </w:r>
      </w:ins>
      <w:ins w:id="1335" w:author="Andrew Instone-Cowie" w:date="2025-07-09T15:58:00Z" w16du:dateUtc="2025-07-09T14:58:00Z">
        <w:r>
          <w:rPr>
            <w:noProof/>
            <w:webHidden/>
          </w:rPr>
          <w:fldChar w:fldCharType="end"/>
        </w:r>
        <w:r w:rsidRPr="004572FC">
          <w:rPr>
            <w:rStyle w:val="Hyperlink"/>
            <w:noProof/>
          </w:rPr>
          <w:fldChar w:fldCharType="end"/>
        </w:r>
      </w:ins>
    </w:p>
    <w:p w14:paraId="52904940" w14:textId="4F2B0727" w:rsidR="00044299" w:rsidRDefault="00044299" w:rsidP="00044299">
      <w:pPr>
        <w:pStyle w:val="TableofFigures"/>
        <w:tabs>
          <w:tab w:val="right" w:leader="dot" w:pos="9016"/>
        </w:tabs>
        <w:spacing w:after="120"/>
        <w:rPr>
          <w:ins w:id="1336" w:author="Andrew Instone-Cowie" w:date="2025-07-09T15:58:00Z" w16du:dateUtc="2025-07-09T14:58:00Z"/>
          <w:rFonts w:eastAsiaTheme="minorEastAsia"/>
          <w:noProof/>
          <w:kern w:val="2"/>
          <w:sz w:val="24"/>
          <w:szCs w:val="24"/>
          <w:lang w:eastAsia="en-GB"/>
          <w14:ligatures w14:val="standardContextual"/>
        </w:rPr>
        <w:pPrChange w:id="1337" w:author="Andrew Instone-Cowie" w:date="2025-07-09T16:01:00Z" w16du:dateUtc="2025-07-09T15:01:00Z">
          <w:pPr>
            <w:pStyle w:val="TableofFigures"/>
            <w:tabs>
              <w:tab w:val="right" w:leader="dot" w:pos="9016"/>
            </w:tabs>
          </w:pPr>
        </w:pPrChange>
      </w:pPr>
      <w:ins w:id="1338"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"_Toc202969297"</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8 – Inter-Blow &amp; Inter-Row Intervals</w:t>
        </w:r>
        <w:r>
          <w:rPr>
            <w:noProof/>
            <w:webHidden/>
          </w:rPr>
          <w:tab/>
        </w:r>
        <w:r>
          <w:rPr>
            <w:noProof/>
            <w:webHidden/>
          </w:rPr>
          <w:fldChar w:fldCharType="begin"/>
        </w:r>
        <w:r>
          <w:rPr>
            <w:noProof/>
            <w:webHidden/>
          </w:rPr>
          <w:instrText xml:space="preserve"> PAGEREF _Toc202969297 \h </w:instrText>
        </w:r>
        <w:r>
          <w:rPr>
            <w:noProof/>
            <w:webHidden/>
          </w:rPr>
        </w:r>
        <w:r>
          <w:rPr>
            <w:noProof/>
            <w:webHidden/>
          </w:rPr>
          <w:fldChar w:fldCharType="separate"/>
        </w:r>
      </w:ins>
      <w:ins w:id="1339" w:author="Andrew Instone-Cowie" w:date="2025-07-09T16:02:00Z" w16du:dateUtc="2025-07-09T15:02:00Z">
        <w:r>
          <w:rPr>
            <w:noProof/>
            <w:webHidden/>
          </w:rPr>
          <w:t>85</w:t>
        </w:r>
      </w:ins>
      <w:ins w:id="1340" w:author="Andrew Instone-Cowie" w:date="2025-07-09T15:58:00Z" w16du:dateUtc="2025-07-09T14:58:00Z">
        <w:r>
          <w:rPr>
            <w:noProof/>
            <w:webHidden/>
          </w:rPr>
          <w:fldChar w:fldCharType="end"/>
        </w:r>
        <w:r w:rsidRPr="004572FC">
          <w:rPr>
            <w:rStyle w:val="Hyperlink"/>
            <w:noProof/>
          </w:rPr>
          <w:fldChar w:fldCharType="end"/>
        </w:r>
      </w:ins>
    </w:p>
    <w:p w14:paraId="04570D8C" w14:textId="5F790D67" w:rsidR="00044299" w:rsidRDefault="00044299" w:rsidP="00044299">
      <w:pPr>
        <w:pStyle w:val="TableofFigures"/>
        <w:tabs>
          <w:tab w:val="right" w:leader="dot" w:pos="9016"/>
        </w:tabs>
        <w:spacing w:after="120"/>
        <w:rPr>
          <w:ins w:id="1341" w:author="Andrew Instone-Cowie" w:date="2025-07-09T15:58:00Z" w16du:dateUtc="2025-07-09T14:58:00Z"/>
          <w:rFonts w:eastAsiaTheme="minorEastAsia"/>
          <w:noProof/>
          <w:kern w:val="2"/>
          <w:sz w:val="24"/>
          <w:szCs w:val="24"/>
          <w:lang w:eastAsia="en-GB"/>
          <w14:ligatures w14:val="standardContextual"/>
        </w:rPr>
        <w:pPrChange w:id="1342" w:author="Andrew Instone-Cowie" w:date="2025-07-09T16:01:00Z" w16du:dateUtc="2025-07-09T15:01:00Z">
          <w:pPr>
            <w:pStyle w:val="TableofFigures"/>
            <w:tabs>
              <w:tab w:val="right" w:leader="dot" w:pos="9016"/>
            </w:tabs>
          </w:pPr>
        </w:pPrChange>
      </w:pPr>
      <w:ins w:id="1343"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"_Toc202969298"</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9 – Sensor Pulse Durations – Liverpool Cathedral</w:t>
        </w:r>
        <w:r>
          <w:rPr>
            <w:noProof/>
            <w:webHidden/>
          </w:rPr>
          <w:tab/>
        </w:r>
        <w:r>
          <w:rPr>
            <w:noProof/>
            <w:webHidden/>
          </w:rPr>
          <w:fldChar w:fldCharType="begin"/>
        </w:r>
        <w:r>
          <w:rPr>
            <w:noProof/>
            <w:webHidden/>
          </w:rPr>
          <w:instrText xml:space="preserve"> PAGEREF _Toc202969298 \h </w:instrText>
        </w:r>
        <w:r>
          <w:rPr>
            <w:noProof/>
            <w:webHidden/>
          </w:rPr>
        </w:r>
        <w:r>
          <w:rPr>
            <w:noProof/>
            <w:webHidden/>
          </w:rPr>
          <w:fldChar w:fldCharType="separate"/>
        </w:r>
      </w:ins>
      <w:ins w:id="1344" w:author="Andrew Instone-Cowie" w:date="2025-07-09T16:02:00Z" w16du:dateUtc="2025-07-09T15:02:00Z">
        <w:r>
          <w:rPr>
            <w:noProof/>
            <w:webHidden/>
          </w:rPr>
          <w:t>86</w:t>
        </w:r>
      </w:ins>
      <w:ins w:id="1345" w:author="Andrew Instone-Cowie" w:date="2025-07-09T15:58:00Z" w16du:dateUtc="2025-07-09T14:58:00Z">
        <w:r>
          <w:rPr>
            <w:noProof/>
            <w:webHidden/>
          </w:rPr>
          <w:fldChar w:fldCharType="end"/>
        </w:r>
        <w:r w:rsidRPr="004572FC">
          <w:rPr>
            <w:rStyle w:val="Hyperlink"/>
            <w:noProof/>
          </w:rPr>
          <w:fldChar w:fldCharType="end"/>
        </w:r>
      </w:ins>
    </w:p>
    <w:p w14:paraId="1AAF598D" w14:textId="311EF566" w:rsidR="00044299" w:rsidRDefault="00044299" w:rsidP="00044299">
      <w:pPr>
        <w:pStyle w:val="TableofFigures"/>
        <w:tabs>
          <w:tab w:val="right" w:leader="dot" w:pos="9016"/>
        </w:tabs>
        <w:spacing w:after="120"/>
        <w:rPr>
          <w:ins w:id="1346" w:author="Andrew Instone-Cowie" w:date="2025-07-09T15:58:00Z" w16du:dateUtc="2025-07-09T14:58:00Z"/>
          <w:rFonts w:eastAsiaTheme="minorEastAsia"/>
          <w:noProof/>
          <w:kern w:val="2"/>
          <w:sz w:val="24"/>
          <w:szCs w:val="24"/>
          <w:lang w:eastAsia="en-GB"/>
          <w14:ligatures w14:val="standardContextual"/>
        </w:rPr>
        <w:pPrChange w:id="1347" w:author="Andrew Instone-Cowie" w:date="2025-07-09T16:01:00Z" w16du:dateUtc="2025-07-09T15:01:00Z">
          <w:pPr>
            <w:pStyle w:val="TableofFigures"/>
            <w:tabs>
              <w:tab w:val="right" w:leader="dot" w:pos="9016"/>
            </w:tabs>
          </w:pPr>
        </w:pPrChange>
      </w:pPr>
      <w:ins w:id="1348"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"_Toc202969299"</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10 – Theoretical Sensor Pulse Durations – Other Towers</w:t>
        </w:r>
        <w:r>
          <w:rPr>
            <w:noProof/>
            <w:webHidden/>
          </w:rPr>
          <w:tab/>
        </w:r>
        <w:r>
          <w:rPr>
            <w:noProof/>
            <w:webHidden/>
          </w:rPr>
          <w:fldChar w:fldCharType="begin"/>
        </w:r>
        <w:r>
          <w:rPr>
            <w:noProof/>
            <w:webHidden/>
          </w:rPr>
          <w:instrText xml:space="preserve"> PAGEREF _Toc202969299 \h </w:instrText>
        </w:r>
        <w:r>
          <w:rPr>
            <w:noProof/>
            <w:webHidden/>
          </w:rPr>
        </w:r>
        <w:r>
          <w:rPr>
            <w:noProof/>
            <w:webHidden/>
          </w:rPr>
          <w:fldChar w:fldCharType="separate"/>
        </w:r>
      </w:ins>
      <w:ins w:id="1349" w:author="Andrew Instone-Cowie" w:date="2025-07-09T16:02:00Z" w16du:dateUtc="2025-07-09T15:02:00Z">
        <w:r>
          <w:rPr>
            <w:noProof/>
            <w:webHidden/>
          </w:rPr>
          <w:t>86</w:t>
        </w:r>
      </w:ins>
      <w:ins w:id="1350" w:author="Andrew Instone-Cowie" w:date="2025-07-09T15:58:00Z" w16du:dateUtc="2025-07-09T14:58:00Z">
        <w:r>
          <w:rPr>
            <w:noProof/>
            <w:webHidden/>
          </w:rPr>
          <w:fldChar w:fldCharType="end"/>
        </w:r>
        <w:r w:rsidRPr="004572FC">
          <w:rPr>
            <w:rStyle w:val="Hyperlink"/>
            <w:noProof/>
          </w:rPr>
          <w:fldChar w:fldCharType="end"/>
        </w:r>
      </w:ins>
    </w:p>
    <w:p w14:paraId="540B37B6" w14:textId="53EE700D" w:rsidR="00044299" w:rsidRDefault="00044299" w:rsidP="00044299">
      <w:pPr>
        <w:pStyle w:val="TableofFigures"/>
        <w:tabs>
          <w:tab w:val="right" w:leader="dot" w:pos="9016"/>
        </w:tabs>
        <w:spacing w:after="120"/>
        <w:rPr>
          <w:ins w:id="1351" w:author="Andrew Instone-Cowie" w:date="2025-07-09T15:58:00Z" w16du:dateUtc="2025-07-09T14:58:00Z"/>
          <w:rFonts w:eastAsiaTheme="minorEastAsia"/>
          <w:noProof/>
          <w:kern w:val="2"/>
          <w:sz w:val="24"/>
          <w:szCs w:val="24"/>
          <w:lang w:eastAsia="en-GB"/>
          <w14:ligatures w14:val="standardContextual"/>
        </w:rPr>
        <w:pPrChange w:id="1352" w:author="Andrew Instone-Cowie" w:date="2025-07-09T16:01:00Z" w16du:dateUtc="2025-07-09T15:01:00Z">
          <w:pPr>
            <w:pStyle w:val="TableofFigures"/>
            <w:tabs>
              <w:tab w:val="right" w:leader="dot" w:pos="9016"/>
            </w:tabs>
          </w:pPr>
        </w:pPrChange>
      </w:pPr>
      <w:ins w:id="1353"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"_Toc202969300"</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11 – CLI Command Reference</w:t>
        </w:r>
        <w:r>
          <w:rPr>
            <w:noProof/>
            <w:webHidden/>
          </w:rPr>
          <w:tab/>
        </w:r>
        <w:r>
          <w:rPr>
            <w:noProof/>
            <w:webHidden/>
          </w:rPr>
          <w:fldChar w:fldCharType="begin"/>
        </w:r>
        <w:r>
          <w:rPr>
            <w:noProof/>
            <w:webHidden/>
          </w:rPr>
          <w:instrText xml:space="preserve"> PAGEREF _Toc202969300 \h </w:instrText>
        </w:r>
        <w:r>
          <w:rPr>
            <w:noProof/>
            <w:webHidden/>
          </w:rPr>
        </w:r>
        <w:r>
          <w:rPr>
            <w:noProof/>
            <w:webHidden/>
          </w:rPr>
          <w:fldChar w:fldCharType="separate"/>
        </w:r>
      </w:ins>
      <w:ins w:id="1354" w:author="Andrew Instone-Cowie" w:date="2025-07-09T16:02:00Z" w16du:dateUtc="2025-07-09T15:02:00Z">
        <w:r>
          <w:rPr>
            <w:noProof/>
            <w:webHidden/>
          </w:rPr>
          <w:t>88</w:t>
        </w:r>
      </w:ins>
      <w:ins w:id="1355" w:author="Andrew Instone-Cowie" w:date="2025-07-09T15:58:00Z" w16du:dateUtc="2025-07-09T14:58:00Z">
        <w:r>
          <w:rPr>
            <w:noProof/>
            <w:webHidden/>
          </w:rPr>
          <w:fldChar w:fldCharType="end"/>
        </w:r>
        <w:r w:rsidRPr="004572FC">
          <w:rPr>
            <w:rStyle w:val="Hyperlink"/>
            <w:noProof/>
          </w:rPr>
          <w:fldChar w:fldCharType="end"/>
        </w:r>
      </w:ins>
    </w:p>
    <w:p w14:paraId="4D651184" w14:textId="20AD921E" w:rsidR="00044299" w:rsidRDefault="00044299" w:rsidP="00044299">
      <w:pPr>
        <w:pStyle w:val="TableofFigures"/>
        <w:tabs>
          <w:tab w:val="right" w:leader="dot" w:pos="9016"/>
        </w:tabs>
        <w:spacing w:after="120"/>
        <w:rPr>
          <w:ins w:id="1356" w:author="Andrew Instone-Cowie" w:date="2025-07-09T15:58:00Z" w16du:dateUtc="2025-07-09T14:58:00Z"/>
          <w:rFonts w:eastAsiaTheme="minorEastAsia"/>
          <w:noProof/>
          <w:kern w:val="2"/>
          <w:sz w:val="24"/>
          <w:szCs w:val="24"/>
          <w:lang w:eastAsia="en-GB"/>
          <w14:ligatures w14:val="standardContextual"/>
        </w:rPr>
        <w:pPrChange w:id="1357" w:author="Andrew Instone-Cowie" w:date="2025-07-09T16:01:00Z" w16du:dateUtc="2025-07-09T15:01:00Z">
          <w:pPr>
            <w:pStyle w:val="TableofFigures"/>
            <w:tabs>
              <w:tab w:val="right" w:leader="dot" w:pos="9016"/>
            </w:tabs>
          </w:pPr>
        </w:pPrChange>
      </w:pPr>
      <w:ins w:id="1358"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"_Toc202969301"</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12 – LED Signal Codes</w:t>
        </w:r>
        <w:r>
          <w:rPr>
            <w:noProof/>
            <w:webHidden/>
          </w:rPr>
          <w:tab/>
        </w:r>
        <w:r>
          <w:rPr>
            <w:noProof/>
            <w:webHidden/>
          </w:rPr>
          <w:fldChar w:fldCharType="begin"/>
        </w:r>
        <w:r>
          <w:rPr>
            <w:noProof/>
            <w:webHidden/>
          </w:rPr>
          <w:instrText xml:space="preserve"> PAGEREF _Toc202969301 \h </w:instrText>
        </w:r>
        <w:r>
          <w:rPr>
            <w:noProof/>
            <w:webHidden/>
          </w:rPr>
        </w:r>
        <w:r>
          <w:rPr>
            <w:noProof/>
            <w:webHidden/>
          </w:rPr>
          <w:fldChar w:fldCharType="separate"/>
        </w:r>
      </w:ins>
      <w:ins w:id="1359" w:author="Andrew Instone-Cowie" w:date="2025-07-09T16:02:00Z" w16du:dateUtc="2025-07-09T15:02:00Z">
        <w:r>
          <w:rPr>
            <w:noProof/>
            <w:webHidden/>
          </w:rPr>
          <w:t>90</w:t>
        </w:r>
      </w:ins>
      <w:ins w:id="1360" w:author="Andrew Instone-Cowie" w:date="2025-07-09T15:58:00Z" w16du:dateUtc="2025-07-09T14:58:00Z">
        <w:r>
          <w:rPr>
            <w:noProof/>
            <w:webHidden/>
          </w:rPr>
          <w:fldChar w:fldCharType="end"/>
        </w:r>
        <w:r w:rsidRPr="004572FC">
          <w:rPr>
            <w:rStyle w:val="Hyperlink"/>
            <w:noProof/>
          </w:rPr>
          <w:fldChar w:fldCharType="end"/>
        </w:r>
      </w:ins>
    </w:p>
    <w:p w14:paraId="395DCAF9" w14:textId="3967BA15" w:rsidR="00044299" w:rsidRDefault="00044299">
      <w:pPr>
        <w:pStyle w:val="TableofFigures"/>
        <w:tabs>
          <w:tab w:val="right" w:leader="dot" w:pos="9016"/>
        </w:tabs>
        <w:rPr>
          <w:ins w:id="1361" w:author="Andrew Instone-Cowie" w:date="2025-07-09T15:58:00Z" w16du:dateUtc="2025-07-09T14:58:00Z"/>
          <w:rFonts w:eastAsiaTheme="minorEastAsia"/>
          <w:noProof/>
          <w:kern w:val="2"/>
          <w:sz w:val="24"/>
          <w:szCs w:val="24"/>
          <w:lang w:eastAsia="en-GB"/>
          <w14:ligatures w14:val="standardContextual"/>
        </w:rPr>
      </w:pPr>
      <w:ins w:id="1362" w:author="Andrew Instone-Cowie" w:date="2025-07-09T15:58:00Z" w16du:dateUtc="2025-07-09T14:58:00Z">
        <w:r w:rsidRPr="004572FC">
          <w:rPr>
            <w:rStyle w:val="Hyperlink"/>
            <w:noProof/>
          </w:rPr>
          <w:fldChar w:fldCharType="begin"/>
        </w:r>
        <w:r w:rsidRPr="004572FC">
          <w:rPr>
            <w:rStyle w:val="Hyperlink"/>
            <w:noProof/>
          </w:rPr>
          <w:instrText xml:space="preserve"> </w:instrText>
        </w:r>
        <w:r>
          <w:rPr>
            <w:noProof/>
          </w:rPr>
          <w:instrText>HYPERLINK \l "_Toc202969302"</w:instrText>
        </w:r>
        <w:r w:rsidRPr="004572FC">
          <w:rPr>
            <w:rStyle w:val="Hyperlink"/>
            <w:noProof/>
          </w:rPr>
          <w:instrText xml:space="preserve"> </w:instrText>
        </w:r>
        <w:r w:rsidRPr="004572FC">
          <w:rPr>
            <w:rStyle w:val="Hyperlink"/>
            <w:noProof/>
          </w:rPr>
        </w:r>
        <w:r w:rsidRPr="004572FC">
          <w:rPr>
            <w:rStyle w:val="Hyperlink"/>
            <w:noProof/>
          </w:rPr>
          <w:fldChar w:fldCharType="separate"/>
        </w:r>
        <w:r w:rsidRPr="004572FC">
          <w:rPr>
            <w:rStyle w:val="Hyperlink"/>
            <w:noProof/>
          </w:rPr>
          <w:t>Table 13 – Useful Links</w:t>
        </w:r>
        <w:r>
          <w:rPr>
            <w:noProof/>
            <w:webHidden/>
          </w:rPr>
          <w:tab/>
        </w:r>
        <w:r>
          <w:rPr>
            <w:noProof/>
            <w:webHidden/>
          </w:rPr>
          <w:fldChar w:fldCharType="begin"/>
        </w:r>
        <w:r>
          <w:rPr>
            <w:noProof/>
            <w:webHidden/>
          </w:rPr>
          <w:instrText xml:space="preserve"> PAGEREF _Toc202969302 \h </w:instrText>
        </w:r>
        <w:r>
          <w:rPr>
            <w:noProof/>
            <w:webHidden/>
          </w:rPr>
        </w:r>
        <w:r>
          <w:rPr>
            <w:noProof/>
            <w:webHidden/>
          </w:rPr>
          <w:fldChar w:fldCharType="separate"/>
        </w:r>
      </w:ins>
      <w:ins w:id="1363" w:author="Andrew Instone-Cowie" w:date="2025-07-09T16:02:00Z" w16du:dateUtc="2025-07-09T15:02:00Z">
        <w:r>
          <w:rPr>
            <w:noProof/>
            <w:webHidden/>
          </w:rPr>
          <w:t>91</w:t>
        </w:r>
      </w:ins>
      <w:ins w:id="1364" w:author="Andrew Instone-Cowie" w:date="2025-07-09T15:58:00Z" w16du:dateUtc="2025-07-09T14:58:00Z">
        <w:r>
          <w:rPr>
            <w:noProof/>
            <w:webHidden/>
          </w:rPr>
          <w:fldChar w:fldCharType="end"/>
        </w:r>
        <w:r w:rsidRPr="004572FC">
          <w:rPr>
            <w:rStyle w:val="Hyperlink"/>
            <w:noProof/>
          </w:rPr>
          <w:fldChar w:fldCharType="end"/>
        </w:r>
      </w:ins>
    </w:p>
    <w:p w14:paraId="39948BBE" w14:textId="5E407A03" w:rsidR="00871702" w:rsidDel="00044299" w:rsidRDefault="00871702" w:rsidP="00004B06">
      <w:pPr>
        <w:pStyle w:val="TableofFigures"/>
        <w:tabs>
          <w:tab w:val="right" w:leader="dot" w:pos="9016"/>
        </w:tabs>
        <w:spacing w:after="120"/>
        <w:rPr>
          <w:del w:id="1365" w:author="Andrew Instone-Cowie" w:date="2025-07-09T15:58:00Z" w16du:dateUtc="2025-07-09T14:58:00Z"/>
          <w:rFonts w:eastAsiaTheme="minorEastAsia"/>
          <w:noProof/>
          <w:kern w:val="2"/>
          <w:sz w:val="24"/>
          <w:szCs w:val="24"/>
          <w:lang w:eastAsia="en-GB"/>
          <w14:ligatures w14:val="standardContextual"/>
        </w:rPr>
      </w:pPr>
      <w:del w:id="1366" w:author="Andrew Instone-Cowie" w:date="2025-07-09T15:58:00Z" w16du:dateUtc="2025-07-09T14:58:00Z">
        <w:r w:rsidRPr="00044299" w:rsidDel="00044299">
          <w:rPr>
            <w:rStyle w:val="Hyperlink"/>
            <w:noProof/>
          </w:rPr>
          <w:delText>Table 1 – Microcontroller I/O Pin Assignments</w:delText>
        </w:r>
        <w:r w:rsidDel="00044299">
          <w:rPr>
            <w:noProof/>
            <w:webHidden/>
          </w:rPr>
          <w:tab/>
        </w:r>
      </w:del>
      <w:del w:id="1367" w:author="Andrew Instone-Cowie" w:date="2025-05-07T12:34:00Z" w16du:dateUtc="2025-05-07T11:34:00Z">
        <w:r w:rsidR="00AA5C58" w:rsidDel="00114134">
          <w:rPr>
            <w:noProof/>
            <w:webHidden/>
          </w:rPr>
          <w:delText>20</w:delText>
        </w:r>
      </w:del>
    </w:p>
    <w:p w14:paraId="12C1D8C2" w14:textId="161E8CEE" w:rsidR="00871702" w:rsidDel="00044299" w:rsidRDefault="00871702" w:rsidP="00004B06">
      <w:pPr>
        <w:pStyle w:val="TableofFigures"/>
        <w:tabs>
          <w:tab w:val="right" w:leader="dot" w:pos="9016"/>
        </w:tabs>
        <w:spacing w:after="120"/>
        <w:rPr>
          <w:del w:id="1368" w:author="Andrew Instone-Cowie" w:date="2025-07-09T15:58:00Z" w16du:dateUtc="2025-07-09T14:58:00Z"/>
          <w:rFonts w:eastAsiaTheme="minorEastAsia"/>
          <w:noProof/>
          <w:kern w:val="2"/>
          <w:sz w:val="24"/>
          <w:szCs w:val="24"/>
          <w:lang w:eastAsia="en-GB"/>
          <w14:ligatures w14:val="standardContextual"/>
        </w:rPr>
      </w:pPr>
      <w:del w:id="1369" w:author="Andrew Instone-Cowie" w:date="2025-07-09T15:58:00Z" w16du:dateUtc="2025-07-09T14:58:00Z">
        <w:r w:rsidRPr="00044299" w:rsidDel="00044299">
          <w:rPr>
            <w:rStyle w:val="Hyperlink"/>
            <w:noProof/>
          </w:rPr>
          <w:delText>Table 2 – ATmega328P Fuse Settings – Board Rev A to D</w:delText>
        </w:r>
        <w:r w:rsidDel="00044299">
          <w:rPr>
            <w:noProof/>
            <w:webHidden/>
          </w:rPr>
          <w:tab/>
        </w:r>
      </w:del>
      <w:del w:id="1370" w:author="Andrew Instone-Cowie" w:date="2025-05-07T12:34:00Z" w16du:dateUtc="2025-05-07T11:34:00Z">
        <w:r w:rsidR="00AA5C58" w:rsidDel="00114134">
          <w:rPr>
            <w:noProof/>
            <w:webHidden/>
          </w:rPr>
          <w:delText>21</w:delText>
        </w:r>
      </w:del>
    </w:p>
    <w:p w14:paraId="31A5510F" w14:textId="2D114DF2" w:rsidR="00871702" w:rsidDel="00044299" w:rsidRDefault="00871702" w:rsidP="00004B06">
      <w:pPr>
        <w:pStyle w:val="TableofFigures"/>
        <w:tabs>
          <w:tab w:val="right" w:leader="dot" w:pos="9016"/>
        </w:tabs>
        <w:spacing w:after="120"/>
        <w:rPr>
          <w:del w:id="1371" w:author="Andrew Instone-Cowie" w:date="2025-07-09T15:58:00Z" w16du:dateUtc="2025-07-09T14:58:00Z"/>
          <w:rFonts w:eastAsiaTheme="minorEastAsia"/>
          <w:noProof/>
          <w:kern w:val="2"/>
          <w:sz w:val="24"/>
          <w:szCs w:val="24"/>
          <w:lang w:eastAsia="en-GB"/>
          <w14:ligatures w14:val="standardContextual"/>
        </w:rPr>
      </w:pPr>
      <w:del w:id="1372" w:author="Andrew Instone-Cowie" w:date="2025-07-09T15:58:00Z" w16du:dateUtc="2025-07-09T14:58:00Z">
        <w:r w:rsidRPr="00044299" w:rsidDel="00044299">
          <w:rPr>
            <w:rStyle w:val="Hyperlink"/>
            <w:noProof/>
          </w:rPr>
          <w:delText>Table 3 – ATmega328P Fuse Settings – Board Rev E onwards</w:delText>
        </w:r>
        <w:r w:rsidDel="00044299">
          <w:rPr>
            <w:noProof/>
            <w:webHidden/>
          </w:rPr>
          <w:tab/>
        </w:r>
      </w:del>
      <w:del w:id="1373" w:author="Andrew Instone-Cowie" w:date="2025-05-07T12:34:00Z" w16du:dateUtc="2025-05-07T11:34:00Z">
        <w:r w:rsidR="00AA5C58" w:rsidDel="00114134">
          <w:rPr>
            <w:noProof/>
            <w:webHidden/>
          </w:rPr>
          <w:delText>21</w:delText>
        </w:r>
      </w:del>
    </w:p>
    <w:p w14:paraId="2E238A56" w14:textId="0BE7FB55" w:rsidR="00871702" w:rsidDel="00044299" w:rsidRDefault="00871702" w:rsidP="00004B06">
      <w:pPr>
        <w:pStyle w:val="TableofFigures"/>
        <w:tabs>
          <w:tab w:val="right" w:leader="dot" w:pos="9016"/>
        </w:tabs>
        <w:spacing w:after="120"/>
        <w:rPr>
          <w:del w:id="1374" w:author="Andrew Instone-Cowie" w:date="2025-07-09T15:58:00Z" w16du:dateUtc="2025-07-09T14:58:00Z"/>
          <w:rFonts w:eastAsiaTheme="minorEastAsia"/>
          <w:noProof/>
          <w:kern w:val="2"/>
          <w:sz w:val="24"/>
          <w:szCs w:val="24"/>
          <w:lang w:eastAsia="en-GB"/>
          <w14:ligatures w14:val="standardContextual"/>
        </w:rPr>
      </w:pPr>
      <w:del w:id="1375" w:author="Andrew Instone-Cowie" w:date="2025-07-09T15:58:00Z" w16du:dateUtc="2025-07-09T14:58:00Z">
        <w:r w:rsidRPr="00044299" w:rsidDel="00044299">
          <w:rPr>
            <w:rStyle w:val="Hyperlink"/>
            <w:noProof/>
          </w:rPr>
          <w:delText>Table 4 – TVS Diode Key Properties</w:delText>
        </w:r>
        <w:r w:rsidDel="00044299">
          <w:rPr>
            <w:noProof/>
            <w:webHidden/>
          </w:rPr>
          <w:tab/>
        </w:r>
      </w:del>
      <w:del w:id="1376" w:author="Andrew Instone-Cowie" w:date="2025-05-07T12:34:00Z" w16du:dateUtc="2025-05-07T11:34:00Z">
        <w:r w:rsidR="00AA5C58" w:rsidDel="00114134">
          <w:rPr>
            <w:noProof/>
            <w:webHidden/>
          </w:rPr>
          <w:delText>32</w:delText>
        </w:r>
      </w:del>
    </w:p>
    <w:p w14:paraId="247ECF93" w14:textId="5DA1AB1E" w:rsidR="00871702" w:rsidDel="00044299" w:rsidRDefault="00871702" w:rsidP="00004B06">
      <w:pPr>
        <w:pStyle w:val="TableofFigures"/>
        <w:tabs>
          <w:tab w:val="right" w:leader="dot" w:pos="9016"/>
        </w:tabs>
        <w:spacing w:after="120"/>
        <w:rPr>
          <w:del w:id="1377" w:author="Andrew Instone-Cowie" w:date="2025-07-09T15:58:00Z" w16du:dateUtc="2025-07-09T14:58:00Z"/>
          <w:rFonts w:eastAsiaTheme="minorEastAsia"/>
          <w:noProof/>
          <w:kern w:val="2"/>
          <w:sz w:val="24"/>
          <w:szCs w:val="24"/>
          <w:lang w:eastAsia="en-GB"/>
          <w14:ligatures w14:val="standardContextual"/>
        </w:rPr>
      </w:pPr>
      <w:del w:id="1378" w:author="Andrew Instone-Cowie" w:date="2025-07-09T15:58:00Z" w16du:dateUtc="2025-07-09T14:58:00Z">
        <w:r w:rsidRPr="00044299" w:rsidDel="00044299">
          <w:rPr>
            <w:rStyle w:val="Hyperlink"/>
            <w:noProof/>
          </w:rPr>
          <w:delText>Table 4 – Type 1 – Type 2 Interface Adapter Requirements</w:delText>
        </w:r>
        <w:r w:rsidDel="00044299">
          <w:rPr>
            <w:noProof/>
            <w:webHidden/>
          </w:rPr>
          <w:tab/>
        </w:r>
      </w:del>
      <w:del w:id="1379" w:author="Andrew Instone-Cowie" w:date="2025-05-07T12:34:00Z" w16du:dateUtc="2025-05-07T11:34:00Z">
        <w:r w:rsidR="00AA5C58" w:rsidDel="00114134">
          <w:rPr>
            <w:noProof/>
            <w:webHidden/>
          </w:rPr>
          <w:delText>77</w:delText>
        </w:r>
      </w:del>
    </w:p>
    <w:p w14:paraId="2FEDF513" w14:textId="1E2E836E" w:rsidR="00871702" w:rsidDel="00044299" w:rsidRDefault="00871702" w:rsidP="00004B06">
      <w:pPr>
        <w:pStyle w:val="TableofFigures"/>
        <w:tabs>
          <w:tab w:val="right" w:leader="dot" w:pos="9016"/>
        </w:tabs>
        <w:spacing w:after="120"/>
        <w:rPr>
          <w:del w:id="1380" w:author="Andrew Instone-Cowie" w:date="2025-07-09T15:58:00Z" w16du:dateUtc="2025-07-09T14:58:00Z"/>
          <w:rFonts w:eastAsiaTheme="minorEastAsia"/>
          <w:noProof/>
          <w:kern w:val="2"/>
          <w:sz w:val="24"/>
          <w:szCs w:val="24"/>
          <w:lang w:eastAsia="en-GB"/>
          <w14:ligatures w14:val="standardContextual"/>
        </w:rPr>
      </w:pPr>
      <w:del w:id="1381" w:author="Andrew Instone-Cowie" w:date="2025-07-09T15:58:00Z" w16du:dateUtc="2025-07-09T14:58:00Z">
        <w:r w:rsidRPr="00044299" w:rsidDel="00044299">
          <w:rPr>
            <w:rStyle w:val="Hyperlink"/>
            <w:noProof/>
          </w:rPr>
          <w:delText>Table 5 – Type 1 – Type 2 Interface Adapter Parts List</w:delText>
        </w:r>
        <w:r w:rsidDel="00044299">
          <w:rPr>
            <w:noProof/>
            <w:webHidden/>
          </w:rPr>
          <w:tab/>
        </w:r>
      </w:del>
      <w:del w:id="1382" w:author="Andrew Instone-Cowie" w:date="2025-05-07T12:34:00Z" w16du:dateUtc="2025-05-07T11:34:00Z">
        <w:r w:rsidR="00AA5C58" w:rsidDel="00114134">
          <w:rPr>
            <w:noProof/>
            <w:webHidden/>
          </w:rPr>
          <w:delText>80</w:delText>
        </w:r>
      </w:del>
    </w:p>
    <w:p w14:paraId="56DF95FE" w14:textId="7974CB27" w:rsidR="00871702" w:rsidDel="00044299" w:rsidRDefault="00871702" w:rsidP="00004B06">
      <w:pPr>
        <w:pStyle w:val="TableofFigures"/>
        <w:tabs>
          <w:tab w:val="right" w:leader="dot" w:pos="9016"/>
        </w:tabs>
        <w:spacing w:after="120"/>
        <w:rPr>
          <w:del w:id="1383" w:author="Andrew Instone-Cowie" w:date="2025-07-09T15:58:00Z" w16du:dateUtc="2025-07-09T14:58:00Z"/>
          <w:rFonts w:eastAsiaTheme="minorEastAsia"/>
          <w:noProof/>
          <w:kern w:val="2"/>
          <w:sz w:val="24"/>
          <w:szCs w:val="24"/>
          <w:lang w:eastAsia="en-GB"/>
          <w14:ligatures w14:val="standardContextual"/>
        </w:rPr>
      </w:pPr>
      <w:del w:id="1384" w:author="Andrew Instone-Cowie" w:date="2025-07-09T15:58:00Z" w16du:dateUtc="2025-07-09T14:58:00Z">
        <w:r w:rsidRPr="00044299" w:rsidDel="00044299">
          <w:rPr>
            <w:rStyle w:val="Hyperlink"/>
            <w:noProof/>
          </w:rPr>
          <w:delText>Table 5 – MBI Protocol Commands</w:delText>
        </w:r>
        <w:r w:rsidDel="00044299">
          <w:rPr>
            <w:noProof/>
            <w:webHidden/>
          </w:rPr>
          <w:tab/>
        </w:r>
      </w:del>
      <w:del w:id="1385" w:author="Andrew Instone-Cowie" w:date="2025-05-07T12:34:00Z" w16du:dateUtc="2025-05-07T11:34:00Z">
        <w:r w:rsidR="00AA5C58" w:rsidDel="00114134">
          <w:rPr>
            <w:noProof/>
            <w:webHidden/>
          </w:rPr>
          <w:delText>83</w:delText>
        </w:r>
      </w:del>
    </w:p>
    <w:p w14:paraId="5A8A2509" w14:textId="10A2A037" w:rsidR="00871702" w:rsidDel="00044299" w:rsidRDefault="00871702" w:rsidP="00004B06">
      <w:pPr>
        <w:pStyle w:val="TableofFigures"/>
        <w:tabs>
          <w:tab w:val="right" w:leader="dot" w:pos="9016"/>
        </w:tabs>
        <w:spacing w:after="120"/>
        <w:rPr>
          <w:del w:id="1386" w:author="Andrew Instone-Cowie" w:date="2025-07-09T15:58:00Z" w16du:dateUtc="2025-07-09T14:58:00Z"/>
          <w:rFonts w:eastAsiaTheme="minorEastAsia"/>
          <w:noProof/>
          <w:kern w:val="2"/>
          <w:sz w:val="24"/>
          <w:szCs w:val="24"/>
          <w:lang w:eastAsia="en-GB"/>
          <w14:ligatures w14:val="standardContextual"/>
        </w:rPr>
      </w:pPr>
      <w:del w:id="1387" w:author="Andrew Instone-Cowie" w:date="2025-07-09T15:58:00Z" w16du:dateUtc="2025-07-09T14:58:00Z">
        <w:r w:rsidRPr="00044299" w:rsidDel="00044299">
          <w:rPr>
            <w:rStyle w:val="Hyperlink"/>
            <w:noProof/>
          </w:rPr>
          <w:delText>Table 6 – Inter-Blow &amp; Inter-Row Intervals</w:delText>
        </w:r>
        <w:r w:rsidDel="00044299">
          <w:rPr>
            <w:noProof/>
            <w:webHidden/>
          </w:rPr>
          <w:tab/>
        </w:r>
      </w:del>
      <w:del w:id="1388" w:author="Andrew Instone-Cowie" w:date="2025-05-07T12:34:00Z" w16du:dateUtc="2025-05-07T11:34:00Z">
        <w:r w:rsidR="00AA5C58" w:rsidDel="00114134">
          <w:rPr>
            <w:noProof/>
            <w:webHidden/>
          </w:rPr>
          <w:delText>84</w:delText>
        </w:r>
      </w:del>
    </w:p>
    <w:p w14:paraId="00BBBC77" w14:textId="49E919FF" w:rsidR="00871702" w:rsidDel="00044299" w:rsidRDefault="00871702" w:rsidP="00004B06">
      <w:pPr>
        <w:pStyle w:val="TableofFigures"/>
        <w:tabs>
          <w:tab w:val="right" w:leader="dot" w:pos="9016"/>
        </w:tabs>
        <w:spacing w:after="120"/>
        <w:rPr>
          <w:del w:id="1389" w:author="Andrew Instone-Cowie" w:date="2025-07-09T15:58:00Z" w16du:dateUtc="2025-07-09T14:58:00Z"/>
          <w:rFonts w:eastAsiaTheme="minorEastAsia"/>
          <w:noProof/>
          <w:kern w:val="2"/>
          <w:sz w:val="24"/>
          <w:szCs w:val="24"/>
          <w:lang w:eastAsia="en-GB"/>
          <w14:ligatures w14:val="standardContextual"/>
        </w:rPr>
      </w:pPr>
      <w:del w:id="1390" w:author="Andrew Instone-Cowie" w:date="2025-07-09T15:58:00Z" w16du:dateUtc="2025-07-09T14:58:00Z">
        <w:r w:rsidRPr="00044299" w:rsidDel="00044299">
          <w:rPr>
            <w:rStyle w:val="Hyperlink"/>
            <w:noProof/>
          </w:rPr>
          <w:delText>Table 7 – Sensor Pulse Durations – Liverpool Cathedral</w:delText>
        </w:r>
        <w:r w:rsidDel="00044299">
          <w:rPr>
            <w:noProof/>
            <w:webHidden/>
          </w:rPr>
          <w:tab/>
        </w:r>
      </w:del>
      <w:del w:id="1391" w:author="Andrew Instone-Cowie" w:date="2025-05-07T12:34:00Z" w16du:dateUtc="2025-05-07T11:34:00Z">
        <w:r w:rsidR="00AA5C58" w:rsidDel="00114134">
          <w:rPr>
            <w:noProof/>
            <w:webHidden/>
          </w:rPr>
          <w:delText>85</w:delText>
        </w:r>
      </w:del>
    </w:p>
    <w:p w14:paraId="3D39CDD0" w14:textId="0E973870" w:rsidR="00871702" w:rsidDel="00044299" w:rsidRDefault="00871702" w:rsidP="00004B06">
      <w:pPr>
        <w:pStyle w:val="TableofFigures"/>
        <w:tabs>
          <w:tab w:val="right" w:leader="dot" w:pos="9016"/>
        </w:tabs>
        <w:spacing w:after="120"/>
        <w:rPr>
          <w:del w:id="1392" w:author="Andrew Instone-Cowie" w:date="2025-07-09T15:58:00Z" w16du:dateUtc="2025-07-09T14:58:00Z"/>
          <w:rFonts w:eastAsiaTheme="minorEastAsia"/>
          <w:noProof/>
          <w:kern w:val="2"/>
          <w:sz w:val="24"/>
          <w:szCs w:val="24"/>
          <w:lang w:eastAsia="en-GB"/>
          <w14:ligatures w14:val="standardContextual"/>
        </w:rPr>
      </w:pPr>
      <w:del w:id="1393" w:author="Andrew Instone-Cowie" w:date="2025-07-09T15:58:00Z" w16du:dateUtc="2025-07-09T14:58:00Z">
        <w:r w:rsidRPr="00044299" w:rsidDel="00044299">
          <w:rPr>
            <w:rStyle w:val="Hyperlink"/>
            <w:noProof/>
          </w:rPr>
          <w:delText>Table 8 – Theoretical Sensor Pulse Durations – Other Towers</w:delText>
        </w:r>
        <w:r w:rsidDel="00044299">
          <w:rPr>
            <w:noProof/>
            <w:webHidden/>
          </w:rPr>
          <w:tab/>
        </w:r>
      </w:del>
      <w:del w:id="1394" w:author="Andrew Instone-Cowie" w:date="2025-05-07T12:34:00Z" w16du:dateUtc="2025-05-07T11:34:00Z">
        <w:r w:rsidR="00AA5C58" w:rsidDel="00114134">
          <w:rPr>
            <w:noProof/>
            <w:webHidden/>
          </w:rPr>
          <w:delText>85</w:delText>
        </w:r>
      </w:del>
    </w:p>
    <w:p w14:paraId="6D998153" w14:textId="5A5CCA45" w:rsidR="00871702" w:rsidDel="00044299" w:rsidRDefault="00871702" w:rsidP="00004B06">
      <w:pPr>
        <w:pStyle w:val="TableofFigures"/>
        <w:tabs>
          <w:tab w:val="right" w:leader="dot" w:pos="9016"/>
        </w:tabs>
        <w:spacing w:after="120"/>
        <w:rPr>
          <w:del w:id="1395" w:author="Andrew Instone-Cowie" w:date="2025-07-09T15:58:00Z" w16du:dateUtc="2025-07-09T14:58:00Z"/>
          <w:rFonts w:eastAsiaTheme="minorEastAsia"/>
          <w:noProof/>
          <w:kern w:val="2"/>
          <w:sz w:val="24"/>
          <w:szCs w:val="24"/>
          <w:lang w:eastAsia="en-GB"/>
          <w14:ligatures w14:val="standardContextual"/>
        </w:rPr>
      </w:pPr>
      <w:del w:id="1396" w:author="Andrew Instone-Cowie" w:date="2025-07-09T15:58:00Z" w16du:dateUtc="2025-07-09T14:58:00Z">
        <w:r w:rsidRPr="00044299" w:rsidDel="00044299">
          <w:rPr>
            <w:rStyle w:val="Hyperlink"/>
            <w:noProof/>
          </w:rPr>
          <w:delText>Table 9 – CLI Command Reference</w:delText>
        </w:r>
        <w:r w:rsidDel="00044299">
          <w:rPr>
            <w:noProof/>
            <w:webHidden/>
          </w:rPr>
          <w:tab/>
        </w:r>
      </w:del>
      <w:del w:id="1397" w:author="Andrew Instone-Cowie" w:date="2025-05-07T12:34:00Z" w16du:dateUtc="2025-05-07T11:34:00Z">
        <w:r w:rsidR="00AA5C58" w:rsidDel="00114134">
          <w:rPr>
            <w:noProof/>
            <w:webHidden/>
          </w:rPr>
          <w:delText>87</w:delText>
        </w:r>
      </w:del>
    </w:p>
    <w:p w14:paraId="35032D83" w14:textId="34C8B200" w:rsidR="00871702" w:rsidDel="00044299" w:rsidRDefault="00871702" w:rsidP="00004B06">
      <w:pPr>
        <w:pStyle w:val="TableofFigures"/>
        <w:tabs>
          <w:tab w:val="right" w:leader="dot" w:pos="9016"/>
        </w:tabs>
        <w:spacing w:after="120"/>
        <w:rPr>
          <w:del w:id="1398" w:author="Andrew Instone-Cowie" w:date="2025-07-09T15:58:00Z" w16du:dateUtc="2025-07-09T14:58:00Z"/>
          <w:rFonts w:eastAsiaTheme="minorEastAsia"/>
          <w:noProof/>
          <w:kern w:val="2"/>
          <w:sz w:val="24"/>
          <w:szCs w:val="24"/>
          <w:lang w:eastAsia="en-GB"/>
          <w14:ligatures w14:val="standardContextual"/>
        </w:rPr>
      </w:pPr>
      <w:del w:id="1399" w:author="Andrew Instone-Cowie" w:date="2025-07-09T15:58:00Z" w16du:dateUtc="2025-07-09T14:58:00Z">
        <w:r w:rsidRPr="00044299" w:rsidDel="00044299">
          <w:rPr>
            <w:rStyle w:val="Hyperlink"/>
            <w:noProof/>
          </w:rPr>
          <w:delText>Table 10 – LED Signal Codes</w:delText>
        </w:r>
        <w:r w:rsidDel="00044299">
          <w:rPr>
            <w:noProof/>
            <w:webHidden/>
          </w:rPr>
          <w:tab/>
        </w:r>
      </w:del>
      <w:del w:id="1400" w:author="Andrew Instone-Cowie" w:date="2025-05-07T12:34:00Z" w16du:dateUtc="2025-05-07T11:34:00Z">
        <w:r w:rsidR="00AA5C58" w:rsidDel="00114134">
          <w:rPr>
            <w:noProof/>
            <w:webHidden/>
          </w:rPr>
          <w:delText>89</w:delText>
        </w:r>
      </w:del>
    </w:p>
    <w:p w14:paraId="55F5C4D8" w14:textId="12618A49" w:rsidR="00871702" w:rsidDel="00044299" w:rsidRDefault="00871702">
      <w:pPr>
        <w:pStyle w:val="TableofFigures"/>
        <w:tabs>
          <w:tab w:val="right" w:leader="dot" w:pos="9016"/>
        </w:tabs>
        <w:rPr>
          <w:del w:id="1401" w:author="Andrew Instone-Cowie" w:date="2025-07-09T15:58:00Z" w16du:dateUtc="2025-07-09T14:58:00Z"/>
          <w:rFonts w:eastAsiaTheme="minorEastAsia"/>
          <w:noProof/>
          <w:kern w:val="2"/>
          <w:sz w:val="24"/>
          <w:szCs w:val="24"/>
          <w:lang w:eastAsia="en-GB"/>
          <w14:ligatures w14:val="standardContextual"/>
        </w:rPr>
      </w:pPr>
      <w:del w:id="1402" w:author="Andrew Instone-Cowie" w:date="2025-07-09T15:58:00Z" w16du:dateUtc="2025-07-09T14:58:00Z">
        <w:r w:rsidRPr="00044299" w:rsidDel="00044299">
          <w:rPr>
            <w:rStyle w:val="Hyperlink"/>
            <w:noProof/>
          </w:rPr>
          <w:delText>Table 11 – Useful Links</w:delText>
        </w:r>
        <w:r w:rsidDel="00044299">
          <w:rPr>
            <w:noProof/>
            <w:webHidden/>
          </w:rPr>
          <w:tab/>
        </w:r>
      </w:del>
      <w:del w:id="1403" w:author="Andrew Instone-Cowie" w:date="2025-05-07T12:34:00Z" w16du:dateUtc="2025-05-07T11:34:00Z">
        <w:r w:rsidR="00AA5C58" w:rsidDel="00114134">
          <w:rPr>
            <w:noProof/>
            <w:webHidden/>
          </w:rPr>
          <w:delText>90</w:delText>
        </w:r>
      </w:del>
    </w:p>
    <w:p w14:paraId="4A712831" w14:textId="2D56C405" w:rsidR="004D7582" w:rsidRPr="00787764" w:rsidRDefault="00E35852" w:rsidP="0078474A">
      <w:pPr>
        <w:pStyle w:val="Heading1"/>
        <w:pageBreakBefore/>
        <w:spacing w:after="100"/>
      </w:pPr>
      <w:r>
        <w:lastRenderedPageBreak/>
        <w:fldChar w:fldCharType="end"/>
      </w:r>
      <w:bookmarkStart w:id="1404" w:name="_Toc202969116"/>
      <w:r w:rsidR="004D7582">
        <w:t>Document History</w:t>
      </w:r>
      <w:bookmarkEnd w:id="14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483BB7" w:rsidRPr="009C1732" w14:paraId="2BE35FF2" w14:textId="77777777" w:rsidTr="003A2793">
        <w:tc>
          <w:tcPr>
            <w:tcW w:w="991" w:type="dxa"/>
            <w:shd w:val="clear" w:color="auto" w:fill="D9D9D9" w:themeFill="background1" w:themeFillShade="D9"/>
          </w:tcPr>
          <w:p w14:paraId="721FBE95" w14:textId="77777777" w:rsidR="00483BB7" w:rsidRPr="009C1732" w:rsidRDefault="00483BB7" w:rsidP="00483BB7">
            <w:pPr>
              <w:contextualSpacing/>
              <w:rPr>
                <w:b/>
              </w:rPr>
            </w:pPr>
            <w:r w:rsidRPr="009C1732">
              <w:rPr>
                <w:b/>
              </w:rPr>
              <w:t>Version</w:t>
            </w:r>
          </w:p>
        </w:tc>
        <w:tc>
          <w:tcPr>
            <w:tcW w:w="1822" w:type="dxa"/>
            <w:shd w:val="clear" w:color="auto" w:fill="D9D9D9" w:themeFill="background1" w:themeFillShade="D9"/>
          </w:tcPr>
          <w:p w14:paraId="46DF51B7" w14:textId="77777777" w:rsidR="00483BB7" w:rsidRPr="009C1732" w:rsidRDefault="00483BB7" w:rsidP="00483BB7">
            <w:pPr>
              <w:contextualSpacing/>
              <w:rPr>
                <w:b/>
              </w:rPr>
            </w:pPr>
            <w:r w:rsidRPr="009C1732">
              <w:rPr>
                <w:b/>
              </w:rPr>
              <w:t>Author</w:t>
            </w:r>
          </w:p>
        </w:tc>
        <w:tc>
          <w:tcPr>
            <w:tcW w:w="1390" w:type="dxa"/>
            <w:shd w:val="clear" w:color="auto" w:fill="D9D9D9" w:themeFill="background1" w:themeFillShade="D9"/>
          </w:tcPr>
          <w:p w14:paraId="004EAF6D" w14:textId="77777777" w:rsidR="00483BB7" w:rsidRPr="009C1732" w:rsidRDefault="00483BB7" w:rsidP="00483BB7">
            <w:pPr>
              <w:contextualSpacing/>
              <w:rPr>
                <w:b/>
              </w:rPr>
            </w:pPr>
            <w:r w:rsidRPr="009C1732">
              <w:rPr>
                <w:b/>
              </w:rPr>
              <w:t>Date</w:t>
            </w:r>
          </w:p>
        </w:tc>
        <w:tc>
          <w:tcPr>
            <w:tcW w:w="4931" w:type="dxa"/>
            <w:shd w:val="clear" w:color="auto" w:fill="D9D9D9" w:themeFill="background1" w:themeFillShade="D9"/>
          </w:tcPr>
          <w:p w14:paraId="65ACA92F" w14:textId="77777777" w:rsidR="00483BB7" w:rsidRPr="009C1732" w:rsidRDefault="00483BB7" w:rsidP="00483BB7">
            <w:pPr>
              <w:contextualSpacing/>
              <w:rPr>
                <w:b/>
              </w:rPr>
            </w:pPr>
            <w:r w:rsidRPr="009C1732">
              <w:rPr>
                <w:b/>
              </w:rPr>
              <w:t>Changes</w:t>
            </w:r>
          </w:p>
        </w:tc>
      </w:tr>
      <w:tr w:rsidR="003432F6" w:rsidRPr="009C1732" w14:paraId="2E3357B9" w14:textId="77777777" w:rsidTr="003A2793">
        <w:tc>
          <w:tcPr>
            <w:tcW w:w="991" w:type="dxa"/>
          </w:tcPr>
          <w:p w14:paraId="4CE4900B" w14:textId="4959F5AA" w:rsidR="003432F6" w:rsidRPr="009C1732" w:rsidRDefault="003432F6" w:rsidP="003432F6">
            <w:pPr>
              <w:contextualSpacing/>
            </w:pPr>
            <w:r w:rsidRPr="009C1732">
              <w:t>0.1</w:t>
            </w:r>
          </w:p>
        </w:tc>
        <w:tc>
          <w:tcPr>
            <w:tcW w:w="1822" w:type="dxa"/>
          </w:tcPr>
          <w:p w14:paraId="7776DA9F" w14:textId="76C72D86" w:rsidR="003432F6" w:rsidRPr="009C1732" w:rsidRDefault="003432F6" w:rsidP="003432F6">
            <w:pPr>
              <w:contextualSpacing/>
            </w:pPr>
            <w:r w:rsidRPr="009C1732">
              <w:t>A J Instone-Cowie</w:t>
            </w:r>
          </w:p>
        </w:tc>
        <w:tc>
          <w:tcPr>
            <w:tcW w:w="1390" w:type="dxa"/>
          </w:tcPr>
          <w:p w14:paraId="25AE03CB" w14:textId="796FB7FF" w:rsidR="003432F6" w:rsidRPr="009C1732" w:rsidRDefault="009C1732" w:rsidP="003432F6">
            <w:pPr>
              <w:contextualSpacing/>
            </w:pPr>
            <w:r w:rsidRPr="009C1732">
              <w:t>26</w:t>
            </w:r>
            <w:r w:rsidR="00537E44" w:rsidRPr="009C1732">
              <w:t>/12</w:t>
            </w:r>
            <w:r w:rsidR="003432F6" w:rsidRPr="009C1732">
              <w:t>/201</w:t>
            </w:r>
            <w:r w:rsidR="00537E44" w:rsidRPr="009C1732">
              <w:t>9</w:t>
            </w:r>
          </w:p>
        </w:tc>
        <w:tc>
          <w:tcPr>
            <w:tcW w:w="4931" w:type="dxa"/>
          </w:tcPr>
          <w:p w14:paraId="1FD44A4E" w14:textId="4B74F4D2" w:rsidR="003432F6" w:rsidRPr="009C1732" w:rsidRDefault="003432F6" w:rsidP="003432F6">
            <w:pPr>
              <w:contextualSpacing/>
            </w:pPr>
            <w:r w:rsidRPr="009C1732">
              <w:t>First Draft.</w:t>
            </w:r>
          </w:p>
        </w:tc>
      </w:tr>
      <w:tr w:rsidR="009C1732" w:rsidRPr="009C1732" w14:paraId="036E3AE9" w14:textId="77777777" w:rsidTr="003A2793">
        <w:tc>
          <w:tcPr>
            <w:tcW w:w="991" w:type="dxa"/>
          </w:tcPr>
          <w:p w14:paraId="02B90F54" w14:textId="381DFFAE" w:rsidR="009C1732" w:rsidRPr="009C1732" w:rsidRDefault="009C1732" w:rsidP="009C1732">
            <w:pPr>
              <w:contextualSpacing/>
            </w:pPr>
            <w:r w:rsidRPr="009C1732">
              <w:t>1.0</w:t>
            </w:r>
          </w:p>
        </w:tc>
        <w:tc>
          <w:tcPr>
            <w:tcW w:w="1822" w:type="dxa"/>
          </w:tcPr>
          <w:p w14:paraId="108DC90F" w14:textId="0A073B8A" w:rsidR="009C1732" w:rsidRPr="009C1732" w:rsidRDefault="009C1732" w:rsidP="009C1732">
            <w:pPr>
              <w:contextualSpacing/>
            </w:pPr>
            <w:r w:rsidRPr="009C1732">
              <w:t>A J Instone-Cowie</w:t>
            </w:r>
          </w:p>
        </w:tc>
        <w:tc>
          <w:tcPr>
            <w:tcW w:w="1390" w:type="dxa"/>
          </w:tcPr>
          <w:p w14:paraId="2A66F921" w14:textId="3DB60F31" w:rsidR="009C1732" w:rsidRPr="009C1732" w:rsidRDefault="003912A1" w:rsidP="009C1732">
            <w:pPr>
              <w:contextualSpacing/>
            </w:pPr>
            <w:r>
              <w:t>28</w:t>
            </w:r>
            <w:r w:rsidR="009C1732" w:rsidRPr="009C1732">
              <w:t>/12/2019</w:t>
            </w:r>
          </w:p>
        </w:tc>
        <w:tc>
          <w:tcPr>
            <w:tcW w:w="4931" w:type="dxa"/>
          </w:tcPr>
          <w:p w14:paraId="28634581" w14:textId="71B9DF81" w:rsidR="009C1732" w:rsidRPr="009C1732" w:rsidRDefault="009C1732" w:rsidP="009C1732">
            <w:pPr>
              <w:contextualSpacing/>
            </w:pPr>
            <w:r w:rsidRPr="009C1732">
              <w:t>First Release.</w:t>
            </w:r>
          </w:p>
        </w:tc>
      </w:tr>
      <w:tr w:rsidR="0037752F" w:rsidRPr="009C1732" w14:paraId="666DEE02" w14:textId="77777777" w:rsidTr="003A2793">
        <w:tc>
          <w:tcPr>
            <w:tcW w:w="991" w:type="dxa"/>
          </w:tcPr>
          <w:p w14:paraId="25608302" w14:textId="35FC6768" w:rsidR="0037752F" w:rsidRPr="009C1732" w:rsidRDefault="00083EA9" w:rsidP="009C1732">
            <w:pPr>
              <w:contextualSpacing/>
            </w:pPr>
            <w:r>
              <w:t>1.1</w:t>
            </w:r>
          </w:p>
        </w:tc>
        <w:tc>
          <w:tcPr>
            <w:tcW w:w="1822" w:type="dxa"/>
          </w:tcPr>
          <w:p w14:paraId="028EB780" w14:textId="59625673" w:rsidR="0037752F" w:rsidRPr="009C1732" w:rsidRDefault="00083EA9" w:rsidP="009C1732">
            <w:pPr>
              <w:contextualSpacing/>
            </w:pPr>
            <w:r>
              <w:t>A J Instone-Cowie</w:t>
            </w:r>
          </w:p>
        </w:tc>
        <w:tc>
          <w:tcPr>
            <w:tcW w:w="1390" w:type="dxa"/>
          </w:tcPr>
          <w:p w14:paraId="38225FD3" w14:textId="7E9D2431" w:rsidR="0037752F" w:rsidRDefault="00CC6E75" w:rsidP="009C1732">
            <w:pPr>
              <w:contextualSpacing/>
            </w:pPr>
            <w:r>
              <w:t>02/01/2020</w:t>
            </w:r>
          </w:p>
        </w:tc>
        <w:tc>
          <w:tcPr>
            <w:tcW w:w="4931" w:type="dxa"/>
          </w:tcPr>
          <w:p w14:paraId="19C2EF95" w14:textId="5B2967F7" w:rsidR="0037752F" w:rsidRPr="009C1732" w:rsidRDefault="00CC6E75" w:rsidP="009C1732">
            <w:pPr>
              <w:contextualSpacing/>
            </w:pPr>
            <w:r>
              <w:t>Add Basic Serial Splitter hardware details</w:t>
            </w:r>
            <w:r w:rsidR="00012709">
              <w:t>, more cabling information, logic analyser trace.</w:t>
            </w:r>
          </w:p>
        </w:tc>
      </w:tr>
      <w:tr w:rsidR="00A02960" w:rsidRPr="009C1732" w14:paraId="559EAAF0" w14:textId="77777777" w:rsidTr="003A2793">
        <w:tc>
          <w:tcPr>
            <w:tcW w:w="991" w:type="dxa"/>
          </w:tcPr>
          <w:p w14:paraId="32ED6BCE" w14:textId="78F4C69A" w:rsidR="00A02960" w:rsidRDefault="00A02960" w:rsidP="00A02960">
            <w:pPr>
              <w:contextualSpacing/>
            </w:pPr>
            <w:r>
              <w:t>1.2</w:t>
            </w:r>
          </w:p>
        </w:tc>
        <w:tc>
          <w:tcPr>
            <w:tcW w:w="1822" w:type="dxa"/>
          </w:tcPr>
          <w:p w14:paraId="594D864A" w14:textId="70AB9EBC" w:rsidR="00A02960" w:rsidRDefault="00A02960" w:rsidP="00A02960">
            <w:pPr>
              <w:contextualSpacing/>
            </w:pPr>
            <w:r>
              <w:t>A J Instone-Cowie</w:t>
            </w:r>
          </w:p>
        </w:tc>
        <w:tc>
          <w:tcPr>
            <w:tcW w:w="1390" w:type="dxa"/>
          </w:tcPr>
          <w:p w14:paraId="0E25B787" w14:textId="2A544EB4" w:rsidR="00A02960" w:rsidRDefault="00A02960" w:rsidP="00A02960">
            <w:pPr>
              <w:contextualSpacing/>
            </w:pPr>
            <w:r>
              <w:t>18/08/2020</w:t>
            </w:r>
          </w:p>
        </w:tc>
        <w:tc>
          <w:tcPr>
            <w:tcW w:w="4931" w:type="dxa"/>
          </w:tcPr>
          <w:p w14:paraId="57FE6612" w14:textId="3FF03B82" w:rsidR="00A02960" w:rsidRDefault="00A02960" w:rsidP="00A02960">
            <w:pPr>
              <w:contextualSpacing/>
            </w:pPr>
            <w:r>
              <w:t>Minor update.</w:t>
            </w:r>
          </w:p>
        </w:tc>
      </w:tr>
      <w:tr w:rsidR="00AC3C52" w:rsidRPr="009C1732" w14:paraId="58254D8D" w14:textId="77777777" w:rsidTr="003A2793">
        <w:tc>
          <w:tcPr>
            <w:tcW w:w="991" w:type="dxa"/>
          </w:tcPr>
          <w:p w14:paraId="06971524" w14:textId="31290BB6" w:rsidR="00AC3C52" w:rsidRDefault="00AC3C52" w:rsidP="00AC3C52">
            <w:pPr>
              <w:contextualSpacing/>
            </w:pPr>
            <w:r>
              <w:t>1.3</w:t>
            </w:r>
          </w:p>
        </w:tc>
        <w:tc>
          <w:tcPr>
            <w:tcW w:w="1822" w:type="dxa"/>
          </w:tcPr>
          <w:p w14:paraId="6D12BA73" w14:textId="2A39A5C7" w:rsidR="00AC3C52" w:rsidRDefault="00AC3C52" w:rsidP="00AC3C52">
            <w:pPr>
              <w:contextualSpacing/>
            </w:pPr>
            <w:r>
              <w:t>A J Instone-Cowie</w:t>
            </w:r>
          </w:p>
        </w:tc>
        <w:tc>
          <w:tcPr>
            <w:tcW w:w="1390" w:type="dxa"/>
          </w:tcPr>
          <w:p w14:paraId="0287CCB6" w14:textId="50066404" w:rsidR="00AC3C52" w:rsidRDefault="00BF59FA" w:rsidP="00AC3C52">
            <w:pPr>
              <w:contextualSpacing/>
            </w:pPr>
            <w:r>
              <w:t>27</w:t>
            </w:r>
            <w:r w:rsidR="00AC3C52">
              <w:t>/08/2021</w:t>
            </w:r>
          </w:p>
        </w:tc>
        <w:tc>
          <w:tcPr>
            <w:tcW w:w="4931" w:type="dxa"/>
          </w:tcPr>
          <w:p w14:paraId="2EC50A35" w14:textId="55AD5FF5" w:rsidR="00AC3C52" w:rsidRDefault="00AC3C52" w:rsidP="00AC3C52">
            <w:pPr>
              <w:contextualSpacing/>
            </w:pPr>
            <w:r>
              <w:t xml:space="preserve">Add Circuit Protection, </w:t>
            </w:r>
            <w:r w:rsidR="00CD5701">
              <w:t xml:space="preserve">DB9 pin-outs, </w:t>
            </w:r>
            <w:r>
              <w:t>minor corrections.</w:t>
            </w:r>
          </w:p>
        </w:tc>
      </w:tr>
      <w:tr w:rsidR="00EE121F" w:rsidRPr="009C1732" w14:paraId="33BE7022" w14:textId="77777777" w:rsidTr="003A2793">
        <w:tc>
          <w:tcPr>
            <w:tcW w:w="991" w:type="dxa"/>
          </w:tcPr>
          <w:p w14:paraId="5F72598B" w14:textId="638EB117" w:rsidR="00EE121F" w:rsidRDefault="00EE121F" w:rsidP="00EE121F">
            <w:pPr>
              <w:contextualSpacing/>
            </w:pPr>
            <w:r>
              <w:t>1.4</w:t>
            </w:r>
          </w:p>
        </w:tc>
        <w:tc>
          <w:tcPr>
            <w:tcW w:w="1822" w:type="dxa"/>
          </w:tcPr>
          <w:p w14:paraId="40E204C2" w14:textId="4B8E9F89" w:rsidR="00EE121F" w:rsidRDefault="00EE121F" w:rsidP="00EE121F">
            <w:pPr>
              <w:contextualSpacing/>
            </w:pPr>
            <w:r>
              <w:t>A J Instone-Cowie</w:t>
            </w:r>
          </w:p>
        </w:tc>
        <w:tc>
          <w:tcPr>
            <w:tcW w:w="1390" w:type="dxa"/>
          </w:tcPr>
          <w:p w14:paraId="39DD6975" w14:textId="372331B2" w:rsidR="00EE121F" w:rsidRDefault="00EE121F" w:rsidP="00EE121F">
            <w:pPr>
              <w:contextualSpacing/>
            </w:pPr>
            <w:r>
              <w:t>1</w:t>
            </w:r>
            <w:r w:rsidR="009A0960">
              <w:t>9</w:t>
            </w:r>
            <w:r>
              <w:t>/06/2024</w:t>
            </w:r>
          </w:p>
        </w:tc>
        <w:tc>
          <w:tcPr>
            <w:tcW w:w="4931" w:type="dxa"/>
          </w:tcPr>
          <w:p w14:paraId="16C6973A" w14:textId="63687C38" w:rsidR="00EE121F" w:rsidRDefault="008E34A3" w:rsidP="00EE121F">
            <w:pPr>
              <w:contextualSpacing/>
            </w:pPr>
            <w:r>
              <w:t xml:space="preserve">Update for </w:t>
            </w:r>
            <w:r w:rsidR="00E21409">
              <w:t xml:space="preserve">interface </w:t>
            </w:r>
            <w:r>
              <w:t xml:space="preserve">firmware 3.7, </w:t>
            </w:r>
            <w:r w:rsidR="00EE121F">
              <w:t xml:space="preserve">MBI </w:t>
            </w:r>
            <w:r>
              <w:t>P</w:t>
            </w:r>
            <w:r w:rsidR="00EE121F">
              <w:t>rotocol 0xFD command support in Abel 10.3.2</w:t>
            </w:r>
            <w:r w:rsidR="00E21409">
              <w:t>, update software versions.</w:t>
            </w:r>
          </w:p>
          <w:p w14:paraId="7E238551" w14:textId="1FEE5548" w:rsidR="00E46144" w:rsidRDefault="00E46144" w:rsidP="00EE121F">
            <w:pPr>
              <w:contextualSpacing/>
            </w:pPr>
            <w:r>
              <w:t>Update external links.</w:t>
            </w:r>
          </w:p>
        </w:tc>
      </w:tr>
      <w:tr w:rsidR="00BE024C" w:rsidRPr="009C1732" w14:paraId="50501F90" w14:textId="77777777" w:rsidTr="003A2793">
        <w:tc>
          <w:tcPr>
            <w:tcW w:w="991" w:type="dxa"/>
          </w:tcPr>
          <w:p w14:paraId="2C60D6B6" w14:textId="175F8225" w:rsidR="00BE024C" w:rsidRDefault="00BE024C" w:rsidP="00EE121F">
            <w:pPr>
              <w:contextualSpacing/>
            </w:pPr>
            <w:r>
              <w:t>1.5</w:t>
            </w:r>
          </w:p>
        </w:tc>
        <w:tc>
          <w:tcPr>
            <w:tcW w:w="1822" w:type="dxa"/>
          </w:tcPr>
          <w:p w14:paraId="1A19CE73" w14:textId="6819378E" w:rsidR="00BE024C" w:rsidRDefault="00BE024C" w:rsidP="00EE121F">
            <w:pPr>
              <w:contextualSpacing/>
            </w:pPr>
            <w:r>
              <w:t>A J Instone-Cowie</w:t>
            </w:r>
          </w:p>
        </w:tc>
        <w:tc>
          <w:tcPr>
            <w:tcW w:w="1390" w:type="dxa"/>
          </w:tcPr>
          <w:p w14:paraId="6B11CC72" w14:textId="0C5A64A7" w:rsidR="00BE024C" w:rsidRDefault="00BE024C" w:rsidP="00EE121F">
            <w:pPr>
              <w:contextualSpacing/>
            </w:pPr>
            <w:r>
              <w:t>03/03/2025</w:t>
            </w:r>
          </w:p>
        </w:tc>
        <w:tc>
          <w:tcPr>
            <w:tcW w:w="4931" w:type="dxa"/>
          </w:tcPr>
          <w:p w14:paraId="24DD13DF" w14:textId="4B9EE20A" w:rsidR="00BE024C" w:rsidRDefault="00BE024C" w:rsidP="00EE121F">
            <w:pPr>
              <w:contextualSpacing/>
            </w:pPr>
            <w:r>
              <w:t xml:space="preserve">Add Type 1 – Type 2 </w:t>
            </w:r>
            <w:r w:rsidR="001E792C">
              <w:t xml:space="preserve">Interface </w:t>
            </w:r>
            <w:r>
              <w:t>Adapter.</w:t>
            </w:r>
          </w:p>
        </w:tc>
      </w:tr>
      <w:tr w:rsidR="00004B06" w:rsidRPr="009C1732" w14:paraId="39FD03C8" w14:textId="77777777" w:rsidTr="003A2793">
        <w:trPr>
          <w:ins w:id="1405" w:author="Andrew Instone-Cowie" w:date="2025-05-07T12:23:00Z"/>
        </w:trPr>
        <w:tc>
          <w:tcPr>
            <w:tcW w:w="991" w:type="dxa"/>
          </w:tcPr>
          <w:p w14:paraId="3AF1AAE6" w14:textId="4BDA15DC" w:rsidR="00004B06" w:rsidRDefault="00004B06" w:rsidP="00EE121F">
            <w:pPr>
              <w:contextualSpacing/>
              <w:rPr>
                <w:ins w:id="1406" w:author="Andrew Instone-Cowie" w:date="2025-05-07T12:23:00Z" w16du:dateUtc="2025-05-07T11:23:00Z"/>
              </w:rPr>
            </w:pPr>
            <w:ins w:id="1407" w:author="Andrew Instone-Cowie" w:date="2025-05-07T12:23:00Z" w16du:dateUtc="2025-05-07T11:23:00Z">
              <w:r>
                <w:t>1.6</w:t>
              </w:r>
            </w:ins>
          </w:p>
        </w:tc>
        <w:tc>
          <w:tcPr>
            <w:tcW w:w="1822" w:type="dxa"/>
          </w:tcPr>
          <w:p w14:paraId="64361903" w14:textId="6DC62649" w:rsidR="00004B06" w:rsidRDefault="00004B06" w:rsidP="00EE121F">
            <w:pPr>
              <w:contextualSpacing/>
              <w:rPr>
                <w:ins w:id="1408" w:author="Andrew Instone-Cowie" w:date="2025-05-07T12:23:00Z" w16du:dateUtc="2025-05-07T11:23:00Z"/>
              </w:rPr>
            </w:pPr>
            <w:ins w:id="1409" w:author="Andrew Instone-Cowie" w:date="2025-05-07T12:23:00Z" w16du:dateUtc="2025-05-07T11:23:00Z">
              <w:r>
                <w:t>A J Instone-Cowie</w:t>
              </w:r>
            </w:ins>
          </w:p>
        </w:tc>
        <w:tc>
          <w:tcPr>
            <w:tcW w:w="1390" w:type="dxa"/>
          </w:tcPr>
          <w:p w14:paraId="0A6A71AB" w14:textId="038BB661" w:rsidR="00004B06" w:rsidRDefault="00004B06" w:rsidP="00EE121F">
            <w:pPr>
              <w:contextualSpacing/>
              <w:rPr>
                <w:ins w:id="1410" w:author="Andrew Instone-Cowie" w:date="2025-05-07T12:23:00Z" w16du:dateUtc="2025-05-07T11:23:00Z"/>
              </w:rPr>
            </w:pPr>
            <w:ins w:id="1411" w:author="Andrew Instone-Cowie" w:date="2025-05-07T12:23:00Z" w16du:dateUtc="2025-05-07T11:23:00Z">
              <w:r>
                <w:t>07/05/2025</w:t>
              </w:r>
            </w:ins>
          </w:p>
        </w:tc>
        <w:tc>
          <w:tcPr>
            <w:tcW w:w="4931" w:type="dxa"/>
          </w:tcPr>
          <w:p w14:paraId="30975DFA" w14:textId="7C5CFE2F" w:rsidR="00004B06" w:rsidRDefault="00004B06" w:rsidP="00EE121F">
            <w:pPr>
              <w:contextualSpacing/>
              <w:rPr>
                <w:ins w:id="1412" w:author="Andrew Instone-Cowie" w:date="2025-05-07T12:23:00Z" w16du:dateUtc="2025-05-07T11:23:00Z"/>
              </w:rPr>
            </w:pPr>
            <w:ins w:id="1413" w:author="Andrew Instone-Cowie" w:date="2025-05-07T12:23:00Z" w16du:dateUtc="2025-05-07T11:23:00Z">
              <w:r>
                <w:t>Eagle to KiCad PCB design tool migration. Updated schematics and board layouts.</w:t>
              </w:r>
            </w:ins>
          </w:p>
        </w:tc>
      </w:tr>
      <w:tr w:rsidR="0003090A" w:rsidRPr="009C1732" w14:paraId="0DB57B7A" w14:textId="77777777" w:rsidTr="003A2793">
        <w:trPr>
          <w:ins w:id="1414" w:author="Andrew Instone-Cowie" w:date="2025-05-07T16:05:00Z"/>
        </w:trPr>
        <w:tc>
          <w:tcPr>
            <w:tcW w:w="991" w:type="dxa"/>
          </w:tcPr>
          <w:p w14:paraId="23B31670" w14:textId="37FE666E" w:rsidR="0003090A" w:rsidRDefault="0003090A" w:rsidP="00EE121F">
            <w:pPr>
              <w:contextualSpacing/>
              <w:rPr>
                <w:ins w:id="1415" w:author="Andrew Instone-Cowie" w:date="2025-05-07T16:05:00Z" w16du:dateUtc="2025-05-07T15:05:00Z"/>
              </w:rPr>
            </w:pPr>
            <w:ins w:id="1416" w:author="Andrew Instone-Cowie" w:date="2025-05-07T16:05:00Z" w16du:dateUtc="2025-05-07T15:05:00Z">
              <w:r>
                <w:t>1.7</w:t>
              </w:r>
            </w:ins>
          </w:p>
        </w:tc>
        <w:tc>
          <w:tcPr>
            <w:tcW w:w="1822" w:type="dxa"/>
          </w:tcPr>
          <w:p w14:paraId="287096A3" w14:textId="48E1B7A0" w:rsidR="0003090A" w:rsidRDefault="0003090A" w:rsidP="00EE121F">
            <w:pPr>
              <w:contextualSpacing/>
              <w:rPr>
                <w:ins w:id="1417" w:author="Andrew Instone-Cowie" w:date="2025-05-07T16:05:00Z" w16du:dateUtc="2025-05-07T15:05:00Z"/>
              </w:rPr>
            </w:pPr>
            <w:ins w:id="1418" w:author="Andrew Instone-Cowie" w:date="2025-05-07T16:05:00Z" w16du:dateUtc="2025-05-07T15:05:00Z">
              <w:r>
                <w:t>A J Instone-Cowie</w:t>
              </w:r>
            </w:ins>
          </w:p>
        </w:tc>
        <w:tc>
          <w:tcPr>
            <w:tcW w:w="1390" w:type="dxa"/>
          </w:tcPr>
          <w:p w14:paraId="024FBDCA" w14:textId="2EF3506D" w:rsidR="0003090A" w:rsidRDefault="0003090A" w:rsidP="00EE121F">
            <w:pPr>
              <w:contextualSpacing/>
              <w:rPr>
                <w:ins w:id="1419" w:author="Andrew Instone-Cowie" w:date="2025-05-07T16:05:00Z" w16du:dateUtc="2025-05-07T15:05:00Z"/>
              </w:rPr>
            </w:pPr>
            <w:ins w:id="1420" w:author="Andrew Instone-Cowie" w:date="2025-05-07T16:05:00Z" w16du:dateUtc="2025-05-07T15:05:00Z">
              <w:r>
                <w:t>09/05/2025</w:t>
              </w:r>
            </w:ins>
          </w:p>
        </w:tc>
        <w:tc>
          <w:tcPr>
            <w:tcW w:w="4931" w:type="dxa"/>
          </w:tcPr>
          <w:p w14:paraId="4830A84D" w14:textId="0CE0DB37" w:rsidR="0003090A" w:rsidRDefault="0003090A" w:rsidP="00EE121F">
            <w:pPr>
              <w:contextualSpacing/>
              <w:rPr>
                <w:ins w:id="1421" w:author="Andrew Instone-Cowie" w:date="2025-05-07T16:05:00Z" w16du:dateUtc="2025-05-07T15:05:00Z"/>
              </w:rPr>
            </w:pPr>
            <w:ins w:id="1422" w:author="Andrew Instone-Cowie" w:date="2025-05-07T16:05:00Z" w16du:dateUtc="2025-05-07T15:05:00Z">
              <w:r>
                <w:t>Restyled MR sensors as “Magnet</w:t>
              </w:r>
            </w:ins>
            <w:ins w:id="1423" w:author="Andrew Instone-Cowie" w:date="2025-05-07T16:06:00Z" w16du:dateUtc="2025-05-07T15:06:00Z">
              <w:r>
                <w:t xml:space="preserve">ic Sensors” for consistency with Build </w:t>
              </w:r>
            </w:ins>
            <w:ins w:id="1424" w:author="Andrew Instone-Cowie" w:date="2025-05-07T16:07:00Z" w16du:dateUtc="2025-05-07T15:07:00Z">
              <w:r>
                <w:t>&amp; Installation Guide.</w:t>
              </w:r>
            </w:ins>
            <w:ins w:id="1425" w:author="Andrew Instone-Cowie" w:date="2025-05-07T16:06:00Z" w16du:dateUtc="2025-05-07T15:06:00Z">
              <w:r>
                <w:t xml:space="preserve"> </w:t>
              </w:r>
            </w:ins>
          </w:p>
        </w:tc>
      </w:tr>
    </w:tbl>
    <w:p w14:paraId="7A02DD01" w14:textId="77777777" w:rsidR="004D7582" w:rsidRPr="009C1732" w:rsidRDefault="004D7582" w:rsidP="00483BB7"/>
    <w:p w14:paraId="5AE564C6" w14:textId="70E0A2EE" w:rsidR="002663FF" w:rsidRPr="009C1732" w:rsidRDefault="002663FF" w:rsidP="00756131">
      <w:pPr>
        <w:rPr>
          <w:i/>
        </w:rPr>
      </w:pPr>
      <w:r w:rsidRPr="009C1732">
        <w:rPr>
          <w:i/>
        </w:rPr>
        <w:t>Copyright ©20</w:t>
      </w:r>
      <w:r w:rsidR="00E15E30" w:rsidRPr="009C1732">
        <w:rPr>
          <w:i/>
        </w:rPr>
        <w:t>1</w:t>
      </w:r>
      <w:r w:rsidR="00537E44" w:rsidRPr="009C1732">
        <w:rPr>
          <w:i/>
        </w:rPr>
        <w:t>9</w:t>
      </w:r>
      <w:r w:rsidR="00CC6E75">
        <w:rPr>
          <w:i/>
        </w:rPr>
        <w:t>-2</w:t>
      </w:r>
      <w:r w:rsidR="00BE024C">
        <w:rPr>
          <w:i/>
        </w:rPr>
        <w:t>5</w:t>
      </w:r>
      <w:r w:rsidRPr="009C1732">
        <w:rPr>
          <w:i/>
        </w:rPr>
        <w:t xml:space="preserve"> Andrew Instone-Cowie.</w:t>
      </w:r>
    </w:p>
    <w:p w14:paraId="643D4228" w14:textId="246558CD" w:rsidR="00537E44" w:rsidRPr="009C1732" w:rsidRDefault="00537E44" w:rsidP="00537E44">
      <w:pPr>
        <w:rPr>
          <w:i/>
        </w:rPr>
      </w:pPr>
      <w:r w:rsidRPr="009C1732">
        <w:rPr>
          <w:i/>
        </w:rPr>
        <w:t xml:space="preserve">Cover </w:t>
      </w:r>
      <w:r w:rsidR="003912A1">
        <w:rPr>
          <w:i/>
        </w:rPr>
        <w:t>image</w:t>
      </w:r>
      <w:r w:rsidRPr="009C1732">
        <w:rPr>
          <w:i/>
        </w:rPr>
        <w:t xml:space="preserve">: Type 2 Simulator Interface </w:t>
      </w:r>
      <w:r w:rsidR="003912A1">
        <w:rPr>
          <w:i/>
        </w:rPr>
        <w:t>PCB Design</w:t>
      </w:r>
      <w:r w:rsidRPr="009C1732">
        <w:rPr>
          <w:i/>
        </w:rPr>
        <w:t>.</w:t>
      </w:r>
    </w:p>
    <w:p w14:paraId="43D2FD89" w14:textId="77777777" w:rsidR="00004B06" w:rsidRDefault="00004B06">
      <w:pPr>
        <w:rPr>
          <w:ins w:id="1426" w:author="Andrew Instone-Cowie" w:date="2025-05-07T12:23:00Z" w16du:dateUtc="2025-05-07T11:23:00Z"/>
          <w:rFonts w:asciiTheme="majorHAnsi" w:eastAsiaTheme="majorEastAsia" w:hAnsiTheme="majorHAnsi" w:cstheme="majorBidi"/>
          <w:b/>
          <w:bCs/>
          <w:color w:val="365F91" w:themeColor="accent1" w:themeShade="BF"/>
          <w:sz w:val="28"/>
          <w:szCs w:val="28"/>
        </w:rPr>
      </w:pPr>
      <w:ins w:id="1427" w:author="Andrew Instone-Cowie" w:date="2025-05-07T12:23:00Z" w16du:dateUtc="2025-05-07T11:23:00Z">
        <w:r>
          <w:br w:type="page"/>
        </w:r>
      </w:ins>
    </w:p>
    <w:p w14:paraId="21ED8257" w14:textId="4F351E29" w:rsidR="00C146CF" w:rsidRDefault="00C146CF" w:rsidP="001B6EA6">
      <w:pPr>
        <w:pStyle w:val="Heading1"/>
      </w:pPr>
      <w:bookmarkStart w:id="1428" w:name="_Toc202969117"/>
      <w:r>
        <w:lastRenderedPageBreak/>
        <w:t>Licence</w:t>
      </w:r>
      <w:bookmarkEnd w:id="1428"/>
    </w:p>
    <w:p w14:paraId="2FADFE20" w14:textId="77777777" w:rsidR="00AD4EB0" w:rsidRDefault="00AD4EB0" w:rsidP="00756131">
      <w:pPr>
        <w:rPr>
          <w:i/>
        </w:rPr>
      </w:pPr>
      <w:r>
        <w:rPr>
          <w:i/>
          <w:noProof/>
          <w:lang w:eastAsia="en-GB"/>
        </w:rPr>
        <w:drawing>
          <wp:inline distT="0" distB="0" distL="0" distR="0" wp14:anchorId="27410F43" wp14:editId="05F350B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0FAE625" w14:textId="77777777" w:rsidR="00AD4EB0" w:rsidRPr="009C1732" w:rsidRDefault="00AD4EB0" w:rsidP="00756131">
      <w:pPr>
        <w:rPr>
          <w:i/>
        </w:rPr>
      </w:pPr>
      <w:r w:rsidRPr="009C1732">
        <w:rPr>
          <w:i/>
        </w:rPr>
        <w:t>This work is licensed under a Creative Commons Attribution-ShareAlike 4.0 International License.</w:t>
      </w:r>
      <w:r w:rsidR="00C146CF" w:rsidRPr="009C1732">
        <w:rPr>
          <w:rStyle w:val="FootnoteReference"/>
          <w:i/>
        </w:rPr>
        <w:footnoteReference w:id="1"/>
      </w:r>
    </w:p>
    <w:p w14:paraId="745BEF15" w14:textId="77777777" w:rsidR="00C146CF" w:rsidRPr="009C1732" w:rsidRDefault="00C146CF" w:rsidP="00C146CF">
      <w:pPr>
        <w:rPr>
          <w:i/>
          <w:lang w:eastAsia="en-GB"/>
        </w:rPr>
      </w:pPr>
      <w:r w:rsidRPr="009C1732">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5EFEA13" w14:textId="77777777" w:rsidR="00C146CF" w:rsidRDefault="00C146CF" w:rsidP="00C146CF">
      <w:pPr>
        <w:rPr>
          <w:ins w:id="1429" w:author="Andrew Instone-Cowie" w:date="2025-07-09T15:56:00Z" w16du:dateUtc="2025-07-09T14:56:00Z"/>
          <w:i/>
          <w:lang w:eastAsia="en-GB"/>
        </w:rPr>
      </w:pPr>
      <w:r w:rsidRPr="009C1732">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0DE635B8" w14:textId="77777777" w:rsidR="00044299" w:rsidRDefault="00044299" w:rsidP="00044299">
      <w:pPr>
        <w:pStyle w:val="Heading1"/>
        <w:rPr>
          <w:ins w:id="1430" w:author="Andrew Instone-Cowie" w:date="2025-07-09T15:56:00Z" w16du:dateUtc="2025-07-09T14:56:00Z"/>
          <w:lang w:eastAsia="en-GB"/>
        </w:rPr>
      </w:pPr>
      <w:bookmarkStart w:id="1431" w:name="_Toc202965685"/>
      <w:bookmarkStart w:id="1432" w:name="_Toc202969118"/>
      <w:ins w:id="1433" w:author="Andrew Instone-Cowie" w:date="2025-07-09T15:56:00Z" w16du:dateUtc="2025-07-09T14:56:00Z">
        <w:r>
          <w:rPr>
            <w:lang w:eastAsia="en-GB"/>
          </w:rPr>
          <w:t>Attribution</w:t>
        </w:r>
        <w:bookmarkEnd w:id="1431"/>
        <w:bookmarkEnd w:id="1432"/>
      </w:ins>
    </w:p>
    <w:p w14:paraId="53A7904F" w14:textId="77777777" w:rsidR="00044299" w:rsidRDefault="00044299" w:rsidP="00044299">
      <w:pPr>
        <w:rPr>
          <w:ins w:id="1434" w:author="Andrew Instone-Cowie" w:date="2025-07-09T15:56:00Z" w16du:dateUtc="2025-07-09T14:56:00Z"/>
        </w:rPr>
      </w:pPr>
      <w:ins w:id="1435" w:author="Andrew Instone-Cowie" w:date="2025-07-09T15:56:00Z" w16du:dateUtc="2025-07-09T14:56:00Z">
        <w:r>
          <w:t xml:space="preserve">The </w:t>
        </w:r>
        <w:r w:rsidRPr="00212D29">
          <w:t>Creative Commons Attribution-ShareAlike</w:t>
        </w:r>
        <w:r>
          <w:t xml:space="preserve"> (CC BY-SA) licence permits you to re-use this material for any purpose you wish, subject to the conditions of the licence, including providing attribution of the source.</w:t>
        </w:r>
      </w:ins>
    </w:p>
    <w:p w14:paraId="0E5434E5" w14:textId="77777777" w:rsidR="00044299" w:rsidRDefault="00044299" w:rsidP="00044299">
      <w:pPr>
        <w:rPr>
          <w:ins w:id="1436" w:author="Andrew Instone-Cowie" w:date="2025-07-09T15:57:00Z" w16du:dateUtc="2025-07-09T14:57:00Z"/>
        </w:rPr>
      </w:pPr>
      <w:ins w:id="1437" w:author="Andrew Instone-Cowie" w:date="2025-07-09T15:56:00Z" w16du:dateUtc="2025-07-09T14:56:00Z">
        <w:r>
          <w:t>The following is suggested as a suitable form of attribution for this document, or extracts thereof:</w:t>
        </w:r>
      </w:ins>
    </w:p>
    <w:p w14:paraId="7474F922" w14:textId="7A50F1AB" w:rsidR="00044299" w:rsidRPr="00044299" w:rsidRDefault="00044299" w:rsidP="00044299">
      <w:pPr>
        <w:rPr>
          <w:ins w:id="1438" w:author="Andrew Instone-Cowie" w:date="2025-07-09T15:56:00Z" w16du:dateUtc="2025-07-09T14:56:00Z"/>
          <w:i/>
          <w:rPrChange w:id="1439" w:author="Andrew Instone-Cowie" w:date="2025-07-09T15:57:00Z" w16du:dateUtc="2025-07-09T14:57:00Z">
            <w:rPr>
              <w:ins w:id="1440" w:author="Andrew Instone-Cowie" w:date="2025-07-09T15:56:00Z" w16du:dateUtc="2025-07-09T14:56:00Z"/>
              <w:i/>
              <w14:textOutline w14:w="9525" w14:cap="rnd" w14:cmpd="sng" w14:algn="ctr">
                <w14:noFill/>
                <w14:prstDash w14:val="solid"/>
                <w14:bevel/>
              </w14:textOutline>
            </w:rPr>
          </w:rPrChange>
        </w:rPr>
      </w:pPr>
      <w:ins w:id="1441" w:author="Andrew Instone-Cowie" w:date="2025-07-09T15:56:00Z" w16du:dateUtc="2025-07-09T14:56:00Z">
        <w:r w:rsidRPr="00044299">
          <w:rPr>
            <w:b/>
            <w:bCs/>
            <w:i/>
            <w14:textOutline w14:w="9525" w14:cap="rnd" w14:cmpd="sng" w14:algn="ctr">
              <w14:noFill/>
              <w14:prstDash w14:val="solid"/>
              <w14:bevel/>
            </w14:textOutline>
          </w:rPr>
          <w:t xml:space="preserve">Type 2 Technical Reference </w:t>
        </w:r>
        <w:r w:rsidRPr="00044299">
          <w:rPr>
            <w:b/>
            <w:bCs/>
            <w:i/>
            <w14:textOutline w14:w="9525" w14:cap="rnd" w14:cmpd="sng" w14:algn="ctr">
              <w14:noFill/>
              <w14:prstDash w14:val="solid"/>
              <w14:bevel/>
            </w14:textOutline>
          </w:rPr>
          <w:t>Guide, Liverpool Ringing Simulator Project</w:t>
        </w:r>
        <w:r w:rsidRPr="00044299">
          <w:rPr>
            <w:i/>
            <w14:textOutline w14:w="9525" w14:cap="rnd" w14:cmpd="sng" w14:algn="ctr">
              <w14:noFill/>
              <w14:prstDash w14:val="solid"/>
              <w14:bevel/>
            </w14:textOutline>
          </w:rPr>
          <w:t xml:space="preserve"> (</w:t>
        </w:r>
        <w:r w:rsidRPr="00044299">
          <w:rPr>
            <w:i/>
            <w14:textOutline w14:w="9525" w14:cap="rnd" w14:cmpd="sng" w14:algn="ctr">
              <w14:noFill/>
              <w14:prstDash w14:val="solid"/>
              <w14:bevel/>
            </w14:textOutline>
          </w:rPr>
          <w:fldChar w:fldCharType="begin"/>
        </w:r>
        <w:r w:rsidRPr="00044299">
          <w:rPr>
            <w:i/>
            <w14:textOutline w14:w="9525" w14:cap="rnd" w14:cmpd="sng" w14:algn="ctr">
              <w14:noFill/>
              <w14:prstDash w14:val="solid"/>
              <w14:bevel/>
            </w14:textOutline>
          </w:rPr>
          <w:instrText>HYPERLINK "https://www.simulators.org.uk"</w:instrText>
        </w:r>
        <w:r w:rsidRPr="00044299">
          <w:rPr>
            <w:i/>
            <w14:textOutline w14:w="9525" w14:cap="rnd" w14:cmpd="sng" w14:algn="ctr">
              <w14:noFill/>
              <w14:prstDash w14:val="solid"/>
              <w14:bevel/>
            </w14:textOutline>
          </w:rPr>
        </w:r>
        <w:r w:rsidRPr="00044299">
          <w:rPr>
            <w:i/>
            <w14:textOutline w14:w="9525" w14:cap="rnd" w14:cmpd="sng" w14:algn="ctr">
              <w14:noFill/>
              <w14:prstDash w14:val="solid"/>
              <w14:bevel/>
            </w14:textOutline>
          </w:rPr>
          <w:fldChar w:fldCharType="separate"/>
        </w:r>
        <w:r w:rsidRPr="00044299">
          <w:rPr>
            <w:rStyle w:val="Hyperlink"/>
            <w:i/>
            <w14:textOutline w14:w="9525" w14:cap="rnd" w14:cmpd="sng" w14:algn="ctr">
              <w14:noFill/>
              <w14:prstDash w14:val="solid"/>
              <w14:bevel/>
            </w14:textOutline>
          </w:rPr>
          <w:t>https://www.simulators.org.uk</w:t>
        </w:r>
        <w:r w:rsidRPr="00044299">
          <w:rPr>
            <w:i/>
            <w14:textOutline w14:w="9525" w14:cap="rnd" w14:cmpd="sng" w14:algn="ctr">
              <w14:noFill/>
              <w14:prstDash w14:val="solid"/>
              <w14:bevel/>
            </w14:textOutline>
          </w:rPr>
          <w:fldChar w:fldCharType="end"/>
        </w:r>
        <w:r w:rsidRPr="00044299">
          <w:rPr>
            <w:i/>
            <w14:textOutline w14:w="9525" w14:cap="rnd" w14:cmpd="sng" w14:algn="ctr">
              <w14:noFill/>
              <w14:prstDash w14:val="solid"/>
              <w14:bevel/>
            </w14:textOutline>
          </w:rPr>
          <w:t>). This document is licensed under the CC BY-SA 4.0 licence (</w:t>
        </w:r>
        <w:r w:rsidRPr="00044299">
          <w:rPr>
            <w:i/>
            <w14:textOutline w14:w="9525" w14:cap="rnd" w14:cmpd="sng" w14:algn="ctr">
              <w14:noFill/>
              <w14:prstDash w14:val="solid"/>
              <w14:bevel/>
            </w14:textOutline>
          </w:rPr>
          <w:fldChar w:fldCharType="begin"/>
        </w:r>
        <w:r w:rsidRPr="00044299">
          <w:rPr>
            <w:i/>
            <w14:textOutline w14:w="9525" w14:cap="rnd" w14:cmpd="sng" w14:algn="ctr">
              <w14:noFill/>
              <w14:prstDash w14:val="solid"/>
              <w14:bevel/>
            </w14:textOutline>
          </w:rPr>
          <w:instrText>HYPERLINK "https://creativecommons.org/licenses/by-sa/4.0/"</w:instrText>
        </w:r>
        <w:r w:rsidRPr="00044299">
          <w:rPr>
            <w:i/>
            <w14:textOutline w14:w="9525" w14:cap="rnd" w14:cmpd="sng" w14:algn="ctr">
              <w14:noFill/>
              <w14:prstDash w14:val="solid"/>
              <w14:bevel/>
            </w14:textOutline>
          </w:rPr>
        </w:r>
        <w:r w:rsidRPr="00044299">
          <w:rPr>
            <w:i/>
            <w14:textOutline w14:w="9525" w14:cap="rnd" w14:cmpd="sng" w14:algn="ctr">
              <w14:noFill/>
              <w14:prstDash w14:val="solid"/>
              <w14:bevel/>
            </w14:textOutline>
          </w:rPr>
          <w:fldChar w:fldCharType="separate"/>
        </w:r>
        <w:r w:rsidRPr="00044299">
          <w:rPr>
            <w:rStyle w:val="Hyperlink"/>
            <w:i/>
            <w14:textOutline w14:w="9525" w14:cap="rnd" w14:cmpd="sng" w14:algn="ctr">
              <w14:noFill/>
              <w14:prstDash w14:val="solid"/>
              <w14:bevel/>
            </w14:textOutline>
          </w:rPr>
          <w:t>https://creativecommons.org/licenses/by-sa/4.0/</w:t>
        </w:r>
        <w:r w:rsidRPr="00044299">
          <w:rPr>
            <w:i/>
            <w14:textOutline w14:w="9525" w14:cap="rnd" w14:cmpd="sng" w14:algn="ctr">
              <w14:noFill/>
              <w14:prstDash w14:val="solid"/>
              <w14:bevel/>
            </w14:textOutline>
          </w:rPr>
          <w:fldChar w:fldCharType="end"/>
        </w:r>
        <w:r w:rsidRPr="00044299">
          <w:rPr>
            <w:i/>
            <w14:textOutline w14:w="9525" w14:cap="rnd" w14:cmpd="sng" w14:algn="ctr">
              <w14:noFill/>
              <w14:prstDash w14:val="solid"/>
              <w14:bevel/>
            </w14:textOutline>
          </w:rPr>
          <w:t>). © 201</w:t>
        </w:r>
      </w:ins>
      <w:ins w:id="1442" w:author="Andrew Instone-Cowie" w:date="2025-07-09T15:57:00Z" w16du:dateUtc="2025-07-09T14:57:00Z">
        <w:r w:rsidRPr="00044299">
          <w:rPr>
            <w:i/>
            <w14:textOutline w14:w="9525" w14:cap="rnd" w14:cmpd="sng" w14:algn="ctr">
              <w14:noFill/>
              <w14:prstDash w14:val="solid"/>
              <w14:bevel/>
            </w14:textOutline>
          </w:rPr>
          <w:t>9</w:t>
        </w:r>
      </w:ins>
      <w:ins w:id="1443" w:author="Andrew Instone-Cowie" w:date="2025-07-09T15:56:00Z" w16du:dateUtc="2025-07-09T14:56:00Z">
        <w:r w:rsidRPr="00044299">
          <w:rPr>
            <w:i/>
            <w14:textOutline w14:w="9525" w14:cap="rnd" w14:cmpd="sng" w14:algn="ctr">
              <w14:noFill/>
              <w14:prstDash w14:val="solid"/>
              <w14:bevel/>
            </w14:textOutline>
          </w:rPr>
          <w:t>-2025 Andrew J Instone-Cowie.</w:t>
        </w:r>
      </w:ins>
    </w:p>
    <w:p w14:paraId="5EA5EA81" w14:textId="77777777" w:rsidR="00044299" w:rsidRPr="009C1732" w:rsidRDefault="00044299" w:rsidP="00C146CF">
      <w:pPr>
        <w:rPr>
          <w:i/>
          <w:lang w:eastAsia="en-GB"/>
        </w:rPr>
      </w:pPr>
    </w:p>
    <w:p w14:paraId="4EC5097C" w14:textId="77777777" w:rsidR="004D7B39" w:rsidRDefault="004D7B39" w:rsidP="004D7B39">
      <w:pPr>
        <w:pStyle w:val="Heading1"/>
      </w:pPr>
      <w:bookmarkStart w:id="1444" w:name="_Toc524372295"/>
      <w:bookmarkStart w:id="1445" w:name="_Toc202969119"/>
      <w:r>
        <w:lastRenderedPageBreak/>
        <w:t>Documentation Map</w:t>
      </w:r>
      <w:bookmarkEnd w:id="1444"/>
      <w:bookmarkEnd w:id="1445"/>
    </w:p>
    <w:p w14:paraId="7809AC64" w14:textId="77777777" w:rsidR="004D7B39" w:rsidRPr="00212D29" w:rsidRDefault="004D7B39" w:rsidP="004D7B39">
      <w:pPr>
        <w:keepNext/>
      </w:pPr>
    </w:p>
    <w:p w14:paraId="26276A12" w14:textId="29909125" w:rsidR="004D7B39" w:rsidRDefault="00537E44" w:rsidP="004D7B39">
      <w:pPr>
        <w:keepNext/>
        <w:jc w:val="center"/>
      </w:pPr>
      <w:r>
        <w:rPr>
          <w:noProof/>
        </w:rPr>
        <w:drawing>
          <wp:inline distT="0" distB="0" distL="0" distR="0" wp14:anchorId="2A1D0731" wp14:editId="0DE6ECB2">
            <wp:extent cx="4752000" cy="5832000"/>
            <wp:effectExtent l="19050" t="19050" r="10795" b="1651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 DocMap 6 TRG 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11D0430" w14:textId="643B8B16" w:rsidR="004D7B39" w:rsidRDefault="004D7B39" w:rsidP="004D7B39">
      <w:pPr>
        <w:pStyle w:val="Caption"/>
        <w:jc w:val="center"/>
      </w:pPr>
      <w:bookmarkStart w:id="1446" w:name="_Toc524372371"/>
      <w:bookmarkStart w:id="1447" w:name="_Toc202969305"/>
      <w:r>
        <w:t xml:space="preserve">Figure </w:t>
      </w:r>
      <w:r>
        <w:rPr>
          <w:noProof/>
        </w:rPr>
        <w:fldChar w:fldCharType="begin"/>
      </w:r>
      <w:r>
        <w:rPr>
          <w:noProof/>
        </w:rPr>
        <w:instrText xml:space="preserve"> SEQ Figure \* ARABIC </w:instrText>
      </w:r>
      <w:r>
        <w:rPr>
          <w:noProof/>
        </w:rPr>
        <w:fldChar w:fldCharType="separate"/>
      </w:r>
      <w:r w:rsidR="00044299">
        <w:rPr>
          <w:noProof/>
        </w:rPr>
        <w:t>1</w:t>
      </w:r>
      <w:r>
        <w:rPr>
          <w:noProof/>
        </w:rPr>
        <w:fldChar w:fldCharType="end"/>
      </w:r>
      <w:r>
        <w:t xml:space="preserve"> – Documentation Map</w:t>
      </w:r>
      <w:bookmarkEnd w:id="1446"/>
      <w:bookmarkEnd w:id="1447"/>
    </w:p>
    <w:p w14:paraId="6136827F" w14:textId="77777777" w:rsidR="004D7B39" w:rsidRPr="004E080F" w:rsidRDefault="004D7B39" w:rsidP="004D7B39">
      <w:pPr>
        <w:pStyle w:val="Heading1"/>
        <w:pageBreakBefore/>
      </w:pPr>
      <w:bookmarkStart w:id="1448" w:name="_Toc524372296"/>
      <w:bookmarkStart w:id="1449" w:name="_Toc202969120"/>
      <w:r>
        <w:lastRenderedPageBreak/>
        <w:t>About This Guide</w:t>
      </w:r>
      <w:bookmarkEnd w:id="1448"/>
      <w:bookmarkEnd w:id="1449"/>
    </w:p>
    <w:p w14:paraId="033932E8" w14:textId="77777777" w:rsidR="004D7B39" w:rsidRPr="009C1732" w:rsidRDefault="004D7B39" w:rsidP="004D7B39">
      <w:r w:rsidRPr="009C1732">
        <w:t>The Type 2 Liverpool Ringing Simulator allows sensors, attached to one or more real tower bells or teaching dumb bells, to be connected to a computer Simulator Software Package such as Abel</w:t>
      </w:r>
      <w:r w:rsidRPr="009C1732">
        <w:rPr>
          <w:rStyle w:val="FootnoteReference"/>
        </w:rPr>
        <w:footnoteReference w:id="2"/>
      </w:r>
      <w:r w:rsidRPr="009C1732">
        <w:t>, Beltower</w:t>
      </w:r>
      <w:r w:rsidRPr="009C1732">
        <w:rPr>
          <w:rStyle w:val="FootnoteReference"/>
        </w:rPr>
        <w:footnoteReference w:id="3"/>
      </w:r>
      <w:r w:rsidRPr="009C1732">
        <w:t xml:space="preserve"> or Virtual Belfry</w:t>
      </w:r>
      <w:r w:rsidRPr="009C1732">
        <w:rPr>
          <w:rStyle w:val="FootnoteReference"/>
        </w:rPr>
        <w:footnoteReference w:id="4"/>
      </w:r>
      <w:r w:rsidRPr="009C1732">
        <w:t>. This allows you to extend and augment the teaching and practice opportunities in your tower.</w:t>
      </w:r>
    </w:p>
    <w:p w14:paraId="7C227685" w14:textId="2412B4E1" w:rsidR="004416AC" w:rsidRPr="009C1732" w:rsidRDefault="004D7B39" w:rsidP="004D7B39">
      <w:r w:rsidRPr="009C1732">
        <w:t xml:space="preserve">This </w:t>
      </w:r>
      <w:r w:rsidR="008D175F" w:rsidRPr="009C1732">
        <w:rPr>
          <w:b/>
          <w:i/>
        </w:rPr>
        <w:t xml:space="preserve">Technical Reference Guide </w:t>
      </w:r>
      <w:r w:rsidR="004416AC" w:rsidRPr="009C1732">
        <w:t>contains background information on the design of the simulator hardware and fir</w:t>
      </w:r>
      <w:r w:rsidR="009C1732" w:rsidRPr="009C1732">
        <w:t>m</w:t>
      </w:r>
      <w:r w:rsidR="004416AC" w:rsidRPr="009C1732">
        <w:t xml:space="preserve">ware, and </w:t>
      </w:r>
      <w:r w:rsidR="003912A1">
        <w:t xml:space="preserve">other </w:t>
      </w:r>
      <w:r w:rsidR="004416AC" w:rsidRPr="009C1732">
        <w:t>reference material which may be useful.</w:t>
      </w:r>
    </w:p>
    <w:p w14:paraId="16273711" w14:textId="5DC1E8A3" w:rsidR="004D7B39" w:rsidRPr="009C1732" w:rsidRDefault="004D7B39" w:rsidP="004D7B39">
      <w:r w:rsidRPr="009C1732">
        <w:t xml:space="preserve">Configuration guides for the main Simulator Software Packages are available separately, as </w:t>
      </w:r>
      <w:r w:rsidR="002A68B0" w:rsidRPr="009C1732">
        <w:t>are</w:t>
      </w:r>
      <w:r w:rsidRPr="009C1732">
        <w:t xml:space="preserve"> </w:t>
      </w:r>
      <w:r w:rsidR="004416AC" w:rsidRPr="009C1732">
        <w:t>the</w:t>
      </w:r>
      <w:r w:rsidRPr="009C1732">
        <w:t xml:space="preserve"> detailed </w:t>
      </w:r>
      <w:r w:rsidR="00F922E2" w:rsidRPr="009C1732">
        <w:rPr>
          <w:b/>
          <w:bCs/>
          <w:i/>
          <w:iCs/>
        </w:rPr>
        <w:t>Build &amp; Installation</w:t>
      </w:r>
      <w:r w:rsidR="00F922E2" w:rsidRPr="009C1732">
        <w:t xml:space="preserve"> </w:t>
      </w:r>
      <w:r w:rsidRPr="009C1732">
        <w:rPr>
          <w:b/>
          <w:i/>
        </w:rPr>
        <w:t>Guide</w:t>
      </w:r>
      <w:r w:rsidR="002A68B0" w:rsidRPr="009C1732">
        <w:t xml:space="preserve"> and </w:t>
      </w:r>
      <w:r w:rsidR="002A68B0" w:rsidRPr="009C1732">
        <w:rPr>
          <w:b/>
          <w:bCs/>
          <w:i/>
          <w:iCs/>
        </w:rPr>
        <w:t>Multi-PC Guide</w:t>
      </w:r>
      <w:r w:rsidR="002A68B0" w:rsidRPr="009C1732">
        <w:t>.</w:t>
      </w:r>
    </w:p>
    <w:p w14:paraId="797846A3" w14:textId="4026BA08" w:rsidR="004D7B39" w:rsidRDefault="004D7B39" w:rsidP="004D7B39">
      <w:r w:rsidRPr="009C1732">
        <w:t>Please note that this is a Build-it-Yourself project. No pre-built hardware is available.</w:t>
      </w:r>
    </w:p>
    <w:p w14:paraId="46D68FE1" w14:textId="77777777" w:rsidR="00A02960" w:rsidRPr="009C1732" w:rsidRDefault="00A02960" w:rsidP="004D7B39"/>
    <w:p w14:paraId="3BB50A50" w14:textId="0A30585D" w:rsidR="00F922E2" w:rsidRDefault="00F922E2" w:rsidP="003912A1">
      <w:r>
        <w:br w:type="page"/>
      </w:r>
    </w:p>
    <w:p w14:paraId="3644FA53" w14:textId="4B8174A5" w:rsidR="00F922E2" w:rsidRDefault="00F922E2" w:rsidP="00F922E2">
      <w:pPr>
        <w:pStyle w:val="Heading1"/>
        <w:pageBreakBefore/>
      </w:pPr>
      <w:bookmarkStart w:id="1450" w:name="_Toc20774291"/>
      <w:bookmarkStart w:id="1451" w:name="_Toc202969121"/>
      <w:r w:rsidRPr="00970EDC">
        <w:lastRenderedPageBreak/>
        <w:t xml:space="preserve">Typical </w:t>
      </w:r>
      <w:r w:rsidR="00EB740C">
        <w:t xml:space="preserve">Type 2 </w:t>
      </w:r>
      <w:r>
        <w:t>Simulator Installation</w:t>
      </w:r>
      <w:bookmarkEnd w:id="1450"/>
      <w:r w:rsidR="00EB740C">
        <w:t>s</w:t>
      </w:r>
      <w:bookmarkEnd w:id="1451"/>
    </w:p>
    <w:p w14:paraId="7298C731" w14:textId="3898442B" w:rsidR="006A0A73" w:rsidRPr="006A0A73" w:rsidRDefault="006A0A73" w:rsidP="006A0A73">
      <w:pPr>
        <w:pStyle w:val="Heading2"/>
      </w:pPr>
      <w:bookmarkStart w:id="1452" w:name="_Toc202969122"/>
      <w:r>
        <w:t>Basic Configuration</w:t>
      </w:r>
      <w:bookmarkEnd w:id="1452"/>
    </w:p>
    <w:p w14:paraId="0F442031" w14:textId="42E6E9D0" w:rsidR="00F922E2" w:rsidRPr="009C1732" w:rsidRDefault="00F922E2" w:rsidP="00F922E2">
      <w:r w:rsidRPr="009C1732">
        <w:t xml:space="preserve">The following diagram illustrates the general arrangement of a </w:t>
      </w:r>
      <w:r w:rsidR="002A68B0" w:rsidRPr="009C1732">
        <w:t>s</w:t>
      </w:r>
      <w:r w:rsidRPr="009C1732">
        <w:t xml:space="preserve">imulator installation using a sensor aggregation hardware interface like the Liverpool Ringing Simulator. </w:t>
      </w:r>
    </w:p>
    <w:p w14:paraId="4393A9B4" w14:textId="3CCCE9C7" w:rsidR="00F922E2" w:rsidRPr="009C1732" w:rsidRDefault="00F922E2" w:rsidP="00F922E2">
      <w:pPr>
        <w:keepNext/>
      </w:pPr>
      <w:r w:rsidRPr="009C1732">
        <w:t xml:space="preserve">Multiple Sensor </w:t>
      </w:r>
      <w:r w:rsidR="002A68B0" w:rsidRPr="009C1732">
        <w:t>M</w:t>
      </w:r>
      <w:r w:rsidRPr="009C1732">
        <w:t xml:space="preserve">odules in the belfry, one per bell, are connected to a Simulator Interface </w:t>
      </w:r>
      <w:r w:rsidR="002A68B0" w:rsidRPr="009C1732">
        <w:t>M</w:t>
      </w:r>
      <w:r w:rsidRPr="009C1732">
        <w:t xml:space="preserve">odule. A single data cable transmits the aggregated signals from the Simulator Interface </w:t>
      </w:r>
      <w:r w:rsidR="002A68B0" w:rsidRPr="009C1732">
        <w:t>M</w:t>
      </w:r>
      <w:r w:rsidRPr="009C1732">
        <w:t>odule to the Simulator PC in the ringing room. The same cable feeds power from a low voltage power supply in the ringing room</w:t>
      </w:r>
      <w:r w:rsidR="003912A1">
        <w:t>, via a Power Module,</w:t>
      </w:r>
      <w:r w:rsidRPr="009C1732">
        <w:t xml:space="preserve"> back up to the Simulator Interface to power both Interface and Sensor </w:t>
      </w:r>
      <w:r w:rsidR="002A68B0" w:rsidRPr="009C1732">
        <w:t>M</w:t>
      </w:r>
      <w:r w:rsidRPr="009C1732">
        <w:t xml:space="preserve">odules. The Type 2 simulator supports up to 16 sensors (only 12 shown on the diagram </w:t>
      </w:r>
      <w:r w:rsidR="006A0A73" w:rsidRPr="009C1732">
        <w:t>to save space</w:t>
      </w:r>
      <w:r w:rsidRPr="009C1732">
        <w:t>).</w:t>
      </w:r>
    </w:p>
    <w:p w14:paraId="12E2372F" w14:textId="77777777" w:rsidR="00F922E2" w:rsidRPr="009C1732" w:rsidRDefault="00F922E2" w:rsidP="00F922E2">
      <w:pPr>
        <w:keepNext/>
      </w:pPr>
      <w:r w:rsidRPr="009C1732">
        <w:t>In the ringing room, a PC runs a Simulator Software Package which interprets the received signals and turns them into the simulated sound of bells.</w:t>
      </w:r>
    </w:p>
    <w:p w14:paraId="0B6BC2EB" w14:textId="77777777" w:rsidR="00F922E2" w:rsidRDefault="00F922E2" w:rsidP="00F922E2">
      <w:pPr>
        <w:keepNext/>
        <w:jc w:val="center"/>
      </w:pPr>
      <w:r>
        <w:rPr>
          <w:noProof/>
          <w:lang w:eastAsia="en-GB"/>
        </w:rPr>
        <w:drawing>
          <wp:inline distT="0" distB="0" distL="0" distR="0" wp14:anchorId="5FB82CB3" wp14:editId="3797AEF0">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402177BB" w14:textId="2137ECAF" w:rsidR="00F922E2" w:rsidRPr="000F6726" w:rsidRDefault="00F922E2" w:rsidP="00F922E2">
      <w:pPr>
        <w:pStyle w:val="Caption"/>
        <w:jc w:val="center"/>
      </w:pPr>
      <w:bookmarkStart w:id="1453" w:name="_Toc20774378"/>
      <w:bookmarkStart w:id="1454" w:name="_Toc202969306"/>
      <w:r>
        <w:t xml:space="preserve">Figure </w:t>
      </w:r>
      <w:r>
        <w:rPr>
          <w:noProof/>
        </w:rPr>
        <w:fldChar w:fldCharType="begin"/>
      </w:r>
      <w:r>
        <w:rPr>
          <w:noProof/>
        </w:rPr>
        <w:instrText xml:space="preserve"> SEQ Figure \* ARABIC </w:instrText>
      </w:r>
      <w:r>
        <w:rPr>
          <w:noProof/>
        </w:rPr>
        <w:fldChar w:fldCharType="separate"/>
      </w:r>
      <w:r w:rsidR="00044299">
        <w:rPr>
          <w:noProof/>
        </w:rPr>
        <w:t>2</w:t>
      </w:r>
      <w:r>
        <w:rPr>
          <w:noProof/>
        </w:rPr>
        <w:fldChar w:fldCharType="end"/>
      </w:r>
      <w:r>
        <w:t xml:space="preserve"> – Simulator General Arrangement</w:t>
      </w:r>
      <w:bookmarkEnd w:id="1453"/>
      <w:bookmarkEnd w:id="1454"/>
    </w:p>
    <w:p w14:paraId="13215230" w14:textId="0D247CE5" w:rsidR="00F922E2" w:rsidRDefault="00F922E2" w:rsidP="00F922E2">
      <w:pPr>
        <w:pStyle w:val="Heading2"/>
        <w:pageBreakBefore/>
      </w:pPr>
      <w:bookmarkStart w:id="1455" w:name="_Toc20858695"/>
      <w:bookmarkStart w:id="1456" w:name="_Toc202969123"/>
      <w:r>
        <w:lastRenderedPageBreak/>
        <w:t>Second PC Module</w:t>
      </w:r>
      <w:bookmarkEnd w:id="1455"/>
      <w:bookmarkEnd w:id="1456"/>
    </w:p>
    <w:p w14:paraId="3AE4A337" w14:textId="2ECA9C07" w:rsidR="006A0A73" w:rsidRPr="009C1732" w:rsidRDefault="006A0A73" w:rsidP="006A0A73">
      <w:r w:rsidRPr="009C1732">
        <w:t xml:space="preserve">As an option, multiple Simulator PCs may be used concurrently, using either a Second PC </w:t>
      </w:r>
      <w:r w:rsidR="002A68B0" w:rsidRPr="009C1732">
        <w:t>M</w:t>
      </w:r>
      <w:r w:rsidRPr="009C1732">
        <w:t xml:space="preserve">odule, or the Basic Serial Splitter </w:t>
      </w:r>
      <w:r w:rsidR="002A68B0" w:rsidRPr="009C1732">
        <w:t>M</w:t>
      </w:r>
      <w:r w:rsidRPr="009C1732">
        <w:t>odule.</w:t>
      </w:r>
    </w:p>
    <w:p w14:paraId="005AA4CD" w14:textId="32B54BFE" w:rsidR="00F922E2" w:rsidRPr="009C1732" w:rsidRDefault="00F922E2" w:rsidP="00F922E2">
      <w:r w:rsidRPr="009C1732">
        <w:t xml:space="preserve">A second Simulator PC can be connected via a Second PC </w:t>
      </w:r>
      <w:r w:rsidR="002A68B0" w:rsidRPr="009C1732">
        <w:t>M</w:t>
      </w:r>
      <w:r w:rsidRPr="009C1732">
        <w:t xml:space="preserve">odule. This module utilises the second transmitter in the Simulator Interface MAX233 RS-232 serial line driver IC, and a spare core in the Power/Data cable, to provide a separate data feed to the Second PC. </w:t>
      </w:r>
    </w:p>
    <w:p w14:paraId="7B9ECD5C" w14:textId="2DDEFB91" w:rsidR="00F922E2" w:rsidRPr="009C1732" w:rsidRDefault="00F922E2" w:rsidP="00F922E2">
      <w:pPr>
        <w:keepNext/>
      </w:pPr>
      <w:r w:rsidRPr="009C1732">
        <w:t xml:space="preserve">A typical configuration with a Second PC </w:t>
      </w:r>
      <w:r w:rsidR="002A68B0" w:rsidRPr="009C1732">
        <w:t>M</w:t>
      </w:r>
      <w:r w:rsidRPr="009C1732">
        <w:t xml:space="preserve">odule is illustrated in the following diagram (only </w:t>
      </w:r>
      <w:r w:rsidR="002A68B0" w:rsidRPr="009C1732">
        <w:t xml:space="preserve">a subset of </w:t>
      </w:r>
      <w:r w:rsidRPr="009C1732">
        <w:t>sensors are shown to save space):</w:t>
      </w:r>
    </w:p>
    <w:p w14:paraId="16393930" w14:textId="77777777" w:rsidR="00F922E2" w:rsidRDefault="00F922E2" w:rsidP="00F922E2">
      <w:pPr>
        <w:jc w:val="center"/>
      </w:pPr>
      <w:r>
        <w:rPr>
          <w:noProof/>
        </w:rPr>
        <w:drawing>
          <wp:inline distT="0" distB="0" distL="0" distR="0" wp14:anchorId="1D93A3C0" wp14:editId="43FDBB04">
            <wp:extent cx="5731510" cy="3843655"/>
            <wp:effectExtent l="19050" t="19050" r="21590" b="2349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2C53962B" w14:textId="57534959" w:rsidR="00F922E2" w:rsidRPr="000F6726" w:rsidRDefault="00F922E2" w:rsidP="00F922E2">
      <w:pPr>
        <w:pStyle w:val="Caption"/>
        <w:jc w:val="center"/>
      </w:pPr>
      <w:bookmarkStart w:id="1457" w:name="_Toc20858738"/>
      <w:bookmarkStart w:id="1458" w:name="_Toc202969307"/>
      <w:r>
        <w:t xml:space="preserve">Figure </w:t>
      </w:r>
      <w:r>
        <w:rPr>
          <w:noProof/>
        </w:rPr>
        <w:fldChar w:fldCharType="begin"/>
      </w:r>
      <w:r>
        <w:rPr>
          <w:noProof/>
        </w:rPr>
        <w:instrText xml:space="preserve"> SEQ Figure \* ARABIC </w:instrText>
      </w:r>
      <w:r>
        <w:rPr>
          <w:noProof/>
        </w:rPr>
        <w:fldChar w:fldCharType="separate"/>
      </w:r>
      <w:r w:rsidR="00044299">
        <w:rPr>
          <w:noProof/>
        </w:rPr>
        <w:t>3</w:t>
      </w:r>
      <w:r>
        <w:rPr>
          <w:noProof/>
        </w:rPr>
        <w:fldChar w:fldCharType="end"/>
      </w:r>
      <w:r>
        <w:t xml:space="preserve"> – Second PC Module General Arrangement</w:t>
      </w:r>
      <w:bookmarkEnd w:id="1457"/>
      <w:bookmarkEnd w:id="1458"/>
    </w:p>
    <w:p w14:paraId="016E1D4A" w14:textId="77777777" w:rsidR="006A0A73" w:rsidRDefault="006A0A73" w:rsidP="00F922E2">
      <w:pPr>
        <w:pStyle w:val="Heading2"/>
      </w:pPr>
      <w:bookmarkStart w:id="1459" w:name="_Toc20858696"/>
      <w:r>
        <w:br w:type="page"/>
      </w:r>
    </w:p>
    <w:p w14:paraId="4A580C49" w14:textId="29B78B77" w:rsidR="00F922E2" w:rsidRDefault="00F922E2" w:rsidP="00F922E2">
      <w:pPr>
        <w:pStyle w:val="Heading2"/>
      </w:pPr>
      <w:bookmarkStart w:id="1460" w:name="_Toc202969124"/>
      <w:r>
        <w:lastRenderedPageBreak/>
        <w:t>Basic Serial Splitter Module</w:t>
      </w:r>
      <w:bookmarkEnd w:id="1459"/>
      <w:bookmarkEnd w:id="1460"/>
    </w:p>
    <w:p w14:paraId="2EDC3951" w14:textId="016F0C1A" w:rsidR="00F922E2" w:rsidRPr="009C1732" w:rsidRDefault="00F922E2" w:rsidP="00F922E2">
      <w:r w:rsidRPr="009C1732">
        <w:t xml:space="preserve">The Basic Serial Splitter </w:t>
      </w:r>
      <w:r w:rsidR="002A68B0" w:rsidRPr="009C1732">
        <w:t>M</w:t>
      </w:r>
      <w:r w:rsidRPr="009C1732">
        <w:t>odule uses additional RS-232 receiver and line driver ICs to copy the stream of signals from the Simulator Interface to multiple PCs. The minimum configuration of the Basic Serial Splitter (the “Master Board”) supports up to four PCs, but this can be linked to a second “Expander Board” which supports four more PCs.</w:t>
      </w:r>
    </w:p>
    <w:p w14:paraId="0F3B3D73" w14:textId="7197EFEE" w:rsidR="00F922E2" w:rsidRPr="009C1732" w:rsidRDefault="003912A1" w:rsidP="006A0A73">
      <w:pPr>
        <w:keepNext/>
      </w:pPr>
      <w:r>
        <w:t>T</w:t>
      </w:r>
      <w:r w:rsidR="00F922E2" w:rsidRPr="009C1732">
        <w:t>wo Basic Serial Splitter</w:t>
      </w:r>
      <w:r w:rsidR="002A68B0" w:rsidRPr="009C1732">
        <w:t xml:space="preserve"> Module</w:t>
      </w:r>
      <w:r w:rsidR="00F922E2" w:rsidRPr="009C1732">
        <w:t>s can be daisy-chained between the Power</w:t>
      </w:r>
      <w:r w:rsidR="002A68B0" w:rsidRPr="009C1732">
        <w:t xml:space="preserve"> M</w:t>
      </w:r>
      <w:r w:rsidR="00F922E2" w:rsidRPr="009C1732">
        <w:t xml:space="preserve">odule and the Simulator Interface </w:t>
      </w:r>
      <w:r w:rsidR="002A68B0" w:rsidRPr="009C1732">
        <w:t>M</w:t>
      </w:r>
      <w:r w:rsidR="00F922E2" w:rsidRPr="009C1732">
        <w:t>odule on RJ45 cables, supporting a maximum of 16 Simulator PCs. The maximum configuration of two daisy-chained Basic Serial Splitters is illustrated in the following diagram (all sensors are omitted to save space):</w:t>
      </w:r>
    </w:p>
    <w:p w14:paraId="6EB11EB2" w14:textId="77777777" w:rsidR="00F922E2" w:rsidRDefault="00F922E2" w:rsidP="00F922E2">
      <w:pPr>
        <w:jc w:val="center"/>
      </w:pPr>
      <w:r>
        <w:rPr>
          <w:noProof/>
        </w:rPr>
        <w:drawing>
          <wp:inline distT="0" distB="0" distL="0" distR="0" wp14:anchorId="77FC601E" wp14:editId="28004CAC">
            <wp:extent cx="5731510" cy="3843655"/>
            <wp:effectExtent l="19050" t="19050" r="21590" b="2349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1BF37C2A" w14:textId="22F42534" w:rsidR="00F922E2" w:rsidRPr="000F6726" w:rsidRDefault="00F922E2" w:rsidP="00F922E2">
      <w:pPr>
        <w:pStyle w:val="Caption"/>
        <w:jc w:val="center"/>
      </w:pPr>
      <w:bookmarkStart w:id="1461" w:name="_Toc20858739"/>
      <w:bookmarkStart w:id="1462" w:name="_Toc202969308"/>
      <w:r>
        <w:t xml:space="preserve">Figure </w:t>
      </w:r>
      <w:r>
        <w:rPr>
          <w:noProof/>
        </w:rPr>
        <w:fldChar w:fldCharType="begin"/>
      </w:r>
      <w:r>
        <w:rPr>
          <w:noProof/>
        </w:rPr>
        <w:instrText xml:space="preserve"> SEQ Figure \* ARABIC </w:instrText>
      </w:r>
      <w:r>
        <w:rPr>
          <w:noProof/>
        </w:rPr>
        <w:fldChar w:fldCharType="separate"/>
      </w:r>
      <w:r w:rsidR="00044299">
        <w:rPr>
          <w:noProof/>
        </w:rPr>
        <w:t>4</w:t>
      </w:r>
      <w:r>
        <w:rPr>
          <w:noProof/>
        </w:rPr>
        <w:fldChar w:fldCharType="end"/>
      </w:r>
      <w:r>
        <w:t xml:space="preserve"> – Basic Serial Splitter Modules General Arrangement</w:t>
      </w:r>
      <w:bookmarkEnd w:id="1461"/>
      <w:bookmarkEnd w:id="1462"/>
    </w:p>
    <w:p w14:paraId="66EF2781" w14:textId="77777777" w:rsidR="00F922E2" w:rsidRPr="009C1732" w:rsidRDefault="00F922E2" w:rsidP="00F922E2">
      <w:r w:rsidRPr="009C1732">
        <w:t>All Simulator PCs receive a read-only copy of the same signals from the Simulator Interface. Each PC runs its own copy of the Simulator Software Package (or even of different software packages), and the Simulator Software on each PC is configured to filter out unwanted signals.</w:t>
      </w:r>
    </w:p>
    <w:p w14:paraId="3A539C80" w14:textId="77777777" w:rsidR="00F922E2" w:rsidRPr="009C1732" w:rsidRDefault="00F922E2" w:rsidP="00F922E2">
      <w:r w:rsidRPr="009C1732">
        <w:t>Any one PC connected to the Basic Serial Splitter can be used to send configuration data to the Simulator Interface, selectable by a switch on the splitter. (If two Basic Serial Splitters are daisy-chained together, only PCs connected to the Splitter nearest to the Power module can be used to configure the Interface.)</w:t>
      </w:r>
    </w:p>
    <w:p w14:paraId="5290ABF2" w14:textId="77777777" w:rsidR="00F922E2" w:rsidRPr="00212D29" w:rsidRDefault="00F922E2" w:rsidP="00F922E2"/>
    <w:p w14:paraId="6BC66CB3" w14:textId="77777777" w:rsidR="00F922E2" w:rsidRPr="00F922E2" w:rsidRDefault="00F922E2" w:rsidP="00F922E2"/>
    <w:p w14:paraId="120869B2" w14:textId="2AAF45B1" w:rsidR="007A715D" w:rsidRDefault="007A715D" w:rsidP="007A715D">
      <w:pPr>
        <w:pStyle w:val="Heading1"/>
      </w:pPr>
      <w:bookmarkStart w:id="1463" w:name="_Toc202969125"/>
      <w:r>
        <w:lastRenderedPageBreak/>
        <w:t xml:space="preserve">Simulator </w:t>
      </w:r>
      <w:r w:rsidR="006E2D44">
        <w:t>Overview</w:t>
      </w:r>
      <w:bookmarkEnd w:id="1463"/>
    </w:p>
    <w:p w14:paraId="131A04A3" w14:textId="6D5C8933" w:rsidR="003E6D21" w:rsidRDefault="0051426B" w:rsidP="00DB2BC9">
      <w:pPr>
        <w:pStyle w:val="Heading2"/>
      </w:pPr>
      <w:bookmarkStart w:id="1464" w:name="_Toc202969126"/>
      <w:r>
        <w:t xml:space="preserve">Bell </w:t>
      </w:r>
      <w:r w:rsidR="00D51E99">
        <w:t>Sensing Method</w:t>
      </w:r>
      <w:r w:rsidR="006A0A73">
        <w:t>s</w:t>
      </w:r>
      <w:bookmarkEnd w:id="1464"/>
    </w:p>
    <w:p w14:paraId="6830AA91" w14:textId="77777777" w:rsidR="00D16863" w:rsidRPr="00D16863" w:rsidRDefault="00D16863" w:rsidP="00D16863">
      <w:pPr>
        <w:pStyle w:val="Heading3"/>
      </w:pPr>
      <w:bookmarkStart w:id="1465" w:name="_Toc202969127"/>
      <w:r>
        <w:t>Sensor Types</w:t>
      </w:r>
      <w:bookmarkEnd w:id="1465"/>
    </w:p>
    <w:p w14:paraId="2E0C7636" w14:textId="62609B85" w:rsidR="00A964DD" w:rsidRPr="009C1732" w:rsidRDefault="00A964DD" w:rsidP="00E2398C">
      <w:pPr>
        <w:keepNext/>
      </w:pPr>
      <w:r w:rsidRPr="009C1732">
        <w:t>Over the years a number of different approaches have been used for detecting the position of a tied or dumb bell, and translating that position into a signal for use</w:t>
      </w:r>
      <w:r w:rsidR="00E71675" w:rsidRPr="009C1732">
        <w:t xml:space="preserve"> by a </w:t>
      </w:r>
      <w:r w:rsidR="006A0A73" w:rsidRPr="009C1732">
        <w:t>s</w:t>
      </w:r>
      <w:r w:rsidR="00E71675" w:rsidRPr="009C1732">
        <w:t>i</w:t>
      </w:r>
      <w:r w:rsidRPr="009C1732">
        <w:t>mulator.</w:t>
      </w:r>
    </w:p>
    <w:p w14:paraId="2F1FC0EC" w14:textId="77777777" w:rsidR="00D51E99" w:rsidRPr="009C1732" w:rsidRDefault="00D51E99" w:rsidP="00BD5CAC">
      <w:pPr>
        <w:pStyle w:val="ListParagraph"/>
        <w:numPr>
          <w:ilvl w:val="0"/>
          <w:numId w:val="1"/>
        </w:numPr>
      </w:pPr>
      <w:r w:rsidRPr="009C1732">
        <w:t>Mechanical</w:t>
      </w:r>
      <w:r w:rsidR="00A964DD" w:rsidRPr="009C1732">
        <w:t xml:space="preserve"> switches or contacts suffer from reliability problems, including mechanical fatigue and environmental damage (e.g. corrosion</w:t>
      </w:r>
      <w:r w:rsidR="004E2986" w:rsidRPr="009C1732">
        <w:t xml:space="preserve"> or ingress of dirt</w:t>
      </w:r>
      <w:r w:rsidR="00A964DD" w:rsidRPr="009C1732">
        <w:t>), and are not now widely used.</w:t>
      </w:r>
      <w:r w:rsidR="0049533D" w:rsidRPr="009C1732">
        <w:t xml:space="preserve"> Mechanical switches also typically suffer from a high degree of contact “bounce”.</w:t>
      </w:r>
    </w:p>
    <w:p w14:paraId="7038E643" w14:textId="77777777" w:rsidR="00D51E99" w:rsidRPr="009C1732" w:rsidRDefault="00D51E99" w:rsidP="00BD5CAC">
      <w:pPr>
        <w:pStyle w:val="ListParagraph"/>
        <w:numPr>
          <w:ilvl w:val="0"/>
          <w:numId w:val="1"/>
        </w:numPr>
      </w:pPr>
      <w:r w:rsidRPr="009C1732">
        <w:t xml:space="preserve">Electro-Magnetic </w:t>
      </w:r>
      <w:r w:rsidR="0049533D" w:rsidRPr="009C1732">
        <w:t>sensors, typically consisting of a glass-encapsulated reed s</w:t>
      </w:r>
      <w:r w:rsidRPr="009C1732">
        <w:t>witch</w:t>
      </w:r>
      <w:r w:rsidR="0049533D" w:rsidRPr="009C1732">
        <w:t xml:space="preserve"> attached to the bell frame and a small magnet attached to the wheel shroud, </w:t>
      </w:r>
      <w:r w:rsidR="00E71675" w:rsidRPr="009C1732">
        <w:t>have also been used</w:t>
      </w:r>
      <w:r w:rsidR="0049533D" w:rsidRPr="009C1732">
        <w:t>, but typically require very close alignment of switch and magnet. The</w:t>
      </w:r>
      <w:r w:rsidR="003A018A" w:rsidRPr="009C1732">
        <w:t xml:space="preserve">y can also suffer from fatigue </w:t>
      </w:r>
      <w:r w:rsidR="0049533D" w:rsidRPr="009C1732">
        <w:t>and contact bounce.</w:t>
      </w:r>
    </w:p>
    <w:p w14:paraId="51E691F3" w14:textId="47116330" w:rsidR="00D51E99" w:rsidRPr="009C1732" w:rsidRDefault="00D51E99" w:rsidP="00BD5CAC">
      <w:pPr>
        <w:pStyle w:val="ListParagraph"/>
        <w:numPr>
          <w:ilvl w:val="0"/>
          <w:numId w:val="1"/>
        </w:numPr>
      </w:pPr>
      <w:r w:rsidRPr="009C1732">
        <w:t>Inductive</w:t>
      </w:r>
      <w:r w:rsidR="0049533D" w:rsidRPr="009C1732">
        <w:t xml:space="preserve"> sensors, which have a fixed detector circuit </w:t>
      </w:r>
      <w:r w:rsidR="00E71675" w:rsidRPr="009C1732">
        <w:t xml:space="preserve">attached to the bell frame, </w:t>
      </w:r>
      <w:r w:rsidR="0049533D" w:rsidRPr="009C1732">
        <w:t xml:space="preserve">and a wire coil fitted to the wheel shroud, have also been used. In principle the absence of moving parts should make these a very reliable option. </w:t>
      </w:r>
      <w:r w:rsidR="009A0960" w:rsidRPr="009C1732">
        <w:t>However,</w:t>
      </w:r>
      <w:r w:rsidR="0049533D" w:rsidRPr="009C1732">
        <w:t xml:space="preserve"> a key component of the original design</w:t>
      </w:r>
      <w:r w:rsidR="004A1829" w:rsidRPr="009C1732">
        <w:rPr>
          <w:rStyle w:val="FootnoteReference"/>
        </w:rPr>
        <w:footnoteReference w:id="5"/>
      </w:r>
      <w:r w:rsidR="0049533D" w:rsidRPr="009C1732">
        <w:t xml:space="preserve"> is no longer available, and </w:t>
      </w:r>
      <w:r w:rsidR="004A1829" w:rsidRPr="009C1732">
        <w:t xml:space="preserve">parts for an </w:t>
      </w:r>
      <w:r w:rsidR="0049533D" w:rsidRPr="009C1732">
        <w:t>alternative design</w:t>
      </w:r>
      <w:r w:rsidR="009E107B" w:rsidRPr="009C1732">
        <w:rPr>
          <w:rStyle w:val="FootnoteReference"/>
        </w:rPr>
        <w:footnoteReference w:id="6"/>
      </w:r>
      <w:r w:rsidR="0049533D" w:rsidRPr="009C1732">
        <w:t xml:space="preserve"> </w:t>
      </w:r>
      <w:r w:rsidR="004A1829" w:rsidRPr="009C1732">
        <w:t>are described as difficult to obtain</w:t>
      </w:r>
      <w:r w:rsidR="0049533D" w:rsidRPr="009C1732">
        <w:t xml:space="preserve">. </w:t>
      </w:r>
    </w:p>
    <w:p w14:paraId="1579E9A0" w14:textId="100E0108" w:rsidR="003A018A" w:rsidRPr="009C1732" w:rsidRDefault="003A018A" w:rsidP="00BD5CAC">
      <w:pPr>
        <w:pStyle w:val="ListParagraph"/>
        <w:numPr>
          <w:ilvl w:val="0"/>
          <w:numId w:val="1"/>
        </w:numPr>
      </w:pPr>
      <w:r w:rsidRPr="009C1732">
        <w:t>Aidan Hedley has produced a sensor design</w:t>
      </w:r>
      <w:r w:rsidRPr="009C1732">
        <w:rPr>
          <w:rStyle w:val="FootnoteReference"/>
        </w:rPr>
        <w:footnoteReference w:id="7"/>
      </w:r>
      <w:r w:rsidRPr="009C1732">
        <w:t xml:space="preserve"> using a Honeywell magneto</w:t>
      </w:r>
      <w:r w:rsidR="00D16863" w:rsidRPr="009C1732">
        <w:t>-</w:t>
      </w:r>
      <w:r w:rsidRPr="009C1732">
        <w:t>resistive sensor, activated by a small, powerful rare earth magnet mounted on the whe</w:t>
      </w:r>
      <w:r w:rsidR="009746F9" w:rsidRPr="009C1732">
        <w:t>el</w:t>
      </w:r>
      <w:r w:rsidRPr="009C1732">
        <w:t xml:space="preserve"> shroud. </w:t>
      </w:r>
      <w:ins w:id="1466" w:author="Andrew Instone-Cowie" w:date="2025-05-07T16:02:00Z" w16du:dateUtc="2025-05-07T15:02:00Z">
        <w:r w:rsidR="00223EFD">
          <w:t xml:space="preserve">Alan Griffin and Derek Livsey produced a similar design using an Allegro Microsystems Hall Effect device. </w:t>
        </w:r>
      </w:ins>
      <w:r w:rsidR="006A0A73" w:rsidRPr="009C1732">
        <w:t>The standard magnet</w:t>
      </w:r>
      <w:ins w:id="1467" w:author="Andrew Instone-Cowie" w:date="2025-05-07T16:03:00Z" w16du:dateUtc="2025-05-07T15:03:00Z">
        <w:r w:rsidR="0003090A">
          <w:t>ic</w:t>
        </w:r>
      </w:ins>
      <w:del w:id="1468" w:author="Andrew Instone-Cowie" w:date="2025-05-07T16:03:00Z" w16du:dateUtc="2025-05-07T15:03:00Z">
        <w:r w:rsidR="006A0A73" w:rsidRPr="009C1732" w:rsidDel="0003090A">
          <w:delText>o-resistive</w:delText>
        </w:r>
      </w:del>
      <w:r w:rsidR="006A0A73" w:rsidRPr="009C1732">
        <w:t xml:space="preserve"> sensor used by the Type 2 Liverpool Ringing Simulator is derived from th</w:t>
      </w:r>
      <w:ins w:id="1469" w:author="Andrew Instone-Cowie" w:date="2025-05-07T16:03:00Z" w16du:dateUtc="2025-05-07T15:03:00Z">
        <w:r w:rsidR="0003090A">
          <w:t>ese</w:t>
        </w:r>
      </w:ins>
      <w:del w:id="1470" w:author="Andrew Instone-Cowie" w:date="2025-05-07T16:03:00Z" w16du:dateUtc="2025-05-07T15:03:00Z">
        <w:r w:rsidR="006A0A73" w:rsidRPr="009C1732" w:rsidDel="0003090A">
          <w:delText>is</w:delText>
        </w:r>
      </w:del>
      <w:r w:rsidR="006A0A73" w:rsidRPr="009C1732">
        <w:t xml:space="preserve"> design</w:t>
      </w:r>
      <w:ins w:id="1471" w:author="Andrew Instone-Cowie" w:date="2025-05-07T16:03:00Z" w16du:dateUtc="2025-05-07T15:03:00Z">
        <w:r w:rsidR="0003090A">
          <w:t>s</w:t>
        </w:r>
      </w:ins>
      <w:r w:rsidRPr="009C1732">
        <w:t>.</w:t>
      </w:r>
      <w:r w:rsidR="005E1F4A" w:rsidRPr="009C1732">
        <w:t xml:space="preserve"> </w:t>
      </w:r>
    </w:p>
    <w:p w14:paraId="01046A82" w14:textId="0117062D" w:rsidR="00843EE4" w:rsidRPr="009C1732" w:rsidRDefault="00843EE4" w:rsidP="00843EE4">
      <w:pPr>
        <w:pStyle w:val="ListParagraph"/>
        <w:numPr>
          <w:ilvl w:val="0"/>
          <w:numId w:val="1"/>
        </w:numPr>
      </w:pPr>
      <w:r w:rsidRPr="009C1732">
        <w:t xml:space="preserve">A wireless, </w:t>
      </w:r>
      <w:r w:rsidR="004416AC" w:rsidRPr="009C1732">
        <w:t>accelerometer-based</w:t>
      </w:r>
      <w:r w:rsidRPr="009C1732">
        <w:t xml:space="preserve"> sensor has been developed and prototyped as the Belfree simulator. This sensor is mounted on the wheel of the bell and communicates with the Simulator PC via a radio link. </w:t>
      </w:r>
      <w:r w:rsidR="00011217" w:rsidRPr="009C1732">
        <w:t>At the time of writing t</w:t>
      </w:r>
      <w:r w:rsidRPr="009C1732">
        <w:t xml:space="preserve">hese </w:t>
      </w:r>
      <w:r w:rsidR="006A0A73" w:rsidRPr="009C1732">
        <w:t>not currently available</w:t>
      </w:r>
      <w:r w:rsidR="00E46144">
        <w:rPr>
          <w:rStyle w:val="FootnoteReference"/>
        </w:rPr>
        <w:footnoteReference w:id="8"/>
      </w:r>
      <w:r w:rsidRPr="009C1732">
        <w:t>.</w:t>
      </w:r>
    </w:p>
    <w:p w14:paraId="2176A65D" w14:textId="77777777" w:rsidR="0049533D" w:rsidRPr="009C1732" w:rsidRDefault="00D51E99" w:rsidP="00BD5CAC">
      <w:pPr>
        <w:pStyle w:val="ListParagraph"/>
        <w:numPr>
          <w:ilvl w:val="0"/>
          <w:numId w:val="1"/>
        </w:numPr>
      </w:pPr>
      <w:r w:rsidRPr="009C1732">
        <w:t>Optical</w:t>
      </w:r>
      <w:r w:rsidR="0049533D" w:rsidRPr="009C1732">
        <w:t xml:space="preserve"> sensor heads using visible </w:t>
      </w:r>
      <w:r w:rsidR="002F5C4D" w:rsidRPr="009C1732">
        <w:t>light typically c</w:t>
      </w:r>
      <w:r w:rsidR="0049533D" w:rsidRPr="009C1732">
        <w:t xml:space="preserve">onsist of a light source, </w:t>
      </w:r>
      <w:r w:rsidR="002F5C4D" w:rsidRPr="009C1732">
        <w:t xml:space="preserve">usually </w:t>
      </w:r>
      <w:r w:rsidR="0049533D" w:rsidRPr="009C1732">
        <w:t xml:space="preserve">a fixed red Light Emitting Diode (LED), mounted parallel to a photo-diode or photo-transistor detector, </w:t>
      </w:r>
      <w:r w:rsidR="00E71675" w:rsidRPr="009C1732">
        <w:t>in an enclosure attached to the bell frame</w:t>
      </w:r>
      <w:r w:rsidR="009746F9" w:rsidRPr="009C1732">
        <w:t>;</w:t>
      </w:r>
      <w:r w:rsidR="00E71675" w:rsidRPr="009C1732">
        <w:t xml:space="preserve"> </w:t>
      </w:r>
      <w:r w:rsidR="0049533D" w:rsidRPr="009C1732">
        <w:t xml:space="preserve">and a reflector mounted on the wheel shroud. </w:t>
      </w:r>
      <w:r w:rsidR="002F5C4D" w:rsidRPr="009C1732">
        <w:t>Visible light optical sensors are widely used, are very reliable, and this is the approach adopted by the Bagley MBI sensor heads</w:t>
      </w:r>
      <w:r w:rsidR="004A1829" w:rsidRPr="009C1732">
        <w:rPr>
          <w:rStyle w:val="FootnoteReference"/>
        </w:rPr>
        <w:footnoteReference w:id="9"/>
      </w:r>
      <w:r w:rsidR="002F5C4D" w:rsidRPr="009C1732">
        <w:t>. Their use can be problematic in areas with high ambient light levels. Other designs include additional pulse-shaping or timing circuitry</w:t>
      </w:r>
      <w:r w:rsidR="009E107B" w:rsidRPr="009C1732">
        <w:rPr>
          <w:rStyle w:val="FootnoteReference"/>
        </w:rPr>
        <w:footnoteReference w:id="10"/>
      </w:r>
      <w:r w:rsidR="002F5C4D" w:rsidRPr="009C1732">
        <w:t xml:space="preserve">. </w:t>
      </w:r>
    </w:p>
    <w:p w14:paraId="5FD90CE9" w14:textId="44AB51C2" w:rsidR="00843EE4" w:rsidRPr="009C1732" w:rsidRDefault="002F5C4D" w:rsidP="00BD5CAC">
      <w:pPr>
        <w:pStyle w:val="ListParagraph"/>
        <w:numPr>
          <w:ilvl w:val="0"/>
          <w:numId w:val="1"/>
        </w:numPr>
      </w:pPr>
      <w:r w:rsidRPr="009C1732">
        <w:t>Optical sensor heads using infra-red light are similar</w:t>
      </w:r>
      <w:r w:rsidR="00E71675" w:rsidRPr="009C1732">
        <w:t xml:space="preserve"> in </w:t>
      </w:r>
      <w:r w:rsidR="00D16863" w:rsidRPr="009C1732">
        <w:t xml:space="preserve">general </w:t>
      </w:r>
      <w:r w:rsidR="00E71675" w:rsidRPr="009C1732">
        <w:t>design</w:t>
      </w:r>
      <w:r w:rsidRPr="009C1732">
        <w:t xml:space="preserve">, but have reduced susceptibility to ambient </w:t>
      </w:r>
      <w:r w:rsidR="00D16863" w:rsidRPr="009C1732">
        <w:t xml:space="preserve">visible </w:t>
      </w:r>
      <w:r w:rsidRPr="009C1732">
        <w:t xml:space="preserve">light levels. </w:t>
      </w:r>
      <w:r w:rsidR="00843EE4" w:rsidRPr="009C1732">
        <w:t>A</w:t>
      </w:r>
      <w:r w:rsidR="006A0A73" w:rsidRPr="009C1732">
        <w:t xml:space="preserve"> sensor design </w:t>
      </w:r>
      <w:r w:rsidRPr="009C1732">
        <w:t xml:space="preserve">using a </w:t>
      </w:r>
      <w:r w:rsidR="00035D65" w:rsidRPr="009C1732">
        <w:t xml:space="preserve">low cost </w:t>
      </w:r>
      <w:r w:rsidRPr="009C1732">
        <w:t xml:space="preserve">commercially available </w:t>
      </w:r>
      <w:r w:rsidR="00D16863" w:rsidRPr="009C1732">
        <w:t xml:space="preserve">modulating </w:t>
      </w:r>
      <w:r w:rsidR="00843EE4" w:rsidRPr="009C1732">
        <w:t xml:space="preserve">infra-red </w:t>
      </w:r>
      <w:r w:rsidR="00FC6553" w:rsidRPr="009C1732">
        <w:t xml:space="preserve">detector </w:t>
      </w:r>
      <w:r w:rsidR="006A0A73" w:rsidRPr="009C1732">
        <w:t>has been developed as an alternative sensor for the Type 2 Simulator</w:t>
      </w:r>
      <w:r w:rsidR="00843EE4" w:rsidRPr="009C1732">
        <w:t>.</w:t>
      </w:r>
    </w:p>
    <w:p w14:paraId="24D124CB" w14:textId="77777777" w:rsidR="00D16863" w:rsidRDefault="00D16863" w:rsidP="007A715D">
      <w:pPr>
        <w:pStyle w:val="Heading2"/>
      </w:pPr>
      <w:bookmarkStart w:id="1472" w:name="_Toc202969128"/>
      <w:r>
        <w:lastRenderedPageBreak/>
        <w:t xml:space="preserve">Single vs Dual </w:t>
      </w:r>
      <w:r w:rsidR="005F5863">
        <w:t>Trigger</w:t>
      </w:r>
      <w:bookmarkEnd w:id="1472"/>
    </w:p>
    <w:p w14:paraId="067D4F53" w14:textId="0D4F7907" w:rsidR="007B7AEC" w:rsidRPr="009C1732" w:rsidRDefault="007B7AEC" w:rsidP="001E1F78">
      <w:pPr>
        <w:keepNext/>
      </w:pPr>
      <w:r w:rsidRPr="009C1732">
        <w:t xml:space="preserve">There are </w:t>
      </w:r>
      <w:r w:rsidR="009746F9" w:rsidRPr="009C1732">
        <w:t xml:space="preserve">generally </w:t>
      </w:r>
      <w:r w:rsidRPr="009C1732">
        <w:t xml:space="preserve">two approaches used by </w:t>
      </w:r>
      <w:r w:rsidR="006A0A73" w:rsidRPr="009C1732">
        <w:t>s</w:t>
      </w:r>
      <w:r w:rsidRPr="009C1732">
        <w:t xml:space="preserve">imulators when detecting signals from </w:t>
      </w:r>
      <w:r w:rsidR="006A0A73" w:rsidRPr="009C1732">
        <w:t>sensors</w:t>
      </w:r>
      <w:r w:rsidRPr="009C1732">
        <w:t>:</w:t>
      </w:r>
    </w:p>
    <w:p w14:paraId="1058D2E3" w14:textId="27F834E4" w:rsidR="00092A62" w:rsidRPr="009C1732" w:rsidRDefault="007B7AEC" w:rsidP="005E5122">
      <w:pPr>
        <w:pStyle w:val="ListParagraph"/>
        <w:numPr>
          <w:ilvl w:val="0"/>
          <w:numId w:val="9"/>
        </w:numPr>
      </w:pPr>
      <w:r w:rsidRPr="009C1732">
        <w:t xml:space="preserve">The </w:t>
      </w:r>
      <w:r w:rsidR="00AC5B4C" w:rsidRPr="009C1732">
        <w:t xml:space="preserve">dual </w:t>
      </w:r>
      <w:r w:rsidR="005F5863" w:rsidRPr="009C1732">
        <w:t>trigger</w:t>
      </w:r>
      <w:r w:rsidR="00CB2A64" w:rsidRPr="009C1732">
        <w:t xml:space="preserve"> </w:t>
      </w:r>
      <w:r w:rsidRPr="009C1732">
        <w:t xml:space="preserve">approach uses two </w:t>
      </w:r>
      <w:r w:rsidR="00CB2A64" w:rsidRPr="009C1732">
        <w:t xml:space="preserve">triggers (for example, optical </w:t>
      </w:r>
      <w:r w:rsidRPr="009C1732">
        <w:t>reflectors</w:t>
      </w:r>
      <w:r w:rsidR="00CB2A64" w:rsidRPr="009C1732">
        <w:t>)</w:t>
      </w:r>
      <w:r w:rsidRPr="009C1732">
        <w:t xml:space="preserve"> on the shroud of the wheel</w:t>
      </w:r>
      <w:r w:rsidR="00215F07" w:rsidRPr="009C1732">
        <w:t xml:space="preserve"> of each bell</w:t>
      </w:r>
      <w:r w:rsidRPr="009C1732">
        <w:t xml:space="preserve">, one of which triggers at the moment that the bell </w:t>
      </w:r>
      <w:r w:rsidR="009746F9" w:rsidRPr="009C1732">
        <w:t xml:space="preserve">would </w:t>
      </w:r>
      <w:r w:rsidRPr="009C1732">
        <w:t xml:space="preserve">strike at handstroke, the other at the moment that the bell </w:t>
      </w:r>
      <w:r w:rsidR="009746F9" w:rsidRPr="009C1732">
        <w:t xml:space="preserve">would </w:t>
      </w:r>
      <w:r w:rsidRPr="009C1732">
        <w:t xml:space="preserve">strike at backstroke. </w:t>
      </w:r>
    </w:p>
    <w:p w14:paraId="7F683FBF" w14:textId="42DF0BEC" w:rsidR="007B7AEC" w:rsidRPr="009C1732" w:rsidRDefault="007B7AEC" w:rsidP="005E5122">
      <w:pPr>
        <w:pStyle w:val="ListParagraph"/>
        <w:numPr>
          <w:ilvl w:val="0"/>
          <w:numId w:val="9"/>
        </w:numPr>
      </w:pPr>
      <w:r w:rsidRPr="009C1732">
        <w:t xml:space="preserve">The </w:t>
      </w:r>
      <w:r w:rsidR="007A715D" w:rsidRPr="009C1732">
        <w:t>single trigger</w:t>
      </w:r>
      <w:r w:rsidRPr="009C1732">
        <w:t xml:space="preserve"> approach </w:t>
      </w:r>
      <w:r w:rsidR="007A715D" w:rsidRPr="009C1732">
        <w:t xml:space="preserve">uses one </w:t>
      </w:r>
      <w:r w:rsidR="00CB2A64" w:rsidRPr="009C1732">
        <w:t>trigger</w:t>
      </w:r>
      <w:r w:rsidRPr="009C1732">
        <w:t xml:space="preserve">, which triggers as the bell passes through the bottom dead centre </w:t>
      </w:r>
      <w:r w:rsidR="007A715D" w:rsidRPr="009C1732">
        <w:t xml:space="preserve">(BDC) </w:t>
      </w:r>
      <w:r w:rsidRPr="009C1732">
        <w:t xml:space="preserve">of its swing. A delay is then applied (either in the Simulator Interface or the Simulator Software Package) before the </w:t>
      </w:r>
      <w:r w:rsidR="005953C1" w:rsidRPr="009C1732">
        <w:t>s</w:t>
      </w:r>
      <w:r w:rsidRPr="009C1732">
        <w:t xml:space="preserve">imulator triggers the simulated sound of the bell. </w:t>
      </w:r>
    </w:p>
    <w:p w14:paraId="5D628A9B" w14:textId="78601BCA" w:rsidR="007B7AEC" w:rsidRPr="009C1732" w:rsidRDefault="007B7AEC" w:rsidP="00215F07">
      <w:r w:rsidRPr="009C1732">
        <w:t xml:space="preserve">The Liverpool </w:t>
      </w:r>
      <w:r w:rsidR="004E23E2" w:rsidRPr="009C1732">
        <w:t xml:space="preserve">Ringing </w:t>
      </w:r>
      <w:r w:rsidRPr="009C1732">
        <w:t xml:space="preserve">Simulator </w:t>
      </w:r>
      <w:r w:rsidR="004E23E2" w:rsidRPr="009C1732">
        <w:t xml:space="preserve">project </w:t>
      </w:r>
      <w:r w:rsidRPr="009C1732">
        <w:t>adopt</w:t>
      </w:r>
      <w:r w:rsidR="00215F07" w:rsidRPr="009C1732">
        <w:t xml:space="preserve">s the single </w:t>
      </w:r>
      <w:r w:rsidR="005F5863" w:rsidRPr="009C1732">
        <w:t>trigger</w:t>
      </w:r>
      <w:r w:rsidR="00CB2A64" w:rsidRPr="009C1732">
        <w:t xml:space="preserve"> </w:t>
      </w:r>
      <w:r w:rsidR="00215F07" w:rsidRPr="009C1732">
        <w:t xml:space="preserve">approach, </w:t>
      </w:r>
      <w:r w:rsidR="009C6B62" w:rsidRPr="009C1732">
        <w:t xml:space="preserve">on the grounds of simplicity of installation and compatibility </w:t>
      </w:r>
      <w:r w:rsidR="004E23E2" w:rsidRPr="009C1732">
        <w:t>with other similar systems.</w:t>
      </w:r>
      <w:r w:rsidR="0078474A" w:rsidRPr="009C1732">
        <w:t xml:space="preserve"> This is discussed in more detail in </w:t>
      </w:r>
      <w:r w:rsidR="005953C1" w:rsidRPr="009C1732">
        <w:t>a later section of this guide.</w:t>
      </w:r>
    </w:p>
    <w:p w14:paraId="78B9E497" w14:textId="1268032B" w:rsidR="007A715D" w:rsidRDefault="007A715D" w:rsidP="007A715D">
      <w:pPr>
        <w:pStyle w:val="Heading3"/>
      </w:pPr>
      <w:bookmarkStart w:id="1473" w:name="_Toc202969129"/>
      <w:r>
        <w:t>Dual Triggers</w:t>
      </w:r>
      <w:bookmarkEnd w:id="1473"/>
    </w:p>
    <w:p w14:paraId="46BCF637" w14:textId="7D3ABA33" w:rsidR="007A715D" w:rsidRPr="009C1732" w:rsidRDefault="007A715D" w:rsidP="007A715D">
      <w:r w:rsidRPr="009C1732">
        <w:t xml:space="preserve">The dual trigger approach uses two triggers (for example, optical reflectors or magnets) on the shroud of the wheel of each bell, one of which triggers at the moment that the bell would strike at handstroke, the other at the moment that the bell would strike at backstroke. The simulator triggers the simulated sound of the bell as soon as the signal pulse is received (from the trigger travelling past the sensor as the bell is on its way up to the balance), and then ignores the next signal pulse (as the first trigger travels back past the sensor as the bell is on its way down), and so on. </w:t>
      </w:r>
    </w:p>
    <w:p w14:paraId="654B2577" w14:textId="3BBCB0B6" w:rsidR="007A715D" w:rsidRPr="009C1732" w:rsidRDefault="007A715D" w:rsidP="007A715D">
      <w:pPr>
        <w:keepNext/>
      </w:pPr>
      <w:r w:rsidRPr="009C1732">
        <w:t xml:space="preserve">This approach is illustrated in the following diagrams. In </w:t>
      </w:r>
      <w:r w:rsidRPr="009C1732">
        <w:fldChar w:fldCharType="begin"/>
      </w:r>
      <w:r w:rsidRPr="009C1732">
        <w:instrText xml:space="preserve"> REF _Ref452126963 \h </w:instrText>
      </w:r>
      <w:r w:rsidRPr="009C1732">
        <w:fldChar w:fldCharType="separate"/>
      </w:r>
      <w:r w:rsidR="00044299">
        <w:t xml:space="preserve">Figure </w:t>
      </w:r>
      <w:r w:rsidR="00044299">
        <w:rPr>
          <w:noProof/>
        </w:rPr>
        <w:t>5</w:t>
      </w:r>
      <w:r w:rsidRPr="009C1732">
        <w:fldChar w:fldCharType="end"/>
      </w:r>
      <w:r w:rsidRPr="009C1732">
        <w:t xml:space="preserve"> the bell is rising towards the handstroke position, and is passing through the backstroke strike point. The backstroke trigger passes the sensor and generates a signal to the Simulator. </w:t>
      </w:r>
      <w:r w:rsidRPr="009C1732">
        <w:fldChar w:fldCharType="begin"/>
      </w:r>
      <w:r w:rsidRPr="009C1732">
        <w:instrText xml:space="preserve"> REF _Ref452127085 \h </w:instrText>
      </w:r>
      <w:r w:rsidRPr="009C1732">
        <w:fldChar w:fldCharType="separate"/>
      </w:r>
      <w:r w:rsidR="00044299">
        <w:t xml:space="preserve">Figure </w:t>
      </w:r>
      <w:r w:rsidR="00044299">
        <w:rPr>
          <w:noProof/>
        </w:rPr>
        <w:t>6</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54637BD0" w14:textId="77777777" w:rsidTr="007A715D">
        <w:tc>
          <w:tcPr>
            <w:tcW w:w="4621" w:type="dxa"/>
          </w:tcPr>
          <w:p w14:paraId="0EE93B92" w14:textId="77777777" w:rsidR="007A715D" w:rsidRDefault="007A715D" w:rsidP="007A715D">
            <w:pPr>
              <w:keepNext/>
              <w:jc w:val="center"/>
            </w:pPr>
            <w:r>
              <w:rPr>
                <w:noProof/>
                <w:lang w:eastAsia="en-GB"/>
              </w:rPr>
              <w:drawing>
                <wp:inline distT="0" distB="0" distL="0" distR="0" wp14:anchorId="68AC2046" wp14:editId="2E5F0309">
                  <wp:extent cx="2520000" cy="281160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backstroke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249F14C0" w14:textId="4077D0B4" w:rsidR="007A715D" w:rsidRDefault="007A715D" w:rsidP="007A715D">
            <w:pPr>
              <w:pStyle w:val="Caption"/>
              <w:jc w:val="center"/>
            </w:pPr>
            <w:bookmarkStart w:id="1474" w:name="_Ref452126963"/>
            <w:bookmarkStart w:id="1475" w:name="_Toc472625841"/>
            <w:bookmarkStart w:id="1476" w:name="_Toc202969309"/>
            <w:r>
              <w:t xml:space="preserve">Figure </w:t>
            </w:r>
            <w:r>
              <w:rPr>
                <w:noProof/>
              </w:rPr>
              <w:fldChar w:fldCharType="begin"/>
            </w:r>
            <w:r>
              <w:rPr>
                <w:noProof/>
              </w:rPr>
              <w:instrText xml:space="preserve"> SEQ Figure \* ARABIC </w:instrText>
            </w:r>
            <w:r>
              <w:rPr>
                <w:noProof/>
              </w:rPr>
              <w:fldChar w:fldCharType="separate"/>
            </w:r>
            <w:r w:rsidR="00044299">
              <w:rPr>
                <w:noProof/>
              </w:rPr>
              <w:t>5</w:t>
            </w:r>
            <w:r>
              <w:rPr>
                <w:noProof/>
              </w:rPr>
              <w:fldChar w:fldCharType="end"/>
            </w:r>
            <w:bookmarkEnd w:id="1474"/>
            <w:r>
              <w:t xml:space="preserve"> – Dual Triggers – Backstroke Strike Point</w:t>
            </w:r>
            <w:bookmarkEnd w:id="1475"/>
            <w:bookmarkEnd w:id="1476"/>
          </w:p>
        </w:tc>
        <w:tc>
          <w:tcPr>
            <w:tcW w:w="4621" w:type="dxa"/>
          </w:tcPr>
          <w:p w14:paraId="05EBD2E2" w14:textId="77777777" w:rsidR="007A715D" w:rsidRDefault="007A715D" w:rsidP="007A715D">
            <w:pPr>
              <w:keepNext/>
              <w:jc w:val="center"/>
            </w:pPr>
            <w:r>
              <w:rPr>
                <w:noProof/>
                <w:lang w:eastAsia="en-GB"/>
              </w:rPr>
              <w:drawing>
                <wp:inline distT="0" distB="0" distL="0" distR="0" wp14:anchorId="0E042F70" wp14:editId="519C93E2">
                  <wp:extent cx="2520000" cy="28116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handstroke_v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4305E65E" w14:textId="714CF12D" w:rsidR="007A715D" w:rsidRDefault="007A715D" w:rsidP="007A715D">
            <w:pPr>
              <w:pStyle w:val="Caption"/>
              <w:jc w:val="center"/>
            </w:pPr>
            <w:bookmarkStart w:id="1477" w:name="_Ref452127085"/>
            <w:bookmarkStart w:id="1478" w:name="_Toc472625842"/>
            <w:bookmarkStart w:id="1479" w:name="_Toc202969310"/>
            <w:r>
              <w:t xml:space="preserve">Figure </w:t>
            </w:r>
            <w:r>
              <w:rPr>
                <w:noProof/>
              </w:rPr>
              <w:fldChar w:fldCharType="begin"/>
            </w:r>
            <w:r>
              <w:rPr>
                <w:noProof/>
              </w:rPr>
              <w:instrText xml:space="preserve"> SEQ Figure \* ARABIC </w:instrText>
            </w:r>
            <w:r>
              <w:rPr>
                <w:noProof/>
              </w:rPr>
              <w:fldChar w:fldCharType="separate"/>
            </w:r>
            <w:r w:rsidR="00044299">
              <w:rPr>
                <w:noProof/>
              </w:rPr>
              <w:t>6</w:t>
            </w:r>
            <w:r>
              <w:rPr>
                <w:noProof/>
              </w:rPr>
              <w:fldChar w:fldCharType="end"/>
            </w:r>
            <w:bookmarkEnd w:id="1477"/>
            <w:r>
              <w:t xml:space="preserve"> – Dual Triggers – Handstroke Strike Point</w:t>
            </w:r>
            <w:bookmarkEnd w:id="1478"/>
            <w:bookmarkEnd w:id="1479"/>
          </w:p>
        </w:tc>
      </w:tr>
    </w:tbl>
    <w:p w14:paraId="5FCFB3B0" w14:textId="77777777" w:rsidR="007A715D" w:rsidRDefault="007A715D" w:rsidP="007A715D">
      <w:pPr>
        <w:rPr>
          <w:color w:val="00B050"/>
        </w:rPr>
      </w:pPr>
    </w:p>
    <w:p w14:paraId="0791C856" w14:textId="0BDAC830" w:rsidR="007A715D" w:rsidRPr="009C1732" w:rsidRDefault="007A715D" w:rsidP="007A715D">
      <w:r w:rsidRPr="009C1732">
        <w:lastRenderedPageBreak/>
        <w:t xml:space="preserve">The sensor is shown at the BDC position only for clarity. The sensor may be located anywhere around the wheel, </w:t>
      </w:r>
      <w:r w:rsidR="002A68B0" w:rsidRPr="009C1732">
        <w:t xml:space="preserve">provided that </w:t>
      </w:r>
      <w:r w:rsidRPr="009C1732">
        <w:t>the geometrical relationship between the sensor and the two triggers is maintained.</w:t>
      </w:r>
    </w:p>
    <w:p w14:paraId="7EBF42B0" w14:textId="77777777" w:rsidR="007A715D" w:rsidRPr="009C1732" w:rsidRDefault="007A715D" w:rsidP="007A715D">
      <w:r w:rsidRPr="009C1732">
        <w:t>This approach has the capacity to provide a very accurate representation of the striking of a bell, but equally requires very accurate placement of the triggers to match the strike points of the bell in motion. This may be difficult and time-consuming to determine.</w:t>
      </w:r>
    </w:p>
    <w:p w14:paraId="0A6E43AA" w14:textId="77777777" w:rsidR="007A715D" w:rsidRDefault="007A715D" w:rsidP="007A715D">
      <w:pPr>
        <w:pStyle w:val="Heading3"/>
      </w:pPr>
      <w:bookmarkStart w:id="1480" w:name="_Toc202969130"/>
      <w:r>
        <w:t>Single Trigger</w:t>
      </w:r>
      <w:bookmarkEnd w:id="1480"/>
    </w:p>
    <w:p w14:paraId="0D25A4BD" w14:textId="77777777" w:rsidR="006E2D44" w:rsidRPr="009C1732" w:rsidRDefault="007A715D" w:rsidP="007A715D">
      <w:r w:rsidRPr="009C1732">
        <w:t>The single trigger approach uses one trigger, which triggers as the bell passes through the bottom dead centre (BDC) of its swing. A delay is then applied (either in the Simulator Interface or the Simulator Software Package) before the simulator triggers the simulated sound of the bell.</w:t>
      </w:r>
    </w:p>
    <w:p w14:paraId="3960AFD0" w14:textId="568A8E9C" w:rsidR="007A715D" w:rsidRPr="009C1732" w:rsidRDefault="007A715D" w:rsidP="006E2D44">
      <w:pPr>
        <w:keepNext/>
      </w:pPr>
      <w:r w:rsidRPr="009C1732">
        <w:t xml:space="preserve">This approach is illustrated in the following diagrams. In </w:t>
      </w:r>
      <w:r w:rsidRPr="009C1732">
        <w:fldChar w:fldCharType="begin"/>
      </w:r>
      <w:r w:rsidRPr="009C1732">
        <w:instrText xml:space="preserve"> REF _Ref452127569 \h </w:instrText>
      </w:r>
      <w:r w:rsidRPr="009C1732">
        <w:fldChar w:fldCharType="separate"/>
      </w:r>
      <w:r w:rsidR="00044299">
        <w:t xml:space="preserve">Figure </w:t>
      </w:r>
      <w:r w:rsidR="00044299">
        <w:rPr>
          <w:noProof/>
        </w:rPr>
        <w:t>7</w:t>
      </w:r>
      <w:r w:rsidRPr="009C1732">
        <w:fldChar w:fldCharType="end"/>
      </w:r>
      <w:r w:rsidRPr="009C1732">
        <w:t xml:space="preserve"> the bell is rising towards the handstroke position. The trigger passed the sensor at BDC, and a delay is applied so that the signal to the Simulator is generated later, as the bell passes through the backstroke strike point. </w:t>
      </w:r>
      <w:r w:rsidRPr="009C1732">
        <w:fldChar w:fldCharType="begin"/>
      </w:r>
      <w:r w:rsidRPr="009C1732">
        <w:instrText xml:space="preserve"> REF _Ref452127591 \h </w:instrText>
      </w:r>
      <w:r w:rsidRPr="009C1732">
        <w:fldChar w:fldCharType="separate"/>
      </w:r>
      <w:r w:rsidR="00044299">
        <w:t xml:space="preserve">Figure </w:t>
      </w:r>
      <w:r w:rsidR="00044299">
        <w:rPr>
          <w:noProof/>
        </w:rPr>
        <w:t>8</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1D84D75F" w14:textId="77777777" w:rsidTr="007A715D">
        <w:tc>
          <w:tcPr>
            <w:tcW w:w="4621" w:type="dxa"/>
          </w:tcPr>
          <w:p w14:paraId="4D458B5D" w14:textId="77777777" w:rsidR="007A715D" w:rsidRDefault="007A715D" w:rsidP="007A715D">
            <w:pPr>
              <w:keepNext/>
              <w:jc w:val="center"/>
            </w:pPr>
            <w:r>
              <w:rPr>
                <w:noProof/>
                <w:lang w:eastAsia="en-GB"/>
              </w:rPr>
              <w:drawing>
                <wp:inline distT="0" distB="0" distL="0" distR="0" wp14:anchorId="7EE227C7" wp14:editId="451D05F6">
                  <wp:extent cx="2520000" cy="28116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backstroke_v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00004F99" w14:textId="0C455407" w:rsidR="007A715D" w:rsidRDefault="007A715D" w:rsidP="007A715D">
            <w:pPr>
              <w:pStyle w:val="Caption"/>
              <w:spacing w:after="200"/>
              <w:jc w:val="center"/>
            </w:pPr>
            <w:bookmarkStart w:id="1481" w:name="_Ref452127569"/>
            <w:bookmarkStart w:id="1482" w:name="_Toc472625843"/>
            <w:bookmarkStart w:id="1483" w:name="_Toc202969311"/>
            <w:r>
              <w:t xml:space="preserve">Figure </w:t>
            </w:r>
            <w:r>
              <w:rPr>
                <w:noProof/>
              </w:rPr>
              <w:fldChar w:fldCharType="begin"/>
            </w:r>
            <w:r>
              <w:rPr>
                <w:noProof/>
              </w:rPr>
              <w:instrText xml:space="preserve"> SEQ Figure \* ARABIC </w:instrText>
            </w:r>
            <w:r>
              <w:rPr>
                <w:noProof/>
              </w:rPr>
              <w:fldChar w:fldCharType="separate"/>
            </w:r>
            <w:r w:rsidR="00044299">
              <w:rPr>
                <w:noProof/>
              </w:rPr>
              <w:t>7</w:t>
            </w:r>
            <w:r>
              <w:rPr>
                <w:noProof/>
              </w:rPr>
              <w:fldChar w:fldCharType="end"/>
            </w:r>
            <w:bookmarkEnd w:id="1481"/>
            <w:r>
              <w:t xml:space="preserve"> – Single Trigger – Backstroke Strike Point</w:t>
            </w:r>
            <w:bookmarkEnd w:id="1482"/>
            <w:bookmarkEnd w:id="1483"/>
          </w:p>
        </w:tc>
        <w:tc>
          <w:tcPr>
            <w:tcW w:w="4621" w:type="dxa"/>
          </w:tcPr>
          <w:p w14:paraId="26FA47C5" w14:textId="77777777" w:rsidR="007A715D" w:rsidRDefault="007A715D" w:rsidP="007A715D">
            <w:pPr>
              <w:keepNext/>
              <w:jc w:val="center"/>
            </w:pPr>
            <w:r>
              <w:rPr>
                <w:noProof/>
                <w:lang w:eastAsia="en-GB"/>
              </w:rPr>
              <w:drawing>
                <wp:inline distT="0" distB="0" distL="0" distR="0" wp14:anchorId="057A9433" wp14:editId="4A94163C">
                  <wp:extent cx="2520000" cy="281160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handstroke_v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6AA02A54" w14:textId="6B7F554C" w:rsidR="007A715D" w:rsidRDefault="007A715D" w:rsidP="006E2D44">
            <w:pPr>
              <w:pStyle w:val="Caption"/>
              <w:spacing w:after="200"/>
              <w:jc w:val="center"/>
            </w:pPr>
            <w:bookmarkStart w:id="1484" w:name="_Ref452127591"/>
            <w:bookmarkStart w:id="1485" w:name="_Toc472625844"/>
            <w:bookmarkStart w:id="1486" w:name="_Toc202969312"/>
            <w:r>
              <w:t xml:space="preserve">Figure </w:t>
            </w:r>
            <w:r>
              <w:rPr>
                <w:noProof/>
              </w:rPr>
              <w:fldChar w:fldCharType="begin"/>
            </w:r>
            <w:r>
              <w:rPr>
                <w:noProof/>
              </w:rPr>
              <w:instrText xml:space="preserve"> SEQ Figure \* ARABIC </w:instrText>
            </w:r>
            <w:r>
              <w:rPr>
                <w:noProof/>
              </w:rPr>
              <w:fldChar w:fldCharType="separate"/>
            </w:r>
            <w:r w:rsidR="00044299">
              <w:rPr>
                <w:noProof/>
              </w:rPr>
              <w:t>8</w:t>
            </w:r>
            <w:r>
              <w:rPr>
                <w:noProof/>
              </w:rPr>
              <w:fldChar w:fldCharType="end"/>
            </w:r>
            <w:bookmarkEnd w:id="1484"/>
            <w:r>
              <w:t xml:space="preserve"> – Single Trigger – Handstroke Strike Point</w:t>
            </w:r>
            <w:bookmarkEnd w:id="1485"/>
            <w:bookmarkEnd w:id="1486"/>
          </w:p>
        </w:tc>
      </w:tr>
    </w:tbl>
    <w:p w14:paraId="15A3F92F" w14:textId="77777777" w:rsidR="006E2D44" w:rsidRDefault="006E2D44" w:rsidP="006E2D44">
      <w:pPr>
        <w:keepNext/>
      </w:pPr>
    </w:p>
    <w:p w14:paraId="0C471ED9" w14:textId="140DFF71" w:rsidR="007A715D" w:rsidRPr="009C1732" w:rsidRDefault="007A715D" w:rsidP="006E2D44">
      <w:pPr>
        <w:keepNext/>
      </w:pPr>
      <w:r w:rsidRPr="009C1732">
        <w:t xml:space="preserve">The sensor is again shown at BDC only for clarity. The sensor may be located anywhere around the wheel, </w:t>
      </w:r>
      <w:r w:rsidR="002A68B0" w:rsidRPr="009C1732">
        <w:t xml:space="preserve">provided that </w:t>
      </w:r>
      <w:r w:rsidRPr="009C1732">
        <w:t>the geometrical relationship between the sensor and the trigger is maintained, the trigger being positioned directly opposite the sensor when the bell is down.</w:t>
      </w:r>
    </w:p>
    <w:p w14:paraId="1F771B50" w14:textId="77777777" w:rsidR="007A715D" w:rsidRPr="009C1732" w:rsidRDefault="007A715D" w:rsidP="007A715D">
      <w:r w:rsidRPr="009C1732">
        <w:t>This approach is simpler to implement, and the single trigger is much easier to align accurately against the Sensor Head with the bell down. Work by John Norris</w:t>
      </w:r>
      <w:r w:rsidRPr="009C1732">
        <w:rPr>
          <w:rStyle w:val="FootnoteReference"/>
        </w:rPr>
        <w:footnoteReference w:id="11"/>
      </w:r>
      <w:r w:rsidRPr="009C1732">
        <w:t xml:space="preserve"> has shown that this approach can provide an acceptable degree of accuracy, with any errors considered too small to be detectable to the human ear.</w:t>
      </w:r>
    </w:p>
    <w:p w14:paraId="375F938C" w14:textId="276A986F" w:rsidR="007A715D" w:rsidRPr="009C1732" w:rsidRDefault="007A715D" w:rsidP="007A715D">
      <w:r w:rsidRPr="009C1732">
        <w:lastRenderedPageBreak/>
        <w:t xml:space="preserve">The </w:t>
      </w:r>
      <w:r w:rsidR="006E2D44" w:rsidRPr="009C1732">
        <w:t xml:space="preserve">Type 2 </w:t>
      </w:r>
      <w:r w:rsidRPr="009C1732">
        <w:t>Liverpool Ringing Simulator adopts the single trigger approach, on the grounds of simplicity of installation, and compatibility with other similar systems.</w:t>
      </w:r>
    </w:p>
    <w:p w14:paraId="1A170B12" w14:textId="77777777" w:rsidR="007A715D" w:rsidRPr="005953C1" w:rsidRDefault="007A715D" w:rsidP="00215F07">
      <w:pPr>
        <w:rPr>
          <w:color w:val="00B050"/>
        </w:rPr>
      </w:pPr>
    </w:p>
    <w:p w14:paraId="3F1D88FB" w14:textId="77777777" w:rsidR="005953C1" w:rsidRDefault="005953C1" w:rsidP="005953C1">
      <w:pPr>
        <w:pStyle w:val="Heading1"/>
      </w:pPr>
      <w:r>
        <w:br w:type="page"/>
      </w:r>
    </w:p>
    <w:p w14:paraId="286C3ED7" w14:textId="2D368136" w:rsidR="003E6D21" w:rsidRDefault="006E2D44" w:rsidP="005953C1">
      <w:pPr>
        <w:pStyle w:val="Heading1"/>
      </w:pPr>
      <w:bookmarkStart w:id="1487" w:name="_Toc202969131"/>
      <w:r>
        <w:lastRenderedPageBreak/>
        <w:t xml:space="preserve">Simulator </w:t>
      </w:r>
      <w:r w:rsidR="003E6D21">
        <w:t xml:space="preserve">Interface </w:t>
      </w:r>
      <w:r w:rsidR="003912A1">
        <w:t xml:space="preserve">Module </w:t>
      </w:r>
      <w:r w:rsidR="00A001B0">
        <w:t>Hardware</w:t>
      </w:r>
      <w:bookmarkEnd w:id="1487"/>
    </w:p>
    <w:p w14:paraId="5BB39279" w14:textId="77777777" w:rsidR="004E23E2" w:rsidRDefault="004E23E2" w:rsidP="005953C1">
      <w:pPr>
        <w:pStyle w:val="Heading2"/>
      </w:pPr>
      <w:bookmarkStart w:id="1488" w:name="_Toc202969132"/>
      <w:r>
        <w:t>Overview</w:t>
      </w:r>
      <w:bookmarkEnd w:id="1488"/>
    </w:p>
    <w:p w14:paraId="13071A08" w14:textId="554911E5" w:rsidR="004E23E2" w:rsidRPr="009C1732" w:rsidRDefault="004E23E2" w:rsidP="004E23E2">
      <w:r w:rsidRPr="009C1732">
        <w:t xml:space="preserve">The Simulator Interface </w:t>
      </w:r>
      <w:r w:rsidR="003912A1">
        <w:t xml:space="preserve">Module </w:t>
      </w:r>
      <w:r w:rsidRPr="009C1732">
        <w:t>hardware consists of three main functional blocks:</w:t>
      </w:r>
    </w:p>
    <w:p w14:paraId="127E51DE" w14:textId="01F2655D" w:rsidR="004E23E2" w:rsidRPr="009C1732" w:rsidRDefault="004E23E2" w:rsidP="005E5122">
      <w:pPr>
        <w:pStyle w:val="ListParagraph"/>
        <w:numPr>
          <w:ilvl w:val="0"/>
          <w:numId w:val="9"/>
        </w:numPr>
      </w:pPr>
      <w:r w:rsidRPr="009C1732">
        <w:t xml:space="preserve">A 5V regulated power supply, which provides power for the interface electronics and for the </w:t>
      </w:r>
      <w:r w:rsidR="005953C1" w:rsidRPr="009C1732">
        <w:t>s</w:t>
      </w:r>
      <w:r w:rsidRPr="009C1732">
        <w:t>ensor.</w:t>
      </w:r>
    </w:p>
    <w:p w14:paraId="13176487" w14:textId="3F0540C2" w:rsidR="004E23E2" w:rsidRPr="009C1732" w:rsidRDefault="004E23E2" w:rsidP="005E5122">
      <w:pPr>
        <w:pStyle w:val="ListParagraph"/>
        <w:numPr>
          <w:ilvl w:val="0"/>
          <w:numId w:val="9"/>
        </w:numPr>
      </w:pPr>
      <w:r w:rsidRPr="009C1732">
        <w:t xml:space="preserve">A digital microcontroller, which detects incoming signals from the </w:t>
      </w:r>
      <w:r w:rsidR="005953C1" w:rsidRPr="009C1732">
        <w:t>sensors</w:t>
      </w:r>
      <w:r w:rsidRPr="009C1732">
        <w:t>, and then sends aggregated signals to the Simulator PC in the form of a stream of ASCII characters.</w:t>
      </w:r>
    </w:p>
    <w:p w14:paraId="03784F56" w14:textId="77777777" w:rsidR="004E23E2" w:rsidRPr="009C1732" w:rsidRDefault="004E23E2" w:rsidP="005E5122">
      <w:pPr>
        <w:pStyle w:val="ListParagraph"/>
        <w:numPr>
          <w:ilvl w:val="0"/>
          <w:numId w:val="9"/>
        </w:numPr>
      </w:pPr>
      <w:r w:rsidRPr="009C1732">
        <w:t>A RS-232 serial line driver, which converts the TTL-level signals from the microcontroller to higher voltage RS-232 signals, for transmission over longer distances to the Simulator PC.</w:t>
      </w:r>
    </w:p>
    <w:p w14:paraId="1F1702E0" w14:textId="71D30DAD" w:rsidR="009935F4" w:rsidRPr="009C1732" w:rsidRDefault="004E23E2" w:rsidP="009935F4">
      <w:r w:rsidRPr="009C1732">
        <w:t xml:space="preserve">All the components of these functional blocks are mounted on a single custom PCB. </w:t>
      </w:r>
      <w:r w:rsidR="009935F4" w:rsidRPr="009C1732">
        <w:t xml:space="preserve">The same core hardware (and firmware) can connect to any number of </w:t>
      </w:r>
      <w:r w:rsidR="002A68B0" w:rsidRPr="009C1732">
        <w:t>S</w:t>
      </w:r>
      <w:r w:rsidR="005953C1" w:rsidRPr="009C1732">
        <w:t xml:space="preserve">ensors </w:t>
      </w:r>
      <w:r w:rsidR="002A68B0" w:rsidRPr="009C1732">
        <w:t xml:space="preserve">Modules </w:t>
      </w:r>
      <w:r w:rsidR="009935F4" w:rsidRPr="009C1732">
        <w:t>from one to 1</w:t>
      </w:r>
      <w:r w:rsidR="005953C1" w:rsidRPr="009C1732">
        <w:t>6</w:t>
      </w:r>
      <w:r w:rsidR="009935F4" w:rsidRPr="009C1732">
        <w:t>.</w:t>
      </w:r>
    </w:p>
    <w:p w14:paraId="50D5FC61" w14:textId="77777777" w:rsidR="0051426B" w:rsidRPr="005953C1" w:rsidRDefault="00437796" w:rsidP="005953C1">
      <w:pPr>
        <w:pStyle w:val="Heading2"/>
      </w:pPr>
      <w:bookmarkStart w:id="1489" w:name="_Toc202969133"/>
      <w:r w:rsidRPr="005953C1">
        <w:rPr>
          <w:rStyle w:val="Heading2Char"/>
          <w:b/>
          <w:bCs/>
        </w:rPr>
        <w:t>Hardware</w:t>
      </w:r>
      <w:r w:rsidRPr="005953C1">
        <w:t xml:space="preserve"> </w:t>
      </w:r>
      <w:r w:rsidR="0051426B" w:rsidRPr="005953C1">
        <w:t>Options</w:t>
      </w:r>
      <w:bookmarkEnd w:id="1489"/>
    </w:p>
    <w:p w14:paraId="3C3FE723" w14:textId="2AAC7677" w:rsidR="00E71675" w:rsidRPr="009C1732" w:rsidRDefault="00E71675" w:rsidP="00E71675">
      <w:r w:rsidRPr="009C1732">
        <w:t xml:space="preserve">Over recent years </w:t>
      </w:r>
      <w:r w:rsidR="002A68B0" w:rsidRPr="009C1732">
        <w:t>several</w:t>
      </w:r>
      <w:r w:rsidRPr="009C1732">
        <w:t xml:space="preserve"> </w:t>
      </w:r>
      <w:r w:rsidR="005953C1" w:rsidRPr="009C1732">
        <w:t>low-cost</w:t>
      </w:r>
      <w:r w:rsidRPr="009C1732">
        <w:t xml:space="preserve"> electronic prototyping platforms have been brought to the market, with a number of different architectures</w:t>
      </w:r>
      <w:r w:rsidR="009746F9" w:rsidRPr="009C1732">
        <w:t>,</w:t>
      </w:r>
      <w:r w:rsidRPr="009C1732">
        <w:t xml:space="preserve"> and suitable for a wide range of experimental and embedded functions. These include single board computers running feature-rich operating system</w:t>
      </w:r>
      <w:r w:rsidR="009746F9" w:rsidRPr="009C1732">
        <w:t>s</w:t>
      </w:r>
      <w:r w:rsidRPr="009C1732">
        <w:t xml:space="preserve">, such as the Raspberry Pi and Beagle Board, and </w:t>
      </w:r>
      <w:r w:rsidR="00F32849" w:rsidRPr="009C1732">
        <w:t xml:space="preserve">simpler </w:t>
      </w:r>
      <w:r w:rsidR="002A68B0" w:rsidRPr="009C1732">
        <w:t>microcontroller-based</w:t>
      </w:r>
      <w:r w:rsidR="00F32849" w:rsidRPr="009C1732">
        <w:t xml:space="preserve"> products such as the Arduino family, PICAXE</w:t>
      </w:r>
      <w:r w:rsidR="000E2149" w:rsidRPr="009C1732">
        <w:t>, AR</w:t>
      </w:r>
      <w:r w:rsidR="00A001B0" w:rsidRPr="009C1732">
        <w:t>M</w:t>
      </w:r>
      <w:r w:rsidR="000E2149" w:rsidRPr="009C1732">
        <w:t xml:space="preserve"> Cortex</w:t>
      </w:r>
      <w:r w:rsidR="00F32849" w:rsidRPr="009C1732">
        <w:t xml:space="preserve"> and others.</w:t>
      </w:r>
    </w:p>
    <w:p w14:paraId="7A92F1A5" w14:textId="77777777" w:rsidR="00F32849" w:rsidRPr="009C1732" w:rsidRDefault="00F32849" w:rsidP="00E71675">
      <w:r w:rsidRPr="009C1732">
        <w:t>New devices and variants are released frequently.</w:t>
      </w:r>
    </w:p>
    <w:p w14:paraId="724D2F2A" w14:textId="0BA7E654" w:rsidR="00256E3C" w:rsidRPr="009C1732" w:rsidRDefault="00256E3C" w:rsidP="00256E3C">
      <w:r w:rsidRPr="009C1732">
        <w:t>The Arduino Un</w:t>
      </w:r>
      <w:r w:rsidR="003C320E" w:rsidRPr="009C1732">
        <w:t xml:space="preserve">o development platform </w:t>
      </w:r>
      <w:r w:rsidR="00A14AB7" w:rsidRPr="009C1732">
        <w:t xml:space="preserve">(based on the </w:t>
      </w:r>
      <w:r w:rsidR="00203557" w:rsidRPr="009C1732">
        <w:t xml:space="preserve">Microchip (formerly </w:t>
      </w:r>
      <w:r w:rsidR="00A14AB7" w:rsidRPr="009C1732">
        <w:t>Atmel</w:t>
      </w:r>
      <w:r w:rsidR="00203557" w:rsidRPr="009C1732">
        <w:t>)</w:t>
      </w:r>
      <w:r w:rsidR="00A14AB7" w:rsidRPr="009C1732">
        <w:t xml:space="preserve"> ATmega328P microcontroller</w:t>
      </w:r>
      <w:r w:rsidR="00A14AB7" w:rsidRPr="009C1732">
        <w:rPr>
          <w:rStyle w:val="FootnoteReference"/>
        </w:rPr>
        <w:footnoteReference w:id="12"/>
      </w:r>
      <w:r w:rsidR="00A14AB7" w:rsidRPr="009C1732">
        <w:t xml:space="preserve">) </w:t>
      </w:r>
      <w:r w:rsidR="00843EE4" w:rsidRPr="009C1732">
        <w:t>was</w:t>
      </w:r>
      <w:r w:rsidRPr="009C1732">
        <w:t xml:space="preserve"> </w:t>
      </w:r>
      <w:r w:rsidR="009935F4" w:rsidRPr="009C1732">
        <w:t xml:space="preserve">originally </w:t>
      </w:r>
      <w:r w:rsidRPr="009C1732">
        <w:t xml:space="preserve">selected </w:t>
      </w:r>
      <w:r w:rsidR="00843EE4" w:rsidRPr="009C1732">
        <w:t xml:space="preserve">as the prototyping platform </w:t>
      </w:r>
      <w:r w:rsidRPr="009C1732">
        <w:t xml:space="preserve">for the Liverpool </w:t>
      </w:r>
      <w:r w:rsidR="00011217" w:rsidRPr="009C1732">
        <w:t xml:space="preserve">Cathedral </w:t>
      </w:r>
      <w:r w:rsidR="00843EE4" w:rsidRPr="009C1732">
        <w:t>Simulator</w:t>
      </w:r>
      <w:r w:rsidR="00011217" w:rsidRPr="009C1732">
        <w:t xml:space="preserve"> project</w:t>
      </w:r>
      <w:r w:rsidRPr="009C1732">
        <w:t>, on the grounds of:</w:t>
      </w:r>
    </w:p>
    <w:p w14:paraId="16175193" w14:textId="77777777" w:rsidR="00B93231" w:rsidRPr="009C1732" w:rsidRDefault="00B93231" w:rsidP="008911A3">
      <w:pPr>
        <w:pStyle w:val="ListParagraph"/>
        <w:numPr>
          <w:ilvl w:val="0"/>
          <w:numId w:val="6"/>
        </w:numPr>
      </w:pPr>
      <w:r w:rsidRPr="009C1732">
        <w:t>Simplicity</w:t>
      </w:r>
      <w:r w:rsidR="00843EE4" w:rsidRPr="009C1732">
        <w:t xml:space="preserve"> &amp; low </w:t>
      </w:r>
      <w:r w:rsidR="000E2149" w:rsidRPr="009C1732">
        <w:t>c</w:t>
      </w:r>
      <w:r w:rsidRPr="009C1732">
        <w:t>ost</w:t>
      </w:r>
    </w:p>
    <w:p w14:paraId="17A13CDC" w14:textId="77777777" w:rsidR="00B93231" w:rsidRPr="009C1732" w:rsidRDefault="00F32849" w:rsidP="008911A3">
      <w:pPr>
        <w:pStyle w:val="ListParagraph"/>
        <w:numPr>
          <w:ilvl w:val="0"/>
          <w:numId w:val="6"/>
        </w:numPr>
      </w:pPr>
      <w:r w:rsidRPr="009C1732">
        <w:t>Established user base</w:t>
      </w:r>
      <w:r w:rsidR="00843EE4" w:rsidRPr="009C1732">
        <w:t xml:space="preserve"> &amp; w</w:t>
      </w:r>
      <w:r w:rsidR="00B93231" w:rsidRPr="009C1732">
        <w:t xml:space="preserve">ide </w:t>
      </w:r>
      <w:r w:rsidR="00256E3C" w:rsidRPr="009C1732">
        <w:t>c</w:t>
      </w:r>
      <w:r w:rsidR="00B93231" w:rsidRPr="009C1732">
        <w:t>ommunity</w:t>
      </w:r>
      <w:r w:rsidR="00256E3C" w:rsidRPr="009C1732">
        <w:t xml:space="preserve"> support</w:t>
      </w:r>
    </w:p>
    <w:p w14:paraId="1FA89034" w14:textId="77777777" w:rsidR="00B93231" w:rsidRPr="009C1732" w:rsidRDefault="00B93231" w:rsidP="008911A3">
      <w:pPr>
        <w:pStyle w:val="ListParagraph"/>
        <w:numPr>
          <w:ilvl w:val="0"/>
          <w:numId w:val="6"/>
        </w:numPr>
      </w:pPr>
      <w:r w:rsidRPr="009C1732">
        <w:t xml:space="preserve">Wide availability of additional </w:t>
      </w:r>
      <w:r w:rsidR="00843EE4" w:rsidRPr="009C1732">
        <w:t xml:space="preserve">prototyping </w:t>
      </w:r>
      <w:r w:rsidR="00F32849" w:rsidRPr="009C1732">
        <w:t xml:space="preserve">peripheral </w:t>
      </w:r>
      <w:r w:rsidRPr="009C1732">
        <w:t xml:space="preserve">hardware </w:t>
      </w:r>
      <w:r w:rsidR="000E2149" w:rsidRPr="009C1732">
        <w:t>(</w:t>
      </w:r>
      <w:r w:rsidRPr="009C1732">
        <w:t>“shields”</w:t>
      </w:r>
      <w:r w:rsidR="000E2149" w:rsidRPr="009C1732">
        <w:t>)</w:t>
      </w:r>
    </w:p>
    <w:p w14:paraId="20B0CAEC" w14:textId="35498E58" w:rsidR="00843EE4" w:rsidRPr="009C1732" w:rsidRDefault="00843EE4" w:rsidP="00843EE4">
      <w:r w:rsidRPr="009C1732">
        <w:t xml:space="preserve">The use of the same microcontroller family </w:t>
      </w:r>
      <w:r w:rsidR="00BD7089" w:rsidRPr="009C1732">
        <w:t>has been continued</w:t>
      </w:r>
      <w:r w:rsidR="008A236E" w:rsidRPr="009C1732">
        <w:t xml:space="preserve"> for the </w:t>
      </w:r>
      <w:r w:rsidR="005953C1" w:rsidRPr="009C1732">
        <w:t xml:space="preserve">Type 2 </w:t>
      </w:r>
      <w:r w:rsidR="008A236E" w:rsidRPr="009C1732">
        <w:t xml:space="preserve">Liverpool </w:t>
      </w:r>
      <w:r w:rsidR="009935F4" w:rsidRPr="009C1732">
        <w:t xml:space="preserve">Ringing </w:t>
      </w:r>
      <w:r w:rsidR="008A236E" w:rsidRPr="009C1732">
        <w:t>Simulator</w:t>
      </w:r>
      <w:r w:rsidR="00BD7089" w:rsidRPr="009C1732">
        <w:t xml:space="preserve">, allowing the same </w:t>
      </w:r>
      <w:r w:rsidR="009935F4" w:rsidRPr="009C1732">
        <w:t xml:space="preserve">well-supported and freely available </w:t>
      </w:r>
      <w:r w:rsidR="00BD7089" w:rsidRPr="009C1732">
        <w:t>tool chain to be used for code development and deployment.</w:t>
      </w:r>
      <w:r w:rsidRPr="009C1732">
        <w:t xml:space="preserve"> </w:t>
      </w:r>
    </w:p>
    <w:p w14:paraId="396583C5" w14:textId="77777777" w:rsidR="003C320E" w:rsidRDefault="003C320E" w:rsidP="005953C1">
      <w:pPr>
        <w:pStyle w:val="Heading2"/>
      </w:pPr>
      <w:bookmarkStart w:id="1490" w:name="_Toc202969134"/>
      <w:r>
        <w:t>Hardware Interrupts</w:t>
      </w:r>
      <w:bookmarkEnd w:id="1490"/>
    </w:p>
    <w:p w14:paraId="067CF3B6" w14:textId="55081A07" w:rsidR="00BD7089" w:rsidRPr="009C1732" w:rsidRDefault="003C320E" w:rsidP="003C320E">
      <w:r w:rsidRPr="009C1732">
        <w:t>The choice of the A</w:t>
      </w:r>
      <w:r w:rsidR="00BD7089" w:rsidRPr="009C1732">
        <w:t xml:space="preserve">Tmega328P </w:t>
      </w:r>
      <w:r w:rsidRPr="009C1732">
        <w:t>impose</w:t>
      </w:r>
      <w:r w:rsidR="009746F9" w:rsidRPr="009C1732">
        <w:t>s</w:t>
      </w:r>
      <w:r w:rsidRPr="009C1732">
        <w:t xml:space="preserve"> </w:t>
      </w:r>
      <w:r w:rsidR="00F32849" w:rsidRPr="009C1732">
        <w:t>an</w:t>
      </w:r>
      <w:r w:rsidRPr="009C1732">
        <w:t xml:space="preserve"> important constraint on the </w:t>
      </w:r>
      <w:r w:rsidR="00BD7089" w:rsidRPr="009C1732">
        <w:t>firmware</w:t>
      </w:r>
      <w:r w:rsidRPr="009C1732">
        <w:t xml:space="preserve"> design for the Simulator Interface, in that the </w:t>
      </w:r>
      <w:r w:rsidR="00BD7089" w:rsidRPr="009C1732">
        <w:t xml:space="preserve">microcontroller </w:t>
      </w:r>
      <w:r w:rsidR="00F32849" w:rsidRPr="009C1732">
        <w:t xml:space="preserve">has limited support for </w:t>
      </w:r>
      <w:r w:rsidRPr="009C1732">
        <w:t>hardware interrupt inputs</w:t>
      </w:r>
      <w:r w:rsidR="00BD7089" w:rsidRPr="009C1732">
        <w:t xml:space="preserve">. This is described in more detail in </w:t>
      </w:r>
      <w:r w:rsidR="005953C1" w:rsidRPr="009C1732">
        <w:t>a later section of this guide</w:t>
      </w:r>
      <w:r w:rsidR="00BD7089" w:rsidRPr="009C1732">
        <w:t>.</w:t>
      </w:r>
    </w:p>
    <w:p w14:paraId="029E4A1D" w14:textId="77777777" w:rsidR="00A14AB7" w:rsidRDefault="009935F4" w:rsidP="005953C1">
      <w:pPr>
        <w:pStyle w:val="Heading2"/>
      </w:pPr>
      <w:bookmarkStart w:id="1491" w:name="_Toc202969135"/>
      <w:r>
        <w:lastRenderedPageBreak/>
        <w:t>Microcontroller</w:t>
      </w:r>
      <w:r w:rsidR="00BD7089">
        <w:t xml:space="preserve"> </w:t>
      </w:r>
      <w:r w:rsidR="00A14AB7">
        <w:t>Hardware</w:t>
      </w:r>
      <w:bookmarkEnd w:id="1491"/>
    </w:p>
    <w:p w14:paraId="0D8DE878" w14:textId="036A389C" w:rsidR="00A14AB7" w:rsidRPr="009C1732" w:rsidRDefault="00A14AB7" w:rsidP="005953C1">
      <w:pPr>
        <w:keepNext/>
      </w:pPr>
      <w:r w:rsidRPr="009C1732">
        <w:t xml:space="preserve">The Simulator Interface is based on the same </w:t>
      </w:r>
      <w:r w:rsidR="00203557" w:rsidRPr="009C1732">
        <w:t xml:space="preserve">Microchip (formerly Atmel) </w:t>
      </w:r>
      <w:r w:rsidR="000903D8" w:rsidRPr="009C1732">
        <w:t xml:space="preserve">ATmega328P microcontroller as the Arduino Uno used in the </w:t>
      </w:r>
      <w:r w:rsidR="00781F35" w:rsidRPr="009C1732">
        <w:t xml:space="preserve">first prototype </w:t>
      </w:r>
      <w:r w:rsidR="000903D8" w:rsidRPr="009C1732">
        <w:t>interface</w:t>
      </w:r>
      <w:r w:rsidR="00BD7089" w:rsidRPr="009C1732">
        <w:t>s</w:t>
      </w:r>
      <w:r w:rsidR="000903D8" w:rsidRPr="009C1732">
        <w:t>. Using the same microcontroller makes i</w:t>
      </w:r>
      <w:r w:rsidR="00BA1450" w:rsidRPr="009C1732">
        <w:t>t</w:t>
      </w:r>
      <w:r w:rsidR="000903D8" w:rsidRPr="009C1732">
        <w:t xml:space="preserve"> very easy to port the Simulator Interface </w:t>
      </w:r>
      <w:r w:rsidR="00BD7089" w:rsidRPr="009C1732">
        <w:t>firmware</w:t>
      </w:r>
      <w:r w:rsidR="000903D8" w:rsidRPr="009C1732">
        <w:t xml:space="preserve"> to the new hardware.</w:t>
      </w:r>
    </w:p>
    <w:p w14:paraId="181C0456" w14:textId="5FB86305" w:rsidR="00BA1450" w:rsidRPr="009C1732" w:rsidRDefault="00BA1450" w:rsidP="005E5122">
      <w:pPr>
        <w:pStyle w:val="ListParagraph"/>
        <w:numPr>
          <w:ilvl w:val="0"/>
          <w:numId w:val="10"/>
        </w:numPr>
      </w:pPr>
      <w:r w:rsidRPr="009C1732">
        <w:t xml:space="preserve">The </w:t>
      </w:r>
      <w:r w:rsidR="00BD7089" w:rsidRPr="009C1732">
        <w:t>Simulator Interface</w:t>
      </w:r>
      <w:r w:rsidR="005953C1" w:rsidRPr="009C1732">
        <w:rPr>
          <w:rStyle w:val="FootnoteReference"/>
        </w:rPr>
        <w:footnoteReference w:id="13"/>
      </w:r>
      <w:r w:rsidR="00BD7089" w:rsidRPr="009C1732">
        <w:t xml:space="preserve"> </w:t>
      </w:r>
      <w:r w:rsidRPr="009C1732">
        <w:t xml:space="preserve">makes use of </w:t>
      </w:r>
      <w:r w:rsidR="005953C1" w:rsidRPr="009C1732">
        <w:t xml:space="preserve">an external 8MHz resonator as a clock source. </w:t>
      </w:r>
      <w:r w:rsidRPr="009C1732">
        <w:t xml:space="preserve">Although this is less accurate than </w:t>
      </w:r>
      <w:r w:rsidR="005953C1" w:rsidRPr="009C1732">
        <w:t xml:space="preserve">a crystal </w:t>
      </w:r>
      <w:r w:rsidRPr="009C1732">
        <w:t xml:space="preserve">oscillator, </w:t>
      </w:r>
      <w:r w:rsidR="005953C1" w:rsidRPr="009C1732">
        <w:t xml:space="preserve">it </w:t>
      </w:r>
      <w:r w:rsidRPr="009C1732">
        <w:t>is</w:t>
      </w:r>
      <w:r w:rsidR="00A001B0" w:rsidRPr="009C1732">
        <w:t xml:space="preserve"> still</w:t>
      </w:r>
      <w:r w:rsidRPr="009C1732">
        <w:t xml:space="preserve"> adequate for the purposes of the Simulator Interface, and </w:t>
      </w:r>
      <w:r w:rsidR="009935F4" w:rsidRPr="009C1732">
        <w:t xml:space="preserve">this </w:t>
      </w:r>
      <w:r w:rsidRPr="009C1732">
        <w:t>reduces the overall component count and complexi</w:t>
      </w:r>
      <w:r w:rsidR="009935F4" w:rsidRPr="009C1732">
        <w:t xml:space="preserve">ty of the interface board by omitting </w:t>
      </w:r>
      <w:r w:rsidR="005953C1" w:rsidRPr="009C1732">
        <w:t xml:space="preserve">crystal </w:t>
      </w:r>
      <w:r w:rsidR="009935F4" w:rsidRPr="009C1732">
        <w:t>load capacitors.</w:t>
      </w:r>
    </w:p>
    <w:p w14:paraId="05DF1F54" w14:textId="66D5A225" w:rsidR="00BD7089" w:rsidRPr="009C1732" w:rsidRDefault="00BD7089" w:rsidP="005E5122">
      <w:pPr>
        <w:pStyle w:val="ListParagraph"/>
        <w:numPr>
          <w:ilvl w:val="0"/>
          <w:numId w:val="10"/>
        </w:numPr>
      </w:pPr>
      <w:r w:rsidRPr="009C1732">
        <w:t xml:space="preserve">Although the Simulator Interface uses the ATmega328P microcontroller and development tool chain, it </w:t>
      </w:r>
      <w:r w:rsidR="005E47F9" w:rsidRPr="009C1732">
        <w:t>does not use the Arduino boot loader</w:t>
      </w:r>
      <w:r w:rsidRPr="009C1732">
        <w:t xml:space="preserve"> program</w:t>
      </w:r>
      <w:r w:rsidR="008F0E54" w:rsidRPr="009C1732">
        <w:t>. The ATmega328P is programmed via an I</w:t>
      </w:r>
      <w:r w:rsidR="00A001B0" w:rsidRPr="009C1732">
        <w:t>C</w:t>
      </w:r>
      <w:r w:rsidR="008F0E54" w:rsidRPr="009C1732">
        <w:t xml:space="preserve">SP header using </w:t>
      </w:r>
      <w:r w:rsidRPr="009C1732">
        <w:t>a programmer (</w:t>
      </w:r>
      <w:r w:rsidR="008F0E54" w:rsidRPr="009C1732">
        <w:t xml:space="preserve">the </w:t>
      </w:r>
      <w:r w:rsidR="008F0E54" w:rsidRPr="009C1732">
        <w:rPr>
          <w:i/>
        </w:rPr>
        <w:t>Arduino-as-ISP</w:t>
      </w:r>
      <w:r w:rsidR="008F0E54" w:rsidRPr="009C1732">
        <w:t xml:space="preserve"> method</w:t>
      </w:r>
      <w:r w:rsidRPr="009C1732">
        <w:t xml:space="preserve"> is </w:t>
      </w:r>
      <w:r w:rsidR="002A68B0" w:rsidRPr="009C1732">
        <w:t>suggested and</w:t>
      </w:r>
      <w:r w:rsidRPr="009C1732">
        <w:t xml:space="preserve"> </w:t>
      </w:r>
      <w:r w:rsidR="00A001B0" w:rsidRPr="009C1732">
        <w:t xml:space="preserve">is described in more detail in the </w:t>
      </w:r>
      <w:r w:rsidR="005953C1" w:rsidRPr="009C1732">
        <w:rPr>
          <w:b/>
          <w:bCs/>
          <w:i/>
          <w:iCs/>
        </w:rPr>
        <w:t>Build &amp; Installation Guide</w:t>
      </w:r>
      <w:r w:rsidRPr="009C1732">
        <w:t>.)</w:t>
      </w:r>
    </w:p>
    <w:p w14:paraId="5BC182F3" w14:textId="77777777" w:rsidR="009935F4" w:rsidRDefault="009935F4" w:rsidP="005953C1">
      <w:pPr>
        <w:pStyle w:val="Heading2"/>
      </w:pPr>
      <w:bookmarkStart w:id="1492" w:name="_Toc202969136"/>
      <w:r>
        <w:t>Serial Line Driver</w:t>
      </w:r>
      <w:bookmarkEnd w:id="1492"/>
    </w:p>
    <w:p w14:paraId="29C98F47" w14:textId="2C4C15A3" w:rsidR="009935F4" w:rsidRPr="009C1732" w:rsidRDefault="009935F4" w:rsidP="005E5122">
      <w:pPr>
        <w:pStyle w:val="ListParagraph"/>
        <w:numPr>
          <w:ilvl w:val="0"/>
          <w:numId w:val="10"/>
        </w:numPr>
      </w:pPr>
      <w:r w:rsidRPr="009C1732">
        <w:t xml:space="preserve">The Simulator Interface uses the </w:t>
      </w:r>
      <w:r w:rsidR="00CE5701">
        <w:t xml:space="preserve">Analog Devices (formerly </w:t>
      </w:r>
      <w:r w:rsidRPr="009C1732">
        <w:t>Maxim</w:t>
      </w:r>
      <w:r w:rsidR="00CE5701">
        <w:t>)</w:t>
      </w:r>
      <w:r w:rsidRPr="009C1732">
        <w:t xml:space="preserve"> MAX233 RS-232 serial line driver</w:t>
      </w:r>
      <w:r w:rsidRPr="009C1732">
        <w:rPr>
          <w:rStyle w:val="FootnoteReference"/>
        </w:rPr>
        <w:footnoteReference w:id="14"/>
      </w:r>
      <w:r w:rsidRPr="009C1732">
        <w:t>. The MAX233 has the advantage over other line driver ICs of requiring no external charge pump capacitors, also reducing the overall component count.</w:t>
      </w:r>
      <w:r w:rsidR="005953C1" w:rsidRPr="009C1732">
        <w:t xml:space="preserve"> It also provides two RS-232 transmitters, simplifying support for multiple Simulator PCs.</w:t>
      </w:r>
    </w:p>
    <w:p w14:paraId="766DC689" w14:textId="77777777" w:rsidR="00D1596D" w:rsidRDefault="00D1596D" w:rsidP="00585C9F">
      <w:pPr>
        <w:pStyle w:val="Heading2"/>
      </w:pPr>
      <w:r>
        <w:br w:type="page"/>
      </w:r>
    </w:p>
    <w:p w14:paraId="295AA155" w14:textId="67AF6717" w:rsidR="00D1596D" w:rsidRDefault="00D1596D" w:rsidP="00585C9F">
      <w:pPr>
        <w:pStyle w:val="Heading2"/>
      </w:pPr>
      <w:bookmarkStart w:id="1493" w:name="_Toc202969137"/>
      <w:r>
        <w:lastRenderedPageBreak/>
        <w:t>Microcontroller Configuration</w:t>
      </w:r>
      <w:bookmarkEnd w:id="1493"/>
    </w:p>
    <w:p w14:paraId="7BCD8223" w14:textId="5B74C29B" w:rsidR="007E4CA5" w:rsidRPr="00393B25" w:rsidRDefault="007E4CA5" w:rsidP="00D1596D">
      <w:pPr>
        <w:pStyle w:val="Heading3"/>
      </w:pPr>
      <w:bookmarkStart w:id="1494" w:name="_Toc202969138"/>
      <w:r w:rsidRPr="001E1F78">
        <w:t>Microcontroller I/O Pins</w:t>
      </w:r>
      <w:bookmarkEnd w:id="1494"/>
    </w:p>
    <w:p w14:paraId="16066763" w14:textId="13F42098" w:rsidR="007E4CA5" w:rsidRPr="009C1732" w:rsidRDefault="007E4CA5" w:rsidP="007E4CA5">
      <w:pPr>
        <w:keepNext/>
      </w:pPr>
      <w:r w:rsidRPr="009C1732">
        <w:t xml:space="preserve">The following table shows the ATmega328P pin assignments for the </w:t>
      </w:r>
      <w:r w:rsidR="00585C9F" w:rsidRPr="009C1732">
        <w:t xml:space="preserve">Type 2 </w:t>
      </w:r>
      <w:r w:rsidRPr="009C1732">
        <w:t>Simulator Interface:</w:t>
      </w:r>
    </w:p>
    <w:p w14:paraId="0EB8FF62" w14:textId="341EC763" w:rsidR="007E4CA5" w:rsidRDefault="007E4CA5" w:rsidP="007E4CA5">
      <w:pPr>
        <w:pStyle w:val="Caption"/>
        <w:keepNext/>
      </w:pPr>
      <w:bookmarkStart w:id="1495" w:name="_Toc202969290"/>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044299">
        <w:rPr>
          <w:noProof/>
        </w:rPr>
        <w:t>1</w:t>
      </w:r>
      <w:r w:rsidR="00E9235D">
        <w:rPr>
          <w:noProof/>
        </w:rPr>
        <w:fldChar w:fldCharType="end"/>
      </w:r>
      <w:r>
        <w:t xml:space="preserve"> </w:t>
      </w:r>
      <w:r w:rsidR="00C508EE">
        <w:t>–</w:t>
      </w:r>
      <w:r>
        <w:t xml:space="preserve"> </w:t>
      </w:r>
      <w:r w:rsidR="00C508EE">
        <w:t xml:space="preserve">Microcontroller </w:t>
      </w:r>
      <w:r>
        <w:t>I/O Pin Assignments</w:t>
      </w:r>
      <w:bookmarkEnd w:id="14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7"/>
        <w:gridCol w:w="4881"/>
      </w:tblGrid>
      <w:tr w:rsidR="007E4CA5" w:rsidRPr="00AE25BB" w14:paraId="360829FA" w14:textId="77777777" w:rsidTr="00111092">
        <w:tc>
          <w:tcPr>
            <w:tcW w:w="2126" w:type="dxa"/>
            <w:shd w:val="clear" w:color="auto" w:fill="D9D9D9" w:themeFill="background1" w:themeFillShade="D9"/>
          </w:tcPr>
          <w:p w14:paraId="6A2A11D7" w14:textId="77777777" w:rsidR="007E4CA5" w:rsidRPr="009C1732" w:rsidRDefault="007E4CA5" w:rsidP="00111092">
            <w:pPr>
              <w:contextualSpacing/>
            </w:pPr>
            <w:r w:rsidRPr="009C1732">
              <w:t>Arduino I/O Pin</w:t>
            </w:r>
            <w:r w:rsidRPr="009C1732">
              <w:rPr>
                <w:rStyle w:val="FootnoteReference"/>
              </w:rPr>
              <w:footnoteReference w:id="15"/>
            </w:r>
          </w:p>
        </w:tc>
        <w:tc>
          <w:tcPr>
            <w:tcW w:w="2127" w:type="dxa"/>
            <w:shd w:val="clear" w:color="auto" w:fill="D9D9D9" w:themeFill="background1" w:themeFillShade="D9"/>
          </w:tcPr>
          <w:p w14:paraId="6AFB4AA2" w14:textId="77777777" w:rsidR="007E4CA5" w:rsidRPr="009C1732" w:rsidRDefault="007E4CA5" w:rsidP="00111092">
            <w:pPr>
              <w:contextualSpacing/>
            </w:pPr>
            <w:r w:rsidRPr="009C1732">
              <w:t>ATmega328P Physical Pin</w:t>
            </w:r>
          </w:p>
        </w:tc>
        <w:tc>
          <w:tcPr>
            <w:tcW w:w="4881" w:type="dxa"/>
            <w:shd w:val="clear" w:color="auto" w:fill="D9D9D9" w:themeFill="background1" w:themeFillShade="D9"/>
          </w:tcPr>
          <w:p w14:paraId="456B0769" w14:textId="77777777" w:rsidR="007E4CA5" w:rsidRPr="009C1732" w:rsidRDefault="007E4CA5" w:rsidP="00111092">
            <w:pPr>
              <w:contextualSpacing/>
            </w:pPr>
            <w:r w:rsidRPr="009C1732">
              <w:t>Function</w:t>
            </w:r>
          </w:p>
        </w:tc>
      </w:tr>
      <w:tr w:rsidR="007E4CA5" w14:paraId="5B2474A8" w14:textId="77777777" w:rsidTr="00111092">
        <w:tc>
          <w:tcPr>
            <w:tcW w:w="2126" w:type="dxa"/>
          </w:tcPr>
          <w:p w14:paraId="723F25B2" w14:textId="77777777" w:rsidR="007E4CA5" w:rsidRPr="009C1732" w:rsidRDefault="007E4CA5" w:rsidP="00111092">
            <w:pPr>
              <w:contextualSpacing/>
            </w:pPr>
            <w:r w:rsidRPr="009C1732">
              <w:t>0</w:t>
            </w:r>
          </w:p>
        </w:tc>
        <w:tc>
          <w:tcPr>
            <w:tcW w:w="2127" w:type="dxa"/>
          </w:tcPr>
          <w:p w14:paraId="7B96219C" w14:textId="77777777" w:rsidR="007E4CA5" w:rsidRPr="009C1732" w:rsidRDefault="007E4CA5" w:rsidP="00111092">
            <w:pPr>
              <w:contextualSpacing/>
            </w:pPr>
            <w:r w:rsidRPr="009C1732">
              <w:t>2</w:t>
            </w:r>
          </w:p>
        </w:tc>
        <w:tc>
          <w:tcPr>
            <w:tcW w:w="4881" w:type="dxa"/>
          </w:tcPr>
          <w:p w14:paraId="499458EE" w14:textId="77777777" w:rsidR="007E4CA5" w:rsidRPr="009C1732" w:rsidRDefault="007E4CA5" w:rsidP="00111092">
            <w:pPr>
              <w:contextualSpacing/>
            </w:pPr>
            <w:r w:rsidRPr="009C1732">
              <w:t>Serial Port Receive</w:t>
            </w:r>
          </w:p>
        </w:tc>
      </w:tr>
      <w:tr w:rsidR="007E4CA5" w14:paraId="7B2AF4EC" w14:textId="77777777" w:rsidTr="00111092">
        <w:tc>
          <w:tcPr>
            <w:tcW w:w="2126" w:type="dxa"/>
          </w:tcPr>
          <w:p w14:paraId="209C34D7" w14:textId="77777777" w:rsidR="007E4CA5" w:rsidRPr="009C1732" w:rsidRDefault="007E4CA5" w:rsidP="00111092">
            <w:pPr>
              <w:contextualSpacing/>
            </w:pPr>
            <w:r w:rsidRPr="009C1732">
              <w:t>1</w:t>
            </w:r>
          </w:p>
        </w:tc>
        <w:tc>
          <w:tcPr>
            <w:tcW w:w="2127" w:type="dxa"/>
          </w:tcPr>
          <w:p w14:paraId="23A3CD7C" w14:textId="77777777" w:rsidR="007E4CA5" w:rsidRPr="009C1732" w:rsidRDefault="007E4CA5" w:rsidP="00111092">
            <w:pPr>
              <w:contextualSpacing/>
            </w:pPr>
            <w:r w:rsidRPr="009C1732">
              <w:t>3</w:t>
            </w:r>
          </w:p>
        </w:tc>
        <w:tc>
          <w:tcPr>
            <w:tcW w:w="4881" w:type="dxa"/>
          </w:tcPr>
          <w:p w14:paraId="5E0EDC6C" w14:textId="77777777" w:rsidR="007E4CA5" w:rsidRPr="009C1732" w:rsidRDefault="007E4CA5" w:rsidP="00111092">
            <w:pPr>
              <w:contextualSpacing/>
            </w:pPr>
            <w:r w:rsidRPr="009C1732">
              <w:t>Serial Port Transmit</w:t>
            </w:r>
          </w:p>
        </w:tc>
      </w:tr>
      <w:tr w:rsidR="007E4CA5" w14:paraId="5D9F5978" w14:textId="77777777" w:rsidTr="00111092">
        <w:tc>
          <w:tcPr>
            <w:tcW w:w="2126" w:type="dxa"/>
          </w:tcPr>
          <w:p w14:paraId="3A02EBD5" w14:textId="77777777" w:rsidR="007E4CA5" w:rsidRPr="009C1732" w:rsidRDefault="007E4CA5" w:rsidP="00111092">
            <w:pPr>
              <w:contextualSpacing/>
            </w:pPr>
            <w:r w:rsidRPr="009C1732">
              <w:t>2</w:t>
            </w:r>
          </w:p>
        </w:tc>
        <w:tc>
          <w:tcPr>
            <w:tcW w:w="2127" w:type="dxa"/>
          </w:tcPr>
          <w:p w14:paraId="1D1E2C03" w14:textId="77777777" w:rsidR="007E4CA5" w:rsidRPr="009C1732" w:rsidRDefault="007E4CA5" w:rsidP="00111092">
            <w:pPr>
              <w:contextualSpacing/>
            </w:pPr>
            <w:r w:rsidRPr="009C1732">
              <w:t>4</w:t>
            </w:r>
          </w:p>
        </w:tc>
        <w:tc>
          <w:tcPr>
            <w:tcW w:w="4881" w:type="dxa"/>
          </w:tcPr>
          <w:p w14:paraId="298B3C91" w14:textId="244A8862" w:rsidR="007E4CA5" w:rsidRPr="009C1732" w:rsidRDefault="00585C9F" w:rsidP="00111092">
            <w:pPr>
              <w:contextualSpacing/>
            </w:pPr>
            <w:r w:rsidRPr="009C1732">
              <w:t>Sensor #12 (T)</w:t>
            </w:r>
          </w:p>
        </w:tc>
      </w:tr>
      <w:tr w:rsidR="007E4CA5" w14:paraId="72B821C6" w14:textId="77777777" w:rsidTr="00111092">
        <w:tc>
          <w:tcPr>
            <w:tcW w:w="2126" w:type="dxa"/>
          </w:tcPr>
          <w:p w14:paraId="453845C8" w14:textId="77777777" w:rsidR="007E4CA5" w:rsidRPr="009C1732" w:rsidRDefault="007E4CA5" w:rsidP="00111092">
            <w:pPr>
              <w:contextualSpacing/>
            </w:pPr>
            <w:r w:rsidRPr="009C1732">
              <w:t>3</w:t>
            </w:r>
          </w:p>
        </w:tc>
        <w:tc>
          <w:tcPr>
            <w:tcW w:w="2127" w:type="dxa"/>
          </w:tcPr>
          <w:p w14:paraId="1AD9E6CB" w14:textId="77777777" w:rsidR="007E4CA5" w:rsidRPr="009C1732" w:rsidRDefault="007E4CA5" w:rsidP="00111092">
            <w:pPr>
              <w:contextualSpacing/>
            </w:pPr>
            <w:r w:rsidRPr="009C1732">
              <w:t>5</w:t>
            </w:r>
          </w:p>
        </w:tc>
        <w:tc>
          <w:tcPr>
            <w:tcW w:w="4881" w:type="dxa"/>
          </w:tcPr>
          <w:p w14:paraId="3477CB1F" w14:textId="7464E288" w:rsidR="007E4CA5" w:rsidRPr="009C1732" w:rsidRDefault="00585C9F" w:rsidP="00111092">
            <w:pPr>
              <w:contextualSpacing/>
            </w:pPr>
            <w:r w:rsidRPr="009C1732">
              <w:t>Sensor #10 (0)</w:t>
            </w:r>
          </w:p>
        </w:tc>
      </w:tr>
      <w:tr w:rsidR="007E4CA5" w14:paraId="607D7698" w14:textId="77777777" w:rsidTr="00111092">
        <w:tc>
          <w:tcPr>
            <w:tcW w:w="2126" w:type="dxa"/>
          </w:tcPr>
          <w:p w14:paraId="1CF4AE01" w14:textId="77777777" w:rsidR="007E4CA5" w:rsidRPr="009C1732" w:rsidRDefault="007E4CA5" w:rsidP="00111092">
            <w:pPr>
              <w:contextualSpacing/>
            </w:pPr>
            <w:r w:rsidRPr="009C1732">
              <w:t>4</w:t>
            </w:r>
          </w:p>
        </w:tc>
        <w:tc>
          <w:tcPr>
            <w:tcW w:w="2127" w:type="dxa"/>
          </w:tcPr>
          <w:p w14:paraId="71C4269D" w14:textId="77777777" w:rsidR="007E4CA5" w:rsidRPr="009C1732" w:rsidRDefault="007E4CA5" w:rsidP="00111092">
            <w:pPr>
              <w:contextualSpacing/>
            </w:pPr>
            <w:r w:rsidRPr="009C1732">
              <w:t>6</w:t>
            </w:r>
          </w:p>
        </w:tc>
        <w:tc>
          <w:tcPr>
            <w:tcW w:w="4881" w:type="dxa"/>
          </w:tcPr>
          <w:p w14:paraId="0D0A5577" w14:textId="7417D713" w:rsidR="007E4CA5" w:rsidRPr="009C1732" w:rsidRDefault="00585C9F" w:rsidP="00111092">
            <w:pPr>
              <w:contextualSpacing/>
            </w:pPr>
            <w:r w:rsidRPr="009C1732">
              <w:t>Diagnostic LED</w:t>
            </w:r>
          </w:p>
        </w:tc>
      </w:tr>
      <w:tr w:rsidR="007E4CA5" w14:paraId="597021EF" w14:textId="77777777" w:rsidTr="00111092">
        <w:tc>
          <w:tcPr>
            <w:tcW w:w="2126" w:type="dxa"/>
          </w:tcPr>
          <w:p w14:paraId="483B802E" w14:textId="77777777" w:rsidR="007E4CA5" w:rsidRPr="009C1732" w:rsidRDefault="007E4CA5" w:rsidP="00111092">
            <w:pPr>
              <w:contextualSpacing/>
            </w:pPr>
            <w:r w:rsidRPr="009C1732">
              <w:t>5</w:t>
            </w:r>
          </w:p>
        </w:tc>
        <w:tc>
          <w:tcPr>
            <w:tcW w:w="2127" w:type="dxa"/>
          </w:tcPr>
          <w:p w14:paraId="2DB1522F" w14:textId="77777777" w:rsidR="007E4CA5" w:rsidRPr="009C1732" w:rsidRDefault="007E4CA5" w:rsidP="00111092">
            <w:pPr>
              <w:contextualSpacing/>
            </w:pPr>
            <w:r w:rsidRPr="009C1732">
              <w:t>11</w:t>
            </w:r>
          </w:p>
        </w:tc>
        <w:tc>
          <w:tcPr>
            <w:tcW w:w="4881" w:type="dxa"/>
          </w:tcPr>
          <w:p w14:paraId="06AA9704" w14:textId="77777777" w:rsidR="007E4CA5" w:rsidRPr="009C1732" w:rsidRDefault="007E4CA5" w:rsidP="00111092">
            <w:pPr>
              <w:contextualSpacing/>
            </w:pPr>
            <w:r w:rsidRPr="009C1732">
              <w:t>CRO Timing Pin (enabled in development code only)</w:t>
            </w:r>
          </w:p>
        </w:tc>
      </w:tr>
      <w:tr w:rsidR="007E4CA5" w14:paraId="77725C7B" w14:textId="77777777" w:rsidTr="00111092">
        <w:tc>
          <w:tcPr>
            <w:tcW w:w="2126" w:type="dxa"/>
          </w:tcPr>
          <w:p w14:paraId="3DD2B17B" w14:textId="77777777" w:rsidR="007E4CA5" w:rsidRPr="009C1732" w:rsidRDefault="007E4CA5" w:rsidP="00111092">
            <w:pPr>
              <w:contextualSpacing/>
            </w:pPr>
            <w:r w:rsidRPr="009C1732">
              <w:t>6</w:t>
            </w:r>
          </w:p>
        </w:tc>
        <w:tc>
          <w:tcPr>
            <w:tcW w:w="2127" w:type="dxa"/>
          </w:tcPr>
          <w:p w14:paraId="56EF857D" w14:textId="77777777" w:rsidR="007E4CA5" w:rsidRPr="009C1732" w:rsidRDefault="007E4CA5" w:rsidP="00111092">
            <w:pPr>
              <w:contextualSpacing/>
            </w:pPr>
            <w:r w:rsidRPr="009C1732">
              <w:t>12</w:t>
            </w:r>
          </w:p>
        </w:tc>
        <w:tc>
          <w:tcPr>
            <w:tcW w:w="4881" w:type="dxa"/>
          </w:tcPr>
          <w:p w14:paraId="3DE0E307" w14:textId="771BF7DC" w:rsidR="007E4CA5" w:rsidRPr="009C1732" w:rsidRDefault="00585C9F" w:rsidP="009935F4">
            <w:pPr>
              <w:contextualSpacing/>
            </w:pPr>
            <w:r w:rsidRPr="009C1732">
              <w:t>Sensor #1</w:t>
            </w:r>
          </w:p>
        </w:tc>
      </w:tr>
      <w:tr w:rsidR="007E4CA5" w14:paraId="428A9501" w14:textId="77777777" w:rsidTr="00111092">
        <w:tc>
          <w:tcPr>
            <w:tcW w:w="2126" w:type="dxa"/>
          </w:tcPr>
          <w:p w14:paraId="7952CBD2" w14:textId="77777777" w:rsidR="007E4CA5" w:rsidRPr="009C1732" w:rsidRDefault="007E4CA5" w:rsidP="00111092">
            <w:pPr>
              <w:contextualSpacing/>
            </w:pPr>
            <w:r w:rsidRPr="009C1732">
              <w:t>7</w:t>
            </w:r>
          </w:p>
        </w:tc>
        <w:tc>
          <w:tcPr>
            <w:tcW w:w="2127" w:type="dxa"/>
          </w:tcPr>
          <w:p w14:paraId="78624247" w14:textId="77777777" w:rsidR="007E4CA5" w:rsidRPr="009C1732" w:rsidRDefault="007E4CA5" w:rsidP="00111092">
            <w:pPr>
              <w:contextualSpacing/>
            </w:pPr>
            <w:r w:rsidRPr="009C1732">
              <w:t>13</w:t>
            </w:r>
          </w:p>
        </w:tc>
        <w:tc>
          <w:tcPr>
            <w:tcW w:w="4881" w:type="dxa"/>
          </w:tcPr>
          <w:p w14:paraId="6C959BE5" w14:textId="19182C3C" w:rsidR="007E4CA5" w:rsidRPr="009C1732" w:rsidRDefault="00585C9F" w:rsidP="00111092">
            <w:pPr>
              <w:contextualSpacing/>
            </w:pPr>
            <w:r w:rsidRPr="009C1732">
              <w:t>Sensor #2</w:t>
            </w:r>
          </w:p>
        </w:tc>
      </w:tr>
      <w:tr w:rsidR="00585C9F" w14:paraId="04F65446" w14:textId="77777777" w:rsidTr="00111092">
        <w:tc>
          <w:tcPr>
            <w:tcW w:w="2126" w:type="dxa"/>
          </w:tcPr>
          <w:p w14:paraId="59832818" w14:textId="77777777" w:rsidR="00585C9F" w:rsidRPr="009C1732" w:rsidRDefault="00585C9F" w:rsidP="00585C9F">
            <w:pPr>
              <w:contextualSpacing/>
            </w:pPr>
            <w:r w:rsidRPr="009C1732">
              <w:t>8</w:t>
            </w:r>
          </w:p>
        </w:tc>
        <w:tc>
          <w:tcPr>
            <w:tcW w:w="2127" w:type="dxa"/>
          </w:tcPr>
          <w:p w14:paraId="17A60DAB" w14:textId="77777777" w:rsidR="00585C9F" w:rsidRPr="009C1732" w:rsidRDefault="00585C9F" w:rsidP="00585C9F">
            <w:pPr>
              <w:contextualSpacing/>
            </w:pPr>
            <w:r w:rsidRPr="009C1732">
              <w:t>14</w:t>
            </w:r>
          </w:p>
        </w:tc>
        <w:tc>
          <w:tcPr>
            <w:tcW w:w="4881" w:type="dxa"/>
          </w:tcPr>
          <w:p w14:paraId="586710A4" w14:textId="40F39AFE" w:rsidR="00585C9F" w:rsidRPr="009C1732" w:rsidRDefault="00585C9F" w:rsidP="00585C9F">
            <w:pPr>
              <w:contextualSpacing/>
            </w:pPr>
            <w:r w:rsidRPr="009C1732">
              <w:t>Sensor #3</w:t>
            </w:r>
          </w:p>
        </w:tc>
      </w:tr>
      <w:tr w:rsidR="00585C9F" w14:paraId="1098D757" w14:textId="77777777" w:rsidTr="00111092">
        <w:tc>
          <w:tcPr>
            <w:tcW w:w="2126" w:type="dxa"/>
          </w:tcPr>
          <w:p w14:paraId="790BBC18" w14:textId="77777777" w:rsidR="00585C9F" w:rsidRPr="009C1732" w:rsidRDefault="00585C9F" w:rsidP="00585C9F">
            <w:pPr>
              <w:contextualSpacing/>
            </w:pPr>
            <w:r w:rsidRPr="009C1732">
              <w:t>9</w:t>
            </w:r>
          </w:p>
        </w:tc>
        <w:tc>
          <w:tcPr>
            <w:tcW w:w="2127" w:type="dxa"/>
          </w:tcPr>
          <w:p w14:paraId="523BED89" w14:textId="77777777" w:rsidR="00585C9F" w:rsidRPr="009C1732" w:rsidRDefault="00585C9F" w:rsidP="00585C9F">
            <w:pPr>
              <w:contextualSpacing/>
            </w:pPr>
            <w:r w:rsidRPr="009C1732">
              <w:t>15</w:t>
            </w:r>
          </w:p>
        </w:tc>
        <w:tc>
          <w:tcPr>
            <w:tcW w:w="4881" w:type="dxa"/>
          </w:tcPr>
          <w:p w14:paraId="601494AF" w14:textId="270DE674" w:rsidR="00585C9F" w:rsidRPr="009C1732" w:rsidRDefault="00585C9F" w:rsidP="00585C9F">
            <w:pPr>
              <w:contextualSpacing/>
            </w:pPr>
            <w:r w:rsidRPr="009C1732">
              <w:t>Sensor #4</w:t>
            </w:r>
          </w:p>
        </w:tc>
      </w:tr>
      <w:tr w:rsidR="00585C9F" w14:paraId="3766FADE" w14:textId="77777777" w:rsidTr="00111092">
        <w:tc>
          <w:tcPr>
            <w:tcW w:w="2126" w:type="dxa"/>
          </w:tcPr>
          <w:p w14:paraId="5289EF4F" w14:textId="77777777" w:rsidR="00585C9F" w:rsidRPr="009C1732" w:rsidRDefault="00585C9F" w:rsidP="00585C9F">
            <w:pPr>
              <w:contextualSpacing/>
            </w:pPr>
            <w:r w:rsidRPr="009C1732">
              <w:t>10</w:t>
            </w:r>
          </w:p>
        </w:tc>
        <w:tc>
          <w:tcPr>
            <w:tcW w:w="2127" w:type="dxa"/>
          </w:tcPr>
          <w:p w14:paraId="10AE8737" w14:textId="77777777" w:rsidR="00585C9F" w:rsidRPr="009C1732" w:rsidRDefault="00585C9F" w:rsidP="00585C9F">
            <w:pPr>
              <w:contextualSpacing/>
            </w:pPr>
            <w:r w:rsidRPr="009C1732">
              <w:t>16</w:t>
            </w:r>
          </w:p>
        </w:tc>
        <w:tc>
          <w:tcPr>
            <w:tcW w:w="4881" w:type="dxa"/>
          </w:tcPr>
          <w:p w14:paraId="1285F079" w14:textId="776E21F3" w:rsidR="00585C9F" w:rsidRPr="009C1732" w:rsidRDefault="00585C9F" w:rsidP="00585C9F">
            <w:pPr>
              <w:contextualSpacing/>
            </w:pPr>
            <w:r w:rsidRPr="009C1732">
              <w:t>Sensor #5</w:t>
            </w:r>
          </w:p>
        </w:tc>
      </w:tr>
      <w:tr w:rsidR="00585C9F" w14:paraId="7568C84A" w14:textId="77777777" w:rsidTr="00111092">
        <w:tc>
          <w:tcPr>
            <w:tcW w:w="2126" w:type="dxa"/>
          </w:tcPr>
          <w:p w14:paraId="04B2F73C" w14:textId="77777777" w:rsidR="00585C9F" w:rsidRPr="009C1732" w:rsidRDefault="00585C9F" w:rsidP="00585C9F">
            <w:pPr>
              <w:contextualSpacing/>
            </w:pPr>
            <w:r w:rsidRPr="009C1732">
              <w:t>11</w:t>
            </w:r>
          </w:p>
        </w:tc>
        <w:tc>
          <w:tcPr>
            <w:tcW w:w="2127" w:type="dxa"/>
          </w:tcPr>
          <w:p w14:paraId="60C37171" w14:textId="77777777" w:rsidR="00585C9F" w:rsidRPr="009C1732" w:rsidRDefault="00585C9F" w:rsidP="00585C9F">
            <w:pPr>
              <w:contextualSpacing/>
            </w:pPr>
            <w:r w:rsidRPr="009C1732">
              <w:t>17</w:t>
            </w:r>
          </w:p>
        </w:tc>
        <w:tc>
          <w:tcPr>
            <w:tcW w:w="4881" w:type="dxa"/>
          </w:tcPr>
          <w:p w14:paraId="44E3E22E" w14:textId="02E61F68" w:rsidR="00585C9F" w:rsidRPr="009C1732" w:rsidRDefault="00585C9F" w:rsidP="00585C9F">
            <w:pPr>
              <w:contextualSpacing/>
            </w:pPr>
            <w:r w:rsidRPr="009C1732">
              <w:t>Sensor #6</w:t>
            </w:r>
          </w:p>
        </w:tc>
      </w:tr>
      <w:tr w:rsidR="00585C9F" w14:paraId="0A1DAFA2" w14:textId="77777777" w:rsidTr="00111092">
        <w:tc>
          <w:tcPr>
            <w:tcW w:w="2126" w:type="dxa"/>
          </w:tcPr>
          <w:p w14:paraId="4FD8A6F5" w14:textId="77777777" w:rsidR="00585C9F" w:rsidRPr="009C1732" w:rsidRDefault="00585C9F" w:rsidP="00585C9F">
            <w:pPr>
              <w:contextualSpacing/>
            </w:pPr>
            <w:r w:rsidRPr="009C1732">
              <w:t>12</w:t>
            </w:r>
          </w:p>
        </w:tc>
        <w:tc>
          <w:tcPr>
            <w:tcW w:w="2127" w:type="dxa"/>
          </w:tcPr>
          <w:p w14:paraId="4589EA62" w14:textId="77777777" w:rsidR="00585C9F" w:rsidRPr="009C1732" w:rsidRDefault="00585C9F" w:rsidP="00585C9F">
            <w:pPr>
              <w:contextualSpacing/>
            </w:pPr>
            <w:r w:rsidRPr="009C1732">
              <w:t>18</w:t>
            </w:r>
          </w:p>
        </w:tc>
        <w:tc>
          <w:tcPr>
            <w:tcW w:w="4881" w:type="dxa"/>
          </w:tcPr>
          <w:p w14:paraId="56F18239" w14:textId="71B0C993" w:rsidR="00585C9F" w:rsidRPr="009C1732" w:rsidRDefault="00585C9F" w:rsidP="00585C9F">
            <w:pPr>
              <w:contextualSpacing/>
            </w:pPr>
            <w:r w:rsidRPr="009C1732">
              <w:t>Sensor #7</w:t>
            </w:r>
          </w:p>
        </w:tc>
      </w:tr>
      <w:tr w:rsidR="00585C9F" w14:paraId="6C0CE320" w14:textId="77777777" w:rsidTr="00111092">
        <w:tc>
          <w:tcPr>
            <w:tcW w:w="2126" w:type="dxa"/>
          </w:tcPr>
          <w:p w14:paraId="2FE7950C" w14:textId="77777777" w:rsidR="00585C9F" w:rsidRPr="009C1732" w:rsidRDefault="00585C9F" w:rsidP="00585C9F">
            <w:pPr>
              <w:contextualSpacing/>
            </w:pPr>
            <w:r w:rsidRPr="009C1732">
              <w:t>13</w:t>
            </w:r>
          </w:p>
        </w:tc>
        <w:tc>
          <w:tcPr>
            <w:tcW w:w="2127" w:type="dxa"/>
          </w:tcPr>
          <w:p w14:paraId="624DB3DD" w14:textId="77777777" w:rsidR="00585C9F" w:rsidRPr="009C1732" w:rsidRDefault="00585C9F" w:rsidP="00585C9F">
            <w:pPr>
              <w:contextualSpacing/>
            </w:pPr>
            <w:r w:rsidRPr="009C1732">
              <w:t>19</w:t>
            </w:r>
          </w:p>
        </w:tc>
        <w:tc>
          <w:tcPr>
            <w:tcW w:w="4881" w:type="dxa"/>
          </w:tcPr>
          <w:p w14:paraId="59FA2290" w14:textId="66010BBF" w:rsidR="00585C9F" w:rsidRPr="009C1732" w:rsidRDefault="00585C9F" w:rsidP="00585C9F">
            <w:pPr>
              <w:contextualSpacing/>
            </w:pPr>
            <w:r w:rsidRPr="009C1732">
              <w:t>Sensor #8</w:t>
            </w:r>
          </w:p>
        </w:tc>
      </w:tr>
      <w:tr w:rsidR="00585C9F" w14:paraId="6A671828" w14:textId="77777777" w:rsidTr="00111092">
        <w:tc>
          <w:tcPr>
            <w:tcW w:w="2126" w:type="dxa"/>
          </w:tcPr>
          <w:p w14:paraId="45722348" w14:textId="77777777" w:rsidR="00585C9F" w:rsidRPr="009C1732" w:rsidRDefault="00585C9F" w:rsidP="00585C9F">
            <w:pPr>
              <w:contextualSpacing/>
            </w:pPr>
            <w:r w:rsidRPr="009C1732">
              <w:t>14 (A0)</w:t>
            </w:r>
          </w:p>
        </w:tc>
        <w:tc>
          <w:tcPr>
            <w:tcW w:w="2127" w:type="dxa"/>
          </w:tcPr>
          <w:p w14:paraId="46C06749" w14:textId="77777777" w:rsidR="00585C9F" w:rsidRPr="009C1732" w:rsidRDefault="00585C9F" w:rsidP="00585C9F">
            <w:pPr>
              <w:contextualSpacing/>
            </w:pPr>
            <w:r w:rsidRPr="009C1732">
              <w:t>23</w:t>
            </w:r>
          </w:p>
        </w:tc>
        <w:tc>
          <w:tcPr>
            <w:tcW w:w="4881" w:type="dxa"/>
          </w:tcPr>
          <w:p w14:paraId="5E472519" w14:textId="51E71B7A" w:rsidR="00585C9F" w:rsidRPr="009C1732" w:rsidRDefault="00585C9F" w:rsidP="00585C9F">
            <w:pPr>
              <w:contextualSpacing/>
            </w:pPr>
            <w:r w:rsidRPr="009C1732">
              <w:t>Sensor #9</w:t>
            </w:r>
          </w:p>
        </w:tc>
      </w:tr>
      <w:tr w:rsidR="00585C9F" w14:paraId="3251347B" w14:textId="77777777" w:rsidTr="00111092">
        <w:tc>
          <w:tcPr>
            <w:tcW w:w="2126" w:type="dxa"/>
          </w:tcPr>
          <w:p w14:paraId="10169BD6" w14:textId="77777777" w:rsidR="00585C9F" w:rsidRPr="009C1732" w:rsidRDefault="00585C9F" w:rsidP="00585C9F">
            <w:pPr>
              <w:contextualSpacing/>
            </w:pPr>
            <w:r w:rsidRPr="009C1732">
              <w:t>15 (A1)</w:t>
            </w:r>
          </w:p>
        </w:tc>
        <w:tc>
          <w:tcPr>
            <w:tcW w:w="2127" w:type="dxa"/>
          </w:tcPr>
          <w:p w14:paraId="4E652A65" w14:textId="77777777" w:rsidR="00585C9F" w:rsidRPr="009C1732" w:rsidRDefault="00585C9F" w:rsidP="00585C9F">
            <w:pPr>
              <w:contextualSpacing/>
            </w:pPr>
            <w:r w:rsidRPr="009C1732">
              <w:t>24</w:t>
            </w:r>
          </w:p>
        </w:tc>
        <w:tc>
          <w:tcPr>
            <w:tcW w:w="4881" w:type="dxa"/>
          </w:tcPr>
          <w:p w14:paraId="1A1853BD" w14:textId="1705A115" w:rsidR="00585C9F" w:rsidRPr="009C1732" w:rsidRDefault="00585C9F" w:rsidP="00585C9F">
            <w:pPr>
              <w:contextualSpacing/>
            </w:pPr>
            <w:r w:rsidRPr="009C1732">
              <w:t>Sensor #11 (E)</w:t>
            </w:r>
          </w:p>
        </w:tc>
      </w:tr>
      <w:tr w:rsidR="00585C9F" w14:paraId="65388F4D" w14:textId="77777777" w:rsidTr="00111092">
        <w:tc>
          <w:tcPr>
            <w:tcW w:w="2126" w:type="dxa"/>
          </w:tcPr>
          <w:p w14:paraId="70571CB6" w14:textId="77777777" w:rsidR="00585C9F" w:rsidRPr="009C1732" w:rsidRDefault="00585C9F" w:rsidP="00585C9F">
            <w:pPr>
              <w:contextualSpacing/>
            </w:pPr>
            <w:r w:rsidRPr="009C1732">
              <w:t>16 (A2)</w:t>
            </w:r>
          </w:p>
        </w:tc>
        <w:tc>
          <w:tcPr>
            <w:tcW w:w="2127" w:type="dxa"/>
          </w:tcPr>
          <w:p w14:paraId="58F55DA3" w14:textId="77777777" w:rsidR="00585C9F" w:rsidRPr="009C1732" w:rsidRDefault="00585C9F" w:rsidP="00585C9F">
            <w:pPr>
              <w:contextualSpacing/>
            </w:pPr>
            <w:r w:rsidRPr="009C1732">
              <w:t>25</w:t>
            </w:r>
          </w:p>
        </w:tc>
        <w:tc>
          <w:tcPr>
            <w:tcW w:w="4881" w:type="dxa"/>
          </w:tcPr>
          <w:p w14:paraId="5816293B" w14:textId="57800F74" w:rsidR="00585C9F" w:rsidRPr="009C1732" w:rsidRDefault="00585C9F" w:rsidP="00585C9F">
            <w:pPr>
              <w:contextualSpacing/>
            </w:pPr>
            <w:r w:rsidRPr="009C1732">
              <w:t>Sensor #13 (A)</w:t>
            </w:r>
          </w:p>
        </w:tc>
      </w:tr>
      <w:tr w:rsidR="00585C9F" w14:paraId="1B4EEA89" w14:textId="77777777" w:rsidTr="00111092">
        <w:tc>
          <w:tcPr>
            <w:tcW w:w="2126" w:type="dxa"/>
          </w:tcPr>
          <w:p w14:paraId="45DE7921" w14:textId="77777777" w:rsidR="00585C9F" w:rsidRPr="009C1732" w:rsidRDefault="00585C9F" w:rsidP="00585C9F">
            <w:pPr>
              <w:contextualSpacing/>
            </w:pPr>
            <w:r w:rsidRPr="009C1732">
              <w:t>17 (A3)</w:t>
            </w:r>
          </w:p>
        </w:tc>
        <w:tc>
          <w:tcPr>
            <w:tcW w:w="2127" w:type="dxa"/>
          </w:tcPr>
          <w:p w14:paraId="02D9C002" w14:textId="77777777" w:rsidR="00585C9F" w:rsidRPr="009C1732" w:rsidRDefault="00585C9F" w:rsidP="00585C9F">
            <w:pPr>
              <w:contextualSpacing/>
            </w:pPr>
            <w:r w:rsidRPr="009C1732">
              <w:t>26</w:t>
            </w:r>
          </w:p>
        </w:tc>
        <w:tc>
          <w:tcPr>
            <w:tcW w:w="4881" w:type="dxa"/>
          </w:tcPr>
          <w:p w14:paraId="76A7B81B" w14:textId="2518905B" w:rsidR="00585C9F" w:rsidRPr="009C1732" w:rsidRDefault="00585C9F" w:rsidP="00585C9F">
            <w:pPr>
              <w:contextualSpacing/>
            </w:pPr>
            <w:r w:rsidRPr="009C1732">
              <w:t>Sensor #14 (B)</w:t>
            </w:r>
          </w:p>
        </w:tc>
      </w:tr>
      <w:tr w:rsidR="00585C9F" w14:paraId="2BD359B4" w14:textId="77777777" w:rsidTr="00111092">
        <w:tc>
          <w:tcPr>
            <w:tcW w:w="2126" w:type="dxa"/>
          </w:tcPr>
          <w:p w14:paraId="3D884497" w14:textId="77777777" w:rsidR="00585C9F" w:rsidRPr="009C1732" w:rsidRDefault="00585C9F" w:rsidP="00585C9F">
            <w:pPr>
              <w:contextualSpacing/>
            </w:pPr>
            <w:r w:rsidRPr="009C1732">
              <w:t>18 (A4)</w:t>
            </w:r>
          </w:p>
        </w:tc>
        <w:tc>
          <w:tcPr>
            <w:tcW w:w="2127" w:type="dxa"/>
          </w:tcPr>
          <w:p w14:paraId="2FBC1EE3" w14:textId="77777777" w:rsidR="00585C9F" w:rsidRPr="009C1732" w:rsidRDefault="00585C9F" w:rsidP="00585C9F">
            <w:pPr>
              <w:contextualSpacing/>
            </w:pPr>
            <w:r w:rsidRPr="009C1732">
              <w:t>27</w:t>
            </w:r>
          </w:p>
        </w:tc>
        <w:tc>
          <w:tcPr>
            <w:tcW w:w="4881" w:type="dxa"/>
          </w:tcPr>
          <w:p w14:paraId="5EF9AF9F" w14:textId="01FCD624" w:rsidR="00585C9F" w:rsidRPr="009C1732" w:rsidRDefault="00585C9F" w:rsidP="00585C9F">
            <w:pPr>
              <w:contextualSpacing/>
            </w:pPr>
            <w:r w:rsidRPr="009C1732">
              <w:t>Sensor #15 (C)</w:t>
            </w:r>
          </w:p>
        </w:tc>
      </w:tr>
      <w:tr w:rsidR="00585C9F" w14:paraId="6383D709" w14:textId="77777777" w:rsidTr="00111092">
        <w:tc>
          <w:tcPr>
            <w:tcW w:w="2126" w:type="dxa"/>
          </w:tcPr>
          <w:p w14:paraId="66251A4A" w14:textId="77777777" w:rsidR="00585C9F" w:rsidRPr="009C1732" w:rsidRDefault="00585C9F" w:rsidP="00585C9F">
            <w:pPr>
              <w:contextualSpacing/>
            </w:pPr>
            <w:r w:rsidRPr="009C1732">
              <w:t>19 (A5)</w:t>
            </w:r>
          </w:p>
        </w:tc>
        <w:tc>
          <w:tcPr>
            <w:tcW w:w="2127" w:type="dxa"/>
          </w:tcPr>
          <w:p w14:paraId="386E8929" w14:textId="77777777" w:rsidR="00585C9F" w:rsidRPr="009C1732" w:rsidRDefault="00585C9F" w:rsidP="00585C9F">
            <w:pPr>
              <w:contextualSpacing/>
            </w:pPr>
            <w:r w:rsidRPr="009C1732">
              <w:t>28</w:t>
            </w:r>
          </w:p>
        </w:tc>
        <w:tc>
          <w:tcPr>
            <w:tcW w:w="4881" w:type="dxa"/>
          </w:tcPr>
          <w:p w14:paraId="0390C28A" w14:textId="2D1BD33F" w:rsidR="00585C9F" w:rsidRPr="009C1732" w:rsidRDefault="00585C9F" w:rsidP="00585C9F">
            <w:pPr>
              <w:contextualSpacing/>
            </w:pPr>
            <w:r w:rsidRPr="009C1732">
              <w:t>Sensor #16 (D)</w:t>
            </w:r>
          </w:p>
        </w:tc>
      </w:tr>
    </w:tbl>
    <w:p w14:paraId="753A1D37" w14:textId="77777777" w:rsidR="00D1596D" w:rsidRDefault="00D1596D" w:rsidP="00D1596D">
      <w:pPr>
        <w:pStyle w:val="Heading2"/>
      </w:pPr>
      <w:r>
        <w:br w:type="page"/>
      </w:r>
    </w:p>
    <w:p w14:paraId="53DD693B" w14:textId="31B48409" w:rsidR="00111092" w:rsidRDefault="00111092" w:rsidP="00D1596D">
      <w:pPr>
        <w:pStyle w:val="Heading3"/>
      </w:pPr>
      <w:bookmarkStart w:id="1496" w:name="_Toc202969139"/>
      <w:r w:rsidRPr="001E1F78">
        <w:lastRenderedPageBreak/>
        <w:t>Microcontroller</w:t>
      </w:r>
      <w:r>
        <w:t xml:space="preserve"> Fuse Settings</w:t>
      </w:r>
      <w:bookmarkEnd w:id="1496"/>
    </w:p>
    <w:p w14:paraId="701AEB06" w14:textId="40412131" w:rsidR="002B7C93" w:rsidRPr="009C1732" w:rsidRDefault="002B7C93" w:rsidP="002B7C93">
      <w:r w:rsidRPr="009C1732">
        <w:t xml:space="preserve">The ATmega328P microcontroller has </w:t>
      </w:r>
      <w:r w:rsidR="002A68B0" w:rsidRPr="009C1732">
        <w:t>several</w:t>
      </w:r>
      <w:r w:rsidRPr="009C1732">
        <w:t xml:space="preserve"> configuration registers known as </w:t>
      </w:r>
      <w:r w:rsidRPr="009C1732">
        <w:rPr>
          <w:i/>
          <w:iCs/>
        </w:rPr>
        <w:t>fuses</w:t>
      </w:r>
      <w:r w:rsidRPr="009C1732">
        <w:t>. These are used to control the behaviour of the microcontroller</w:t>
      </w:r>
      <w:r w:rsidRPr="009C1732">
        <w:rPr>
          <w:rStyle w:val="FootnoteReference"/>
        </w:rPr>
        <w:footnoteReference w:id="16"/>
      </w:r>
      <w:r w:rsidRPr="009C1732">
        <w:t xml:space="preserve">. Fuse values are contained in the file </w:t>
      </w:r>
      <w:r w:rsidRPr="009C1732">
        <w:rPr>
          <w:i/>
        </w:rPr>
        <w:t>boards.txt</w:t>
      </w:r>
      <w:r w:rsidRPr="009C1732">
        <w:t xml:space="preserve"> described in the section on uploading firmware below, and are only written during the </w:t>
      </w:r>
      <w:r w:rsidRPr="009C1732">
        <w:rPr>
          <w:i/>
        </w:rPr>
        <w:t>burn bootloader</w:t>
      </w:r>
      <w:r w:rsidR="0029215C" w:rsidRPr="009C1732">
        <w:t xml:space="preserve"> phase of</w:t>
      </w:r>
      <w:r w:rsidRPr="009C1732">
        <w:t xml:space="preserve"> programming.</w:t>
      </w:r>
    </w:p>
    <w:p w14:paraId="53B74947" w14:textId="77777777" w:rsidR="0029215C" w:rsidRPr="009C1732" w:rsidRDefault="0029215C" w:rsidP="002B7C93">
      <w:pPr>
        <w:rPr>
          <w:b/>
        </w:rPr>
      </w:pPr>
      <w:r w:rsidRPr="009C1732">
        <w:rPr>
          <w:b/>
        </w:rPr>
        <w:t>Warning: Setting incorrect fuse values can render the microcontroller unusable or prevent further reprogramming without specialist hardware.</w:t>
      </w:r>
    </w:p>
    <w:p w14:paraId="27305F3C" w14:textId="7E608626" w:rsidR="00585C9F" w:rsidRPr="009C1732" w:rsidRDefault="00585C9F" w:rsidP="00585C9F">
      <w:pPr>
        <w:keepNext/>
      </w:pPr>
      <w:r w:rsidRPr="009C1732">
        <w:t>The appropriate set of fuses is selected in the Arduino IDE by selecting the</w:t>
      </w:r>
      <w:r w:rsidR="00D1596D" w:rsidRPr="009C1732">
        <w:t xml:space="preserve"> </w:t>
      </w:r>
      <w:r w:rsidRPr="009C1732">
        <w:t>correct board type in the Liverpool Ringing Simulator Boards set.</w:t>
      </w:r>
    </w:p>
    <w:p w14:paraId="2FA883F5" w14:textId="011B6A7C" w:rsidR="00585C9F" w:rsidRDefault="00585C9F" w:rsidP="00585C9F">
      <w:pPr>
        <w:pStyle w:val="Caption"/>
        <w:keepNext/>
      </w:pPr>
      <w:bookmarkStart w:id="1497" w:name="_Toc202969291"/>
      <w:r>
        <w:t xml:space="preserve">Table </w:t>
      </w:r>
      <w:r>
        <w:rPr>
          <w:noProof/>
        </w:rPr>
        <w:fldChar w:fldCharType="begin"/>
      </w:r>
      <w:r>
        <w:rPr>
          <w:noProof/>
        </w:rPr>
        <w:instrText xml:space="preserve"> SEQ Table \* ARABIC </w:instrText>
      </w:r>
      <w:r>
        <w:rPr>
          <w:noProof/>
        </w:rPr>
        <w:fldChar w:fldCharType="separate"/>
      </w:r>
      <w:r w:rsidR="00044299">
        <w:rPr>
          <w:noProof/>
        </w:rPr>
        <w:t>2</w:t>
      </w:r>
      <w:r>
        <w:rPr>
          <w:noProof/>
        </w:rPr>
        <w:fldChar w:fldCharType="end"/>
      </w:r>
      <w:r>
        <w:t xml:space="preserve"> – ATmega328P Fuse Settings – </w:t>
      </w:r>
      <w:r w:rsidR="00D1596D">
        <w:t xml:space="preserve">Board </w:t>
      </w:r>
      <w:r>
        <w:t>Rev A to D</w:t>
      </w:r>
      <w:bookmarkEnd w:id="14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585C9F" w:rsidRPr="008B7DA0" w14:paraId="19993188" w14:textId="77777777" w:rsidTr="005F1993">
        <w:tc>
          <w:tcPr>
            <w:tcW w:w="1276" w:type="dxa"/>
            <w:shd w:val="clear" w:color="auto" w:fill="D9D9D9" w:themeFill="background1" w:themeFillShade="D9"/>
          </w:tcPr>
          <w:p w14:paraId="6EDB218C" w14:textId="77777777" w:rsidR="00585C9F" w:rsidRPr="009C1732" w:rsidRDefault="00585C9F" w:rsidP="005F1993">
            <w:pPr>
              <w:contextualSpacing/>
              <w:rPr>
                <w:b/>
              </w:rPr>
            </w:pPr>
            <w:r w:rsidRPr="009C1732">
              <w:t xml:space="preserve"> </w:t>
            </w:r>
            <w:r w:rsidRPr="009C1732">
              <w:rPr>
                <w:b/>
              </w:rPr>
              <w:t>Fuse</w:t>
            </w:r>
          </w:p>
        </w:tc>
        <w:tc>
          <w:tcPr>
            <w:tcW w:w="1276" w:type="dxa"/>
            <w:shd w:val="clear" w:color="auto" w:fill="D9D9D9" w:themeFill="background1" w:themeFillShade="D9"/>
          </w:tcPr>
          <w:p w14:paraId="67A2E600" w14:textId="77777777" w:rsidR="00585C9F" w:rsidRPr="009C1732" w:rsidRDefault="00585C9F" w:rsidP="005F1993">
            <w:pPr>
              <w:contextualSpacing/>
              <w:rPr>
                <w:b/>
              </w:rPr>
            </w:pPr>
            <w:r w:rsidRPr="009C1732">
              <w:rPr>
                <w:b/>
              </w:rPr>
              <w:t>Value</w:t>
            </w:r>
          </w:p>
        </w:tc>
        <w:tc>
          <w:tcPr>
            <w:tcW w:w="6582" w:type="dxa"/>
            <w:shd w:val="clear" w:color="auto" w:fill="D9D9D9" w:themeFill="background1" w:themeFillShade="D9"/>
          </w:tcPr>
          <w:p w14:paraId="6F5E8ECD" w14:textId="77777777" w:rsidR="00585C9F" w:rsidRPr="009C1732" w:rsidRDefault="00585C9F" w:rsidP="005F1993">
            <w:pPr>
              <w:contextualSpacing/>
              <w:rPr>
                <w:b/>
              </w:rPr>
            </w:pPr>
            <w:r w:rsidRPr="009C1732">
              <w:rPr>
                <w:b/>
              </w:rPr>
              <w:t>Notes</w:t>
            </w:r>
          </w:p>
        </w:tc>
      </w:tr>
      <w:tr w:rsidR="00585C9F" w:rsidRPr="00107616" w14:paraId="0D7682CE" w14:textId="77777777" w:rsidTr="005F1993">
        <w:tc>
          <w:tcPr>
            <w:tcW w:w="1276" w:type="dxa"/>
          </w:tcPr>
          <w:p w14:paraId="250DE6FB" w14:textId="77777777" w:rsidR="00585C9F" w:rsidRPr="009C1732" w:rsidRDefault="00585C9F" w:rsidP="005F1993">
            <w:pPr>
              <w:contextualSpacing/>
            </w:pPr>
            <w:r w:rsidRPr="009C1732">
              <w:t>Low</w:t>
            </w:r>
          </w:p>
        </w:tc>
        <w:tc>
          <w:tcPr>
            <w:tcW w:w="1276" w:type="dxa"/>
          </w:tcPr>
          <w:p w14:paraId="2162E3FB" w14:textId="029515EC" w:rsidR="00585C9F" w:rsidRPr="009C1732" w:rsidRDefault="00585C9F" w:rsidP="005F1993">
            <w:pPr>
              <w:contextualSpacing/>
            </w:pPr>
            <w:r w:rsidRPr="009C1732">
              <w:t>0xE2</w:t>
            </w:r>
          </w:p>
        </w:tc>
        <w:tc>
          <w:tcPr>
            <w:tcW w:w="6582" w:type="dxa"/>
          </w:tcPr>
          <w:p w14:paraId="69D0E1E2" w14:textId="1A737C50" w:rsidR="00585C9F" w:rsidRPr="009C1732" w:rsidRDefault="00585C9F" w:rsidP="00D1596D">
            <w:pPr>
              <w:contextualSpacing/>
            </w:pPr>
            <w:r w:rsidRPr="009C1732">
              <w:t xml:space="preserve">8MHz </w:t>
            </w:r>
            <w:r w:rsidR="00D1596D" w:rsidRPr="009C1732">
              <w:t>internal oscillator</w:t>
            </w:r>
            <w:r w:rsidRPr="009C1732">
              <w:t>, maximum clock startup delay.</w:t>
            </w:r>
            <w:r w:rsidR="00D1596D" w:rsidRPr="009C1732">
              <w:br/>
            </w:r>
            <w:r w:rsidRPr="009C1732">
              <w:t>(</w:t>
            </w:r>
            <w:r w:rsidR="00D1596D" w:rsidRPr="009C1732">
              <w:t>SUT0, CKSEL3, CKSEL2, CKSEL0</w:t>
            </w:r>
            <w:r w:rsidRPr="009C1732">
              <w:t>)</w:t>
            </w:r>
          </w:p>
        </w:tc>
      </w:tr>
      <w:tr w:rsidR="00585C9F" w:rsidRPr="008B7DA0" w14:paraId="3FF261B8" w14:textId="77777777" w:rsidTr="005F1993">
        <w:tc>
          <w:tcPr>
            <w:tcW w:w="1276" w:type="dxa"/>
          </w:tcPr>
          <w:p w14:paraId="1684DB4D" w14:textId="77777777" w:rsidR="00585C9F" w:rsidRPr="009C1732" w:rsidRDefault="00585C9F" w:rsidP="005F1993">
            <w:pPr>
              <w:contextualSpacing/>
            </w:pPr>
            <w:r w:rsidRPr="009C1732">
              <w:t>High</w:t>
            </w:r>
          </w:p>
        </w:tc>
        <w:tc>
          <w:tcPr>
            <w:tcW w:w="1276" w:type="dxa"/>
          </w:tcPr>
          <w:p w14:paraId="01DDD0E0" w14:textId="77777777" w:rsidR="00585C9F" w:rsidRPr="009C1732" w:rsidRDefault="00585C9F" w:rsidP="005F1993">
            <w:pPr>
              <w:contextualSpacing/>
            </w:pPr>
            <w:r w:rsidRPr="009C1732">
              <w:t>0XDF</w:t>
            </w:r>
          </w:p>
        </w:tc>
        <w:tc>
          <w:tcPr>
            <w:tcW w:w="6582" w:type="dxa"/>
          </w:tcPr>
          <w:p w14:paraId="35A2C1D2" w14:textId="77777777" w:rsidR="00585C9F" w:rsidRPr="009C1732" w:rsidRDefault="00585C9F" w:rsidP="005F1993">
            <w:pPr>
              <w:contextualSpacing/>
            </w:pPr>
            <w:r w:rsidRPr="009C1732">
              <w:t>Enable serial programming, boot reset vector disabled. (SPIEN)</w:t>
            </w:r>
          </w:p>
        </w:tc>
      </w:tr>
      <w:tr w:rsidR="00585C9F" w:rsidRPr="008B7DA0" w14:paraId="3EA4E6D7" w14:textId="77777777" w:rsidTr="005F1993">
        <w:tc>
          <w:tcPr>
            <w:tcW w:w="1276" w:type="dxa"/>
          </w:tcPr>
          <w:p w14:paraId="509BA4D0" w14:textId="77777777" w:rsidR="00585C9F" w:rsidRPr="009C1732" w:rsidRDefault="00585C9F" w:rsidP="005F1993">
            <w:pPr>
              <w:contextualSpacing/>
            </w:pPr>
            <w:r w:rsidRPr="009C1732">
              <w:t>Extended</w:t>
            </w:r>
          </w:p>
        </w:tc>
        <w:tc>
          <w:tcPr>
            <w:tcW w:w="1276" w:type="dxa"/>
          </w:tcPr>
          <w:p w14:paraId="7E0E98A6" w14:textId="77777777" w:rsidR="00585C9F" w:rsidRPr="009C1732" w:rsidRDefault="00585C9F" w:rsidP="005F1993">
            <w:pPr>
              <w:contextualSpacing/>
            </w:pPr>
            <w:r w:rsidRPr="009C1732">
              <w:t>0xFD</w:t>
            </w:r>
          </w:p>
        </w:tc>
        <w:tc>
          <w:tcPr>
            <w:tcW w:w="6582" w:type="dxa"/>
          </w:tcPr>
          <w:p w14:paraId="11031763" w14:textId="77777777" w:rsidR="00585C9F" w:rsidRPr="009C1732" w:rsidRDefault="00585C9F" w:rsidP="005F1993">
            <w:pPr>
              <w:contextualSpacing/>
            </w:pPr>
            <w:r w:rsidRPr="009C1732">
              <w:t>Brown-out detection level 1 (2.7V). (BODLEVEL1)</w:t>
            </w:r>
          </w:p>
        </w:tc>
      </w:tr>
    </w:tbl>
    <w:p w14:paraId="762C5835" w14:textId="76C21D1F" w:rsidR="00D1596D" w:rsidRDefault="00D1596D" w:rsidP="00D1596D">
      <w:r>
        <w:t xml:space="preserve">For more details of these fuse settings and their functions, refer to the ATmega328P data sheet, or see the online fuse calculator at: </w:t>
      </w:r>
      <w:r w:rsidR="00CE5701">
        <w:fldChar w:fldCharType="begin"/>
      </w:r>
      <w:r w:rsidR="00CE5701">
        <w:instrText>HYPERLINK "https://eleccelerator.com/fusecalc/fusecalc.php?chip=atmega328p&amp;LOW=E2&amp;HIGH=DF&amp;EXTENDED=FD"</w:instrText>
      </w:r>
      <w:ins w:id="1498" w:author="Andrew Instone-Cowie" w:date="2025-07-09T15:58:00Z" w16du:dateUtc="2025-07-09T14:58:00Z"/>
      <w:r w:rsidR="00CE5701">
        <w:fldChar w:fldCharType="separate"/>
      </w:r>
      <w:r w:rsidR="00CE5701">
        <w:rPr>
          <w:rStyle w:val="Hyperlink"/>
        </w:rPr>
        <w:t>https://eleccelerator.com/fusecalc/fusecalc.php?chip=atmega328p&amp;LOW=E2&amp;HIGH=DF&amp;EXTENDED=FD</w:t>
      </w:r>
      <w:r w:rsidR="00CE5701">
        <w:fldChar w:fldCharType="end"/>
      </w:r>
      <w:r>
        <w:t>.</w:t>
      </w:r>
    </w:p>
    <w:p w14:paraId="7361C300" w14:textId="4A4B1D6E" w:rsidR="003A2793" w:rsidRDefault="003A2793" w:rsidP="00F357DB">
      <w:pPr>
        <w:pStyle w:val="Caption"/>
        <w:keepNext/>
      </w:pPr>
      <w:bookmarkStart w:id="1499" w:name="_Toc202969292"/>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044299">
        <w:rPr>
          <w:noProof/>
        </w:rPr>
        <w:t>3</w:t>
      </w:r>
      <w:r w:rsidR="00E9235D">
        <w:rPr>
          <w:noProof/>
        </w:rPr>
        <w:fldChar w:fldCharType="end"/>
      </w:r>
      <w:r>
        <w:t xml:space="preserve"> – ATmega328P Fuse Settings</w:t>
      </w:r>
      <w:r w:rsidR="00585C9F">
        <w:t xml:space="preserve"> – </w:t>
      </w:r>
      <w:r w:rsidR="00D1596D">
        <w:t xml:space="preserve">Board </w:t>
      </w:r>
      <w:r w:rsidR="00585C9F">
        <w:t>Rev E onwards</w:t>
      </w:r>
      <w:bookmarkEnd w:id="14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DD2547" w:rsidRPr="008B7DA0" w14:paraId="1BE623A6" w14:textId="77777777" w:rsidTr="002B7C93">
        <w:tc>
          <w:tcPr>
            <w:tcW w:w="1276" w:type="dxa"/>
            <w:shd w:val="clear" w:color="auto" w:fill="D9D9D9" w:themeFill="background1" w:themeFillShade="D9"/>
          </w:tcPr>
          <w:p w14:paraId="0882DAF4" w14:textId="77777777" w:rsidR="00DD2547" w:rsidRPr="008B7DA0" w:rsidRDefault="00DD2547" w:rsidP="00DD2547">
            <w:pPr>
              <w:contextualSpacing/>
              <w:rPr>
                <w:b/>
              </w:rPr>
            </w:pPr>
            <w:r>
              <w:t xml:space="preserve"> </w:t>
            </w:r>
            <w:r>
              <w:rPr>
                <w:b/>
              </w:rPr>
              <w:t>Fuse</w:t>
            </w:r>
          </w:p>
        </w:tc>
        <w:tc>
          <w:tcPr>
            <w:tcW w:w="1276" w:type="dxa"/>
            <w:shd w:val="clear" w:color="auto" w:fill="D9D9D9" w:themeFill="background1" w:themeFillShade="D9"/>
          </w:tcPr>
          <w:p w14:paraId="1F16712C" w14:textId="77777777" w:rsidR="00DD2547" w:rsidRPr="008B7DA0" w:rsidRDefault="00DD2547" w:rsidP="00DD2547">
            <w:pPr>
              <w:contextualSpacing/>
              <w:rPr>
                <w:b/>
              </w:rPr>
            </w:pPr>
            <w:r>
              <w:rPr>
                <w:b/>
              </w:rPr>
              <w:t>Value</w:t>
            </w:r>
          </w:p>
        </w:tc>
        <w:tc>
          <w:tcPr>
            <w:tcW w:w="6582" w:type="dxa"/>
            <w:shd w:val="clear" w:color="auto" w:fill="D9D9D9" w:themeFill="background1" w:themeFillShade="D9"/>
          </w:tcPr>
          <w:p w14:paraId="3B00771B" w14:textId="77777777" w:rsidR="00DD2547" w:rsidRPr="008B7DA0" w:rsidRDefault="00DD2547" w:rsidP="00DD2547">
            <w:pPr>
              <w:contextualSpacing/>
              <w:rPr>
                <w:b/>
              </w:rPr>
            </w:pPr>
            <w:r w:rsidRPr="008B7DA0">
              <w:rPr>
                <w:b/>
              </w:rPr>
              <w:t>Notes</w:t>
            </w:r>
          </w:p>
        </w:tc>
      </w:tr>
      <w:tr w:rsidR="00DD2547" w:rsidRPr="00107616" w14:paraId="7F3966FA" w14:textId="77777777" w:rsidTr="002B7C93">
        <w:tc>
          <w:tcPr>
            <w:tcW w:w="1276" w:type="dxa"/>
          </w:tcPr>
          <w:p w14:paraId="66F24CCD" w14:textId="77777777" w:rsidR="00DD2547" w:rsidRPr="009C1732" w:rsidRDefault="00DD2547" w:rsidP="00DD2547">
            <w:pPr>
              <w:contextualSpacing/>
            </w:pPr>
            <w:r w:rsidRPr="009C1732">
              <w:t>Low</w:t>
            </w:r>
          </w:p>
        </w:tc>
        <w:tc>
          <w:tcPr>
            <w:tcW w:w="1276" w:type="dxa"/>
          </w:tcPr>
          <w:p w14:paraId="787948D5" w14:textId="5641BD80" w:rsidR="00DD2547" w:rsidRPr="009C1732" w:rsidRDefault="00DD2547" w:rsidP="00DD2547">
            <w:pPr>
              <w:contextualSpacing/>
            </w:pPr>
            <w:r w:rsidRPr="009C1732">
              <w:t>0x</w:t>
            </w:r>
            <w:r w:rsidR="00585C9F" w:rsidRPr="009C1732">
              <w:t>CF</w:t>
            </w:r>
          </w:p>
        </w:tc>
        <w:tc>
          <w:tcPr>
            <w:tcW w:w="6582" w:type="dxa"/>
          </w:tcPr>
          <w:p w14:paraId="5FEC16F4" w14:textId="1E40E4BD" w:rsidR="00DD2547" w:rsidRPr="009C1732" w:rsidRDefault="00167E55" w:rsidP="00DD2547">
            <w:pPr>
              <w:contextualSpacing/>
            </w:pPr>
            <w:r w:rsidRPr="009C1732">
              <w:t xml:space="preserve">8MHz </w:t>
            </w:r>
            <w:r w:rsidR="00585C9F" w:rsidRPr="009C1732">
              <w:t>external resonator</w:t>
            </w:r>
            <w:r w:rsidR="002B7C93" w:rsidRPr="009C1732">
              <w:t xml:space="preserve">, maximum </w:t>
            </w:r>
            <w:r w:rsidR="0029215C" w:rsidRPr="009C1732">
              <w:t xml:space="preserve">clock </w:t>
            </w:r>
            <w:r w:rsidR="002B7C93" w:rsidRPr="009C1732">
              <w:t>startup delay.</w:t>
            </w:r>
            <w:r w:rsidR="00585C9F" w:rsidRPr="009C1732">
              <w:t xml:space="preserve"> (SUT0, SUT1)</w:t>
            </w:r>
          </w:p>
        </w:tc>
      </w:tr>
      <w:tr w:rsidR="00DD2547" w:rsidRPr="008B7DA0" w14:paraId="44181884" w14:textId="77777777" w:rsidTr="002B7C93">
        <w:tc>
          <w:tcPr>
            <w:tcW w:w="1276" w:type="dxa"/>
          </w:tcPr>
          <w:p w14:paraId="58308AF1" w14:textId="77777777" w:rsidR="00DD2547" w:rsidRPr="009C1732" w:rsidRDefault="00DD2547" w:rsidP="00DD2547">
            <w:pPr>
              <w:contextualSpacing/>
            </w:pPr>
            <w:r w:rsidRPr="009C1732">
              <w:t>High</w:t>
            </w:r>
          </w:p>
        </w:tc>
        <w:tc>
          <w:tcPr>
            <w:tcW w:w="1276" w:type="dxa"/>
          </w:tcPr>
          <w:p w14:paraId="594F1EC9" w14:textId="7CD3BF9C" w:rsidR="00DD2547" w:rsidRPr="009C1732" w:rsidRDefault="00DD2547" w:rsidP="002B7C93">
            <w:pPr>
              <w:contextualSpacing/>
            </w:pPr>
            <w:r w:rsidRPr="009C1732">
              <w:t>0X</w:t>
            </w:r>
            <w:r w:rsidR="002B7C93" w:rsidRPr="009C1732">
              <w:t>D</w:t>
            </w:r>
            <w:r w:rsidR="00585C9F" w:rsidRPr="009C1732">
              <w:t>F</w:t>
            </w:r>
          </w:p>
        </w:tc>
        <w:tc>
          <w:tcPr>
            <w:tcW w:w="6582" w:type="dxa"/>
          </w:tcPr>
          <w:p w14:paraId="4B5CD9B0" w14:textId="700513D9" w:rsidR="00167E55" w:rsidRPr="009C1732" w:rsidRDefault="00167E55" w:rsidP="002B7C93">
            <w:pPr>
              <w:contextualSpacing/>
            </w:pPr>
            <w:r w:rsidRPr="009C1732">
              <w:t>Enable serial programming, boot reset vector disabled</w:t>
            </w:r>
            <w:r w:rsidR="002B7C93" w:rsidRPr="009C1732">
              <w:t>.</w:t>
            </w:r>
            <w:r w:rsidR="00585C9F" w:rsidRPr="009C1732">
              <w:t xml:space="preserve"> (SPIEN)</w:t>
            </w:r>
          </w:p>
        </w:tc>
      </w:tr>
      <w:tr w:rsidR="00DD2547" w:rsidRPr="008B7DA0" w14:paraId="27FAAE14" w14:textId="77777777" w:rsidTr="002B7C93">
        <w:tc>
          <w:tcPr>
            <w:tcW w:w="1276" w:type="dxa"/>
          </w:tcPr>
          <w:p w14:paraId="6B716926" w14:textId="77777777" w:rsidR="00DD2547" w:rsidRPr="009C1732" w:rsidRDefault="00DD2547" w:rsidP="00DD2547">
            <w:pPr>
              <w:contextualSpacing/>
            </w:pPr>
            <w:r w:rsidRPr="009C1732">
              <w:t>Extended</w:t>
            </w:r>
          </w:p>
        </w:tc>
        <w:tc>
          <w:tcPr>
            <w:tcW w:w="1276" w:type="dxa"/>
          </w:tcPr>
          <w:p w14:paraId="78DBD7E7" w14:textId="77777777" w:rsidR="00DD2547" w:rsidRPr="009C1732" w:rsidRDefault="00DD2547" w:rsidP="00DD2547">
            <w:pPr>
              <w:contextualSpacing/>
            </w:pPr>
            <w:r w:rsidRPr="009C1732">
              <w:t>0x</w:t>
            </w:r>
            <w:r w:rsidR="00B4736C" w:rsidRPr="009C1732">
              <w:t>FD</w:t>
            </w:r>
          </w:p>
        </w:tc>
        <w:tc>
          <w:tcPr>
            <w:tcW w:w="6582" w:type="dxa"/>
          </w:tcPr>
          <w:p w14:paraId="24F6B7EC" w14:textId="51F7780D" w:rsidR="00DD2547" w:rsidRPr="009C1732" w:rsidRDefault="00167E55" w:rsidP="00E5198C">
            <w:pPr>
              <w:contextualSpacing/>
            </w:pPr>
            <w:r w:rsidRPr="009C1732">
              <w:t xml:space="preserve">Brown-out detection </w:t>
            </w:r>
            <w:r w:rsidR="00E5198C" w:rsidRPr="009C1732">
              <w:t>level 1 (2.7V)</w:t>
            </w:r>
            <w:r w:rsidR="0029215C" w:rsidRPr="009C1732">
              <w:t>.</w:t>
            </w:r>
            <w:r w:rsidR="00585C9F" w:rsidRPr="009C1732">
              <w:t xml:space="preserve"> (BODLEVEL1)</w:t>
            </w:r>
          </w:p>
        </w:tc>
      </w:tr>
    </w:tbl>
    <w:p w14:paraId="56F50AD5" w14:textId="4EC8353E" w:rsidR="00DD2547" w:rsidRDefault="0029215C" w:rsidP="00111092">
      <w:r>
        <w:t xml:space="preserve">For more details of these fuse settings and their functions, refer to the ATmega328P data sheet, or see the online fuse calculator at: </w:t>
      </w:r>
      <w:r w:rsidR="00CE5701">
        <w:fldChar w:fldCharType="begin"/>
      </w:r>
      <w:r w:rsidR="00CE5701">
        <w:instrText>HYPERLINK "https://eleccelerator.com/fusecalc/fusecalc.php?chip=atmega328p&amp;LOW=CF&amp;HIGH=DF&amp;EXTENDED=FD"</w:instrText>
      </w:r>
      <w:ins w:id="1500" w:author="Andrew Instone-Cowie" w:date="2025-07-09T15:58:00Z" w16du:dateUtc="2025-07-09T14:58:00Z"/>
      <w:r w:rsidR="00CE5701">
        <w:fldChar w:fldCharType="separate"/>
      </w:r>
      <w:r w:rsidR="00CE5701">
        <w:rPr>
          <w:rStyle w:val="Hyperlink"/>
        </w:rPr>
        <w:t>https://eleccelerator.com/fusecalc/fusecalc.php?chip=atmega328p&amp;LOW=CF&amp;HIGH=DF&amp;EXTENDED=FD</w:t>
      </w:r>
      <w:r w:rsidR="00CE5701">
        <w:fldChar w:fldCharType="end"/>
      </w:r>
      <w:r>
        <w:t>.</w:t>
      </w:r>
    </w:p>
    <w:p w14:paraId="401374BD" w14:textId="5168751E" w:rsidR="00D1596D" w:rsidRPr="009C1732" w:rsidRDefault="00D1596D" w:rsidP="00D1596D">
      <w:pPr>
        <w:keepNext/>
      </w:pPr>
      <w:r w:rsidRPr="009C1732">
        <w:t xml:space="preserve">Note that unlike the Type 1 Simulator Interface, EEPROM contents are cleared on firmware load (high fuse bit 3, EESAVE, is not set, giving 0xDF instead of 0xD7). This is to </w:t>
      </w:r>
      <w:r w:rsidR="002A68B0" w:rsidRPr="009C1732">
        <w:t xml:space="preserve">be </w:t>
      </w:r>
      <w:r w:rsidRPr="009C1732">
        <w:t>confident of having a workable default configuration even if the interface has not yet been configured by the user.</w:t>
      </w:r>
    </w:p>
    <w:p w14:paraId="4D6A3C89" w14:textId="77777777" w:rsidR="00A76E79" w:rsidRDefault="00A76E79" w:rsidP="00D1596D">
      <w:pPr>
        <w:pStyle w:val="Heading2"/>
      </w:pPr>
      <w:r>
        <w:br w:type="page"/>
      </w:r>
    </w:p>
    <w:p w14:paraId="11AD77DB" w14:textId="07D33A24" w:rsidR="004C42A5" w:rsidRPr="00D1596D" w:rsidRDefault="004C42A5" w:rsidP="00D1596D">
      <w:pPr>
        <w:pStyle w:val="Heading2"/>
      </w:pPr>
      <w:bookmarkStart w:id="1501" w:name="_Toc202969140"/>
      <w:r w:rsidRPr="00D1596D">
        <w:lastRenderedPageBreak/>
        <w:t>Power Supply</w:t>
      </w:r>
      <w:bookmarkEnd w:id="1501"/>
    </w:p>
    <w:p w14:paraId="46DBC44E" w14:textId="3B2E5A25" w:rsidR="008450F9" w:rsidRPr="009C1732" w:rsidRDefault="008450F9" w:rsidP="008450F9">
      <w:r w:rsidRPr="009C1732">
        <w:t xml:space="preserve">DC power is supplied to the Simulator Interface over the Power/Data Cable at a higher voltage than required, to overcome the effects of losses due </w:t>
      </w:r>
      <w:r w:rsidR="00172EEB" w:rsidRPr="009C1732">
        <w:t xml:space="preserve">to </w:t>
      </w:r>
      <w:r w:rsidRPr="009C1732">
        <w:t xml:space="preserve">the resistance of the Power/Data Cable. Incoming power is fed to a conventional linear 5V regulator on the Simulator Interface PCB. An alternative to a conventional linear regulator is described in the </w:t>
      </w:r>
      <w:r w:rsidR="00D1596D" w:rsidRPr="009C1732">
        <w:rPr>
          <w:b/>
          <w:bCs/>
          <w:i/>
          <w:iCs/>
        </w:rPr>
        <w:t>Build &amp; Installation Guide</w:t>
      </w:r>
      <w:r w:rsidRPr="009C1732">
        <w:t>, for installations with higher current requirements.</w:t>
      </w:r>
    </w:p>
    <w:p w14:paraId="7806C391" w14:textId="75C313DB" w:rsidR="008B2177" w:rsidRDefault="008B2177" w:rsidP="008B2177">
      <w:pPr>
        <w:pStyle w:val="Heading3"/>
      </w:pPr>
      <w:bookmarkStart w:id="1502" w:name="_Toc202969141"/>
      <w:r>
        <w:t>Typical Current Requirements</w:t>
      </w:r>
      <w:bookmarkEnd w:id="1502"/>
      <w:r w:rsidR="00937C09">
        <w:t xml:space="preserve"> </w:t>
      </w:r>
    </w:p>
    <w:p w14:paraId="6A9A5975" w14:textId="4CC5DAC2" w:rsidR="007C4148" w:rsidRPr="009C1732" w:rsidRDefault="008B2177" w:rsidP="008B2177">
      <w:r w:rsidRPr="009C1732">
        <w:t xml:space="preserve">The </w:t>
      </w:r>
      <w:r w:rsidR="0021223B" w:rsidRPr="009C1732">
        <w:t xml:space="preserve">Simulator Interface </w:t>
      </w:r>
      <w:r w:rsidR="007C4148" w:rsidRPr="009C1732">
        <w:t xml:space="preserve">Module </w:t>
      </w:r>
      <w:r w:rsidR="002F647F" w:rsidRPr="009C1732">
        <w:t>and</w:t>
      </w:r>
      <w:r w:rsidRPr="009C1732">
        <w:t xml:space="preserve"> </w:t>
      </w:r>
      <w:r w:rsidR="007C4148" w:rsidRPr="009C1732">
        <w:t>S</w:t>
      </w:r>
      <w:r w:rsidRPr="009C1732">
        <w:t>ensor</w:t>
      </w:r>
      <w:r w:rsidR="007C4148" w:rsidRPr="009C1732">
        <w:t xml:space="preserve"> Modules</w:t>
      </w:r>
      <w:r w:rsidRPr="009C1732">
        <w:t xml:space="preserve"> all operate at 5V DC.</w:t>
      </w:r>
    </w:p>
    <w:p w14:paraId="5748A0C8" w14:textId="77777777" w:rsidR="007C4148" w:rsidRPr="009C1732" w:rsidRDefault="007C4148" w:rsidP="007C4148">
      <w:pPr>
        <w:pStyle w:val="ListParagraph"/>
        <w:numPr>
          <w:ilvl w:val="0"/>
          <w:numId w:val="10"/>
        </w:numPr>
      </w:pPr>
      <w:r w:rsidRPr="009C1732">
        <w:t xml:space="preserve">The Simulator Interface current consumption is approximately 25mA. </w:t>
      </w:r>
    </w:p>
    <w:p w14:paraId="1C7F1FB2" w14:textId="417AEC5E" w:rsidR="007C4148" w:rsidRPr="009C1732" w:rsidRDefault="007C4148" w:rsidP="007C4148">
      <w:pPr>
        <w:pStyle w:val="ListParagraph"/>
        <w:numPr>
          <w:ilvl w:val="0"/>
          <w:numId w:val="10"/>
        </w:numPr>
      </w:pPr>
      <w:r w:rsidRPr="009C1732">
        <w:t>The current consumption of the standard Magnet</w:t>
      </w:r>
      <w:ins w:id="1503" w:author="Andrew Instone-Cowie" w:date="2025-05-07T16:03:00Z" w16du:dateUtc="2025-05-07T15:03:00Z">
        <w:r w:rsidR="0003090A">
          <w:t>ic</w:t>
        </w:r>
      </w:ins>
      <w:del w:id="1504" w:author="Andrew Instone-Cowie" w:date="2025-05-07T16:03:00Z" w16du:dateUtc="2025-05-07T15:03:00Z">
        <w:r w:rsidRPr="009C1732" w:rsidDel="0003090A">
          <w:delText>o-Resistive</w:delText>
        </w:r>
      </w:del>
      <w:r w:rsidRPr="009C1732">
        <w:t xml:space="preserve"> Sensor Modules is approximately 8mA per module in the triggered state (i.e. with the LED lit).</w:t>
      </w:r>
    </w:p>
    <w:p w14:paraId="44E7276C" w14:textId="22594DE6" w:rsidR="007C4148" w:rsidRPr="009C1732" w:rsidRDefault="007C4148" w:rsidP="007C4148">
      <w:pPr>
        <w:pStyle w:val="ListParagraph"/>
        <w:numPr>
          <w:ilvl w:val="0"/>
          <w:numId w:val="10"/>
        </w:numPr>
      </w:pPr>
      <w:r w:rsidRPr="009C1732">
        <w:t>The current consumption of the Infra-Red Sensor Modules is approximately 25mA per module in the triggered state.</w:t>
      </w:r>
    </w:p>
    <w:p w14:paraId="4B94CE6E" w14:textId="53A8A3CD" w:rsidR="007C4148" w:rsidRPr="009C1732" w:rsidRDefault="008B2177" w:rsidP="007C4148">
      <w:pPr>
        <w:pStyle w:val="ListParagraph"/>
        <w:numPr>
          <w:ilvl w:val="0"/>
          <w:numId w:val="10"/>
        </w:numPr>
      </w:pPr>
      <w:r w:rsidRPr="009C1732">
        <w:t xml:space="preserve">The </w:t>
      </w:r>
      <w:r w:rsidR="00092A62" w:rsidRPr="009C1732">
        <w:t xml:space="preserve">total </w:t>
      </w:r>
      <w:r w:rsidR="007C4148" w:rsidRPr="009C1732">
        <w:t>current</w:t>
      </w:r>
      <w:r w:rsidRPr="009C1732">
        <w:t xml:space="preserve"> requirement </w:t>
      </w:r>
      <w:r w:rsidR="0021223B" w:rsidRPr="009C1732">
        <w:t>with a full set of 1</w:t>
      </w:r>
      <w:r w:rsidR="007C4148" w:rsidRPr="009C1732">
        <w:t>6 Magnet</w:t>
      </w:r>
      <w:ins w:id="1505" w:author="Andrew Instone-Cowie" w:date="2025-05-07T16:03:00Z" w16du:dateUtc="2025-05-07T15:03:00Z">
        <w:r w:rsidR="0003090A">
          <w:t>ic</w:t>
        </w:r>
      </w:ins>
      <w:del w:id="1506" w:author="Andrew Instone-Cowie" w:date="2025-05-07T16:03:00Z" w16du:dateUtc="2025-05-07T15:03:00Z">
        <w:r w:rsidR="007C4148" w:rsidRPr="009C1732" w:rsidDel="0003090A">
          <w:delText>o-Resistive</w:delText>
        </w:r>
      </w:del>
      <w:r w:rsidR="007C4148" w:rsidRPr="009C1732">
        <w:t xml:space="preserve"> Sensor Modules is therefore approximately 153mA.</w:t>
      </w:r>
    </w:p>
    <w:p w14:paraId="655A9158" w14:textId="2FCF2413" w:rsidR="007C4148" w:rsidRPr="009C1732" w:rsidRDefault="007C4148" w:rsidP="007C4148">
      <w:pPr>
        <w:pStyle w:val="ListParagraph"/>
        <w:numPr>
          <w:ilvl w:val="0"/>
          <w:numId w:val="10"/>
        </w:numPr>
      </w:pPr>
      <w:r w:rsidRPr="009C1732">
        <w:t>The total current requirement with a full set of 16 Infra-Red Sensor Modules is approximately 425mA.</w:t>
      </w:r>
    </w:p>
    <w:p w14:paraId="36898CB5" w14:textId="350C8D91" w:rsidR="008B2177" w:rsidRPr="009C1732" w:rsidRDefault="008450F9" w:rsidP="008B2177">
      <w:r w:rsidRPr="009C1732">
        <w:t>Th</w:t>
      </w:r>
      <w:r w:rsidR="007C4148" w:rsidRPr="009C1732">
        <w:t xml:space="preserve">ese values are </w:t>
      </w:r>
      <w:r w:rsidRPr="009C1732">
        <w:t xml:space="preserve">well below the 1A maximum current rating of the </w:t>
      </w:r>
      <w:r w:rsidR="007C4148" w:rsidRPr="009C1732">
        <w:t xml:space="preserve">specified </w:t>
      </w:r>
      <w:r w:rsidRPr="009C1732">
        <w:t xml:space="preserve">5V voltage regulator, however heatsinking </w:t>
      </w:r>
      <w:r w:rsidR="007C4148" w:rsidRPr="009C1732">
        <w:t xml:space="preserve">may be required for configurations with </w:t>
      </w:r>
      <w:r w:rsidR="003912A1" w:rsidRPr="009C1732">
        <w:t>many</w:t>
      </w:r>
      <w:r w:rsidR="007C4148" w:rsidRPr="009C1732">
        <w:t xml:space="preserve"> Infra-Red Sensor Modules, as noted below.</w:t>
      </w:r>
    </w:p>
    <w:p w14:paraId="55E7DF7C" w14:textId="77777777" w:rsidR="00B76689" w:rsidRDefault="0021223B" w:rsidP="00B76689">
      <w:pPr>
        <w:pStyle w:val="Heading3"/>
      </w:pPr>
      <w:bookmarkStart w:id="1507" w:name="_Toc202969142"/>
      <w:r>
        <w:t>Microcontroller</w:t>
      </w:r>
      <w:r w:rsidR="00B76689">
        <w:t xml:space="preserve"> Package Ratings</w:t>
      </w:r>
      <w:bookmarkEnd w:id="1507"/>
    </w:p>
    <w:p w14:paraId="3B7568D2" w14:textId="1D0A676E" w:rsidR="00B76689" w:rsidRPr="009C1732" w:rsidRDefault="00777A4E" w:rsidP="008B2177">
      <w:r w:rsidRPr="009C1732">
        <w:t xml:space="preserve">The </w:t>
      </w:r>
      <w:r w:rsidR="000903D8" w:rsidRPr="009C1732">
        <w:t>ATmega328P</w:t>
      </w:r>
      <w:r w:rsidRPr="009C1732">
        <w:t xml:space="preserve"> microcontroller has a source/sink current limit of 40mA per pin, and a total </w:t>
      </w:r>
      <w:r w:rsidR="008B71E7" w:rsidRPr="009C1732">
        <w:t>device</w:t>
      </w:r>
      <w:r w:rsidRPr="009C1732">
        <w:t xml:space="preserve"> package current limit of 200mA. The majority of the microcontroller pins will be connected to </w:t>
      </w:r>
      <w:r w:rsidR="002F647F" w:rsidRPr="009C1732">
        <w:t>se</w:t>
      </w:r>
      <w:r w:rsidRPr="009C1732">
        <w:t>nsor</w:t>
      </w:r>
      <w:r w:rsidR="00092A62" w:rsidRPr="009C1732">
        <w:t xml:space="preserve"> </w:t>
      </w:r>
      <w:r w:rsidR="0021223B" w:rsidRPr="009C1732">
        <w:t>inputs</w:t>
      </w:r>
      <w:r w:rsidRPr="009C1732">
        <w:t xml:space="preserve">, and these </w:t>
      </w:r>
      <w:r w:rsidR="000E2149" w:rsidRPr="009C1732">
        <w:t xml:space="preserve">were </w:t>
      </w:r>
      <w:r w:rsidRPr="009C1732">
        <w:t>measured to sink approximately 130</w:t>
      </w:r>
      <w:r w:rsidRPr="009C1732">
        <w:rPr>
          <w:rFonts w:ascii="Calibri" w:hAnsi="Calibri" w:cs="Calibri"/>
        </w:rPr>
        <w:t xml:space="preserve"> μ</w:t>
      </w:r>
      <w:r w:rsidRPr="009C1732">
        <w:t>A each when triggered, so neither of the microcontroller limits should present a problem. Other pins driv</w:t>
      </w:r>
      <w:r w:rsidR="008B71E7" w:rsidRPr="009C1732">
        <w:t>e</w:t>
      </w:r>
      <w:r w:rsidRPr="009C1732">
        <w:t xml:space="preserve"> the </w:t>
      </w:r>
      <w:r w:rsidR="0021223B" w:rsidRPr="009C1732">
        <w:t xml:space="preserve">diagnostic </w:t>
      </w:r>
      <w:r w:rsidRPr="009C1732">
        <w:t xml:space="preserve">LED and the RS-232 </w:t>
      </w:r>
      <w:r w:rsidR="0021223B" w:rsidRPr="009C1732">
        <w:t xml:space="preserve">line driver, </w:t>
      </w:r>
      <w:r w:rsidRPr="009C1732">
        <w:t xml:space="preserve">and in total these </w:t>
      </w:r>
      <w:r w:rsidR="008B71E7" w:rsidRPr="009C1732">
        <w:t>do</w:t>
      </w:r>
      <w:r w:rsidRPr="009C1732">
        <w:t xml:space="preserve"> not draw more than a few milliamps.</w:t>
      </w:r>
    </w:p>
    <w:p w14:paraId="224312CA" w14:textId="77777777" w:rsidR="000F197E" w:rsidRDefault="000F197E" w:rsidP="00BB578F">
      <w:pPr>
        <w:pStyle w:val="Heading3"/>
      </w:pPr>
      <w:bookmarkStart w:id="1508" w:name="_Toc202969143"/>
      <w:r>
        <w:t>Voltage Regulator</w:t>
      </w:r>
      <w:bookmarkEnd w:id="1508"/>
    </w:p>
    <w:p w14:paraId="02348257" w14:textId="44317DB4" w:rsidR="002C2E75" w:rsidRPr="009C1732" w:rsidRDefault="0021223B" w:rsidP="0021223B">
      <w:pPr>
        <w:keepLines/>
      </w:pPr>
      <w:r w:rsidRPr="009C1732">
        <w:t xml:space="preserve">The Simulator Interface </w:t>
      </w:r>
      <w:r w:rsidR="000F197E" w:rsidRPr="009C1732">
        <w:t>use</w:t>
      </w:r>
      <w:r w:rsidRPr="009C1732">
        <w:t>s</w:t>
      </w:r>
      <w:r w:rsidR="000F197E" w:rsidRPr="009C1732">
        <w:t xml:space="preserve"> a</w:t>
      </w:r>
      <w:r w:rsidRPr="009C1732">
        <w:t xml:space="preserve"> standard linear </w:t>
      </w:r>
      <w:r w:rsidR="000F197E" w:rsidRPr="009C1732">
        <w:t>voltage regulator to provide a regulated 5V DC supply</w:t>
      </w:r>
      <w:r w:rsidRPr="009C1732">
        <w:t xml:space="preserve">. </w:t>
      </w:r>
      <w:r w:rsidR="00BB578F" w:rsidRPr="009C1732">
        <w:t xml:space="preserve">The voltage regulator requires at least 7V DC </w:t>
      </w:r>
      <w:r w:rsidR="002F647F" w:rsidRPr="009C1732">
        <w:t xml:space="preserve">at its input pin </w:t>
      </w:r>
      <w:r w:rsidR="00BB578F" w:rsidRPr="009C1732">
        <w:t>in order to maintain a stable 5V DC output.</w:t>
      </w:r>
      <w:r w:rsidRPr="009C1732">
        <w:t xml:space="preserve"> The voltage regulator is fed via a polarity protection diode, which drops approximately 0.7V</w:t>
      </w:r>
      <w:r w:rsidR="002C2E75" w:rsidRPr="009C1732">
        <w:t xml:space="preserve">, </w:t>
      </w:r>
      <w:r w:rsidR="008B7DA0" w:rsidRPr="009C1732">
        <w:t xml:space="preserve">giving a </w:t>
      </w:r>
      <w:r w:rsidR="002C2E75" w:rsidRPr="009C1732">
        <w:t>minimum input voltage require</w:t>
      </w:r>
      <w:r w:rsidR="008B7DA0" w:rsidRPr="009C1732">
        <w:t xml:space="preserve">ment of 7.7V </w:t>
      </w:r>
      <w:r w:rsidR="002C2E75" w:rsidRPr="009C1732">
        <w:t>at the Simulator Interface</w:t>
      </w:r>
      <w:r w:rsidR="008B7DA0" w:rsidRPr="009C1732">
        <w:t xml:space="preserve"> input</w:t>
      </w:r>
      <w:r w:rsidRPr="009C1732">
        <w:t xml:space="preserve">. </w:t>
      </w:r>
    </w:p>
    <w:p w14:paraId="3378E480" w14:textId="4E7FA9EB" w:rsidR="00BB578F" w:rsidRDefault="00BB578F" w:rsidP="00BB578F">
      <w:pPr>
        <w:pStyle w:val="Heading3"/>
      </w:pPr>
      <w:bookmarkStart w:id="1509" w:name="_Toc202969144"/>
      <w:r>
        <w:t>Cable Voltage Drop</w:t>
      </w:r>
      <w:bookmarkEnd w:id="1509"/>
      <w:r w:rsidR="00937C09">
        <w:t xml:space="preserve"> </w:t>
      </w:r>
    </w:p>
    <w:p w14:paraId="210B795C" w14:textId="5C155A11" w:rsidR="007C4148" w:rsidRPr="009C1732" w:rsidRDefault="007C4148" w:rsidP="00125A57">
      <w:r w:rsidRPr="009C1732">
        <w:t>CAT5 Ethernet cable is specified</w:t>
      </w:r>
      <w:r w:rsidR="00D354F3" w:rsidRPr="009C1732">
        <w:rPr>
          <w:rStyle w:val="FootnoteReference"/>
        </w:rPr>
        <w:footnoteReference w:id="17"/>
      </w:r>
      <w:r w:rsidR="00D354F3" w:rsidRPr="009C1732">
        <w:t xml:space="preserve"> </w:t>
      </w:r>
      <w:r w:rsidRPr="009C1732">
        <w:t>as having a DC loop</w:t>
      </w:r>
      <w:r w:rsidR="00D354F3" w:rsidRPr="009C1732">
        <w:t xml:space="preserve"> </w:t>
      </w:r>
      <w:r w:rsidRPr="009C1732">
        <w:t xml:space="preserve">resistance of &lt;0.188 </w:t>
      </w:r>
      <w:r w:rsidRPr="009C1732">
        <w:rPr>
          <w:rFonts w:ascii="Calibri" w:hAnsi="Calibri" w:cs="Calibri"/>
        </w:rPr>
        <w:t>Ω</w:t>
      </w:r>
      <w:r w:rsidRPr="009C1732">
        <w:t>/m.</w:t>
      </w:r>
    </w:p>
    <w:p w14:paraId="31816B2E" w14:textId="38791618" w:rsidR="007267C1" w:rsidRPr="009C1732" w:rsidRDefault="007267C1" w:rsidP="007267C1">
      <w:pPr>
        <w:rPr>
          <w:rFonts w:ascii="Calibri" w:hAnsi="Calibri" w:cs="Calibri"/>
        </w:rPr>
      </w:pPr>
      <w:r w:rsidRPr="009C1732">
        <w:t>The effective resistance of the power cores of a 25m cable (</w:t>
      </w:r>
      <w:r w:rsidR="00D354F3" w:rsidRPr="009C1732">
        <w:t>considering</w:t>
      </w:r>
      <w:r w:rsidRPr="009C1732">
        <w:t xml:space="preserve"> that the simulator configuration doubles up both power and ground cores) is therefore estimated to be approximately 2.35</w:t>
      </w:r>
      <w:r w:rsidRPr="009C1732">
        <w:rPr>
          <w:rFonts w:ascii="Calibri" w:hAnsi="Calibri" w:cs="Calibri"/>
        </w:rPr>
        <w:t>Ω. At a peak supply current of 425mA, this would result in a voltage drop of approximately 1V along the 25m cable.</w:t>
      </w:r>
    </w:p>
    <w:p w14:paraId="36A33D2F" w14:textId="12A677C9" w:rsidR="007267C1" w:rsidRPr="009C1732" w:rsidRDefault="007267C1" w:rsidP="007267C1">
      <w:pPr>
        <w:rPr>
          <w:rFonts w:ascii="Calibri" w:hAnsi="Calibri" w:cs="Calibri"/>
        </w:rPr>
      </w:pPr>
      <w:r w:rsidRPr="009C1732">
        <w:rPr>
          <w:rFonts w:ascii="Calibri" w:hAnsi="Calibri" w:cs="Calibri"/>
        </w:rPr>
        <w:lastRenderedPageBreak/>
        <w:t>Taking into account the voltage drop across the polarity protection diode, the theoretical minimum supply voltage to the cable is approximately 8.7V in order for the voltage regulator to maintain a stable 5V DC output. In practice a multi-voltage DC plug-in power supply unit rated at 1000mA with the output set to 9V has been found adequate for a cable run up to 25m.</w:t>
      </w:r>
    </w:p>
    <w:p w14:paraId="4C663D05" w14:textId="77777777" w:rsidR="00125A57" w:rsidRPr="009C1732" w:rsidRDefault="00125A57" w:rsidP="00125A57">
      <w:r w:rsidRPr="009C1732">
        <w:rPr>
          <w:rFonts w:ascii="Calibri" w:hAnsi="Calibri" w:cs="Calibri"/>
        </w:rPr>
        <w:t>For exceptionally long cable runs a 12V DC supply could be used, but there is no advantage to doing so for shorter runs, and the heat dissipation of the voltage regulator will increase</w:t>
      </w:r>
      <w:r w:rsidR="002C2E75" w:rsidRPr="009C1732">
        <w:rPr>
          <w:rFonts w:ascii="Calibri" w:hAnsi="Calibri" w:cs="Calibri"/>
        </w:rPr>
        <w:t>, with a requirement for additional heatsinking.</w:t>
      </w:r>
    </w:p>
    <w:p w14:paraId="093FD2D8" w14:textId="77777777" w:rsidR="00BB578F" w:rsidRDefault="00BB578F" w:rsidP="00125A57">
      <w:pPr>
        <w:pStyle w:val="Heading3"/>
      </w:pPr>
      <w:bookmarkStart w:id="1510" w:name="_Toc202969145"/>
      <w:r w:rsidRPr="00125A57">
        <w:t>Heat Dissipation</w:t>
      </w:r>
      <w:bookmarkEnd w:id="1510"/>
    </w:p>
    <w:p w14:paraId="70885CC4" w14:textId="7BF4E533" w:rsidR="00125A57" w:rsidRPr="009C1732" w:rsidRDefault="00125A57" w:rsidP="00125A57">
      <w:r w:rsidRPr="009C1732">
        <w:t>At peak load</w:t>
      </w:r>
      <w:r w:rsidR="002C2E75" w:rsidRPr="009C1732">
        <w:t xml:space="preserve">, with a full complement of </w:t>
      </w:r>
      <w:r w:rsidR="008450F9" w:rsidRPr="009C1732">
        <w:t>1</w:t>
      </w:r>
      <w:r w:rsidR="00D354F3" w:rsidRPr="009C1732">
        <w:t>6</w:t>
      </w:r>
      <w:r w:rsidR="008450F9" w:rsidRPr="009C1732">
        <w:t xml:space="preserve"> </w:t>
      </w:r>
      <w:r w:rsidR="00D354F3" w:rsidRPr="009C1732">
        <w:t>Infra-Red Sensor Modules</w:t>
      </w:r>
      <w:r w:rsidR="002C2E75" w:rsidRPr="009C1732">
        <w:t>,</w:t>
      </w:r>
      <w:r w:rsidRPr="009C1732">
        <w:t xml:space="preserve"> the </w:t>
      </w:r>
      <w:r w:rsidR="002C2E75" w:rsidRPr="009C1732">
        <w:t xml:space="preserve">voltage </w:t>
      </w:r>
      <w:r w:rsidRPr="009C1732">
        <w:t xml:space="preserve">regulator </w:t>
      </w:r>
      <w:r w:rsidR="008450F9" w:rsidRPr="009C1732">
        <w:t>would</w:t>
      </w:r>
      <w:r w:rsidR="002C2E75" w:rsidRPr="009C1732">
        <w:t xml:space="preserve"> be </w:t>
      </w:r>
      <w:r w:rsidRPr="009C1732">
        <w:t xml:space="preserve">dissipating </w:t>
      </w:r>
      <w:r w:rsidR="002C2E75" w:rsidRPr="009C1732">
        <w:t>a minimum</w:t>
      </w:r>
      <w:r w:rsidR="002C2E75" w:rsidRPr="009C1732">
        <w:rPr>
          <w:rStyle w:val="FootnoteReference"/>
        </w:rPr>
        <w:footnoteReference w:id="18"/>
      </w:r>
      <w:r w:rsidR="002C2E75" w:rsidRPr="009C1732">
        <w:t xml:space="preserve"> of approximately </w:t>
      </w:r>
      <w:r w:rsidR="00D354F3" w:rsidRPr="009C1732">
        <w:t>0.85</w:t>
      </w:r>
      <w:r w:rsidR="002C2E75" w:rsidRPr="009C1732">
        <w:t>W</w:t>
      </w:r>
      <w:r w:rsidRPr="009C1732">
        <w:t xml:space="preserve">. </w:t>
      </w:r>
      <w:r w:rsidR="002C2E75" w:rsidRPr="009C1732">
        <w:t xml:space="preserve">The </w:t>
      </w:r>
      <w:r w:rsidR="00D354F3" w:rsidRPr="009C1732">
        <w:t xml:space="preserve">power </w:t>
      </w:r>
      <w:r w:rsidR="00C55B4E" w:rsidRPr="009C1732">
        <w:t>dissipation</w:t>
      </w:r>
      <w:r w:rsidR="002C2E75" w:rsidRPr="009C1732">
        <w:t xml:space="preserve"> will be higher with shorter cable runs or a higher supply voltage. </w:t>
      </w:r>
      <w:r w:rsidRPr="009C1732">
        <w:t>The data sheet for the voltage regulator indicates that this will require a heatsink.</w:t>
      </w:r>
    </w:p>
    <w:p w14:paraId="3A5BC32A" w14:textId="563EAC9A" w:rsidR="002C2E75" w:rsidRPr="009C1732" w:rsidRDefault="002C2E75" w:rsidP="00125A57">
      <w:r w:rsidRPr="009C1732">
        <w:t xml:space="preserve">An alternative approach, described in the </w:t>
      </w:r>
      <w:r w:rsidR="002F647F" w:rsidRPr="009C1732">
        <w:rPr>
          <w:b/>
          <w:bCs/>
          <w:i/>
          <w:iCs/>
        </w:rPr>
        <w:t>Build &amp; Installation Guide</w:t>
      </w:r>
      <w:r w:rsidRPr="009C1732">
        <w:t xml:space="preserve">, is to replace the linear voltage regulator with a </w:t>
      </w:r>
      <w:r w:rsidR="00C55B4E" w:rsidRPr="009C1732">
        <w:t xml:space="preserve">switched buck regulator. These are available as drop-in replacements for the standard TO-220 regulator </w:t>
      </w:r>
      <w:r w:rsidR="002A68B0" w:rsidRPr="009C1732">
        <w:t>package and</w:t>
      </w:r>
      <w:r w:rsidR="00C55B4E" w:rsidRPr="009C1732">
        <w:t xml:space="preserve"> eliminate the need for a heatsink altogether.</w:t>
      </w:r>
    </w:p>
    <w:p w14:paraId="1D14311D" w14:textId="77777777" w:rsidR="00A76E79" w:rsidRDefault="00A76E79" w:rsidP="004416AC">
      <w:pPr>
        <w:pStyle w:val="Heading2"/>
      </w:pPr>
      <w:r>
        <w:br w:type="page"/>
      </w:r>
    </w:p>
    <w:p w14:paraId="3F4BFC38" w14:textId="60941E23" w:rsidR="003E6D21" w:rsidRDefault="00C55B4E" w:rsidP="004416AC">
      <w:pPr>
        <w:pStyle w:val="Heading2"/>
      </w:pPr>
      <w:bookmarkStart w:id="1511" w:name="_Toc202969146"/>
      <w:r>
        <w:lastRenderedPageBreak/>
        <w:t xml:space="preserve">Hardware </w:t>
      </w:r>
      <w:r w:rsidR="003E6D21">
        <w:t>Compatibility</w:t>
      </w:r>
      <w:bookmarkEnd w:id="1511"/>
    </w:p>
    <w:p w14:paraId="6117BBF2" w14:textId="202DADBF" w:rsidR="00C55B4E" w:rsidRPr="009C1732" w:rsidRDefault="00EE7DD4" w:rsidP="00EE7DD4">
      <w:r w:rsidRPr="009C1732">
        <w:t xml:space="preserve">The </w:t>
      </w:r>
      <w:r w:rsidR="002F647F" w:rsidRPr="009C1732">
        <w:t xml:space="preserve">Type 2 </w:t>
      </w:r>
      <w:r w:rsidRPr="009C1732">
        <w:t xml:space="preserve">Liverpool </w:t>
      </w:r>
      <w:r w:rsidR="008450F9" w:rsidRPr="009C1732">
        <w:t xml:space="preserve">Ringing Simulator </w:t>
      </w:r>
      <w:r w:rsidRPr="009C1732">
        <w:t xml:space="preserve">has been designed to be compatible, as far as possible, with </w:t>
      </w:r>
      <w:r w:rsidR="001E7349" w:rsidRPr="009C1732">
        <w:t>existing simulator hardware</w:t>
      </w:r>
      <w:r w:rsidRPr="009C1732">
        <w:t>, to a</w:t>
      </w:r>
      <w:r w:rsidR="00AA4FD7" w:rsidRPr="009C1732">
        <w:t>llow operation with unmodified S</w:t>
      </w:r>
      <w:r w:rsidRPr="009C1732">
        <w:t xml:space="preserve">imulator </w:t>
      </w:r>
      <w:r w:rsidR="00AA4FD7" w:rsidRPr="009C1732">
        <w:t>S</w:t>
      </w:r>
      <w:r w:rsidRPr="009C1732">
        <w:t xml:space="preserve">oftware </w:t>
      </w:r>
      <w:r w:rsidR="00AA4FD7" w:rsidRPr="009C1732">
        <w:t>P</w:t>
      </w:r>
      <w:r w:rsidRPr="009C1732">
        <w:t>ackages which support the MBI</w:t>
      </w:r>
      <w:r w:rsidR="00AA4FD7" w:rsidRPr="009C1732">
        <w:t xml:space="preserve"> protocol</w:t>
      </w:r>
      <w:r w:rsidRPr="009C1732">
        <w:t xml:space="preserve">.  </w:t>
      </w:r>
      <w:r w:rsidR="00C55B4E" w:rsidRPr="009C1732">
        <w:t xml:space="preserve">This is described in more detail in </w:t>
      </w:r>
      <w:r w:rsidR="002F647F" w:rsidRPr="009C1732">
        <w:t>later section of this guide.</w:t>
      </w:r>
      <w:r w:rsidR="00C55B4E" w:rsidRPr="009C1732">
        <w:t xml:space="preserve"> The following </w:t>
      </w:r>
      <w:r w:rsidR="001E7349" w:rsidRPr="009C1732">
        <w:t xml:space="preserve">hardware </w:t>
      </w:r>
      <w:r w:rsidR="00C55B4E" w:rsidRPr="009C1732">
        <w:t xml:space="preserve">design decisions have been made to </w:t>
      </w:r>
      <w:r w:rsidR="001E7349" w:rsidRPr="009C1732">
        <w:t xml:space="preserve">maximise </w:t>
      </w:r>
      <w:r w:rsidR="00C55B4E" w:rsidRPr="009C1732">
        <w:t>compatibility</w:t>
      </w:r>
      <w:r w:rsidR="001E7349" w:rsidRPr="009C1732">
        <w:t xml:space="preserve"> and interoperability</w:t>
      </w:r>
      <w:r w:rsidR="00C55B4E" w:rsidRPr="009C1732">
        <w:t>:</w:t>
      </w:r>
    </w:p>
    <w:p w14:paraId="66921751" w14:textId="77777777" w:rsidR="00D51E99" w:rsidRPr="009C1732" w:rsidRDefault="00EE7DD4" w:rsidP="008911A3">
      <w:pPr>
        <w:pStyle w:val="ListParagraph"/>
        <w:numPr>
          <w:ilvl w:val="0"/>
          <w:numId w:val="2"/>
        </w:numPr>
      </w:pPr>
      <w:r w:rsidRPr="009C1732">
        <w:t xml:space="preserve">The </w:t>
      </w:r>
      <w:r w:rsidR="00D51E99" w:rsidRPr="009C1732">
        <w:t xml:space="preserve">Simulator </w:t>
      </w:r>
      <w:r w:rsidR="00AA4FD7" w:rsidRPr="009C1732">
        <w:t>Data Connection</w:t>
      </w:r>
      <w:r w:rsidRPr="009C1732">
        <w:t xml:space="preserve"> uses a R</w:t>
      </w:r>
      <w:r w:rsidR="00AA4FD7" w:rsidRPr="009C1732">
        <w:t>S-232 data link to the Simulato</w:t>
      </w:r>
      <w:r w:rsidR="00A77120" w:rsidRPr="009C1732">
        <w:t>r</w:t>
      </w:r>
      <w:r w:rsidRPr="009C1732">
        <w:t xml:space="preserve">, running at 2400 </w:t>
      </w:r>
      <w:r w:rsidR="007F2193" w:rsidRPr="009C1732">
        <w:t>bps</w:t>
      </w:r>
      <w:r w:rsidRPr="009C1732">
        <w:t>, 8 data bits, 1 stop bit, no parity.</w:t>
      </w:r>
    </w:p>
    <w:p w14:paraId="0D95678E" w14:textId="1BC5877C" w:rsidR="00C733DC" w:rsidRPr="009C1732" w:rsidRDefault="00EE7DD4" w:rsidP="008911A3">
      <w:pPr>
        <w:pStyle w:val="ListParagraph"/>
        <w:numPr>
          <w:ilvl w:val="0"/>
          <w:numId w:val="2"/>
        </w:numPr>
      </w:pPr>
      <w:r w:rsidRPr="009C1732">
        <w:t xml:space="preserve">The </w:t>
      </w:r>
      <w:r w:rsidR="002F647F" w:rsidRPr="009C1732">
        <w:t>s</w:t>
      </w:r>
      <w:r w:rsidR="00C733DC" w:rsidRPr="009C1732">
        <w:t>ensor</w:t>
      </w:r>
      <w:r w:rsidR="002F647F" w:rsidRPr="009C1732">
        <w:t xml:space="preserve"> inputs</w:t>
      </w:r>
      <w:r w:rsidR="00C733DC" w:rsidRPr="009C1732">
        <w:t xml:space="preserve"> </w:t>
      </w:r>
      <w:r w:rsidRPr="009C1732">
        <w:t xml:space="preserve">of the Simulator Interface operate at 5V DC TTL levels. Under normal (un-triggered) conditions the </w:t>
      </w:r>
      <w:r w:rsidR="00C55B4E" w:rsidRPr="009C1732">
        <w:t xml:space="preserve">interface expects that the </w:t>
      </w:r>
      <w:r w:rsidRPr="009C1732">
        <w:t xml:space="preserve">Sensor Head output pin </w:t>
      </w:r>
      <w:r w:rsidR="00C55B4E" w:rsidRPr="009C1732">
        <w:t xml:space="preserve">will be </w:t>
      </w:r>
      <w:r w:rsidRPr="009C1732">
        <w:t>HIGH (nominally +5V)</w:t>
      </w:r>
      <w:r w:rsidR="00C55B4E" w:rsidRPr="009C1732">
        <w:t>, and that w</w:t>
      </w:r>
      <w:r w:rsidRPr="009C1732">
        <w:t xml:space="preserve">hen triggered the Sensor Head output pin </w:t>
      </w:r>
      <w:r w:rsidR="00C55B4E" w:rsidRPr="009C1732">
        <w:t xml:space="preserve">will drop </w:t>
      </w:r>
      <w:r w:rsidRPr="009C1732">
        <w:t>LOW (nominally 0V) for the duration of the trigger pulse</w:t>
      </w:r>
      <w:r w:rsidR="002F647F" w:rsidRPr="009C1732">
        <w:rPr>
          <w:rStyle w:val="FootnoteReference"/>
        </w:rPr>
        <w:footnoteReference w:id="19"/>
      </w:r>
      <w:r w:rsidRPr="009C1732">
        <w:t>.</w:t>
      </w:r>
    </w:p>
    <w:p w14:paraId="37B25FFE" w14:textId="09B60985" w:rsidR="00D51E99" w:rsidRDefault="002F647F" w:rsidP="002F647F">
      <w:r w:rsidRPr="009C1732">
        <w:t>Unlike the Type 1 design, t</w:t>
      </w:r>
      <w:r w:rsidR="00EE7DD4" w:rsidRPr="009C1732">
        <w:t xml:space="preserve">he </w:t>
      </w:r>
      <w:r w:rsidRPr="009C1732">
        <w:t xml:space="preserve">simplified cabling used by the Type 2 </w:t>
      </w:r>
      <w:r w:rsidR="00EE7DD4" w:rsidRPr="009C1732">
        <w:t xml:space="preserve">Simulator Interface </w:t>
      </w:r>
      <w:r w:rsidRPr="009C1732">
        <w:t xml:space="preserve">means that the sensor inputs do not use the </w:t>
      </w:r>
      <w:r w:rsidR="005A56D1" w:rsidRPr="009C1732">
        <w:t xml:space="preserve">same 4-pin GX16-4 </w:t>
      </w:r>
      <w:r w:rsidR="00BC22EA" w:rsidRPr="009C1732">
        <w:t>panel mount c</w:t>
      </w:r>
      <w:r w:rsidR="00D51E99" w:rsidRPr="009C1732">
        <w:t>onnectors</w:t>
      </w:r>
      <w:r w:rsidR="00BC22EA" w:rsidRPr="009C1732">
        <w:t xml:space="preserve"> as the Bagley MBI</w:t>
      </w:r>
      <w:r w:rsidRPr="009C1732">
        <w:t xml:space="preserve">. Integrating existing </w:t>
      </w:r>
      <w:r w:rsidR="00164DCF" w:rsidRPr="009C1732">
        <w:t xml:space="preserve">sensors into the Type 2 Simulator may be achieved using the Generic Sensor module described in the </w:t>
      </w:r>
      <w:r w:rsidR="00164DCF" w:rsidRPr="009C1732">
        <w:rPr>
          <w:b/>
          <w:bCs/>
          <w:i/>
          <w:iCs/>
        </w:rPr>
        <w:t>Build &amp; Installation Guide</w:t>
      </w:r>
      <w:r w:rsidR="00E23D8C" w:rsidRPr="009C1732">
        <w:t>.</w:t>
      </w:r>
    </w:p>
    <w:p w14:paraId="2797ED17" w14:textId="4206D6B1" w:rsidR="002D3B09" w:rsidRDefault="002D3B09" w:rsidP="00A02960">
      <w:pPr>
        <w:pStyle w:val="Heading1"/>
        <w:keepLines w:val="0"/>
        <w:pageBreakBefore/>
      </w:pPr>
      <w:bookmarkStart w:id="1512" w:name="_Toc202969147"/>
      <w:r>
        <w:lastRenderedPageBreak/>
        <w:t>Basic Serial Splitter Module Hardware</w:t>
      </w:r>
      <w:bookmarkEnd w:id="1512"/>
    </w:p>
    <w:p w14:paraId="1B67111B" w14:textId="63C7C7F0" w:rsidR="00A7187A" w:rsidRDefault="0050702B" w:rsidP="00A02960">
      <w:pPr>
        <w:pStyle w:val="Heading2"/>
      </w:pPr>
      <w:bookmarkStart w:id="1513" w:name="_Toc202969148"/>
      <w:r>
        <w:t>Overview</w:t>
      </w:r>
      <w:bookmarkEnd w:id="1513"/>
    </w:p>
    <w:p w14:paraId="024E2B04" w14:textId="2BD449D5" w:rsidR="0050702B" w:rsidRDefault="009F5BB1" w:rsidP="002F647F">
      <w:r>
        <w:t>The Basic Serial Splitter Module replicates data sent from the Simulator Interface Module (“downstream data”) to up to 8 Simulator PCs. All PCs receive copies of the same data, simultaneously. 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r>
        <w:t>, the Simulator Software Package on each ringer’s PC responding only to the Sensor on “their” tower bell.</w:t>
      </w:r>
    </w:p>
    <w:p w14:paraId="56E1FEAE" w14:textId="77777777" w:rsidR="009F5BB1" w:rsidRDefault="009F5BB1" w:rsidP="002F647F">
      <w:r>
        <w:t>The Basic Serial Splitter Module also allows any one Simulator PC to send data to the Simulator Interface Module (“upstream data”) for configuration purposes. The active Simulator PC is selected using a DIP switch on the Basic Serial Splitter Module.</w:t>
      </w:r>
    </w:p>
    <w:p w14:paraId="7CFB6668" w14:textId="1A920705" w:rsidR="009F5BB1" w:rsidRDefault="009F5BB1" w:rsidP="002F647F">
      <w:r>
        <w:t>Finally, it is possible to daisy-chain two Basic Serial Splitters to allow the connection of up to 16 Simulator PCs. When two Basic Serial Splitters are daisy-chained together, only PCs on the more downstream Splitter Module can be used to send configuration data to the Simulator Interface Module.</w:t>
      </w:r>
    </w:p>
    <w:p w14:paraId="6F23FF6A" w14:textId="41EF7363" w:rsidR="00690D46" w:rsidRDefault="00690D46" w:rsidP="002F647F">
      <w:r>
        <w:t xml:space="preserve">The Basic Serial Splitter Module is a passive </w:t>
      </w:r>
      <w:r w:rsidR="00297124">
        <w:t>device and</w:t>
      </w:r>
      <w:r>
        <w:t xml:space="preserve"> has no microcontroller or firmware.</w:t>
      </w:r>
    </w:p>
    <w:p w14:paraId="18C3A4BF" w14:textId="77777777" w:rsidR="009F5BB1" w:rsidRPr="00A02960" w:rsidRDefault="009F5BB1" w:rsidP="00A02960">
      <w:pPr>
        <w:pStyle w:val="Heading2"/>
      </w:pPr>
      <w:bookmarkStart w:id="1514" w:name="_Toc202969149"/>
      <w:r w:rsidRPr="00A02960">
        <w:t>Serial Line Drivers</w:t>
      </w:r>
      <w:bookmarkEnd w:id="1514"/>
    </w:p>
    <w:p w14:paraId="2DA88044" w14:textId="1749E867" w:rsidR="00690D46" w:rsidRPr="00A02960" w:rsidRDefault="009F5BB1" w:rsidP="002F647F">
      <w:r w:rsidRPr="00A02960">
        <w:t>The Basic Serial Splitter uses two different Serial Line Driver ICs. Data to and from the upstream Simulator Interface Module is handled by a</w:t>
      </w:r>
      <w:r w:rsidR="00CE5701">
        <w:t>n Analog Devices (formerly</w:t>
      </w:r>
      <w:r w:rsidRPr="00A02960">
        <w:t xml:space="preserve"> </w:t>
      </w:r>
      <w:r w:rsidR="00690D46" w:rsidRPr="00A02960">
        <w:t>Maxim</w:t>
      </w:r>
      <w:r w:rsidR="00CE5701">
        <w:t>)</w:t>
      </w:r>
      <w:r w:rsidR="00690D46" w:rsidRPr="00A02960">
        <w:t xml:space="preserve"> </w:t>
      </w:r>
      <w:r w:rsidRPr="00A02960">
        <w:t>MAX3323</w:t>
      </w:r>
      <w:r w:rsidR="00690D46" w:rsidRPr="00A02960">
        <w:t>, and data to and from the Simulator PCs is handled by a</w:t>
      </w:r>
      <w:r w:rsidR="00CE5701">
        <w:t>n Analog Devices (formerly</w:t>
      </w:r>
      <w:r w:rsidR="00690D46" w:rsidRPr="00A02960">
        <w:t xml:space="preserve"> Maxim</w:t>
      </w:r>
      <w:r w:rsidR="00CE5701">
        <w:t>)</w:t>
      </w:r>
      <w:r w:rsidR="00690D46" w:rsidRPr="00A02960">
        <w:t xml:space="preserve"> MAX208.</w:t>
      </w:r>
    </w:p>
    <w:p w14:paraId="591D305F" w14:textId="38651EEB" w:rsidR="00690D46" w:rsidRPr="00A02960" w:rsidRDefault="00690D46" w:rsidP="00A02960">
      <w:pPr>
        <w:pStyle w:val="ListParagraph"/>
        <w:numPr>
          <w:ilvl w:val="0"/>
          <w:numId w:val="47"/>
        </w:numPr>
      </w:pPr>
      <w:r w:rsidRPr="00A02960">
        <w:t>The MAX3323 has been selected to handle the interface data because it can disable its transmitter and receiver in response to additional control pins</w:t>
      </w:r>
      <w:r w:rsidR="00297124">
        <w:t xml:space="preserve"> (o</w:t>
      </w:r>
      <w:r w:rsidRPr="00A02960">
        <w:t xml:space="preserve">nly the </w:t>
      </w:r>
      <w:r w:rsidR="00297124">
        <w:t xml:space="preserve">ability to disable the </w:t>
      </w:r>
      <w:r w:rsidRPr="00A02960">
        <w:t>transmitter is used in the Basic Serial Splitter Module</w:t>
      </w:r>
      <w:r w:rsidR="00297124">
        <w:t>), and because its receiver has the capacity to fan out to multiple transmitters (calculation below)</w:t>
      </w:r>
      <w:r w:rsidRPr="00A02960">
        <w:t>.</w:t>
      </w:r>
    </w:p>
    <w:p w14:paraId="690B6EF5" w14:textId="79331EA6" w:rsidR="00690D46" w:rsidRPr="00A02960" w:rsidRDefault="00690D46" w:rsidP="00A02960">
      <w:pPr>
        <w:pStyle w:val="ListParagraph"/>
        <w:numPr>
          <w:ilvl w:val="0"/>
          <w:numId w:val="47"/>
        </w:numPr>
      </w:pPr>
      <w:r w:rsidRPr="00A02960">
        <w:t>The MAX208 consists of 4 pairs of RS-232 transmitters and receivers in a single package</w:t>
      </w:r>
      <w:r w:rsidR="00297124">
        <w:t xml:space="preserve">. It can </w:t>
      </w:r>
      <w:r w:rsidRPr="00A02960">
        <w:t>therefore handle signals to and from up to 4 PCs per IC. Note that no RS-232 control lines are connected. A second MAX208 on the expander board supports a further 4 PCs.</w:t>
      </w:r>
    </w:p>
    <w:p w14:paraId="6F82EB1A" w14:textId="765F41C8" w:rsidR="00690D46" w:rsidRPr="00A02960" w:rsidRDefault="00690D46" w:rsidP="00A02960">
      <w:pPr>
        <w:pStyle w:val="Heading2"/>
      </w:pPr>
      <w:bookmarkStart w:id="1515" w:name="_Toc202969150"/>
      <w:r w:rsidRPr="00A02960">
        <w:t>PCB Design</w:t>
      </w:r>
      <w:bookmarkEnd w:id="1515"/>
    </w:p>
    <w:p w14:paraId="1F6B63FD" w14:textId="77777777" w:rsidR="00690D46" w:rsidRPr="00A02960" w:rsidRDefault="00690D46" w:rsidP="002F647F">
      <w:r w:rsidRPr="00A02960">
        <w:t>The Basic Serial Splitter Module has been designed such that a common PCB can be assembled either as a Master Board with connections to the Simulator Interface Module, Power Module, and up to 4 PCs; or as an Expander Board, which connects to the Master Board and up 4 further PCs.</w:t>
      </w:r>
    </w:p>
    <w:p w14:paraId="3F6B8C31" w14:textId="7917CCD3" w:rsidR="00690D46" w:rsidRPr="00A02960" w:rsidRDefault="00690D46" w:rsidP="002F647F">
      <w:r w:rsidRPr="00A02960">
        <w:t xml:space="preserve">The Expander Board requires only a subset of the components normally fitted to a Master Board. This is detailed in the assembly instructions in the </w:t>
      </w:r>
      <w:r w:rsidRPr="00A02960">
        <w:rPr>
          <w:b/>
          <w:bCs/>
          <w:i/>
          <w:iCs/>
        </w:rPr>
        <w:t>Multi-PC Guide</w:t>
      </w:r>
      <w:r w:rsidRPr="00A02960">
        <w:t>.</w:t>
      </w:r>
    </w:p>
    <w:p w14:paraId="5B25A854" w14:textId="4FA00C53" w:rsidR="00C457FA" w:rsidRDefault="00C457FA" w:rsidP="00A02960">
      <w:pPr>
        <w:pStyle w:val="Heading2"/>
      </w:pPr>
      <w:bookmarkStart w:id="1516" w:name="_Toc202969151"/>
      <w:r>
        <w:t>Power Supply</w:t>
      </w:r>
      <w:bookmarkEnd w:id="1516"/>
    </w:p>
    <w:p w14:paraId="4A05B0C8" w14:textId="7CED74BE" w:rsidR="0050702B" w:rsidRDefault="00297124" w:rsidP="002F647F">
      <w:r>
        <w:t>The Basic Serial Splitter derives its power from the Power Module, using the power lines looped through on the RJ45 connectors. Although the Basic Serial Splitter current requirements are very low, a large TO-220 voltage regulator is used to handle the additional heat dissipation if the installation requires a 12V supply instead of the usual 9V.</w:t>
      </w:r>
    </w:p>
    <w:p w14:paraId="709987B2" w14:textId="05388531" w:rsidR="00BC42B0" w:rsidRDefault="00BC42B0">
      <w:pPr>
        <w:pStyle w:val="Heading2"/>
      </w:pPr>
      <w:bookmarkStart w:id="1517" w:name="_Toc202969152"/>
      <w:r>
        <w:lastRenderedPageBreak/>
        <w:t>Downstream Data</w:t>
      </w:r>
      <w:bookmarkEnd w:id="1517"/>
    </w:p>
    <w:p w14:paraId="5FE5B48B" w14:textId="770698FC" w:rsidR="00BC42B0" w:rsidRDefault="00CC6E75" w:rsidP="00A02960">
      <w:pPr>
        <w:keepNext/>
      </w:pPr>
      <w:r w:rsidRPr="00A02960">
        <w:t>The downstream data flow is illustrated in the following diagram:</w:t>
      </w:r>
    </w:p>
    <w:p w14:paraId="3CE1513A" w14:textId="43101A83" w:rsidR="00BC42B0" w:rsidRDefault="00F97FA9" w:rsidP="00A02960">
      <w:pPr>
        <w:keepNext/>
        <w:jc w:val="center"/>
      </w:pPr>
      <w:r>
        <w:rPr>
          <w:noProof/>
        </w:rPr>
        <w:drawing>
          <wp:inline distT="0" distB="0" distL="0" distR="0" wp14:anchorId="5BD5DD18" wp14:editId="369C1A56">
            <wp:extent cx="5040000" cy="6357600"/>
            <wp:effectExtent l="0" t="0" r="8255" b="57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IM FanOut Rx Diagram v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20524226" w14:textId="730F1E07" w:rsidR="00BC0C05" w:rsidRDefault="00BC0C05" w:rsidP="00BC0C05">
      <w:pPr>
        <w:pStyle w:val="Caption"/>
        <w:jc w:val="center"/>
      </w:pPr>
      <w:bookmarkStart w:id="1518" w:name="_Toc202969313"/>
      <w:r>
        <w:t xml:space="preserve">Figure </w:t>
      </w:r>
      <w:r>
        <w:rPr>
          <w:noProof/>
        </w:rPr>
        <w:fldChar w:fldCharType="begin"/>
      </w:r>
      <w:r>
        <w:rPr>
          <w:noProof/>
        </w:rPr>
        <w:instrText xml:space="preserve"> SEQ Figure \* ARABIC </w:instrText>
      </w:r>
      <w:r>
        <w:rPr>
          <w:noProof/>
        </w:rPr>
        <w:fldChar w:fldCharType="separate"/>
      </w:r>
      <w:r w:rsidR="00044299">
        <w:rPr>
          <w:noProof/>
        </w:rPr>
        <w:t>9</w:t>
      </w:r>
      <w:r>
        <w:rPr>
          <w:noProof/>
        </w:rPr>
        <w:fldChar w:fldCharType="end"/>
      </w:r>
      <w:r>
        <w:t xml:space="preserve"> – Basic Serial Splitter </w:t>
      </w:r>
      <w:r w:rsidR="00195C81">
        <w:t>Downstream Data Flow</w:t>
      </w:r>
      <w:bookmarkEnd w:id="1518"/>
    </w:p>
    <w:p w14:paraId="16C8572A" w14:textId="5E833170" w:rsidR="00297124" w:rsidRPr="00A02960" w:rsidRDefault="00297124" w:rsidP="00A02960">
      <w:r>
        <w:t xml:space="preserve">Data </w:t>
      </w:r>
      <w:r w:rsidR="00FB5332">
        <w:t xml:space="preserve">from the Simulator Interface Module </w:t>
      </w:r>
      <w:r>
        <w:t>is received at RS-232 line levels by the receiver on the MAX3323, which inverts and level shifts it to TTL levels. The data is then fanned out to up to 8 MAX208 transmitters, which invert and level shift it back to RS-232 line levels for the connected Simulator PCs.</w:t>
      </w:r>
    </w:p>
    <w:p w14:paraId="1071722C" w14:textId="7E8A143D" w:rsidR="0050702B" w:rsidRDefault="006C2590" w:rsidP="00A02960">
      <w:pPr>
        <w:pStyle w:val="Heading3"/>
      </w:pPr>
      <w:bookmarkStart w:id="1519" w:name="_Toc202969153"/>
      <w:r>
        <w:lastRenderedPageBreak/>
        <w:t>Fan-Out</w:t>
      </w:r>
      <w:r w:rsidR="00730022">
        <w:t xml:space="preserve"> Calculation</w:t>
      </w:r>
      <w:bookmarkEnd w:id="1519"/>
    </w:p>
    <w:p w14:paraId="3D3C77C4" w14:textId="598B70CA" w:rsidR="00142688" w:rsidRDefault="00D230A9" w:rsidP="00730022">
      <w:pPr>
        <w:keepNext/>
      </w:pPr>
      <w:r>
        <w:t xml:space="preserve">The MAX3323 can operate </w:t>
      </w:r>
      <w:r w:rsidR="00F8773F">
        <w:t xml:space="preserve">on supply voltages between 3.0V and 5.5V. </w:t>
      </w:r>
      <w:r w:rsidR="00BE1AF8">
        <w:t>In th</w:t>
      </w:r>
      <w:r w:rsidR="00CC6E75">
        <w:t xml:space="preserve">e Basic Serial Splitter Module </w:t>
      </w:r>
      <w:r w:rsidR="00BE1AF8">
        <w:t xml:space="preserve">design the supply voltage </w:t>
      </w:r>
      <w:r w:rsidR="00F50D3B">
        <w:t>V</w:t>
      </w:r>
      <w:r w:rsidR="00F50D3B" w:rsidRPr="00A02960">
        <w:rPr>
          <w:vertAlign w:val="subscript"/>
        </w:rPr>
        <w:t>CC</w:t>
      </w:r>
      <w:r w:rsidR="00F50D3B">
        <w:t xml:space="preserve"> </w:t>
      </w:r>
      <w:r w:rsidR="00BE1AF8">
        <w:t xml:space="preserve">is </w:t>
      </w:r>
      <w:r w:rsidR="0064443F">
        <w:t xml:space="preserve">nominally 5.0V, and the </w:t>
      </w:r>
      <w:r w:rsidR="0078022B">
        <w:t>V</w:t>
      </w:r>
      <w:r w:rsidR="0078022B" w:rsidRPr="000C5C1C">
        <w:rPr>
          <w:vertAlign w:val="subscript"/>
        </w:rPr>
        <w:t>L</w:t>
      </w:r>
      <w:r w:rsidR="0078022B">
        <w:t xml:space="preserve"> logic </w:t>
      </w:r>
      <w:r w:rsidR="00BD4940">
        <w:t xml:space="preserve">supply </w:t>
      </w:r>
      <w:r w:rsidR="006F7A0C">
        <w:t>pin is tied to V</w:t>
      </w:r>
      <w:r w:rsidR="006F7A0C" w:rsidRPr="00A02960">
        <w:rPr>
          <w:vertAlign w:val="subscript"/>
        </w:rPr>
        <w:t>CC</w:t>
      </w:r>
      <w:r w:rsidR="00F50D3B">
        <w:t>.</w:t>
      </w:r>
    </w:p>
    <w:p w14:paraId="1EF912E9" w14:textId="2E3EC08E" w:rsidR="00F50D3B" w:rsidRDefault="00303D2A" w:rsidP="00A02960">
      <w:pPr>
        <w:keepNext/>
      </w:pPr>
      <w:r>
        <w:t xml:space="preserve">The </w:t>
      </w:r>
      <w:r w:rsidR="00297124">
        <w:t>choice of V</w:t>
      </w:r>
      <w:r w:rsidR="00297124" w:rsidRPr="00A02960">
        <w:rPr>
          <w:vertAlign w:val="subscript"/>
        </w:rPr>
        <w:t>CC</w:t>
      </w:r>
      <w:r w:rsidR="00297124">
        <w:t xml:space="preserve"> = 5.0V is driven by the </w:t>
      </w:r>
      <w:r>
        <w:t>MAX208</w:t>
      </w:r>
      <w:r w:rsidR="00297124">
        <w:t>, which</w:t>
      </w:r>
      <w:r>
        <w:t xml:space="preserve"> requires a </w:t>
      </w:r>
      <w:r w:rsidR="0008387A">
        <w:t xml:space="preserve">supply voltage of </w:t>
      </w:r>
      <w:r w:rsidR="00122FC6">
        <w:t>5.0V.</w:t>
      </w:r>
    </w:p>
    <w:p w14:paraId="090B6F34" w14:textId="3113D2F3" w:rsidR="00DF6010" w:rsidRPr="00A02960" w:rsidRDefault="00DF6010" w:rsidP="00A02960">
      <w:pPr>
        <w:keepNext/>
        <w:rPr>
          <w:b/>
          <w:bCs/>
        </w:rPr>
      </w:pPr>
      <w:r w:rsidRPr="00A02960">
        <w:rPr>
          <w:b/>
          <w:bCs/>
        </w:rPr>
        <w:t>MAX3323 RS-232 receiver output specification:</w:t>
      </w:r>
    </w:p>
    <w:p w14:paraId="23106D06" w14:textId="05A42F20" w:rsidR="004F472B" w:rsidRDefault="004F472B" w:rsidP="00A02960">
      <w:pPr>
        <w:keepNext/>
      </w:pPr>
      <w:r>
        <w:t>Output Voltage Low V</w:t>
      </w:r>
      <w:r w:rsidRPr="00A02960">
        <w:rPr>
          <w:vertAlign w:val="subscript"/>
        </w:rPr>
        <w:t>OL</w:t>
      </w:r>
      <w:r w:rsidR="00224094">
        <w:t>:</w:t>
      </w:r>
    </w:p>
    <w:p w14:paraId="48335712" w14:textId="27C1E81B" w:rsidR="004F472B" w:rsidRDefault="004F472B" w:rsidP="00A02960">
      <w:pPr>
        <w:pStyle w:val="ListParagraph"/>
        <w:keepNext/>
        <w:numPr>
          <w:ilvl w:val="0"/>
          <w:numId w:val="42"/>
        </w:numPr>
      </w:pPr>
      <w:r>
        <w:t>I</w:t>
      </w:r>
      <w:r w:rsidRPr="00A02960">
        <w:rPr>
          <w:vertAlign w:val="subscript"/>
        </w:rPr>
        <w:t>OUT</w:t>
      </w:r>
      <w:r>
        <w:t xml:space="preserve"> = 1.6mA, V</w:t>
      </w:r>
      <w:r w:rsidRPr="00A02960">
        <w:rPr>
          <w:vertAlign w:val="subscript"/>
        </w:rPr>
        <w:t>L</w:t>
      </w:r>
      <w:r>
        <w:t xml:space="preserve"> &gt; 1.8V, guarantee</w:t>
      </w:r>
      <w:r w:rsidR="00482CB7">
        <w:t>s</w:t>
      </w:r>
      <w:r>
        <w:t xml:space="preserve"> V</w:t>
      </w:r>
      <w:r w:rsidRPr="00A02960">
        <w:rPr>
          <w:vertAlign w:val="subscript"/>
        </w:rPr>
        <w:t>OL</w:t>
      </w:r>
      <w:r>
        <w:t xml:space="preserve"> &lt; 0.4V</w:t>
      </w:r>
    </w:p>
    <w:p w14:paraId="3F7261A5" w14:textId="32E764C0" w:rsidR="004F472B" w:rsidRDefault="004F472B" w:rsidP="00A02960">
      <w:pPr>
        <w:pStyle w:val="ListParagraph"/>
        <w:numPr>
          <w:ilvl w:val="0"/>
          <w:numId w:val="42"/>
        </w:numPr>
      </w:pPr>
      <w:r>
        <w:t>I</w:t>
      </w:r>
      <w:r w:rsidRPr="00A02960">
        <w:rPr>
          <w:vertAlign w:val="subscript"/>
        </w:rPr>
        <w:t>OUT</w:t>
      </w:r>
      <w:r>
        <w:t xml:space="preserve"> = 1mA, V</w:t>
      </w:r>
      <w:r w:rsidRPr="00A02960">
        <w:rPr>
          <w:vertAlign w:val="subscript"/>
        </w:rPr>
        <w:t>L</w:t>
      </w:r>
      <w:r>
        <w:t xml:space="preserve"> ≤ 1.8V, guarantee</w:t>
      </w:r>
      <w:r w:rsidR="00482CB7">
        <w:t>s</w:t>
      </w:r>
      <w:r>
        <w:t xml:space="preserve"> V</w:t>
      </w:r>
      <w:r w:rsidRPr="00A02960">
        <w:rPr>
          <w:vertAlign w:val="subscript"/>
        </w:rPr>
        <w:t>OL</w:t>
      </w:r>
      <w:r>
        <w:t xml:space="preserve"> &lt; 0.4V</w:t>
      </w:r>
    </w:p>
    <w:p w14:paraId="7210E7AC" w14:textId="2ABFB309" w:rsidR="001C41A9" w:rsidRDefault="001C41A9" w:rsidP="00A02960">
      <w:pPr>
        <w:pStyle w:val="ListParagraph"/>
        <w:numPr>
          <w:ilvl w:val="0"/>
          <w:numId w:val="42"/>
        </w:numPr>
      </w:pPr>
      <w:r>
        <w:t>Hence at V</w:t>
      </w:r>
      <w:r w:rsidRPr="00A02960">
        <w:rPr>
          <w:vertAlign w:val="subscript"/>
        </w:rPr>
        <w:t>L</w:t>
      </w:r>
      <w:r>
        <w:t xml:space="preserve"> = V</w:t>
      </w:r>
      <w:r w:rsidRPr="00A02960">
        <w:rPr>
          <w:vertAlign w:val="subscript"/>
        </w:rPr>
        <w:t>CC</w:t>
      </w:r>
      <w:r>
        <w:t xml:space="preserve"> = 5.0V, the </w:t>
      </w:r>
      <w:r w:rsidR="00334975">
        <w:t xml:space="preserve">receiver output can sink </w:t>
      </w:r>
      <w:r w:rsidR="008115AA">
        <w:t>up to 1.6mA</w:t>
      </w:r>
      <w:r w:rsidR="00C0658C">
        <w:t xml:space="preserve"> while </w:t>
      </w:r>
      <w:r w:rsidR="00CC6E75">
        <w:t>maintaining</w:t>
      </w:r>
      <w:r w:rsidR="00292083">
        <w:t xml:space="preserve"> V</w:t>
      </w:r>
      <w:r w:rsidR="00292083" w:rsidRPr="00A02960">
        <w:rPr>
          <w:vertAlign w:val="subscript"/>
        </w:rPr>
        <w:t>O</w:t>
      </w:r>
      <w:r w:rsidR="00224094" w:rsidRPr="00A02960">
        <w:rPr>
          <w:vertAlign w:val="subscript"/>
        </w:rPr>
        <w:t>L</w:t>
      </w:r>
      <w:r w:rsidR="00224094">
        <w:t xml:space="preserve"> below 0.4V.</w:t>
      </w:r>
    </w:p>
    <w:p w14:paraId="2218BB81" w14:textId="65424E73" w:rsidR="004F472B" w:rsidRPr="002E59AF" w:rsidRDefault="004F472B" w:rsidP="00A02960">
      <w:pPr>
        <w:keepNext/>
      </w:pPr>
      <w:r w:rsidRPr="002E59AF">
        <w:t>Output Voltage High V</w:t>
      </w:r>
      <w:r w:rsidRPr="00A02960">
        <w:rPr>
          <w:vertAlign w:val="subscript"/>
        </w:rPr>
        <w:t>OH</w:t>
      </w:r>
      <w:r w:rsidRPr="002E59AF">
        <w:t>:</w:t>
      </w:r>
    </w:p>
    <w:p w14:paraId="29DDFF0F" w14:textId="33C14AFB" w:rsidR="004F472B" w:rsidRDefault="004F472B" w:rsidP="00A02960">
      <w:pPr>
        <w:pStyle w:val="ListParagraph"/>
        <w:keepNext/>
        <w:numPr>
          <w:ilvl w:val="0"/>
          <w:numId w:val="43"/>
        </w:numPr>
      </w:pPr>
      <w:r>
        <w:t>I</w:t>
      </w:r>
      <w:r w:rsidRPr="00A02960">
        <w:rPr>
          <w:vertAlign w:val="subscript"/>
        </w:rPr>
        <w:t>OUT</w:t>
      </w:r>
      <w:r>
        <w:t xml:space="preserve"> = -1mA, V</w:t>
      </w:r>
      <w:r w:rsidRPr="00A02960">
        <w:rPr>
          <w:vertAlign w:val="subscript"/>
        </w:rPr>
        <w:t>L</w:t>
      </w:r>
      <w:r>
        <w:t xml:space="preserve"> &gt; 1.8V, guarantee</w:t>
      </w:r>
      <w:r w:rsidR="003C4C95">
        <w:t>s</w:t>
      </w:r>
      <w:r>
        <w:t xml:space="preserve"> V</w:t>
      </w:r>
      <w:r w:rsidRPr="00A02960">
        <w:rPr>
          <w:vertAlign w:val="subscript"/>
        </w:rPr>
        <w:t>OH</w:t>
      </w:r>
      <w:r>
        <w:t xml:space="preserve"> &gt; V</w:t>
      </w:r>
      <w:r w:rsidR="009362D6" w:rsidRPr="00A02960">
        <w:rPr>
          <w:vertAlign w:val="subscript"/>
        </w:rPr>
        <w:t>L</w:t>
      </w:r>
      <w:r>
        <w:t xml:space="preserve"> - 0.4</w:t>
      </w:r>
      <w:r w:rsidR="000E3A60">
        <w:t>V</w:t>
      </w:r>
    </w:p>
    <w:p w14:paraId="2FF495EC" w14:textId="56AC2BCD" w:rsidR="004F472B" w:rsidRDefault="004F472B" w:rsidP="00A02960">
      <w:pPr>
        <w:pStyle w:val="ListParagraph"/>
        <w:keepNext/>
        <w:numPr>
          <w:ilvl w:val="0"/>
          <w:numId w:val="43"/>
        </w:numPr>
      </w:pPr>
      <w:r>
        <w:t>I</w:t>
      </w:r>
      <w:r w:rsidRPr="00A02960">
        <w:rPr>
          <w:vertAlign w:val="subscript"/>
        </w:rPr>
        <w:t>OUT</w:t>
      </w:r>
      <w:r>
        <w:t xml:space="preserve"> = -500µA, V</w:t>
      </w:r>
      <w:r w:rsidRPr="00A02960">
        <w:rPr>
          <w:vertAlign w:val="subscript"/>
        </w:rPr>
        <w:t>L</w:t>
      </w:r>
      <w:r>
        <w:t xml:space="preserve"> ≤ 1.8V, guarantee</w:t>
      </w:r>
      <w:r w:rsidR="003C4C95">
        <w:t>s</w:t>
      </w:r>
      <w:r>
        <w:t xml:space="preserve"> V</w:t>
      </w:r>
      <w:r w:rsidRPr="00A02960">
        <w:rPr>
          <w:vertAlign w:val="subscript"/>
        </w:rPr>
        <w:t>OH</w:t>
      </w:r>
      <w:r>
        <w:t xml:space="preserve"> &gt; V</w:t>
      </w:r>
      <w:r w:rsidRPr="00A02960">
        <w:rPr>
          <w:vertAlign w:val="subscript"/>
        </w:rPr>
        <w:t>L</w:t>
      </w:r>
      <w:r>
        <w:t xml:space="preserve"> - 0.4</w:t>
      </w:r>
      <w:r w:rsidR="000E3A60">
        <w:t>V</w:t>
      </w:r>
    </w:p>
    <w:p w14:paraId="3972AD99" w14:textId="30C56282" w:rsidR="00224094" w:rsidRDefault="00224094" w:rsidP="00224094">
      <w:pPr>
        <w:pStyle w:val="ListParagraph"/>
        <w:numPr>
          <w:ilvl w:val="0"/>
          <w:numId w:val="42"/>
        </w:numPr>
      </w:pPr>
      <w:r>
        <w:t>Hence at V</w:t>
      </w:r>
      <w:r w:rsidRPr="000C5C1C">
        <w:rPr>
          <w:vertAlign w:val="subscript"/>
        </w:rPr>
        <w:t>L</w:t>
      </w:r>
      <w:r>
        <w:t xml:space="preserve"> = V</w:t>
      </w:r>
      <w:r w:rsidRPr="000C5C1C">
        <w:rPr>
          <w:vertAlign w:val="subscript"/>
        </w:rPr>
        <w:t>CC</w:t>
      </w:r>
      <w:r>
        <w:t xml:space="preserve"> = 5.0V, the receiver output can </w:t>
      </w:r>
      <w:r w:rsidR="00776E83">
        <w:t xml:space="preserve">source </w:t>
      </w:r>
      <w:r>
        <w:t xml:space="preserve">up to 1mA while </w:t>
      </w:r>
      <w:r w:rsidR="00CC6E75">
        <w:t>maintaining</w:t>
      </w:r>
      <w:r>
        <w:t xml:space="preserve"> V</w:t>
      </w:r>
      <w:r w:rsidRPr="000C5C1C">
        <w:rPr>
          <w:vertAlign w:val="subscript"/>
        </w:rPr>
        <w:t>O</w:t>
      </w:r>
      <w:r w:rsidR="00B907B3">
        <w:rPr>
          <w:vertAlign w:val="subscript"/>
        </w:rPr>
        <w:t>H</w:t>
      </w:r>
      <w:r>
        <w:t xml:space="preserve"> </w:t>
      </w:r>
      <w:r w:rsidR="00B907B3">
        <w:t xml:space="preserve">above </w:t>
      </w:r>
      <w:r w:rsidR="00807ECC">
        <w:t>4.6V</w:t>
      </w:r>
      <w:r>
        <w:t>.</w:t>
      </w:r>
    </w:p>
    <w:p w14:paraId="0BCDBD37" w14:textId="4B9A6A10" w:rsidR="00224094" w:rsidRPr="00A02960" w:rsidRDefault="00122FC6">
      <w:pPr>
        <w:rPr>
          <w:b/>
          <w:bCs/>
        </w:rPr>
      </w:pPr>
      <w:r w:rsidRPr="00A02960">
        <w:rPr>
          <w:b/>
          <w:bCs/>
        </w:rPr>
        <w:t xml:space="preserve">MAX208 RS-232 transmitter </w:t>
      </w:r>
      <w:r w:rsidR="00FE61B0" w:rsidRPr="00A02960">
        <w:rPr>
          <w:b/>
          <w:bCs/>
        </w:rPr>
        <w:t xml:space="preserve">input </w:t>
      </w:r>
      <w:r w:rsidR="000F030B" w:rsidRPr="00A02960">
        <w:rPr>
          <w:b/>
          <w:bCs/>
        </w:rPr>
        <w:t>specification</w:t>
      </w:r>
      <w:r w:rsidR="00FE61B0" w:rsidRPr="00A02960">
        <w:rPr>
          <w:b/>
          <w:bCs/>
        </w:rPr>
        <w:t>:</w:t>
      </w:r>
    </w:p>
    <w:p w14:paraId="43E48C24" w14:textId="0FD49B57" w:rsidR="00461DA3" w:rsidRDefault="00461DA3" w:rsidP="00A02960">
      <w:pPr>
        <w:keepNext/>
      </w:pPr>
      <w:r>
        <w:t xml:space="preserve">Input </w:t>
      </w:r>
      <w:r w:rsidR="00931A12">
        <w:t xml:space="preserve">Voltage </w:t>
      </w:r>
      <w:r w:rsidR="000F030B">
        <w:t>Low:</w:t>
      </w:r>
    </w:p>
    <w:p w14:paraId="6E405F8B" w14:textId="6FB668EF" w:rsidR="006D4DC0" w:rsidRDefault="004F472B" w:rsidP="00A02960">
      <w:pPr>
        <w:pStyle w:val="ListParagraph"/>
        <w:keepNext/>
        <w:numPr>
          <w:ilvl w:val="0"/>
          <w:numId w:val="42"/>
        </w:numPr>
      </w:pPr>
      <w:r>
        <w:t>Input Logic Threshold Low &lt; 0.8V</w:t>
      </w:r>
    </w:p>
    <w:p w14:paraId="3B51EADE" w14:textId="52C76098" w:rsidR="000F576B" w:rsidRDefault="0047441A" w:rsidP="00A02960">
      <w:pPr>
        <w:pStyle w:val="ListParagraph"/>
        <w:keepNext/>
        <w:numPr>
          <w:ilvl w:val="0"/>
          <w:numId w:val="42"/>
        </w:numPr>
      </w:pPr>
      <w:r>
        <w:t xml:space="preserve">Input </w:t>
      </w:r>
      <w:r w:rsidR="00CD0277">
        <w:t xml:space="preserve">internal </w:t>
      </w:r>
      <w:r w:rsidR="00965ED1">
        <w:t>pull-up resistor = 400k</w:t>
      </w:r>
      <w:r w:rsidR="00CD0277" w:rsidRPr="00A02960">
        <w:rPr>
          <w:rFonts w:ascii="Calibri" w:hAnsi="Calibri" w:cs="Calibri"/>
        </w:rPr>
        <w:t>Ω</w:t>
      </w:r>
    </w:p>
    <w:p w14:paraId="240698CE" w14:textId="5E80BBE8" w:rsidR="009E243E" w:rsidRPr="00A02960" w:rsidRDefault="002F1F2B">
      <w:pPr>
        <w:pStyle w:val="ListParagraph"/>
        <w:keepNext/>
        <w:numPr>
          <w:ilvl w:val="0"/>
          <w:numId w:val="42"/>
        </w:numPr>
        <w:rPr>
          <w:rFonts w:ascii="MS Shell Dlg 2" w:hAnsi="MS Shell Dlg 2" w:cs="MS Shell Dlg 2"/>
          <w:sz w:val="16"/>
          <w:szCs w:val="16"/>
        </w:rPr>
      </w:pPr>
      <w:r>
        <w:t xml:space="preserve">Input current therefore </w:t>
      </w:r>
      <w:r w:rsidR="00703069">
        <w:t>approximately</w:t>
      </w:r>
      <w:r w:rsidR="004F472B">
        <w:t xml:space="preserve"> 12.5</w:t>
      </w:r>
      <w:r w:rsidR="00F95A32" w:rsidRPr="00A02960">
        <w:rPr>
          <w:rFonts w:ascii="Calibri" w:hAnsi="Calibri" w:cs="Calibri"/>
        </w:rPr>
        <w:t>μ</w:t>
      </w:r>
      <w:r w:rsidR="004F472B">
        <w:t>A</w:t>
      </w:r>
      <w:r w:rsidR="008F5F1E">
        <w:t xml:space="preserve"> per transmitter</w:t>
      </w:r>
      <w:r w:rsidR="00CC6E75">
        <w:t xml:space="preserve"> with transmitter input held low.</w:t>
      </w:r>
    </w:p>
    <w:p w14:paraId="62226EFB" w14:textId="52B4E567" w:rsidR="00CC6E75" w:rsidRPr="00A02960" w:rsidRDefault="00CC6E75">
      <w:pPr>
        <w:pStyle w:val="ListParagraph"/>
        <w:keepNext/>
        <w:numPr>
          <w:ilvl w:val="0"/>
          <w:numId w:val="42"/>
        </w:numPr>
        <w:rPr>
          <w:rFonts w:ascii="MS Shell Dlg 2" w:hAnsi="MS Shell Dlg 2" w:cs="MS Shell Dlg 2"/>
          <w:sz w:val="16"/>
          <w:szCs w:val="16"/>
        </w:rPr>
      </w:pPr>
      <w:r>
        <w:t>One MAX3323 receiver will drive 8 x MAX208 transmitters in a fully populated Basic Serial Splitter Module (master board + expander board).</w:t>
      </w:r>
    </w:p>
    <w:p w14:paraId="75032FA6" w14:textId="661A3692" w:rsidR="004F472B" w:rsidRPr="00A02960" w:rsidRDefault="004F472B" w:rsidP="00A02960">
      <w:pPr>
        <w:pStyle w:val="ListParagraph"/>
        <w:keepNext/>
        <w:numPr>
          <w:ilvl w:val="0"/>
          <w:numId w:val="42"/>
        </w:numPr>
        <w:rPr>
          <w:rFonts w:ascii="MS Shell Dlg 2" w:hAnsi="MS Shell Dlg 2" w:cs="MS Shell Dlg 2"/>
          <w:sz w:val="16"/>
          <w:szCs w:val="16"/>
        </w:rPr>
      </w:pPr>
      <w:r>
        <w:t>12.5</w:t>
      </w:r>
      <w:r w:rsidR="004B4D5E" w:rsidRPr="00CC6E75">
        <w:rPr>
          <w:rFonts w:ascii="Calibri" w:hAnsi="Calibri" w:cs="Calibri"/>
        </w:rPr>
        <w:t>μ</w:t>
      </w:r>
      <w:r>
        <w:t>A x 8</w:t>
      </w:r>
      <w:r w:rsidR="005808A7">
        <w:t xml:space="preserve"> transmitters</w:t>
      </w:r>
      <w:r>
        <w:t xml:space="preserve"> = 100</w:t>
      </w:r>
      <w:r w:rsidR="005808A7" w:rsidRPr="00CC6E75">
        <w:rPr>
          <w:rFonts w:ascii="Calibri" w:hAnsi="Calibri" w:cs="Calibri"/>
        </w:rPr>
        <w:t>μ</w:t>
      </w:r>
      <w:r w:rsidR="009D29F0">
        <w:t>A</w:t>
      </w:r>
    </w:p>
    <w:p w14:paraId="1647E3A0" w14:textId="38636E00" w:rsidR="004F472B" w:rsidRDefault="00CC6E75" w:rsidP="000F030B">
      <w:pPr>
        <w:pStyle w:val="ListParagraph"/>
        <w:numPr>
          <w:ilvl w:val="0"/>
          <w:numId w:val="42"/>
        </w:numPr>
      </w:pPr>
      <w:r>
        <w:t>100</w:t>
      </w:r>
      <w:r w:rsidRPr="003B55D2">
        <w:rPr>
          <w:rFonts w:ascii="Calibri" w:hAnsi="Calibri" w:cs="Calibri"/>
        </w:rPr>
        <w:t>μ</w:t>
      </w:r>
      <w:r>
        <w:t xml:space="preserve">A </w:t>
      </w:r>
      <w:r w:rsidR="00576E0A">
        <w:t xml:space="preserve">is less than the </w:t>
      </w:r>
      <w:r w:rsidR="00695FA1">
        <w:t xml:space="preserve">maximum 1.6mA which the </w:t>
      </w:r>
      <w:r w:rsidR="004F472B">
        <w:t>MAX3323E receiver output can s</w:t>
      </w:r>
      <w:r w:rsidR="00B303BC">
        <w:t>ink</w:t>
      </w:r>
      <w:r w:rsidR="00A31D1E">
        <w:t>.</w:t>
      </w:r>
    </w:p>
    <w:p w14:paraId="6D289425" w14:textId="7DD7D8E9" w:rsidR="00AD3179" w:rsidRDefault="00AD3179" w:rsidP="00A02960">
      <w:pPr>
        <w:pStyle w:val="ListParagraph"/>
        <w:numPr>
          <w:ilvl w:val="0"/>
          <w:numId w:val="42"/>
        </w:numPr>
      </w:pPr>
      <w:r>
        <w:t>H</w:t>
      </w:r>
      <w:r w:rsidR="00B4679A">
        <w:t xml:space="preserve">ence one MAX3323 </w:t>
      </w:r>
      <w:r w:rsidR="00236B6B">
        <w:t xml:space="preserve">RS-232 receiver </w:t>
      </w:r>
      <w:r w:rsidR="008B127E">
        <w:t xml:space="preserve">can </w:t>
      </w:r>
      <w:r w:rsidR="002106F1">
        <w:t>maintain V</w:t>
      </w:r>
      <w:r w:rsidR="002106F1" w:rsidRPr="00A02960">
        <w:rPr>
          <w:vertAlign w:val="subscript"/>
        </w:rPr>
        <w:t>OL</w:t>
      </w:r>
      <w:r w:rsidR="002106F1">
        <w:t xml:space="preserve"> </w:t>
      </w:r>
      <w:r w:rsidR="00841803">
        <w:t>&lt; 0.4V</w:t>
      </w:r>
      <w:r w:rsidR="007F16F4">
        <w:t xml:space="preserve">, which is less than the 0.8V MAX208 </w:t>
      </w:r>
      <w:r w:rsidR="00716E33">
        <w:t xml:space="preserve">RS-232 transmitter </w:t>
      </w:r>
      <w:r w:rsidR="00236B6B">
        <w:t xml:space="preserve">logic low threshold, while </w:t>
      </w:r>
      <w:r w:rsidR="008B127E">
        <w:t>driv</w:t>
      </w:r>
      <w:r w:rsidR="00236B6B">
        <w:t>ing</w:t>
      </w:r>
      <w:r w:rsidR="008B127E">
        <w:t xml:space="preserve"> </w:t>
      </w:r>
      <w:r w:rsidR="00691991">
        <w:t xml:space="preserve">the required 8 </w:t>
      </w:r>
      <w:r w:rsidR="00236B6B">
        <w:t xml:space="preserve">x </w:t>
      </w:r>
      <w:r w:rsidR="00691991">
        <w:t xml:space="preserve">MAX208 </w:t>
      </w:r>
      <w:r w:rsidR="00236B6B">
        <w:t xml:space="preserve">RS-232 </w:t>
      </w:r>
      <w:r w:rsidR="00691991">
        <w:t>transmitters</w:t>
      </w:r>
      <w:r w:rsidR="009D29F0">
        <w:t>.</w:t>
      </w:r>
    </w:p>
    <w:p w14:paraId="056BC50A" w14:textId="77777777" w:rsidR="000F030B" w:rsidRDefault="000F030B" w:rsidP="00A02960">
      <w:pPr>
        <w:keepNext/>
      </w:pPr>
      <w:r>
        <w:t>Input Voltage High:</w:t>
      </w:r>
    </w:p>
    <w:p w14:paraId="58CAE6FE" w14:textId="60284F01" w:rsidR="004F472B" w:rsidRDefault="004F472B" w:rsidP="00A02960">
      <w:pPr>
        <w:pStyle w:val="ListParagraph"/>
        <w:keepNext/>
        <w:numPr>
          <w:ilvl w:val="0"/>
          <w:numId w:val="44"/>
        </w:numPr>
      </w:pPr>
      <w:r>
        <w:t>Input Logic Threshold High &gt; 2.0V</w:t>
      </w:r>
    </w:p>
    <w:p w14:paraId="7B0C8C0A" w14:textId="454A2265" w:rsidR="004F472B" w:rsidRDefault="00450042" w:rsidP="00450042">
      <w:pPr>
        <w:pStyle w:val="ListParagraph"/>
        <w:numPr>
          <w:ilvl w:val="0"/>
          <w:numId w:val="44"/>
        </w:numPr>
      </w:pPr>
      <w:r>
        <w:t xml:space="preserve">The </w:t>
      </w:r>
      <w:r w:rsidR="004F472B">
        <w:t xml:space="preserve">MAX208 </w:t>
      </w:r>
      <w:r w:rsidR="004C33AB">
        <w:t xml:space="preserve">transmitter input </w:t>
      </w:r>
      <w:r w:rsidR="004F472B">
        <w:t>pull-up resistor</w:t>
      </w:r>
      <w:r w:rsidR="004C33AB">
        <w:t xml:space="preserve"> ensures </w:t>
      </w:r>
      <w:r w:rsidR="004F472B">
        <w:t xml:space="preserve">logic high even </w:t>
      </w:r>
      <w:r w:rsidR="004C33AB">
        <w:t xml:space="preserve">if the </w:t>
      </w:r>
      <w:r w:rsidR="004F472B">
        <w:t>input is open</w:t>
      </w:r>
      <w:r w:rsidR="007A13D3">
        <w:t xml:space="preserve"> circuit.</w:t>
      </w:r>
      <w:r w:rsidR="00652D14">
        <w:t xml:space="preserve"> No external current source is required</w:t>
      </w:r>
      <w:r w:rsidR="00A31D1E">
        <w:t>.</w:t>
      </w:r>
    </w:p>
    <w:p w14:paraId="47F97E41" w14:textId="6304A017" w:rsidR="00AB48D4" w:rsidRDefault="00AB48D4" w:rsidP="00A02960">
      <w:pPr>
        <w:pStyle w:val="ListParagraph"/>
        <w:numPr>
          <w:ilvl w:val="0"/>
          <w:numId w:val="44"/>
        </w:numPr>
      </w:pPr>
      <w:r>
        <w:t xml:space="preserve">Hence one MAX3323 RS-232 receiver </w:t>
      </w:r>
      <w:r w:rsidR="00CC6E75">
        <w:t xml:space="preserve">output </w:t>
      </w:r>
      <w:r>
        <w:t>can maintain V</w:t>
      </w:r>
      <w:r w:rsidRPr="00A02960">
        <w:rPr>
          <w:vertAlign w:val="subscript"/>
        </w:rPr>
        <w:t>OH</w:t>
      </w:r>
      <w:r>
        <w:t xml:space="preserve"> &gt;</w:t>
      </w:r>
      <w:r w:rsidR="00E81B13">
        <w:t xml:space="preserve">4.6V, which is greater than the </w:t>
      </w:r>
      <w:r w:rsidR="00C856B8">
        <w:t xml:space="preserve">2.0V MAX208 RS-232 transmitter logic high threshold, while driving </w:t>
      </w:r>
      <w:r w:rsidR="00812978">
        <w:t xml:space="preserve">the </w:t>
      </w:r>
      <w:r w:rsidR="00E06F95">
        <w:t>required 8 x MAX208 RS-232 transmitters.</w:t>
      </w:r>
    </w:p>
    <w:p w14:paraId="10101E45" w14:textId="4474921A" w:rsidR="006C2590" w:rsidRDefault="006C2590" w:rsidP="006C2590"/>
    <w:p w14:paraId="00728210" w14:textId="77777777" w:rsidR="00125906" w:rsidRPr="000C5C1C" w:rsidRDefault="00125906" w:rsidP="00125906">
      <w:pPr>
        <w:pStyle w:val="Heading2"/>
        <w:rPr>
          <w:rFonts w:asciiTheme="minorHAnsi" w:hAnsiTheme="minorHAnsi" w:cstheme="minorBidi"/>
        </w:rPr>
      </w:pPr>
      <w:bookmarkStart w:id="1520" w:name="_Toc202969154"/>
      <w:r>
        <w:lastRenderedPageBreak/>
        <w:t>Upstream Data</w:t>
      </w:r>
      <w:bookmarkEnd w:id="1520"/>
    </w:p>
    <w:p w14:paraId="355B976D" w14:textId="39FFB2BB" w:rsidR="00CC6E75" w:rsidRDefault="00CC6E75" w:rsidP="00CC6E75">
      <w:pPr>
        <w:keepNext/>
      </w:pPr>
      <w:r w:rsidRPr="003B55D2">
        <w:t xml:space="preserve">The </w:t>
      </w:r>
      <w:r>
        <w:t>upstream</w:t>
      </w:r>
      <w:r w:rsidRPr="003B55D2">
        <w:t xml:space="preserve"> data flow is illustrated in the following diagram:</w:t>
      </w:r>
    </w:p>
    <w:p w14:paraId="0D6BA3BC" w14:textId="77777777" w:rsidR="00125906" w:rsidRDefault="00125906" w:rsidP="00125906">
      <w:pPr>
        <w:keepNext/>
        <w:jc w:val="center"/>
      </w:pPr>
      <w:r>
        <w:rPr>
          <w:noProof/>
        </w:rPr>
        <w:drawing>
          <wp:inline distT="0" distB="0" distL="0" distR="0" wp14:anchorId="738F53B9" wp14:editId="5C8BC56F">
            <wp:extent cx="5040000" cy="6357600"/>
            <wp:effectExtent l="0" t="0" r="825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IM FanOut Tx Diagram v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7575187E" w14:textId="367AE2FE" w:rsidR="00125906" w:rsidRDefault="00125906" w:rsidP="00125906">
      <w:pPr>
        <w:pStyle w:val="Caption"/>
        <w:jc w:val="center"/>
      </w:pPr>
      <w:bookmarkStart w:id="1521" w:name="_Toc202969314"/>
      <w:r>
        <w:t xml:space="preserve">Figure </w:t>
      </w:r>
      <w:r>
        <w:rPr>
          <w:noProof/>
        </w:rPr>
        <w:fldChar w:fldCharType="begin"/>
      </w:r>
      <w:r>
        <w:rPr>
          <w:noProof/>
        </w:rPr>
        <w:instrText xml:space="preserve"> SEQ Figure \* ARABIC </w:instrText>
      </w:r>
      <w:r>
        <w:rPr>
          <w:noProof/>
        </w:rPr>
        <w:fldChar w:fldCharType="separate"/>
      </w:r>
      <w:r w:rsidR="00044299">
        <w:rPr>
          <w:noProof/>
        </w:rPr>
        <w:t>10</w:t>
      </w:r>
      <w:r>
        <w:rPr>
          <w:noProof/>
        </w:rPr>
        <w:fldChar w:fldCharType="end"/>
      </w:r>
      <w:r>
        <w:t xml:space="preserve"> – Basic Serial Splitter Upstream Data Flow</w:t>
      </w:r>
      <w:bookmarkEnd w:id="1521"/>
    </w:p>
    <w:p w14:paraId="3FFBB2DC" w14:textId="3783A867" w:rsidR="00FB5332" w:rsidRPr="003B55D2" w:rsidRDefault="00297124" w:rsidP="00FB5332">
      <w:r>
        <w:t xml:space="preserve">Data from a Simulator PC </w:t>
      </w:r>
      <w:r w:rsidR="00FB5332">
        <w:t>is received at RS-232 line levels by a receiver on a MAX208, which inverts and level shifts it to TTL levels. The data from one PC (Simulator PC #1 in the diagram above) is then connected via the DIP switch to the MAX3323 transmitter, which inverts and level shifts it back to RS-232 line levels for the Simulator Interface Module.</w:t>
      </w:r>
    </w:p>
    <w:p w14:paraId="692ED29F" w14:textId="36097B3D" w:rsidR="00297124" w:rsidRDefault="00297124" w:rsidP="00300695"/>
    <w:p w14:paraId="46F395A9" w14:textId="77777777" w:rsidR="00FB5332" w:rsidRDefault="00300695" w:rsidP="00300695">
      <w:r>
        <w:lastRenderedPageBreak/>
        <w:t xml:space="preserve">It is important to note that only one MAX208 receiver should be connected </w:t>
      </w:r>
      <w:r w:rsidR="009F5BB1">
        <w:t xml:space="preserve">at any time </w:t>
      </w:r>
      <w:r>
        <w:t>to the MAX3323</w:t>
      </w:r>
      <w:r w:rsidR="009F5BB1">
        <w:t xml:space="preserve"> transmitter</w:t>
      </w:r>
      <w:r>
        <w:t xml:space="preserve">. </w:t>
      </w:r>
    </w:p>
    <w:p w14:paraId="569E5415" w14:textId="2490159B" w:rsidR="00FB5332" w:rsidRDefault="00300695" w:rsidP="00A02960">
      <w:pPr>
        <w:pStyle w:val="ListParagraph"/>
        <w:numPr>
          <w:ilvl w:val="0"/>
          <w:numId w:val="48"/>
        </w:numPr>
      </w:pPr>
      <w:r>
        <w:t xml:space="preserve">The MAX208 ensures that the outputs of </w:t>
      </w:r>
      <w:r w:rsidR="00FB5332">
        <w:t>any</w:t>
      </w:r>
      <w:r>
        <w:t xml:space="preserve"> receivers not connected to an RS-232 source are held at logic 1 level (logic 1 is high voltage – approximately V</w:t>
      </w:r>
      <w:r w:rsidRPr="00A02960">
        <w:rPr>
          <w:vertAlign w:val="subscript"/>
        </w:rPr>
        <w:t>CC</w:t>
      </w:r>
      <w:r>
        <w:t xml:space="preserve"> – on the TTL side). </w:t>
      </w:r>
    </w:p>
    <w:p w14:paraId="62188058" w14:textId="4C9099B4" w:rsidR="00300695" w:rsidRPr="00A02960" w:rsidRDefault="00300695" w:rsidP="00A02960">
      <w:pPr>
        <w:pStyle w:val="ListParagraph"/>
        <w:numPr>
          <w:ilvl w:val="0"/>
          <w:numId w:val="48"/>
        </w:numPr>
      </w:pPr>
      <w:r>
        <w:t>Connecting more than one receiver at the same time will result in an effective short circuit from V</w:t>
      </w:r>
      <w:r w:rsidRPr="00A02960">
        <w:rPr>
          <w:vertAlign w:val="subscript"/>
        </w:rPr>
        <w:t>CC</w:t>
      </w:r>
      <w:r>
        <w:t xml:space="preserve"> to ground </w:t>
      </w:r>
      <w:r w:rsidR="009F5BB1">
        <w:t>during any data transmission from a connected PC</w:t>
      </w:r>
      <w:r w:rsidR="00FB5332">
        <w:t>, as the other receiver tries to pull its output low</w:t>
      </w:r>
      <w:r w:rsidR="009F5BB1">
        <w:t>. This may damage the MAX208.</w:t>
      </w:r>
    </w:p>
    <w:p w14:paraId="0ABD80AC" w14:textId="77777777" w:rsidR="00202DC6" w:rsidRDefault="00202DC6">
      <w:pPr>
        <w:pStyle w:val="Heading3"/>
      </w:pPr>
      <w:bookmarkStart w:id="1522" w:name="_Toc202969155"/>
      <w:r>
        <w:t>Transmitter Disabling</w:t>
      </w:r>
      <w:bookmarkEnd w:id="1522"/>
    </w:p>
    <w:p w14:paraId="22FE0F77" w14:textId="77777777" w:rsidR="00202DC6" w:rsidRPr="009C1732" w:rsidRDefault="00202DC6" w:rsidP="00202DC6">
      <w:pPr>
        <w:keepNext/>
      </w:pPr>
      <w:r>
        <w:t>T</w:t>
      </w:r>
      <w:r w:rsidRPr="009C1732">
        <w:t xml:space="preserve">wo Basic Serial Splitter Modules may be daisy-chained to support a maximum of 16 Simulator PCs. </w:t>
      </w:r>
    </w:p>
    <w:p w14:paraId="07A41EED" w14:textId="77777777" w:rsidR="00202DC6" w:rsidRPr="009C1732" w:rsidRDefault="00202DC6" w:rsidP="00202DC6">
      <w:pPr>
        <w:pStyle w:val="ListParagraph"/>
        <w:keepNext/>
        <w:numPr>
          <w:ilvl w:val="0"/>
          <w:numId w:val="38"/>
        </w:numPr>
      </w:pPr>
      <w:r w:rsidRPr="009C1732">
        <w:t>Where a single Basic Serial Splitter Module is used, only one Simulator PC can be used to send configuration data to the Simulator Interface Module. The active PC is selected using the 8-position DIP switch on the Basic Serial Splitter Module.</w:t>
      </w:r>
    </w:p>
    <w:p w14:paraId="3E4323A5" w14:textId="77777777" w:rsidR="00202DC6" w:rsidRPr="009C1732" w:rsidRDefault="00202DC6" w:rsidP="00202DC6">
      <w:pPr>
        <w:pStyle w:val="ListParagraph"/>
        <w:keepNext/>
        <w:numPr>
          <w:ilvl w:val="0"/>
          <w:numId w:val="38"/>
        </w:numPr>
      </w:pPr>
      <w:r w:rsidRPr="009C1732">
        <w:t xml:space="preserve">Where two Basic Serial Splitter Modules are daisy-chained together, only one module can be used to send configuration data to the Simulator Interface Module (the active PC on that module being selected with the DIP switch, as above). </w:t>
      </w:r>
    </w:p>
    <w:p w14:paraId="30BB379A" w14:textId="77777777" w:rsidR="00202DC6" w:rsidRPr="009C1732" w:rsidRDefault="00202DC6" w:rsidP="00202DC6">
      <w:pPr>
        <w:pStyle w:val="ListParagraph"/>
        <w:keepNext/>
        <w:numPr>
          <w:ilvl w:val="0"/>
          <w:numId w:val="38"/>
        </w:numPr>
      </w:pPr>
      <w:r w:rsidRPr="009C1732">
        <w:t>Only the RS-232 transmitter on the downstream of the two modules is enabled; the transmitter on the upstream module is disabled.</w:t>
      </w:r>
    </w:p>
    <w:p w14:paraId="1950CD70" w14:textId="77777777" w:rsidR="00202DC6" w:rsidRPr="009C1732" w:rsidRDefault="00202DC6" w:rsidP="00202DC6">
      <w:pPr>
        <w:pStyle w:val="ListParagraph"/>
        <w:keepNext/>
        <w:numPr>
          <w:ilvl w:val="0"/>
          <w:numId w:val="38"/>
        </w:numPr>
      </w:pPr>
      <w:r w:rsidRPr="009C1732">
        <w:t>The disabling of the upstream transmitter is automatic and cannot be configured.</w:t>
      </w:r>
    </w:p>
    <w:p w14:paraId="4BE607E5" w14:textId="77777777" w:rsidR="00202DC6" w:rsidRPr="009C1732" w:rsidRDefault="00202DC6" w:rsidP="00202DC6">
      <w:pPr>
        <w:keepNext/>
      </w:pPr>
      <w:r w:rsidRPr="009C1732">
        <w:t>The circuit controlling the transmitter disabling function is illustrated in the following diagram:</w:t>
      </w:r>
    </w:p>
    <w:p w14:paraId="52C9BD99" w14:textId="77777777" w:rsidR="00202DC6" w:rsidRDefault="00202DC6" w:rsidP="00202DC6">
      <w:pPr>
        <w:keepNext/>
        <w:jc w:val="center"/>
      </w:pPr>
      <w:r>
        <w:rPr>
          <w:noProof/>
        </w:rPr>
        <w:drawing>
          <wp:inline distT="0" distB="0" distL="0" distR="0" wp14:anchorId="1C9E6FB8" wp14:editId="0530B8CB">
            <wp:extent cx="5731510" cy="2540635"/>
            <wp:effectExtent l="0" t="0" r="254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2 BAsic Splitter TX Enable v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207B7585" w14:textId="49A8EAE0" w:rsidR="00202DC6" w:rsidRDefault="00202DC6" w:rsidP="00202DC6">
      <w:pPr>
        <w:pStyle w:val="Caption"/>
        <w:jc w:val="center"/>
      </w:pPr>
      <w:bookmarkStart w:id="1523" w:name="_Toc202969315"/>
      <w:r>
        <w:t xml:space="preserve">Figure </w:t>
      </w:r>
      <w:r>
        <w:rPr>
          <w:noProof/>
        </w:rPr>
        <w:fldChar w:fldCharType="begin"/>
      </w:r>
      <w:r>
        <w:rPr>
          <w:noProof/>
        </w:rPr>
        <w:instrText xml:space="preserve"> SEQ Figure \* ARABIC </w:instrText>
      </w:r>
      <w:r>
        <w:rPr>
          <w:noProof/>
        </w:rPr>
        <w:fldChar w:fldCharType="separate"/>
      </w:r>
      <w:r w:rsidR="00044299">
        <w:rPr>
          <w:noProof/>
        </w:rPr>
        <w:t>11</w:t>
      </w:r>
      <w:r>
        <w:rPr>
          <w:noProof/>
        </w:rPr>
        <w:fldChar w:fldCharType="end"/>
      </w:r>
      <w:r>
        <w:t xml:space="preserve"> – Basic Serial Splitter Transmitter Control</w:t>
      </w:r>
      <w:bookmarkEnd w:id="1523"/>
    </w:p>
    <w:p w14:paraId="3B58281D" w14:textId="77777777" w:rsidR="00202DC6" w:rsidRPr="009C1732" w:rsidRDefault="00202DC6" w:rsidP="00A02960">
      <w:pPr>
        <w:pageBreakBefore/>
      </w:pPr>
      <w:r w:rsidRPr="009C1732">
        <w:lastRenderedPageBreak/>
        <w:t>The transmitter disabling function operates as follows:</w:t>
      </w:r>
    </w:p>
    <w:p w14:paraId="4007AE3C" w14:textId="77777777" w:rsidR="00202DC6" w:rsidRPr="009C1732" w:rsidRDefault="00202DC6" w:rsidP="00202DC6">
      <w:pPr>
        <w:pStyle w:val="ListParagraph"/>
        <w:numPr>
          <w:ilvl w:val="0"/>
          <w:numId w:val="37"/>
        </w:numPr>
        <w:ind w:left="714" w:hanging="357"/>
      </w:pPr>
      <w:r w:rsidRPr="009C1732">
        <w:t>The Basic Serial Splitter Modules uses the MAX3323 RS-232 serial line driver IC, which has the capability to disable the serial transmitter via a control pin, making the RS-232 level transmit T1OUT</w:t>
      </w:r>
      <w:r w:rsidRPr="009C1732">
        <w:rPr>
          <w:rStyle w:val="FootnoteReference"/>
        </w:rPr>
        <w:footnoteReference w:id="20"/>
      </w:r>
      <w:r w:rsidRPr="009C1732">
        <w:t xml:space="preserve"> pin passive and high impedance</w:t>
      </w:r>
      <w:r w:rsidRPr="009C1732">
        <w:rPr>
          <w:rStyle w:val="FootnoteReference"/>
        </w:rPr>
        <w:footnoteReference w:id="21"/>
      </w:r>
      <w:r w:rsidRPr="009C1732">
        <w:t>.</w:t>
      </w:r>
    </w:p>
    <w:p w14:paraId="01B41B80" w14:textId="77777777" w:rsidR="00202DC6" w:rsidRPr="009C1732" w:rsidRDefault="00202DC6" w:rsidP="00202DC6">
      <w:pPr>
        <w:pStyle w:val="ListParagraph"/>
        <w:numPr>
          <w:ilvl w:val="0"/>
          <w:numId w:val="37"/>
        </w:numPr>
        <w:ind w:left="714" w:hanging="357"/>
      </w:pPr>
      <w:r w:rsidRPr="009C1732">
        <w:t>When a single Basic Serial Splitter Module is used, the TXENABLE pin is held high via a 10k</w:t>
      </w:r>
      <w:r w:rsidRPr="009C1732">
        <w:rPr>
          <w:rFonts w:ascii="Calibri" w:hAnsi="Calibri" w:cs="Calibri"/>
        </w:rPr>
        <w:t xml:space="preserve">Ω pull-up resistor. </w:t>
      </w:r>
    </w:p>
    <w:p w14:paraId="758FBFF5"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The TXENABLE pin is also connected to pin 8 of the </w:t>
      </w:r>
      <w:r w:rsidRPr="009C1732">
        <w:rPr>
          <w:rFonts w:ascii="Calibri" w:hAnsi="Calibri" w:cs="Calibri"/>
          <w:i/>
          <w:iCs/>
        </w:rPr>
        <w:t>Power Board</w:t>
      </w:r>
      <w:r w:rsidRPr="009C1732">
        <w:rPr>
          <w:rFonts w:ascii="Calibri" w:hAnsi="Calibri" w:cs="Calibri"/>
        </w:rPr>
        <w:t xml:space="preserve"> connector. This is pin is not connected on the Power Module, so the TXENABLE pin is still held high. This enables the RS-232 transmitter.</w:t>
      </w:r>
    </w:p>
    <w:p w14:paraId="26C41EA2"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Pin 8 on the </w:t>
      </w:r>
      <w:r w:rsidRPr="009C1732">
        <w:rPr>
          <w:rFonts w:ascii="Calibri" w:hAnsi="Calibri" w:cs="Calibri"/>
          <w:i/>
          <w:iCs/>
        </w:rPr>
        <w:t>Interface</w:t>
      </w:r>
      <w:r w:rsidRPr="009C1732">
        <w:rPr>
          <w:rFonts w:ascii="Calibri" w:hAnsi="Calibri" w:cs="Calibri"/>
        </w:rPr>
        <w:t xml:space="preserve"> connector is connected to ground (0V). This pin is not used on the Simulator Interface Module, so this has no effect.</w:t>
      </w:r>
    </w:p>
    <w:p w14:paraId="4CD7E45F" w14:textId="77777777" w:rsidR="00202DC6" w:rsidRPr="009C1732" w:rsidRDefault="00202DC6" w:rsidP="00202DC6">
      <w:pPr>
        <w:pStyle w:val="ListParagraph"/>
        <w:numPr>
          <w:ilvl w:val="0"/>
          <w:numId w:val="37"/>
        </w:numPr>
        <w:ind w:left="714" w:hanging="357"/>
      </w:pPr>
      <w:r w:rsidRPr="009C1732">
        <w:t xml:space="preserve">When a second Basic Serial Splitter is connected, pin 8 on the </w:t>
      </w:r>
      <w:r w:rsidRPr="009C1732">
        <w:rPr>
          <w:i/>
          <w:iCs/>
        </w:rPr>
        <w:t>Power Board</w:t>
      </w:r>
      <w:r w:rsidRPr="009C1732">
        <w:t xml:space="preserve"> connector of the upstream module is connected to the </w:t>
      </w:r>
      <w:r w:rsidRPr="009C1732">
        <w:rPr>
          <w:i/>
          <w:iCs/>
        </w:rPr>
        <w:t>Interface</w:t>
      </w:r>
      <w:r w:rsidRPr="009C1732">
        <w:t xml:space="preserve"> connector of the downstream interface. This has the effect of pulling low the TXENABLE pin of the upstream module’s MAX3323. </w:t>
      </w:r>
    </w:p>
    <w:p w14:paraId="11610135" w14:textId="77777777" w:rsidR="00202DC6" w:rsidRPr="009C1732" w:rsidRDefault="00202DC6" w:rsidP="00202DC6">
      <w:pPr>
        <w:pStyle w:val="ListParagraph"/>
        <w:numPr>
          <w:ilvl w:val="0"/>
          <w:numId w:val="37"/>
        </w:numPr>
        <w:ind w:left="714" w:hanging="357"/>
      </w:pPr>
      <w:r w:rsidRPr="009C1732">
        <w:t>This disables the upstream MAX3323’s RS-232 transmitter and makes the T1OUT transmit pin high impedance. PCs connected to the upstream module cannot transmit data to the Simulator Interface Module, regardless of the DIP switch setting.</w:t>
      </w:r>
    </w:p>
    <w:p w14:paraId="517808EC" w14:textId="1A748DCA" w:rsidR="00202DC6" w:rsidRPr="00A02960" w:rsidRDefault="00202DC6" w:rsidP="00202DC6">
      <w:pPr>
        <w:pStyle w:val="ListParagraph"/>
        <w:numPr>
          <w:ilvl w:val="0"/>
          <w:numId w:val="37"/>
        </w:numPr>
        <w:ind w:left="714" w:hanging="357"/>
      </w:pPr>
      <w:r w:rsidRPr="009C1732">
        <w:t xml:space="preserve">The TXENABLE pin of the downstream module’s MAX3323 is still held high by its pull-up resistor. As above, this pin is connected to </w:t>
      </w:r>
      <w:r w:rsidRPr="009C1732">
        <w:rPr>
          <w:rFonts w:ascii="Calibri" w:hAnsi="Calibri" w:cs="Calibri"/>
        </w:rPr>
        <w:t xml:space="preserve">pin 8 of the </w:t>
      </w:r>
      <w:r w:rsidRPr="009C1732">
        <w:rPr>
          <w:rFonts w:ascii="Calibri" w:hAnsi="Calibri" w:cs="Calibri"/>
          <w:i/>
          <w:iCs/>
        </w:rPr>
        <w:t>Power Board</w:t>
      </w:r>
      <w:r w:rsidRPr="009C1732">
        <w:rPr>
          <w:rFonts w:ascii="Calibri" w:hAnsi="Calibri" w:cs="Calibri"/>
        </w:rPr>
        <w:t xml:space="preserve"> connector, but this is not connected on the Power Module, so the TXENABLE pin is still held high. The downstream module’s RS-232 transmitter remains enabled.</w:t>
      </w:r>
    </w:p>
    <w:p w14:paraId="25495E90" w14:textId="77777777" w:rsidR="00202DC6" w:rsidRPr="009C1732" w:rsidRDefault="00202DC6" w:rsidP="002F647F"/>
    <w:p w14:paraId="75BEDD98" w14:textId="77777777" w:rsidR="003912A1" w:rsidRDefault="003912A1" w:rsidP="004416AC">
      <w:pPr>
        <w:pStyle w:val="Heading2"/>
      </w:pPr>
      <w:r>
        <w:br w:type="page"/>
      </w:r>
    </w:p>
    <w:p w14:paraId="76B835A5" w14:textId="77777777" w:rsidR="00744894" w:rsidRDefault="00744894" w:rsidP="00EE121F">
      <w:pPr>
        <w:pStyle w:val="Heading1"/>
      </w:pPr>
      <w:bookmarkStart w:id="1524" w:name="_Toc202969156"/>
      <w:r>
        <w:lastRenderedPageBreak/>
        <w:t>Circuit Protection</w:t>
      </w:r>
      <w:bookmarkEnd w:id="1524"/>
    </w:p>
    <w:p w14:paraId="13EEF620" w14:textId="77777777" w:rsidR="00744894" w:rsidRDefault="00744894" w:rsidP="00EE121F">
      <w:pPr>
        <w:pStyle w:val="Heading2"/>
      </w:pPr>
      <w:bookmarkStart w:id="1525" w:name="_Toc202969157"/>
      <w:r>
        <w:t>Over-Current Protection</w:t>
      </w:r>
      <w:bookmarkEnd w:id="1525"/>
    </w:p>
    <w:p w14:paraId="008179CA" w14:textId="77777777" w:rsidR="007A073B" w:rsidRDefault="007A073B">
      <w:r>
        <w:t>Primary over-current protection is provided by the 800mA fuse fitted to the Power Module.</w:t>
      </w:r>
    </w:p>
    <w:p w14:paraId="7078E20C" w14:textId="085822A1" w:rsidR="007A073B" w:rsidRDefault="007A073B">
      <w:r>
        <w:t xml:space="preserve">Secondary over-current protection is provided by the selected </w:t>
      </w:r>
      <w:r w:rsidR="003A01F6" w:rsidRPr="003A01F6">
        <w:t>LM340T-5.0</w:t>
      </w:r>
      <w:r w:rsidR="003A01F6">
        <w:t xml:space="preserve"> </w:t>
      </w:r>
      <w:r>
        <w:t>voltage regulator</w:t>
      </w:r>
      <w:r w:rsidR="003A01F6">
        <w:rPr>
          <w:rStyle w:val="FootnoteReference"/>
        </w:rPr>
        <w:footnoteReference w:id="22"/>
      </w:r>
      <w:r>
        <w:t xml:space="preserve"> or alternative </w:t>
      </w:r>
      <w:r w:rsidR="003A01F6" w:rsidRPr="003A01F6">
        <w:t>Traco Power TSR 1-2450</w:t>
      </w:r>
      <w:r w:rsidR="003A01F6">
        <w:t xml:space="preserve"> </w:t>
      </w:r>
      <w:r>
        <w:t>switched buck regulator</w:t>
      </w:r>
      <w:r w:rsidR="003A01F6">
        <w:rPr>
          <w:rStyle w:val="FootnoteReference"/>
        </w:rPr>
        <w:footnoteReference w:id="23"/>
      </w:r>
      <w:r>
        <w:t>.</w:t>
      </w:r>
      <w:r w:rsidR="003A01F6">
        <w:t xml:space="preserve"> Both devices have internal short-circuit protection and thermal shutdown features.</w:t>
      </w:r>
    </w:p>
    <w:p w14:paraId="7A149550" w14:textId="7B7D21F1" w:rsidR="007A073B" w:rsidRDefault="003A01F6">
      <w:r>
        <w:t>The LM340T-5.0 has internal thermal overload protection, and an internal short-circuit current limit of 2.1A.</w:t>
      </w:r>
    </w:p>
    <w:p w14:paraId="02EBA305" w14:textId="3EA309E3" w:rsidR="003A01F6" w:rsidRDefault="003A01F6">
      <w:r>
        <w:t xml:space="preserve">The short-circuit current limit of the </w:t>
      </w:r>
      <w:r w:rsidRPr="00212D29">
        <w:t>Traco Power TSR 1-2450</w:t>
      </w:r>
      <w:r>
        <w:t xml:space="preserve"> is not specified in the data</w:t>
      </w:r>
      <w:r w:rsidR="00320A72">
        <w:t xml:space="preserve"> </w:t>
      </w:r>
      <w:r>
        <w:t>sheet, but the maximum input current is given as 1000mA (1A).</w:t>
      </w:r>
    </w:p>
    <w:p w14:paraId="4C930DBD" w14:textId="6F613C71" w:rsidR="00744894" w:rsidRDefault="00744894" w:rsidP="00744894">
      <w:pPr>
        <w:pStyle w:val="Heading2"/>
      </w:pPr>
      <w:bookmarkStart w:id="1526" w:name="_Toc202969158"/>
      <w:r>
        <w:t>Polarity Protection</w:t>
      </w:r>
      <w:bookmarkEnd w:id="1526"/>
    </w:p>
    <w:p w14:paraId="7A5F9D35" w14:textId="30DE43AC" w:rsidR="003A01F6" w:rsidRDefault="003A01F6">
      <w:r>
        <w:t xml:space="preserve">The use of polarised connectors on all modules of the Liverpool Ringing Simulator minimises the possibilities for reversed polarity connections between modules. However, many </w:t>
      </w:r>
      <w:r w:rsidR="001020C3">
        <w:t>general-purpose</w:t>
      </w:r>
      <w:r>
        <w:t xml:space="preserve"> plug-in power supply units are provided with a selection </w:t>
      </w:r>
      <w:r w:rsidR="001020C3">
        <w:t>of</w:t>
      </w:r>
      <w:r>
        <w:t xml:space="preserve"> non-polarised reversible </w:t>
      </w:r>
      <w:r w:rsidR="001020C3">
        <w:t xml:space="preserve">connector tips, with the consequent risk of </w:t>
      </w:r>
      <w:r w:rsidR="00427883">
        <w:t xml:space="preserve">inadvertently </w:t>
      </w:r>
      <w:r w:rsidR="001020C3">
        <w:t>connecting the power supply with the polarity reversed.</w:t>
      </w:r>
    </w:p>
    <w:p w14:paraId="10D1CFFC" w14:textId="66277E56" w:rsidR="001020C3" w:rsidRDefault="001020C3">
      <w:r>
        <w:t>The Simulator Interface Module and the Basic Serial Splitter Module are therefore provided with a reverse polarity protection diode, connected before the voltage regulator or other polarity sensitive devices.</w:t>
      </w:r>
    </w:p>
    <w:p w14:paraId="0AF9F209" w14:textId="7233338D" w:rsidR="003A01F6" w:rsidRDefault="001020C3">
      <w:r>
        <w:t xml:space="preserve">The diode specified is a </w:t>
      </w:r>
      <w:r w:rsidR="00F50485">
        <w:t xml:space="preserve">1N4001 </w:t>
      </w:r>
      <w:r>
        <w:t>device</w:t>
      </w:r>
      <w:r w:rsidR="00320A72">
        <w:rPr>
          <w:rStyle w:val="FootnoteReference"/>
        </w:rPr>
        <w:footnoteReference w:id="24"/>
      </w:r>
      <w:r>
        <w:t>, which has a maximum peak forward current rating of 1A, and a peak inverse voltage rating of 50V, which is adequate for a fully specified simulator.</w:t>
      </w:r>
    </w:p>
    <w:p w14:paraId="56C3C1F6" w14:textId="73B7A9AF" w:rsidR="001020C3" w:rsidRPr="001E6F40" w:rsidRDefault="001020C3" w:rsidP="00EE121F">
      <w:pPr>
        <w:keepNext/>
      </w:pPr>
      <w:r>
        <w:t>With correct power supply polarity, the diode is forward biased and conducts, allowing current to flow to the rest of the Interface or Splitter Module. This is illustrated in the following diagram:</w:t>
      </w:r>
    </w:p>
    <w:p w14:paraId="2900A31E" w14:textId="77777777" w:rsidR="00744894" w:rsidRDefault="00744894" w:rsidP="00EE121F">
      <w:pPr>
        <w:keepNext/>
        <w:jc w:val="center"/>
      </w:pPr>
      <w:r>
        <w:rPr>
          <w:noProof/>
        </w:rPr>
        <w:drawing>
          <wp:inline distT="0" distB="0" distL="0" distR="0" wp14:anchorId="2DAF10AE" wp14:editId="3FB7205C">
            <wp:extent cx="3240000" cy="2340000"/>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2 Polarity Diode Diagram v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5FBF57DB" w14:textId="68C23816" w:rsidR="00744894" w:rsidRDefault="00744894" w:rsidP="00744894">
      <w:pPr>
        <w:pStyle w:val="Caption"/>
        <w:jc w:val="center"/>
      </w:pPr>
      <w:bookmarkStart w:id="1527" w:name="_Toc202969316"/>
      <w:r>
        <w:t xml:space="preserve">Figure </w:t>
      </w:r>
      <w:fldSimple w:instr=" SEQ Figure \* ARABIC ">
        <w:r w:rsidR="00044299">
          <w:rPr>
            <w:noProof/>
          </w:rPr>
          <w:t>12</w:t>
        </w:r>
      </w:fldSimple>
      <w:r>
        <w:t xml:space="preserve"> – Polarity Protection – Correct</w:t>
      </w:r>
      <w:bookmarkEnd w:id="1527"/>
    </w:p>
    <w:p w14:paraId="4AAFBBD0" w14:textId="6B7FFD6B" w:rsidR="00744894" w:rsidRPr="001E6F40" w:rsidRDefault="001020C3" w:rsidP="00EE121F">
      <w:pPr>
        <w:keepNext/>
      </w:pPr>
      <w:r>
        <w:lastRenderedPageBreak/>
        <w:t>If the power supply is connected with the polarity reversed, the diode is reverse biased and does not allow current to flow, thus protecting the remainder of the electronics. The peak inverse voltage rating of the diode provides protection up to 50V. Reverse polarity connection is illustrated in the following diagram:</w:t>
      </w:r>
    </w:p>
    <w:p w14:paraId="631CFBF1" w14:textId="77777777" w:rsidR="00744894" w:rsidRDefault="00744894" w:rsidP="00EE121F">
      <w:pPr>
        <w:keepNext/>
        <w:jc w:val="center"/>
      </w:pPr>
      <w:r>
        <w:rPr>
          <w:noProof/>
        </w:rPr>
        <w:drawing>
          <wp:inline distT="0" distB="0" distL="0" distR="0" wp14:anchorId="0B679544" wp14:editId="28AE3F17">
            <wp:extent cx="3240000" cy="2340000"/>
            <wp:effectExtent l="0" t="0" r="0" b="3175"/>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Polarity Diode Reversed Diagram v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687B2A76" w14:textId="540D72B8" w:rsidR="00744894" w:rsidRPr="00374AC1" w:rsidRDefault="00744894" w:rsidP="00EE121F">
      <w:pPr>
        <w:pStyle w:val="Caption"/>
        <w:jc w:val="center"/>
      </w:pPr>
      <w:bookmarkStart w:id="1528" w:name="_Toc202969317"/>
      <w:r>
        <w:t xml:space="preserve">Figure </w:t>
      </w:r>
      <w:fldSimple w:instr=" SEQ Figure \* ARABIC ">
        <w:r w:rsidR="00044299">
          <w:rPr>
            <w:noProof/>
          </w:rPr>
          <w:t>13</w:t>
        </w:r>
      </w:fldSimple>
      <w:r>
        <w:t xml:space="preserve"> – Polarity Protection – Reversed</w:t>
      </w:r>
      <w:bookmarkEnd w:id="1528"/>
    </w:p>
    <w:p w14:paraId="776C1F86" w14:textId="77777777" w:rsidR="00744894" w:rsidRDefault="00744894" w:rsidP="00EE121F">
      <w:pPr>
        <w:pStyle w:val="Heading2"/>
      </w:pPr>
      <w:bookmarkStart w:id="1529" w:name="_Toc202969159"/>
      <w:r>
        <w:t>Transient Voltage Suppression</w:t>
      </w:r>
      <w:bookmarkEnd w:id="1529"/>
    </w:p>
    <w:p w14:paraId="0A025484" w14:textId="6F02CFDB" w:rsidR="00744894" w:rsidRPr="009C1732" w:rsidRDefault="00744894">
      <w:r w:rsidRPr="009C1732">
        <w:t xml:space="preserve">The </w:t>
      </w:r>
      <w:r w:rsidR="00320A72">
        <w:t>Liverpool Ringing S</w:t>
      </w:r>
      <w:r w:rsidRPr="009C1732">
        <w:t xml:space="preserve">imulator </w:t>
      </w:r>
      <w:r w:rsidR="00320A72">
        <w:t xml:space="preserve">modules are fitted with </w:t>
      </w:r>
      <w:r w:rsidRPr="009C1732">
        <w:t>Transient Voltage Suppression (TVS) diodes to provide a degree of protection against induced over-voltage</w:t>
      </w:r>
      <w:r w:rsidR="00320A72">
        <w:t xml:space="preserve"> spikes </w:t>
      </w:r>
      <w:r w:rsidRPr="009C1732">
        <w:t xml:space="preserve">on the power supply </w:t>
      </w:r>
      <w:r w:rsidR="00320A72">
        <w:t xml:space="preserve">and signal </w:t>
      </w:r>
      <w:r w:rsidRPr="009C1732">
        <w:t>lines, for example resulting from local lightning strikes</w:t>
      </w:r>
      <w:r w:rsidR="008246A5">
        <w:t xml:space="preserve"> or electrostatic discharge events</w:t>
      </w:r>
      <w:r w:rsidRPr="009C1732">
        <w:t>.</w:t>
      </w:r>
    </w:p>
    <w:p w14:paraId="1670F0BF" w14:textId="02A03364" w:rsidR="00744894" w:rsidRDefault="00320A72">
      <w:r>
        <w:t>Uni</w:t>
      </w:r>
      <w:r w:rsidRPr="009C1732">
        <w:t>-directional TVS diodes are used on logic and power supply lines.</w:t>
      </w:r>
      <w:r>
        <w:t xml:space="preserve"> </w:t>
      </w:r>
      <w:r w:rsidR="00744894" w:rsidRPr="009C1732">
        <w:t>Bi-directional TVS diodes are used on the RS-232 signal lines.</w:t>
      </w:r>
    </w:p>
    <w:p w14:paraId="303AEEB3" w14:textId="349E1C3E" w:rsidR="00AC3C52" w:rsidRDefault="00320A72" w:rsidP="00EE121F">
      <w:pPr>
        <w:keepNext/>
      </w:pPr>
      <w:r>
        <w:t xml:space="preserve">The key properties of the diodes specified are listed in the following table, taken from the device </w:t>
      </w:r>
      <w:r w:rsidR="00A372B3">
        <w:t>data sheet</w:t>
      </w:r>
      <w:r w:rsidR="00CF5B73">
        <w:t>:</w:t>
      </w:r>
      <w:r>
        <w:rPr>
          <w:rStyle w:val="FootnoteReference"/>
        </w:rPr>
        <w:footnoteReference w:id="25"/>
      </w:r>
    </w:p>
    <w:p w14:paraId="220C192F" w14:textId="16C149B1" w:rsidR="00A372B3" w:rsidRDefault="00A372B3" w:rsidP="00A372B3">
      <w:pPr>
        <w:pStyle w:val="Caption"/>
        <w:keepNext/>
      </w:pPr>
      <w:bookmarkStart w:id="1530" w:name="_Toc202969293"/>
      <w:r>
        <w:t xml:space="preserve">Table </w:t>
      </w:r>
      <w:r>
        <w:rPr>
          <w:noProof/>
        </w:rPr>
        <w:fldChar w:fldCharType="begin"/>
      </w:r>
      <w:r>
        <w:rPr>
          <w:noProof/>
        </w:rPr>
        <w:instrText xml:space="preserve"> SEQ Table \* ARABIC </w:instrText>
      </w:r>
      <w:r>
        <w:rPr>
          <w:noProof/>
        </w:rPr>
        <w:fldChar w:fldCharType="separate"/>
      </w:r>
      <w:r w:rsidR="00044299">
        <w:rPr>
          <w:noProof/>
        </w:rPr>
        <w:t>4</w:t>
      </w:r>
      <w:r>
        <w:rPr>
          <w:noProof/>
        </w:rPr>
        <w:fldChar w:fldCharType="end"/>
      </w:r>
      <w:r>
        <w:t xml:space="preserve"> – TVS Diode Key Properties</w:t>
      </w:r>
      <w:bookmarkEnd w:id="15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36"/>
        <w:gridCol w:w="1623"/>
        <w:gridCol w:w="1586"/>
        <w:gridCol w:w="1277"/>
        <w:gridCol w:w="1586"/>
      </w:tblGrid>
      <w:tr w:rsidR="00320A72" w:rsidRPr="00AE25BB" w14:paraId="6E015802" w14:textId="7D498B28" w:rsidTr="00EE121F">
        <w:tc>
          <w:tcPr>
            <w:tcW w:w="1526" w:type="dxa"/>
            <w:shd w:val="clear" w:color="auto" w:fill="D9D9D9" w:themeFill="background1" w:themeFillShade="D9"/>
          </w:tcPr>
          <w:p w14:paraId="452EDA72" w14:textId="5A0CF975" w:rsidR="00320A72" w:rsidRPr="009C1732" w:rsidRDefault="00320A72" w:rsidP="003A01F6">
            <w:pPr>
              <w:contextualSpacing/>
            </w:pPr>
            <w:r>
              <w:t>Part Number</w:t>
            </w:r>
          </w:p>
        </w:tc>
        <w:tc>
          <w:tcPr>
            <w:tcW w:w="1536" w:type="dxa"/>
            <w:shd w:val="clear" w:color="auto" w:fill="D9D9D9" w:themeFill="background1" w:themeFillShade="D9"/>
          </w:tcPr>
          <w:p w14:paraId="317F0DFF" w14:textId="78661C5D" w:rsidR="00320A72" w:rsidRPr="009C1732" w:rsidRDefault="00320A72" w:rsidP="003A01F6">
            <w:pPr>
              <w:contextualSpacing/>
            </w:pPr>
            <w:r>
              <w:t>Reverse Standoff Voltage (V</w:t>
            </w:r>
            <w:r w:rsidRPr="00EE121F">
              <w:rPr>
                <w:vertAlign w:val="subscript"/>
              </w:rPr>
              <w:t>R</w:t>
            </w:r>
            <w:r>
              <w:t>)</w:t>
            </w:r>
          </w:p>
        </w:tc>
        <w:tc>
          <w:tcPr>
            <w:tcW w:w="1623" w:type="dxa"/>
            <w:shd w:val="clear" w:color="auto" w:fill="D9D9D9" w:themeFill="background1" w:themeFillShade="D9"/>
          </w:tcPr>
          <w:p w14:paraId="7248CD85" w14:textId="5C56F8DC" w:rsidR="00320A72" w:rsidRPr="009C1732" w:rsidRDefault="00320A72" w:rsidP="003A01F6">
            <w:pPr>
              <w:contextualSpacing/>
            </w:pPr>
            <w:r>
              <w:t>Breakdown Voltage (V</w:t>
            </w:r>
            <w:r w:rsidRPr="00EE121F">
              <w:rPr>
                <w:vertAlign w:val="subscript"/>
              </w:rPr>
              <w:t>BR</w:t>
            </w:r>
            <w:r>
              <w:t>)</w:t>
            </w:r>
          </w:p>
        </w:tc>
        <w:tc>
          <w:tcPr>
            <w:tcW w:w="1586" w:type="dxa"/>
            <w:shd w:val="clear" w:color="auto" w:fill="D9D9D9" w:themeFill="background1" w:themeFillShade="D9"/>
          </w:tcPr>
          <w:p w14:paraId="59E4C209" w14:textId="0F95E977" w:rsidR="00320A72" w:rsidRPr="009C1732" w:rsidRDefault="00320A72" w:rsidP="003A01F6">
            <w:pPr>
              <w:contextualSpacing/>
            </w:pPr>
            <w:r>
              <w:t>Maximum Clamping Voltage (V</w:t>
            </w:r>
            <w:r w:rsidRPr="00EE121F">
              <w:rPr>
                <w:vertAlign w:val="subscript"/>
              </w:rPr>
              <w:t>C</w:t>
            </w:r>
            <w:r>
              <w:t>)</w:t>
            </w:r>
          </w:p>
        </w:tc>
        <w:tc>
          <w:tcPr>
            <w:tcW w:w="1277" w:type="dxa"/>
            <w:shd w:val="clear" w:color="auto" w:fill="D9D9D9" w:themeFill="background1" w:themeFillShade="D9"/>
          </w:tcPr>
          <w:p w14:paraId="69614BD1" w14:textId="0C084280" w:rsidR="00320A72" w:rsidRDefault="00320A72" w:rsidP="003A01F6">
            <w:pPr>
              <w:contextualSpacing/>
            </w:pPr>
            <w:r>
              <w:t>Maximum Peak Pulse Current (I</w:t>
            </w:r>
            <w:r w:rsidRPr="00EE121F">
              <w:rPr>
                <w:vertAlign w:val="subscript"/>
              </w:rPr>
              <w:t>PP</w:t>
            </w:r>
            <w:r>
              <w:t>) (A)</w:t>
            </w:r>
          </w:p>
        </w:tc>
        <w:tc>
          <w:tcPr>
            <w:tcW w:w="1586" w:type="dxa"/>
            <w:shd w:val="clear" w:color="auto" w:fill="D9D9D9" w:themeFill="background1" w:themeFillShade="D9"/>
          </w:tcPr>
          <w:p w14:paraId="096C6B9B" w14:textId="37DF78E3" w:rsidR="00320A72" w:rsidRPr="009C1732" w:rsidRDefault="00320A72" w:rsidP="003A01F6">
            <w:pPr>
              <w:contextualSpacing/>
            </w:pPr>
            <w:r>
              <w:t xml:space="preserve">Maximum Reverse Leakage Current </w:t>
            </w:r>
            <w:r w:rsidR="005D6868">
              <w:t>(I</w:t>
            </w:r>
            <w:r w:rsidR="005D6868" w:rsidRPr="00EE121F">
              <w:rPr>
                <w:vertAlign w:val="subscript"/>
              </w:rPr>
              <w:t>R</w:t>
            </w:r>
            <w:r w:rsidR="005D6868">
              <w:t xml:space="preserve"> @ V</w:t>
            </w:r>
            <w:r w:rsidR="005D6868" w:rsidRPr="00EE121F">
              <w:rPr>
                <w:vertAlign w:val="subscript"/>
              </w:rPr>
              <w:t>R</w:t>
            </w:r>
            <w:r w:rsidR="005D6868">
              <w:t xml:space="preserve">) </w:t>
            </w:r>
            <w:r>
              <w:t>(</w:t>
            </w:r>
            <w:r w:rsidRPr="009C1732">
              <w:rPr>
                <w:rFonts w:ascii="Calibri" w:hAnsi="Calibri" w:cs="Calibri"/>
              </w:rPr>
              <w:t>µ</w:t>
            </w:r>
            <w:r>
              <w:t>A)</w:t>
            </w:r>
          </w:p>
        </w:tc>
      </w:tr>
      <w:tr w:rsidR="00320A72" w14:paraId="3D7899CA" w14:textId="1F68C658" w:rsidTr="00EE121F">
        <w:tc>
          <w:tcPr>
            <w:tcW w:w="1526" w:type="dxa"/>
          </w:tcPr>
          <w:p w14:paraId="449A25C2" w14:textId="633F1A75" w:rsidR="00320A72" w:rsidRPr="009C1732" w:rsidRDefault="00320A72" w:rsidP="003A01F6">
            <w:pPr>
              <w:contextualSpacing/>
            </w:pPr>
            <w:r>
              <w:t>SA5.0A</w:t>
            </w:r>
          </w:p>
        </w:tc>
        <w:tc>
          <w:tcPr>
            <w:tcW w:w="1536" w:type="dxa"/>
          </w:tcPr>
          <w:p w14:paraId="68A76601" w14:textId="162A7618" w:rsidR="00320A72" w:rsidRPr="009C1732" w:rsidRDefault="00320A72" w:rsidP="003A01F6">
            <w:pPr>
              <w:contextualSpacing/>
            </w:pPr>
            <w:r>
              <w:t>5.0</w:t>
            </w:r>
          </w:p>
        </w:tc>
        <w:tc>
          <w:tcPr>
            <w:tcW w:w="1623" w:type="dxa"/>
          </w:tcPr>
          <w:p w14:paraId="79012F18" w14:textId="4D760729" w:rsidR="00320A72" w:rsidRPr="009C1732" w:rsidRDefault="00320A72" w:rsidP="003A01F6">
            <w:pPr>
              <w:contextualSpacing/>
            </w:pPr>
            <w:r>
              <w:t>6.40 – 7.00</w:t>
            </w:r>
          </w:p>
        </w:tc>
        <w:tc>
          <w:tcPr>
            <w:tcW w:w="1586" w:type="dxa"/>
          </w:tcPr>
          <w:p w14:paraId="43D7F7DB" w14:textId="07C265C7" w:rsidR="00320A72" w:rsidRPr="009C1732" w:rsidRDefault="00320A72" w:rsidP="003A01F6">
            <w:pPr>
              <w:contextualSpacing/>
            </w:pPr>
            <w:r>
              <w:t>9.2</w:t>
            </w:r>
          </w:p>
        </w:tc>
        <w:tc>
          <w:tcPr>
            <w:tcW w:w="1277" w:type="dxa"/>
          </w:tcPr>
          <w:p w14:paraId="15738CA7" w14:textId="0431C6C2" w:rsidR="00320A72" w:rsidRDefault="005D6868" w:rsidP="003A01F6">
            <w:pPr>
              <w:contextualSpacing/>
            </w:pPr>
            <w:r>
              <w:t>55.4</w:t>
            </w:r>
          </w:p>
        </w:tc>
        <w:tc>
          <w:tcPr>
            <w:tcW w:w="1586" w:type="dxa"/>
          </w:tcPr>
          <w:p w14:paraId="118DD7D1" w14:textId="54A69373" w:rsidR="00320A72" w:rsidRPr="009C1732" w:rsidRDefault="00320A72" w:rsidP="003A01F6">
            <w:pPr>
              <w:contextualSpacing/>
            </w:pPr>
            <w:r>
              <w:t>600</w:t>
            </w:r>
          </w:p>
        </w:tc>
      </w:tr>
      <w:tr w:rsidR="00320A72" w14:paraId="2FC55747" w14:textId="099D2919" w:rsidTr="00EE121F">
        <w:tc>
          <w:tcPr>
            <w:tcW w:w="1526" w:type="dxa"/>
          </w:tcPr>
          <w:p w14:paraId="56B0ADC7" w14:textId="1996AA7D" w:rsidR="00320A72" w:rsidRPr="009C1732" w:rsidRDefault="00320A72" w:rsidP="003A01F6">
            <w:pPr>
              <w:contextualSpacing/>
            </w:pPr>
            <w:r>
              <w:t>SA12A</w:t>
            </w:r>
          </w:p>
        </w:tc>
        <w:tc>
          <w:tcPr>
            <w:tcW w:w="1536" w:type="dxa"/>
          </w:tcPr>
          <w:p w14:paraId="53078B80" w14:textId="12F9260D" w:rsidR="00320A72" w:rsidRPr="009C1732" w:rsidRDefault="00320A72" w:rsidP="003A01F6">
            <w:pPr>
              <w:contextualSpacing/>
            </w:pPr>
            <w:r>
              <w:t>12.0</w:t>
            </w:r>
          </w:p>
        </w:tc>
        <w:tc>
          <w:tcPr>
            <w:tcW w:w="1623" w:type="dxa"/>
          </w:tcPr>
          <w:p w14:paraId="637F9007" w14:textId="11CF8C9F" w:rsidR="00320A72" w:rsidRPr="009C1732" w:rsidRDefault="00320A72" w:rsidP="003A01F6">
            <w:pPr>
              <w:contextualSpacing/>
            </w:pPr>
            <w:r>
              <w:t>13.30 – 14.70</w:t>
            </w:r>
          </w:p>
        </w:tc>
        <w:tc>
          <w:tcPr>
            <w:tcW w:w="1586" w:type="dxa"/>
          </w:tcPr>
          <w:p w14:paraId="42881723" w14:textId="3BF36CDE" w:rsidR="00320A72" w:rsidRPr="009C1732" w:rsidRDefault="00320A72" w:rsidP="003A01F6">
            <w:pPr>
              <w:contextualSpacing/>
            </w:pPr>
            <w:r>
              <w:t>19.9</w:t>
            </w:r>
          </w:p>
        </w:tc>
        <w:tc>
          <w:tcPr>
            <w:tcW w:w="1277" w:type="dxa"/>
          </w:tcPr>
          <w:p w14:paraId="2F408F88" w14:textId="52A5FFD8" w:rsidR="00320A72" w:rsidRDefault="005D6868" w:rsidP="003A01F6">
            <w:pPr>
              <w:contextualSpacing/>
            </w:pPr>
            <w:r>
              <w:t>25.6</w:t>
            </w:r>
          </w:p>
        </w:tc>
        <w:tc>
          <w:tcPr>
            <w:tcW w:w="1586" w:type="dxa"/>
          </w:tcPr>
          <w:p w14:paraId="6D3E5216" w14:textId="0CE7AF66" w:rsidR="00320A72" w:rsidRPr="009C1732" w:rsidRDefault="00320A72" w:rsidP="003A01F6">
            <w:pPr>
              <w:contextualSpacing/>
            </w:pPr>
            <w:r>
              <w:t>1</w:t>
            </w:r>
          </w:p>
        </w:tc>
      </w:tr>
      <w:tr w:rsidR="00320A72" w14:paraId="044875B3" w14:textId="0AE00411" w:rsidTr="00EE121F">
        <w:tc>
          <w:tcPr>
            <w:tcW w:w="1526" w:type="dxa"/>
          </w:tcPr>
          <w:p w14:paraId="40B20680" w14:textId="59ED0044" w:rsidR="00320A72" w:rsidRPr="009C1732" w:rsidRDefault="00320A72" w:rsidP="003A01F6">
            <w:pPr>
              <w:contextualSpacing/>
            </w:pPr>
            <w:r>
              <w:t>SA15CA</w:t>
            </w:r>
            <w:r w:rsidR="008246A5">
              <w:t>*</w:t>
            </w:r>
          </w:p>
        </w:tc>
        <w:tc>
          <w:tcPr>
            <w:tcW w:w="1536" w:type="dxa"/>
          </w:tcPr>
          <w:p w14:paraId="08B02FD3" w14:textId="6FB1FE5C" w:rsidR="00320A72" w:rsidRPr="009C1732" w:rsidRDefault="00320A72" w:rsidP="003A01F6">
            <w:pPr>
              <w:contextualSpacing/>
            </w:pPr>
            <w:r>
              <w:t>15.0</w:t>
            </w:r>
          </w:p>
        </w:tc>
        <w:tc>
          <w:tcPr>
            <w:tcW w:w="1623" w:type="dxa"/>
          </w:tcPr>
          <w:p w14:paraId="6A276487" w14:textId="6F58220B" w:rsidR="00320A72" w:rsidRPr="009C1732" w:rsidRDefault="00320A72" w:rsidP="003A01F6">
            <w:pPr>
              <w:contextualSpacing/>
            </w:pPr>
            <w:r>
              <w:t>16.70 – 18.50</w:t>
            </w:r>
          </w:p>
        </w:tc>
        <w:tc>
          <w:tcPr>
            <w:tcW w:w="1586" w:type="dxa"/>
          </w:tcPr>
          <w:p w14:paraId="0147872C" w14:textId="57E12144" w:rsidR="00320A72" w:rsidRPr="009C1732" w:rsidRDefault="00320A72" w:rsidP="003A01F6">
            <w:pPr>
              <w:contextualSpacing/>
            </w:pPr>
            <w:r>
              <w:t>24.4</w:t>
            </w:r>
          </w:p>
        </w:tc>
        <w:tc>
          <w:tcPr>
            <w:tcW w:w="1277" w:type="dxa"/>
          </w:tcPr>
          <w:p w14:paraId="57F4A6A7" w14:textId="07EA66FA" w:rsidR="00320A72" w:rsidRDefault="005D6868" w:rsidP="003A01F6">
            <w:pPr>
              <w:contextualSpacing/>
            </w:pPr>
            <w:r>
              <w:t>20.9</w:t>
            </w:r>
          </w:p>
        </w:tc>
        <w:tc>
          <w:tcPr>
            <w:tcW w:w="1586" w:type="dxa"/>
          </w:tcPr>
          <w:p w14:paraId="4F08AD35" w14:textId="5ACF2614" w:rsidR="00320A72" w:rsidRPr="009C1732" w:rsidRDefault="00320A72" w:rsidP="003A01F6">
            <w:pPr>
              <w:contextualSpacing/>
            </w:pPr>
            <w:r>
              <w:t>1</w:t>
            </w:r>
          </w:p>
        </w:tc>
      </w:tr>
    </w:tbl>
    <w:p w14:paraId="085AE4E7" w14:textId="2211A5B9" w:rsidR="00A372B3" w:rsidRDefault="008246A5" w:rsidP="00AC3C52">
      <w:r>
        <w:t>(* Bi-directional)</w:t>
      </w:r>
    </w:p>
    <w:p w14:paraId="1A0F6B19" w14:textId="44892800" w:rsidR="000D553E" w:rsidRPr="00EE121F" w:rsidRDefault="000D553E" w:rsidP="00AC3C52">
      <w:pPr>
        <w:rPr>
          <w:b/>
          <w:bCs/>
        </w:rPr>
      </w:pPr>
      <w:r w:rsidRPr="00EE121F">
        <w:rPr>
          <w:b/>
          <w:bCs/>
        </w:rPr>
        <w:t>TVS diodes will not provide protection against direct lightning strikes</w:t>
      </w:r>
      <w:r w:rsidR="000A646A">
        <w:rPr>
          <w:b/>
          <w:bCs/>
        </w:rPr>
        <w:t>. D</w:t>
      </w:r>
      <w:r w:rsidRPr="00EE121F">
        <w:rPr>
          <w:b/>
          <w:bCs/>
        </w:rPr>
        <w:t xml:space="preserve">isconnecting the Simulator </w:t>
      </w:r>
      <w:r w:rsidR="000A646A" w:rsidRPr="00EE121F">
        <w:rPr>
          <w:b/>
          <w:bCs/>
        </w:rPr>
        <w:t xml:space="preserve">Interface cable </w:t>
      </w:r>
      <w:r w:rsidRPr="00EE121F">
        <w:rPr>
          <w:b/>
          <w:bCs/>
        </w:rPr>
        <w:t xml:space="preserve">from the </w:t>
      </w:r>
      <w:r w:rsidR="000A646A" w:rsidRPr="00EE121F">
        <w:rPr>
          <w:b/>
          <w:bCs/>
        </w:rPr>
        <w:t xml:space="preserve">Power Module is recommended when </w:t>
      </w:r>
      <w:r w:rsidR="000A646A">
        <w:rPr>
          <w:b/>
          <w:bCs/>
        </w:rPr>
        <w:t xml:space="preserve">the simulator is </w:t>
      </w:r>
      <w:r w:rsidR="000A646A" w:rsidRPr="00EE121F">
        <w:rPr>
          <w:b/>
          <w:bCs/>
        </w:rPr>
        <w:t>not in use.</w:t>
      </w:r>
    </w:p>
    <w:p w14:paraId="2383B7E4" w14:textId="08EC5367" w:rsidR="005D6868" w:rsidRDefault="005D6868" w:rsidP="00EE121F">
      <w:pPr>
        <w:keepNext/>
        <w:rPr>
          <w:noProof/>
        </w:rPr>
      </w:pPr>
      <w:r>
        <w:rPr>
          <w:noProof/>
        </w:rPr>
        <w:lastRenderedPageBreak/>
        <w:t xml:space="preserve">The differences between the </w:t>
      </w:r>
      <w:r w:rsidR="00427883">
        <w:rPr>
          <w:noProof/>
        </w:rPr>
        <w:t xml:space="preserve">behaviour of </w:t>
      </w:r>
      <w:r>
        <w:rPr>
          <w:noProof/>
        </w:rPr>
        <w:t>uni-directional and bi-directional TVS diodes can be seen in the following graphs</w:t>
      </w:r>
      <w:r w:rsidR="00CF5B73">
        <w:rPr>
          <w:noProof/>
        </w:rPr>
        <w:t>:</w:t>
      </w:r>
      <w:r>
        <w:rPr>
          <w:rStyle w:val="FootnoteReference"/>
          <w:noProof/>
        </w:rPr>
        <w:footnoteReference w:id="26"/>
      </w:r>
    </w:p>
    <w:p w14:paraId="0ECD861D" w14:textId="4C4F913D" w:rsidR="00320A72" w:rsidRDefault="00320A72" w:rsidP="00EE121F">
      <w:pPr>
        <w:keepNext/>
        <w:jc w:val="center"/>
      </w:pPr>
      <w:r>
        <w:rPr>
          <w:noProof/>
        </w:rPr>
        <w:drawing>
          <wp:inline distT="0" distB="0" distL="0" distR="0" wp14:anchorId="2995E6B7" wp14:editId="5EFFE960">
            <wp:extent cx="5731510" cy="1971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71040"/>
                    </a:xfrm>
                    <a:prstGeom prst="rect">
                      <a:avLst/>
                    </a:prstGeom>
                  </pic:spPr>
                </pic:pic>
              </a:graphicData>
            </a:graphic>
          </wp:inline>
        </w:drawing>
      </w:r>
    </w:p>
    <w:p w14:paraId="344C58F2" w14:textId="13F3E56A" w:rsidR="00320A72" w:rsidRDefault="00320A72" w:rsidP="00EE121F">
      <w:pPr>
        <w:pStyle w:val="Caption"/>
        <w:jc w:val="center"/>
      </w:pPr>
      <w:bookmarkStart w:id="1531" w:name="_Toc202969318"/>
      <w:r>
        <w:t xml:space="preserve">Figure </w:t>
      </w:r>
      <w:fldSimple w:instr=" SEQ Figure \* ARABIC ">
        <w:r w:rsidR="00044299">
          <w:rPr>
            <w:noProof/>
          </w:rPr>
          <w:t>14</w:t>
        </w:r>
      </w:fldSimple>
      <w:r>
        <w:t xml:space="preserve"> </w:t>
      </w:r>
      <w:r w:rsidR="00427883">
        <w:t>–</w:t>
      </w:r>
      <w:r>
        <w:t xml:space="preserve"> TVS Diode Characteristic Curves</w:t>
      </w:r>
      <w:bookmarkEnd w:id="1531"/>
    </w:p>
    <w:p w14:paraId="1C617867" w14:textId="5E013576" w:rsidR="00AC3C52" w:rsidRDefault="005D6868">
      <w:r>
        <w:t xml:space="preserve">When reverse biased up to its Reverse Standoff Voltage, a uni-directional TVS diode does not conduct (apart from the Reverse Leakage Current discussed further below).  As the reverse voltage reaches and exceeds the </w:t>
      </w:r>
      <w:r w:rsidR="00AC3C52">
        <w:t>Breakdown Voltage</w:t>
      </w:r>
      <w:r>
        <w:t xml:space="preserve">, the diode starts to conduct, restricting the further increase in </w:t>
      </w:r>
      <w:r w:rsidR="000D553E">
        <w:t xml:space="preserve">applied </w:t>
      </w:r>
      <w:r>
        <w:t xml:space="preserve">voltage, until the Maximum Peak Pulse Current is reached, at which point the voltage is effectively clamped at the </w:t>
      </w:r>
      <w:r w:rsidR="00AC3C52">
        <w:t>Clamping Voltage</w:t>
      </w:r>
      <w:r>
        <w:t>.</w:t>
      </w:r>
    </w:p>
    <w:p w14:paraId="0F368154" w14:textId="4B1DE259" w:rsidR="005D6868" w:rsidRDefault="005D6868" w:rsidP="00CF5B73">
      <w:r>
        <w:t xml:space="preserve">When forward biased, a uni-directional TVS diode behaves much like a conventional rectifier </w:t>
      </w:r>
      <w:r w:rsidR="00D55F27">
        <w:t>diode and</w:t>
      </w:r>
      <w:r w:rsidR="008246A5">
        <w:t xml:space="preserve"> starts conducting with a very small forward voltage drop. </w:t>
      </w:r>
    </w:p>
    <w:p w14:paraId="6A3BD1B9" w14:textId="77777777" w:rsidR="000D553E" w:rsidRDefault="000D553E" w:rsidP="000D553E">
      <w:r>
        <w:t>A bi-directional TVS diode is effectively two diodes connected anode-to-anode. It therefore always behaves as though it is reverse biased.</w:t>
      </w:r>
    </w:p>
    <w:p w14:paraId="01508A5B" w14:textId="2FD89265" w:rsidR="008246A5" w:rsidRDefault="008246A5">
      <w:r>
        <w:t>Note that the quoted values are not continuous ratings. TVS diodes are designed to absorb large amounts of power during sub-millisecond spikes.</w:t>
      </w:r>
    </w:p>
    <w:p w14:paraId="0E596B0A" w14:textId="47309461" w:rsidR="00744894" w:rsidRDefault="00744894" w:rsidP="00744894">
      <w:pPr>
        <w:pStyle w:val="Heading3"/>
      </w:pPr>
      <w:bookmarkStart w:id="1532" w:name="_Toc202969160"/>
      <w:r>
        <w:t>Uni-Directional TVS Diodes</w:t>
      </w:r>
      <w:bookmarkEnd w:id="1532"/>
    </w:p>
    <w:p w14:paraId="243158E3" w14:textId="16FF9858" w:rsidR="008246A5" w:rsidRDefault="008246A5">
      <w:r>
        <w:t xml:space="preserve">12V Reverse Standoff Voltage uni-directional TVS diodes are fitted across the incoming unregulated power supply </w:t>
      </w:r>
      <w:r w:rsidR="00D55F27">
        <w:t>rails</w:t>
      </w:r>
      <w:r>
        <w:t xml:space="preserve"> of the</w:t>
      </w:r>
      <w:r w:rsidR="000D553E">
        <w:t xml:space="preserve"> following modules</w:t>
      </w:r>
      <w:r>
        <w:t>:</w:t>
      </w:r>
    </w:p>
    <w:p w14:paraId="24A0141E" w14:textId="77777777" w:rsidR="008246A5" w:rsidRDefault="00F50485" w:rsidP="00EE121F">
      <w:pPr>
        <w:pStyle w:val="ListParagraph"/>
        <w:numPr>
          <w:ilvl w:val="0"/>
          <w:numId w:val="53"/>
        </w:numPr>
      </w:pPr>
      <w:r>
        <w:t>Power Module</w:t>
      </w:r>
      <w:r w:rsidR="009C08C1">
        <w:t xml:space="preserve"> </w:t>
      </w:r>
    </w:p>
    <w:p w14:paraId="21396C2C" w14:textId="77777777" w:rsidR="008246A5" w:rsidRDefault="009C08C1" w:rsidP="00EE121F">
      <w:pPr>
        <w:pStyle w:val="ListParagraph"/>
        <w:numPr>
          <w:ilvl w:val="0"/>
          <w:numId w:val="53"/>
        </w:numPr>
      </w:pPr>
      <w:r>
        <w:t>2</w:t>
      </w:r>
      <w:r w:rsidRPr="00EE121F">
        <w:rPr>
          <w:vertAlign w:val="superscript"/>
        </w:rPr>
        <w:t>nd</w:t>
      </w:r>
      <w:r>
        <w:t xml:space="preserve"> PC Module </w:t>
      </w:r>
    </w:p>
    <w:p w14:paraId="195E8FD7" w14:textId="7EA5201C" w:rsidR="008246A5" w:rsidRDefault="008246A5" w:rsidP="00EE121F">
      <w:pPr>
        <w:pStyle w:val="ListParagraph"/>
        <w:numPr>
          <w:ilvl w:val="0"/>
          <w:numId w:val="53"/>
        </w:numPr>
      </w:pPr>
      <w:r>
        <w:t xml:space="preserve">Basic </w:t>
      </w:r>
      <w:r w:rsidR="009C08C1">
        <w:t xml:space="preserve">Serial Splitter </w:t>
      </w:r>
      <w:r>
        <w:t>Module</w:t>
      </w:r>
    </w:p>
    <w:p w14:paraId="262484F3" w14:textId="6EF23CE3" w:rsidR="009C08C1" w:rsidRDefault="008246A5">
      <w:r>
        <w:t xml:space="preserve">5V Reverse Standoff Voltage uni-directional TVS diodes are fitted across the 5V regulated power </w:t>
      </w:r>
      <w:r w:rsidR="00D55F27">
        <w:t>rails</w:t>
      </w:r>
      <w:r>
        <w:t xml:space="preserve"> of the </w:t>
      </w:r>
      <w:r w:rsidR="00F50485">
        <w:t xml:space="preserve">Simulator Interface Module </w:t>
      </w:r>
      <w:r>
        <w:t xml:space="preserve">and the </w:t>
      </w:r>
      <w:r w:rsidR="009C08C1">
        <w:t>Sensor Modules</w:t>
      </w:r>
      <w:r>
        <w:t>,</w:t>
      </w:r>
      <w:r w:rsidR="009C08C1">
        <w:t xml:space="preserve"> </w:t>
      </w:r>
      <w:r>
        <w:t>and between the 5V signal line and ground on the Sensor Modules.</w:t>
      </w:r>
    </w:p>
    <w:p w14:paraId="64A3EA5F" w14:textId="2944D8B9" w:rsidR="00D55F27" w:rsidRDefault="00FF579A" w:rsidP="00EE121F">
      <w:r>
        <w:t>The uni</w:t>
      </w:r>
      <w:r w:rsidR="00E4655A">
        <w:t>-</w:t>
      </w:r>
      <w:r>
        <w:t>directional TVS diodes operate as follows</w:t>
      </w:r>
      <w:r w:rsidR="00D55F27">
        <w:t>: On power supply rails, the power rail is always expected to be positive relative to ground rail; between +9V and +12V for the unregulated supplies, and +5V for the regulated supplies.</w:t>
      </w:r>
    </w:p>
    <w:p w14:paraId="0269878E" w14:textId="4CEE11D1" w:rsidR="00D55F27" w:rsidRDefault="00D55F27" w:rsidP="00EE121F">
      <w:r>
        <w:lastRenderedPageBreak/>
        <w:t xml:space="preserve">On data signal lines, the signal line is expected to be at +5V </w:t>
      </w:r>
      <w:r w:rsidR="000D553E">
        <w:t xml:space="preserve">or 0V </w:t>
      </w:r>
      <w:r>
        <w:t>relative to the ground rail.</w:t>
      </w:r>
    </w:p>
    <w:p w14:paraId="1F413F27" w14:textId="71252761" w:rsidR="00FF579A" w:rsidRDefault="00D55F27" w:rsidP="00EE121F">
      <w:pPr>
        <w:keepNext/>
      </w:pPr>
      <w:r>
        <w:t>The TVS diode is connected as shown in the following diagram and is therefore normally reverse biased at up to</w:t>
      </w:r>
      <w:r>
        <w:rPr>
          <w:rStyle w:val="FootnoteReference"/>
        </w:rPr>
        <w:footnoteReference w:id="27"/>
      </w:r>
      <w:r>
        <w:t xml:space="preserve"> its rated Reverse Standoff Voltage, and no current flows through the diode: </w:t>
      </w:r>
    </w:p>
    <w:p w14:paraId="6F3B82F7" w14:textId="77777777" w:rsidR="00744894" w:rsidRDefault="00744894" w:rsidP="00EE121F">
      <w:pPr>
        <w:keepNext/>
        <w:jc w:val="center"/>
      </w:pPr>
      <w:r>
        <w:rPr>
          <w:noProof/>
        </w:rPr>
        <w:drawing>
          <wp:inline distT="0" distB="0" distL="0" distR="0" wp14:anchorId="2926FF4D" wp14:editId="6389632A">
            <wp:extent cx="3240000" cy="2714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2 TVS Uni Diode Diagram v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057A8741" w14:textId="162BE467" w:rsidR="00744894" w:rsidRDefault="00744894" w:rsidP="00744894">
      <w:pPr>
        <w:pStyle w:val="Caption"/>
        <w:jc w:val="center"/>
      </w:pPr>
      <w:bookmarkStart w:id="1533" w:name="_Toc202969319"/>
      <w:r>
        <w:t xml:space="preserve">Figure </w:t>
      </w:r>
      <w:fldSimple w:instr=" SEQ Figure \* ARABIC ">
        <w:r w:rsidR="00044299">
          <w:rPr>
            <w:noProof/>
          </w:rPr>
          <w:t>15</w:t>
        </w:r>
      </w:fldSimple>
      <w:r>
        <w:t xml:space="preserve"> </w:t>
      </w:r>
      <w:r w:rsidR="00095F1B">
        <w:t>–</w:t>
      </w:r>
      <w:r>
        <w:t xml:space="preserve"> Uni-Directional TVS Diode</w:t>
      </w:r>
      <w:bookmarkEnd w:id="1533"/>
    </w:p>
    <w:p w14:paraId="19515063" w14:textId="76203629" w:rsidR="00744894" w:rsidRPr="001E6F40" w:rsidRDefault="00D55F27" w:rsidP="00EE121F">
      <w:pPr>
        <w:keepNext/>
      </w:pPr>
      <w:r>
        <w:t>If a transient voltage event causes the power or signal line voltage to spike above Breakdown Voltage of the TVS diode, the diode starts to conduct, holding the rail down to the Clamping Voltage and dissipating the power of the spike. This is illustrated in the following diagram:</w:t>
      </w:r>
    </w:p>
    <w:p w14:paraId="4C65DECC" w14:textId="77777777" w:rsidR="00744894" w:rsidRDefault="00744894" w:rsidP="00EE121F">
      <w:pPr>
        <w:keepNext/>
        <w:jc w:val="center"/>
      </w:pPr>
      <w:r>
        <w:rPr>
          <w:noProof/>
        </w:rPr>
        <w:drawing>
          <wp:inline distT="0" distB="0" distL="0" distR="0" wp14:anchorId="16A9FE01" wp14:editId="1B0D2D23">
            <wp:extent cx="3240000" cy="2714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 TVS Uni Diode Spike Diagram v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6E9D3BB7" w14:textId="597DB66E" w:rsidR="00744894" w:rsidRDefault="00744894">
      <w:pPr>
        <w:pStyle w:val="Caption"/>
        <w:jc w:val="center"/>
      </w:pPr>
      <w:bookmarkStart w:id="1534" w:name="_Toc202969320"/>
      <w:r>
        <w:t xml:space="preserve">Figure </w:t>
      </w:r>
      <w:fldSimple w:instr=" SEQ Figure \* ARABIC ">
        <w:r w:rsidR="00044299">
          <w:rPr>
            <w:noProof/>
          </w:rPr>
          <w:t>16</w:t>
        </w:r>
      </w:fldSimple>
      <w:r>
        <w:t xml:space="preserve"> </w:t>
      </w:r>
      <w:r w:rsidR="00095F1B">
        <w:t>–</w:t>
      </w:r>
      <w:r>
        <w:t xml:space="preserve"> Spike Dissipation (Uni-Directional)</w:t>
      </w:r>
      <w:bookmarkEnd w:id="1534"/>
    </w:p>
    <w:p w14:paraId="5DC54F54" w14:textId="7BE91D6A" w:rsidR="00E4655A" w:rsidRPr="00E4655A" w:rsidRDefault="00E4655A">
      <w:r>
        <w:t xml:space="preserve">If a transient voltage event causes the voltage of the ground rail to rise above that of the power rail or signal line, the diode is forward biased and </w:t>
      </w:r>
      <w:r w:rsidR="000D553E">
        <w:t xml:space="preserve">starts </w:t>
      </w:r>
      <w:r>
        <w:t>to conduct, clamping the two lines together and dissipating the power of the spike</w:t>
      </w:r>
      <w:r w:rsidR="000D553E">
        <w:t>.</w:t>
      </w:r>
    </w:p>
    <w:p w14:paraId="4AF5352E" w14:textId="12AE8E03" w:rsidR="00744894" w:rsidRDefault="00744894" w:rsidP="00744894">
      <w:pPr>
        <w:pStyle w:val="Heading3"/>
      </w:pPr>
      <w:bookmarkStart w:id="1535" w:name="_Toc202969161"/>
      <w:r>
        <w:lastRenderedPageBreak/>
        <w:t>Bi-Directional TVS Diodes</w:t>
      </w:r>
      <w:bookmarkEnd w:id="1535"/>
    </w:p>
    <w:p w14:paraId="45FB81A9" w14:textId="1456CB18" w:rsidR="00E4655A" w:rsidRDefault="00E4655A">
      <w:r>
        <w:t xml:space="preserve">15V Reverse Standoff Voltage bi-directional TVS diodes are fitted between the RS-232 data lines and ground in the following </w:t>
      </w:r>
      <w:r w:rsidR="000D553E">
        <w:t>modules</w:t>
      </w:r>
      <w:r>
        <w:t>:</w:t>
      </w:r>
    </w:p>
    <w:p w14:paraId="47E727C0" w14:textId="710F00A4" w:rsidR="00E4655A" w:rsidRDefault="00E4655A" w:rsidP="00EE121F">
      <w:pPr>
        <w:pStyle w:val="ListParagraph"/>
        <w:numPr>
          <w:ilvl w:val="0"/>
          <w:numId w:val="52"/>
        </w:numPr>
      </w:pPr>
      <w:r>
        <w:t>Power Module</w:t>
      </w:r>
    </w:p>
    <w:p w14:paraId="09ECBC22" w14:textId="3B40E4F5" w:rsidR="00E4655A" w:rsidRDefault="00E4655A" w:rsidP="00EE121F">
      <w:pPr>
        <w:pStyle w:val="ListParagraph"/>
        <w:numPr>
          <w:ilvl w:val="0"/>
          <w:numId w:val="52"/>
        </w:numPr>
      </w:pPr>
      <w:r>
        <w:t>2</w:t>
      </w:r>
      <w:r w:rsidRPr="00CF5B73">
        <w:rPr>
          <w:vertAlign w:val="superscript"/>
        </w:rPr>
        <w:t>nd</w:t>
      </w:r>
      <w:r>
        <w:t xml:space="preserve"> PC Module</w:t>
      </w:r>
    </w:p>
    <w:p w14:paraId="59FA0D7C" w14:textId="6A86AE01" w:rsidR="00E4655A" w:rsidRDefault="00E4655A" w:rsidP="00EE121F">
      <w:pPr>
        <w:pStyle w:val="ListParagraph"/>
        <w:numPr>
          <w:ilvl w:val="0"/>
          <w:numId w:val="52"/>
        </w:numPr>
      </w:pPr>
      <w:r>
        <w:t>Basic Serial Splitter Module</w:t>
      </w:r>
    </w:p>
    <w:p w14:paraId="3F7AA4FF" w14:textId="1CEDAB93" w:rsidR="005D7798" w:rsidRDefault="00E4655A" w:rsidP="00EE121F">
      <w:pPr>
        <w:rPr>
          <w:rFonts w:ascii="Calibri" w:hAnsi="Calibri" w:cs="Calibri"/>
          <w:sz w:val="24"/>
          <w:szCs w:val="24"/>
        </w:rPr>
      </w:pPr>
      <w:r>
        <w:t>RS-232 data lines</w:t>
      </w:r>
      <w:r w:rsidR="000D553E">
        <w:t xml:space="preserve"> may</w:t>
      </w:r>
      <w:r>
        <w:t xml:space="preserve"> operate in the range +15V to -15V relative to the ground rail</w:t>
      </w:r>
      <w:r w:rsidR="005D7798">
        <w:rPr>
          <w:rStyle w:val="FootnoteReference"/>
        </w:rPr>
        <w:footnoteReference w:id="28"/>
      </w:r>
      <w:r w:rsidR="000D553E">
        <w:t>, but t</w:t>
      </w:r>
      <w:r w:rsidR="005D7798">
        <w:t xml:space="preserve">he typical </w:t>
      </w:r>
      <w:r w:rsidR="005D7798" w:rsidRPr="00374AC1">
        <w:t xml:space="preserve">voltage swing achieved by the line drivers used in the Liverpool Ringing Simulator is </w:t>
      </w:r>
      <w:r w:rsidR="005D7798" w:rsidRPr="00EE121F">
        <w:rPr>
          <w:rFonts w:ascii="Calibri" w:hAnsi="Calibri" w:cs="Calibri"/>
        </w:rPr>
        <w:t xml:space="preserve">±8V (MAX233, MAX208) or ±5.4V (MAX3323). These are </w:t>
      </w:r>
      <w:r w:rsidR="000D553E" w:rsidRPr="00EE121F">
        <w:rPr>
          <w:rFonts w:ascii="Calibri" w:hAnsi="Calibri" w:cs="Calibri"/>
        </w:rPr>
        <w:t xml:space="preserve">still </w:t>
      </w:r>
      <w:r w:rsidR="005D7798" w:rsidRPr="00EE121F">
        <w:rPr>
          <w:rFonts w:ascii="Calibri" w:hAnsi="Calibri" w:cs="Calibri"/>
        </w:rPr>
        <w:t xml:space="preserve">within the limits of the RS-232 specification, </w:t>
      </w:r>
      <w:r w:rsidR="000D553E" w:rsidRPr="00EE121F">
        <w:rPr>
          <w:rFonts w:ascii="Calibri" w:hAnsi="Calibri" w:cs="Calibri"/>
        </w:rPr>
        <w:t xml:space="preserve">which </w:t>
      </w:r>
      <w:r w:rsidR="005D7798" w:rsidRPr="00EE121F">
        <w:rPr>
          <w:rFonts w:ascii="Calibri" w:hAnsi="Calibri" w:cs="Calibri"/>
        </w:rPr>
        <w:t>deliberately allows for wide ranges.</w:t>
      </w:r>
      <w:r w:rsidR="005D7798">
        <w:rPr>
          <w:rFonts w:ascii="Calibri" w:hAnsi="Calibri" w:cs="Calibri"/>
          <w:sz w:val="24"/>
          <w:szCs w:val="24"/>
        </w:rPr>
        <w:t xml:space="preserve"> </w:t>
      </w:r>
    </w:p>
    <w:p w14:paraId="04836A56" w14:textId="5C895457" w:rsidR="005D7798" w:rsidRPr="00EE121F" w:rsidRDefault="005D7798" w:rsidP="00EE121F">
      <w:pPr>
        <w:rPr>
          <w:rFonts w:ascii="Calibri" w:hAnsi="Calibri" w:cs="Calibri"/>
        </w:rPr>
      </w:pPr>
      <w:r w:rsidRPr="00EE121F">
        <w:rPr>
          <w:rFonts w:ascii="Calibri" w:hAnsi="Calibri" w:cs="Calibri"/>
        </w:rPr>
        <w:t xml:space="preserve">Because the RS-232 data lines </w:t>
      </w:r>
      <w:r w:rsidRPr="00EE121F">
        <w:t>swing both positive and negative relative to ground, uni-directional TVS diodes cannot be us</w:t>
      </w:r>
      <w:r w:rsidRPr="00EE121F">
        <w:rPr>
          <w:rFonts w:ascii="Calibri" w:hAnsi="Calibri" w:cs="Calibri"/>
        </w:rPr>
        <w:t>ed</w:t>
      </w:r>
      <w:r w:rsidR="000D553E" w:rsidRPr="00EE121F">
        <w:rPr>
          <w:rFonts w:ascii="Calibri" w:hAnsi="Calibri" w:cs="Calibri"/>
        </w:rPr>
        <w:t>, and b</w:t>
      </w:r>
      <w:r w:rsidRPr="00EE121F">
        <w:rPr>
          <w:rFonts w:ascii="Calibri" w:hAnsi="Calibri" w:cs="Calibri"/>
        </w:rPr>
        <w:t xml:space="preserve">i-directional TVS diodes are </w:t>
      </w:r>
      <w:r w:rsidR="000D553E" w:rsidRPr="00EE121F">
        <w:rPr>
          <w:rFonts w:ascii="Calibri" w:hAnsi="Calibri" w:cs="Calibri"/>
        </w:rPr>
        <w:t>required</w:t>
      </w:r>
      <w:r w:rsidRPr="00EE121F">
        <w:rPr>
          <w:rFonts w:ascii="Calibri" w:hAnsi="Calibri" w:cs="Calibri"/>
        </w:rPr>
        <w:t>.</w:t>
      </w:r>
    </w:p>
    <w:p w14:paraId="008C2895" w14:textId="5D37C68F" w:rsidR="00E4655A" w:rsidRPr="00374AC1" w:rsidRDefault="00E4655A">
      <w:pPr>
        <w:keepNext/>
      </w:pPr>
      <w:r w:rsidRPr="00374AC1">
        <w:t xml:space="preserve">The bi-directional TVS diodes operate as follows: </w:t>
      </w:r>
      <w:r w:rsidR="005D7798" w:rsidRPr="00374AC1">
        <w:t xml:space="preserve">Regardless of whether the RS-232 </w:t>
      </w:r>
      <w:r w:rsidR="00CF5B73" w:rsidRPr="00374AC1">
        <w:t xml:space="preserve">data </w:t>
      </w:r>
      <w:r w:rsidR="005D7798" w:rsidRPr="00374AC1">
        <w:t xml:space="preserve">line is currently positive or negative </w:t>
      </w:r>
      <w:r w:rsidRPr="00374AC1">
        <w:t xml:space="preserve">relative to </w:t>
      </w:r>
      <w:r w:rsidR="00CF5B73" w:rsidRPr="00374AC1">
        <w:t xml:space="preserve">the </w:t>
      </w:r>
      <w:r w:rsidRPr="00374AC1">
        <w:t>ground rail</w:t>
      </w:r>
      <w:r w:rsidR="00CF5B73" w:rsidRPr="00374AC1">
        <w:t xml:space="preserve">, the </w:t>
      </w:r>
      <w:r w:rsidRPr="00374AC1">
        <w:t xml:space="preserve">TVS diode is </w:t>
      </w:r>
      <w:r w:rsidR="00CF5B73" w:rsidRPr="00374AC1">
        <w:t xml:space="preserve">always effectively </w:t>
      </w:r>
      <w:r w:rsidRPr="00374AC1">
        <w:t xml:space="preserve">reverse biased at up to its rated Reverse Standoff Voltage, and no current flows through the diode: </w:t>
      </w:r>
    </w:p>
    <w:p w14:paraId="4A8E68F9" w14:textId="77777777" w:rsidR="00744894" w:rsidRDefault="00744894" w:rsidP="00EE121F">
      <w:pPr>
        <w:keepNext/>
        <w:jc w:val="center"/>
      </w:pPr>
      <w:r>
        <w:rPr>
          <w:noProof/>
        </w:rPr>
        <w:drawing>
          <wp:inline distT="0" distB="0" distL="0" distR="0" wp14:anchorId="0199492D" wp14:editId="3B6B3641">
            <wp:extent cx="3240000" cy="27144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2 TVS BiDi Diode Diagram v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77D78D6A" w14:textId="745BA4B0" w:rsidR="00744894" w:rsidRDefault="00744894" w:rsidP="00744894">
      <w:pPr>
        <w:pStyle w:val="Caption"/>
        <w:jc w:val="center"/>
      </w:pPr>
      <w:bookmarkStart w:id="1536" w:name="_Toc202969321"/>
      <w:r>
        <w:t xml:space="preserve">Figure </w:t>
      </w:r>
      <w:fldSimple w:instr=" SEQ Figure \* ARABIC ">
        <w:r w:rsidR="00044299">
          <w:rPr>
            <w:noProof/>
          </w:rPr>
          <w:t>17</w:t>
        </w:r>
      </w:fldSimple>
      <w:r>
        <w:t xml:space="preserve"> – Bi-Directional TVS Diode</w:t>
      </w:r>
      <w:bookmarkEnd w:id="1536"/>
    </w:p>
    <w:p w14:paraId="583EFB00" w14:textId="73F71FE2" w:rsidR="00CF5B73" w:rsidRPr="001E6F40" w:rsidRDefault="00CF5B73" w:rsidP="00CF5B73">
      <w:pPr>
        <w:keepNext/>
      </w:pPr>
      <w:r>
        <w:lastRenderedPageBreak/>
        <w:t>If a transient voltage event causes the RS-232 data line spike outside the Breakdown Voltage of the TVS diode (so above +15V, or below -15V), the diode starts to conduct, holding the rail down to the Clamping Voltage and dissipating the power of the spike. The direction in which the diode conducts depends on the polarity of the spike. This is illustrated in the following diagram:</w:t>
      </w:r>
    </w:p>
    <w:p w14:paraId="721775F0" w14:textId="77777777" w:rsidR="00744894" w:rsidRDefault="00744894" w:rsidP="00EE121F">
      <w:pPr>
        <w:keepNext/>
        <w:jc w:val="center"/>
      </w:pPr>
      <w:r>
        <w:rPr>
          <w:noProof/>
        </w:rPr>
        <w:drawing>
          <wp:inline distT="0" distB="0" distL="0" distR="0" wp14:anchorId="6B7640E5" wp14:editId="40EC1194">
            <wp:extent cx="3240000" cy="27144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 TVS BiDi Diode Spike Diagram v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3F485813" w14:textId="10BE04DA" w:rsidR="00744894" w:rsidRDefault="00744894" w:rsidP="00EE121F">
      <w:pPr>
        <w:pStyle w:val="Caption"/>
        <w:jc w:val="center"/>
      </w:pPr>
      <w:bookmarkStart w:id="1537" w:name="_Toc202969322"/>
      <w:r>
        <w:t xml:space="preserve">Figure </w:t>
      </w:r>
      <w:fldSimple w:instr=" SEQ Figure \* ARABIC ">
        <w:r w:rsidR="00044299">
          <w:rPr>
            <w:noProof/>
          </w:rPr>
          <w:t>18</w:t>
        </w:r>
      </w:fldSimple>
      <w:r w:rsidRPr="000C5150">
        <w:t xml:space="preserve"> </w:t>
      </w:r>
      <w:r w:rsidR="00095F1B">
        <w:t>–</w:t>
      </w:r>
      <w:r w:rsidRPr="000C5150">
        <w:t xml:space="preserve"> Spike Dissipation (</w:t>
      </w:r>
      <w:r>
        <w:t>Bi</w:t>
      </w:r>
      <w:r w:rsidRPr="000C5150">
        <w:t>-Directional)</w:t>
      </w:r>
      <w:bookmarkEnd w:id="1537"/>
    </w:p>
    <w:p w14:paraId="71C6065B" w14:textId="0C3E7693" w:rsidR="00744894" w:rsidRDefault="00744894" w:rsidP="00744894">
      <w:pPr>
        <w:pStyle w:val="Heading3"/>
      </w:pPr>
      <w:bookmarkStart w:id="1538" w:name="_Toc202969162"/>
      <w:r>
        <w:t>Leakage Current Issues</w:t>
      </w:r>
      <w:bookmarkEnd w:id="1538"/>
    </w:p>
    <w:p w14:paraId="625FE39B" w14:textId="11CDA384" w:rsidR="00744894" w:rsidRDefault="00CF5B73">
      <w:r>
        <w:t xml:space="preserve">As noted above, the TVS diodes pass a Reverse Leakage Current when reverse biased, and for lower voltage diodes this can be </w:t>
      </w:r>
      <w:r w:rsidR="000D46BB">
        <w:t>substantial</w:t>
      </w:r>
      <w:r>
        <w:t xml:space="preserve">. The SA5.0A </w:t>
      </w:r>
      <w:r w:rsidR="000D46BB">
        <w:t xml:space="preserve">diode </w:t>
      </w:r>
      <w:r>
        <w:t>has a leakage current up to 600</w:t>
      </w:r>
      <w:r w:rsidRPr="009C1732">
        <w:rPr>
          <w:rFonts w:ascii="Calibri" w:hAnsi="Calibri" w:cs="Calibri"/>
        </w:rPr>
        <w:t>µ</w:t>
      </w:r>
      <w:r>
        <w:t>A</w:t>
      </w:r>
      <w:r w:rsidR="000D46BB">
        <w:t xml:space="preserve"> at 5V</w:t>
      </w:r>
      <w:r>
        <w:t>, and this can cause problems with microcontroller inputs.</w:t>
      </w:r>
    </w:p>
    <w:p w14:paraId="30A8EB31" w14:textId="52552F49" w:rsidR="000D46BB" w:rsidRDefault="00CF5B73">
      <w:r>
        <w:t xml:space="preserve">Most sensors have “open-collector” outputs. When the sensor </w:t>
      </w:r>
      <w:r w:rsidR="000D553E">
        <w:t xml:space="preserve">is </w:t>
      </w:r>
      <w:r>
        <w:t>triggered, a transistor inside the sensor turns on and connects the output pin to the ground rail, pulling it low</w:t>
      </w:r>
      <w:r w:rsidR="00687952">
        <w:t xml:space="preserve">. When the sensor is not triggered, the transistor turns off and the output pin “floats”. A pull-up resistor is required to pull the pin high. </w:t>
      </w:r>
    </w:p>
    <w:p w14:paraId="75B7D0AC" w14:textId="2903EEE5" w:rsidR="00687952" w:rsidRDefault="00687952" w:rsidP="00EE121F">
      <w:pPr>
        <w:rPr>
          <w:rFonts w:ascii="Calibri" w:hAnsi="Calibri" w:cs="Calibri"/>
          <w:sz w:val="24"/>
          <w:szCs w:val="24"/>
        </w:rPr>
      </w:pPr>
      <w:r>
        <w:t xml:space="preserve">The ATmega328P </w:t>
      </w:r>
      <w:r w:rsidR="000D46BB">
        <w:t xml:space="preserve">microcontroller </w:t>
      </w:r>
      <w:r>
        <w:t xml:space="preserve">requires an input pin to reach </w:t>
      </w:r>
      <w:r w:rsidR="000D46BB">
        <w:t>approximately</w:t>
      </w:r>
      <w:r>
        <w:t xml:space="preserve"> </w:t>
      </w:r>
      <w:r w:rsidR="000D46BB">
        <w:t>3V (V</w:t>
      </w:r>
      <w:r w:rsidR="000D46BB" w:rsidRPr="00EE121F">
        <w:rPr>
          <w:vertAlign w:val="subscript"/>
        </w:rPr>
        <w:t>IH</w:t>
      </w:r>
      <w:r w:rsidR="000D46BB">
        <w:t xml:space="preserve"> Min) to be considered “high”</w:t>
      </w:r>
      <w:r w:rsidR="000D553E">
        <w:t>,</w:t>
      </w:r>
      <w:r w:rsidR="000D46BB">
        <w:t xml:space="preserve"> and has </w:t>
      </w:r>
      <w:r>
        <w:t xml:space="preserve">weak internal pull-up resistors which can be activated in code to pull </w:t>
      </w:r>
      <w:r w:rsidR="000D46BB">
        <w:t xml:space="preserve">floating </w:t>
      </w:r>
      <w:r>
        <w:t>input pins high</w:t>
      </w:r>
      <w:r>
        <w:rPr>
          <w:rStyle w:val="FootnoteReference"/>
        </w:rPr>
        <w:footnoteReference w:id="29"/>
      </w:r>
      <w:r>
        <w:t>. The value of these resistors is not formally specified but is estimated to be in the range 20k</w:t>
      </w:r>
      <w:r>
        <w:rPr>
          <w:rFonts w:ascii="Calibri" w:hAnsi="Calibri" w:cs="Calibri"/>
          <w:sz w:val="24"/>
          <w:szCs w:val="24"/>
        </w:rPr>
        <w:t>Ω – 50kΩ</w:t>
      </w:r>
      <w:r w:rsidR="000D46BB">
        <w:rPr>
          <w:rFonts w:ascii="Calibri" w:hAnsi="Calibri" w:cs="Calibri"/>
          <w:sz w:val="24"/>
          <w:szCs w:val="24"/>
        </w:rPr>
        <w:t>, and may vary between devices.</w:t>
      </w:r>
    </w:p>
    <w:p w14:paraId="0A781BCA" w14:textId="0086C788" w:rsidR="00687952" w:rsidRPr="00EE121F" w:rsidRDefault="00687952" w:rsidP="00EE121F">
      <w:pPr>
        <w:rPr>
          <w:rFonts w:ascii="Calibri" w:hAnsi="Calibri" w:cs="Calibri"/>
        </w:rPr>
      </w:pPr>
      <w:r w:rsidRPr="00EE121F">
        <w:rPr>
          <w:rFonts w:ascii="Calibri" w:hAnsi="Calibri" w:cs="Calibri"/>
        </w:rPr>
        <w:t xml:space="preserve">As well as being pulled high by the microcontroller internal pull-up resistor, the sensor output pin is also connected the ground rail via a TVS diode. </w:t>
      </w:r>
      <w:r w:rsidR="008538D6" w:rsidRPr="00EE121F">
        <w:rPr>
          <w:rFonts w:ascii="Calibri" w:hAnsi="Calibri" w:cs="Calibri"/>
        </w:rPr>
        <w:t>Reverse biased, the diode behaves like a resistor, and t</w:t>
      </w:r>
      <w:r w:rsidRPr="00EE121F">
        <w:rPr>
          <w:rFonts w:ascii="Calibri" w:hAnsi="Calibri" w:cs="Calibri"/>
        </w:rPr>
        <w:t xml:space="preserve">he </w:t>
      </w:r>
      <w:r w:rsidR="008538D6" w:rsidRPr="00EE121F">
        <w:rPr>
          <w:rFonts w:ascii="Calibri" w:hAnsi="Calibri" w:cs="Calibri"/>
        </w:rPr>
        <w:t xml:space="preserve">weak </w:t>
      </w:r>
      <w:r w:rsidRPr="00EE121F">
        <w:rPr>
          <w:rFonts w:ascii="Calibri" w:hAnsi="Calibri" w:cs="Calibri"/>
        </w:rPr>
        <w:t xml:space="preserve">internal pull-up resistor and the TVS diode “resistor” form a simple voltage divider which can be </w:t>
      </w:r>
      <w:r w:rsidR="000D46BB" w:rsidRPr="00EE121F">
        <w:rPr>
          <w:rFonts w:ascii="Calibri" w:hAnsi="Calibri" w:cs="Calibri"/>
        </w:rPr>
        <w:t>enough</w:t>
      </w:r>
      <w:r w:rsidRPr="00EE121F">
        <w:rPr>
          <w:rFonts w:ascii="Calibri" w:hAnsi="Calibri" w:cs="Calibri"/>
        </w:rPr>
        <w:t xml:space="preserve"> to hold </w:t>
      </w:r>
      <w:r w:rsidR="000D46BB" w:rsidRPr="00EE121F">
        <w:rPr>
          <w:rFonts w:ascii="Calibri" w:hAnsi="Calibri" w:cs="Calibri"/>
        </w:rPr>
        <w:t>the untriggered pin below the 3V required for it to be registered as high by the microcontroller.</w:t>
      </w:r>
    </w:p>
    <w:p w14:paraId="1F31F607" w14:textId="062066B4" w:rsidR="000D46BB" w:rsidRPr="00EE121F" w:rsidRDefault="000D46BB" w:rsidP="00EE121F">
      <w:pPr>
        <w:keepNext/>
        <w:rPr>
          <w:rFonts w:ascii="Calibri" w:hAnsi="Calibri" w:cs="Calibri"/>
        </w:rPr>
      </w:pPr>
      <w:r w:rsidRPr="00EE121F">
        <w:rPr>
          <w:rFonts w:ascii="Calibri" w:hAnsi="Calibri" w:cs="Calibri"/>
        </w:rPr>
        <w:lastRenderedPageBreak/>
        <w:t>This is illustrated in the following schematic:</w:t>
      </w:r>
    </w:p>
    <w:p w14:paraId="05156EE7" w14:textId="77777777" w:rsidR="00744894" w:rsidRDefault="00744894" w:rsidP="00EE121F">
      <w:pPr>
        <w:keepNext/>
        <w:jc w:val="center"/>
      </w:pPr>
      <w:r>
        <w:rPr>
          <w:noProof/>
        </w:rPr>
        <w:drawing>
          <wp:inline distT="0" distB="0" distL="0" distR="0" wp14:anchorId="31952C39" wp14:editId="3CA91034">
            <wp:extent cx="4320000" cy="3254400"/>
            <wp:effectExtent l="0" t="0" r="4445"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 TVS Uni Diode Leakage Diagram v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26043C4A" w14:textId="6ED8F808" w:rsidR="00744894" w:rsidRDefault="00744894" w:rsidP="00744894">
      <w:pPr>
        <w:pStyle w:val="Caption"/>
        <w:jc w:val="center"/>
      </w:pPr>
      <w:bookmarkStart w:id="1539" w:name="_Toc202969323"/>
      <w:r>
        <w:t xml:space="preserve">Figure </w:t>
      </w:r>
      <w:fldSimple w:instr=" SEQ Figure \* ARABIC ">
        <w:r w:rsidR="00044299">
          <w:rPr>
            <w:noProof/>
          </w:rPr>
          <w:t>19</w:t>
        </w:r>
      </w:fldSimple>
      <w:r>
        <w:t xml:space="preserve"> </w:t>
      </w:r>
      <w:r w:rsidR="00095F1B">
        <w:t>–</w:t>
      </w:r>
      <w:r>
        <w:t xml:space="preserve"> Leakage Current "Voltage Divider"</w:t>
      </w:r>
      <w:r w:rsidR="00095F1B">
        <w:t xml:space="preserve"> Effect</w:t>
      </w:r>
      <w:bookmarkEnd w:id="1539"/>
    </w:p>
    <w:p w14:paraId="1D4C581E" w14:textId="20CDF22D" w:rsidR="00744894" w:rsidRPr="001E6F40" w:rsidRDefault="000D46BB">
      <w:r>
        <w:t xml:space="preserve">To counteract this, the Sensor Modules are also fitted with a supplementary </w:t>
      </w:r>
      <w:r w:rsidR="000D553E">
        <w:t xml:space="preserve">“helper” </w:t>
      </w:r>
      <w:r>
        <w:t>10k</w:t>
      </w:r>
      <w:r w:rsidR="00427883">
        <w:rPr>
          <w:rFonts w:ascii="Calibri" w:hAnsi="Calibri" w:cs="Calibri"/>
          <w:sz w:val="24"/>
          <w:szCs w:val="24"/>
        </w:rPr>
        <w:t>Ω</w:t>
      </w:r>
      <w:r>
        <w:t xml:space="preserve"> pull-up resistor, </w:t>
      </w:r>
      <w:r w:rsidR="00427883">
        <w:t>as shows in the following diagram. A value of 10k</w:t>
      </w:r>
      <w:r w:rsidR="00427883">
        <w:rPr>
          <w:rFonts w:ascii="Calibri" w:hAnsi="Calibri" w:cs="Calibri"/>
          <w:sz w:val="24"/>
          <w:szCs w:val="24"/>
        </w:rPr>
        <w:t>Ω</w:t>
      </w:r>
      <w:r w:rsidR="00427883">
        <w:t xml:space="preserve"> </w:t>
      </w:r>
      <w:r>
        <w:t xml:space="preserve">has been found adequate </w:t>
      </w:r>
      <w:r w:rsidR="00427883">
        <w:t xml:space="preserve">with the sensors used, but if </w:t>
      </w:r>
      <w:r w:rsidR="000D553E">
        <w:t xml:space="preserve">found </w:t>
      </w:r>
      <w:r w:rsidR="00427883">
        <w:t>necessary the value of this resistor could be reduced further to 4.7k</w:t>
      </w:r>
      <w:r w:rsidR="00427883">
        <w:rPr>
          <w:rFonts w:ascii="Calibri" w:hAnsi="Calibri" w:cs="Calibri"/>
          <w:sz w:val="24"/>
          <w:szCs w:val="24"/>
        </w:rPr>
        <w:t>Ω.</w:t>
      </w:r>
    </w:p>
    <w:p w14:paraId="339C9C3E" w14:textId="77777777" w:rsidR="00744894" w:rsidRDefault="00744894" w:rsidP="00EE121F">
      <w:pPr>
        <w:keepNext/>
        <w:jc w:val="center"/>
      </w:pPr>
      <w:r>
        <w:rPr>
          <w:noProof/>
        </w:rPr>
        <w:drawing>
          <wp:inline distT="0" distB="0" distL="0" distR="0" wp14:anchorId="7DBF15F9" wp14:editId="3CDF62BF">
            <wp:extent cx="4320000" cy="3254400"/>
            <wp:effectExtent l="0" t="0" r="444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2 TVS Uni Diode Pullup Diagram v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735CD8B4" w14:textId="59053BCC" w:rsidR="00744894" w:rsidRPr="00374AC1" w:rsidRDefault="00744894" w:rsidP="00EE121F">
      <w:pPr>
        <w:pStyle w:val="Caption"/>
        <w:jc w:val="center"/>
      </w:pPr>
      <w:bookmarkStart w:id="1540" w:name="_Toc202969324"/>
      <w:r>
        <w:t xml:space="preserve">Figure </w:t>
      </w:r>
      <w:fldSimple w:instr=" SEQ Figure \* ARABIC ">
        <w:r w:rsidR="00044299">
          <w:rPr>
            <w:noProof/>
          </w:rPr>
          <w:t>20</w:t>
        </w:r>
      </w:fldSimple>
      <w:r>
        <w:t xml:space="preserve"> –</w:t>
      </w:r>
      <w:r w:rsidRPr="00BB46C8">
        <w:t xml:space="preserve"> Leakage Current </w:t>
      </w:r>
      <w:r>
        <w:t xml:space="preserve">– </w:t>
      </w:r>
      <w:r w:rsidR="00427883">
        <w:t xml:space="preserve">Supplementary </w:t>
      </w:r>
      <w:r>
        <w:t>Pull-Up Resistor</w:t>
      </w:r>
      <w:bookmarkEnd w:id="1540"/>
    </w:p>
    <w:p w14:paraId="2DF12DE7" w14:textId="1B6F999B" w:rsidR="007E4CA5" w:rsidRDefault="007E4CA5">
      <w:pPr>
        <w:pStyle w:val="Heading1"/>
      </w:pPr>
      <w:bookmarkStart w:id="1541" w:name="_Toc202969163"/>
      <w:r>
        <w:lastRenderedPageBreak/>
        <w:t>Connector Pin-Outs</w:t>
      </w:r>
      <w:bookmarkEnd w:id="1541"/>
    </w:p>
    <w:p w14:paraId="658C4190" w14:textId="7E4DF681" w:rsidR="003E0A23" w:rsidRDefault="003E0A23" w:rsidP="003E0A23">
      <w:pPr>
        <w:pStyle w:val="Heading2"/>
      </w:pPr>
      <w:bookmarkStart w:id="1542" w:name="_Toc202969164"/>
      <w:r>
        <w:t>Multiple Device Conventions</w:t>
      </w:r>
      <w:bookmarkEnd w:id="1542"/>
    </w:p>
    <w:p w14:paraId="50BC2AEC" w14:textId="53DE26FA" w:rsidR="003E0A23" w:rsidRPr="009C1732" w:rsidRDefault="003E0A23" w:rsidP="003E0A23">
      <w:pPr>
        <w:keepNext/>
      </w:pPr>
      <w:r w:rsidRPr="009C1732">
        <w:t xml:space="preserve">The </w:t>
      </w:r>
      <w:r>
        <w:t xml:space="preserve">following conventions are used by the Power/Data connections between the </w:t>
      </w:r>
      <w:r w:rsidRPr="009C1732">
        <w:t xml:space="preserve">Simulator Interface Module </w:t>
      </w:r>
      <w:r>
        <w:t xml:space="preserve">and any </w:t>
      </w:r>
      <w:r w:rsidRPr="009C1732">
        <w:t xml:space="preserve">downstream </w:t>
      </w:r>
      <w:r>
        <w:t xml:space="preserve">devices (such as the </w:t>
      </w:r>
      <w:r w:rsidRPr="009C1732">
        <w:t xml:space="preserve">Power Module or Multi-PC Modules, where these are used). </w:t>
      </w:r>
    </w:p>
    <w:p w14:paraId="4669BE51" w14:textId="77777777" w:rsidR="003E0A23" w:rsidRDefault="003E0A23" w:rsidP="003E0A23">
      <w:pPr>
        <w:pStyle w:val="ListParagraph"/>
        <w:keepNext/>
        <w:numPr>
          <w:ilvl w:val="0"/>
          <w:numId w:val="35"/>
        </w:numPr>
      </w:pPr>
      <w:r w:rsidRPr="009C1732">
        <w:t>Data is transmitted</w:t>
      </w:r>
      <w:r>
        <w:t xml:space="preserve"> by the Simulator Interface Module</w:t>
      </w:r>
      <w:r w:rsidRPr="009C1732">
        <w:t xml:space="preserve"> downstream on pin 2</w:t>
      </w:r>
      <w:r>
        <w:t xml:space="preserve">, </w:t>
      </w:r>
      <w:r w:rsidRPr="009C1732">
        <w:t>and from board Rev D, also on pin 6, using the second RS-232 transmitter in the MAX233</w:t>
      </w:r>
      <w:r>
        <w:t>.</w:t>
      </w:r>
    </w:p>
    <w:p w14:paraId="5DC77201" w14:textId="3F6CB096" w:rsidR="003E0A23" w:rsidRPr="009C1732" w:rsidRDefault="003E0A23" w:rsidP="003E0A23">
      <w:pPr>
        <w:pStyle w:val="ListParagraph"/>
        <w:keepNext/>
        <w:numPr>
          <w:ilvl w:val="0"/>
          <w:numId w:val="35"/>
        </w:numPr>
      </w:pPr>
      <w:r>
        <w:t>U</w:t>
      </w:r>
      <w:r w:rsidRPr="009C1732">
        <w:t xml:space="preserve">pstream configuration data is received from the </w:t>
      </w:r>
      <w:r>
        <w:t xml:space="preserve">(or a) </w:t>
      </w:r>
      <w:r w:rsidRPr="009C1732">
        <w:t>Simulator PC on pin 4.</w:t>
      </w:r>
    </w:p>
    <w:p w14:paraId="476D7B23" w14:textId="0F07B0EB" w:rsidR="003E0A23" w:rsidRDefault="003E0A23" w:rsidP="003E0A23">
      <w:pPr>
        <w:pStyle w:val="ListParagraph"/>
        <w:keepNext/>
        <w:numPr>
          <w:ilvl w:val="0"/>
          <w:numId w:val="35"/>
        </w:numPr>
      </w:pPr>
      <w:r w:rsidRPr="009C1732">
        <w:t xml:space="preserve">Power pins are doubled up to mitigate the effects of voltage drop in longer cable runs. Pins 5 and 7 are used for the nominal +9V supply to the </w:t>
      </w:r>
      <w:r>
        <w:t>devices</w:t>
      </w:r>
      <w:r w:rsidRPr="009C1732">
        <w:t xml:space="preserve">, and pins 1 and 3 are 0V. </w:t>
      </w:r>
    </w:p>
    <w:p w14:paraId="4E19C156" w14:textId="77777777" w:rsidR="003E0A23" w:rsidRDefault="003E0A23" w:rsidP="003E0A23">
      <w:pPr>
        <w:pStyle w:val="ListParagraph"/>
        <w:keepNext/>
        <w:numPr>
          <w:ilvl w:val="0"/>
          <w:numId w:val="35"/>
        </w:numPr>
      </w:pPr>
      <w:r>
        <w:t>Any downstream device connected to a Simulator Interface should expect to find and to use incoming serial data on pin 2 of the RJ45 Interface connector.</w:t>
      </w:r>
    </w:p>
    <w:p w14:paraId="4D1ACEFE" w14:textId="77777777" w:rsidR="003E0A23" w:rsidRDefault="003E0A23" w:rsidP="003E0A23">
      <w:pPr>
        <w:pStyle w:val="ListParagraph"/>
        <w:keepNext/>
        <w:numPr>
          <w:ilvl w:val="0"/>
          <w:numId w:val="35"/>
        </w:numPr>
      </w:pPr>
      <w:r>
        <w:t>Any downstream device connected to a Simulator Interface should assume that there may also be incoming serial data on pin 6 of the RJ45 Interface connector</w:t>
      </w:r>
      <w:r>
        <w:rPr>
          <w:rStyle w:val="FootnoteReference"/>
        </w:rPr>
        <w:footnoteReference w:id="30"/>
      </w:r>
      <w:r>
        <w:t>, and should loop pin 6 to pin 2 on any downstream connector</w:t>
      </w:r>
      <w:r>
        <w:rPr>
          <w:rStyle w:val="FootnoteReference"/>
        </w:rPr>
        <w:footnoteReference w:id="31"/>
      </w:r>
      <w:r>
        <w:t>.</w:t>
      </w:r>
    </w:p>
    <w:p w14:paraId="1883BC72" w14:textId="77777777" w:rsidR="003E0A23" w:rsidRDefault="003E0A23" w:rsidP="003E0A23">
      <w:pPr>
        <w:pStyle w:val="ListParagraph"/>
        <w:keepNext/>
        <w:numPr>
          <w:ilvl w:val="0"/>
          <w:numId w:val="35"/>
        </w:numPr>
      </w:pPr>
      <w:r>
        <w:t>Any downstream device which does not require to send data to an upstream Simulator Interface should loop pin 4 of the RJ45 Interface connector to pin 4 on any downstream connector</w:t>
      </w:r>
      <w:r>
        <w:rPr>
          <w:rStyle w:val="FootnoteReference"/>
        </w:rPr>
        <w:footnoteReference w:id="32"/>
      </w:r>
      <w:r>
        <w:t>.</w:t>
      </w:r>
    </w:p>
    <w:p w14:paraId="6A10333E" w14:textId="55BFA677" w:rsidR="00073982" w:rsidRDefault="003E0A23" w:rsidP="003E0A23">
      <w:pPr>
        <w:pStyle w:val="ListParagraph"/>
        <w:keepNext/>
        <w:numPr>
          <w:ilvl w:val="0"/>
          <w:numId w:val="35"/>
        </w:numPr>
      </w:pPr>
      <w:r>
        <w:t xml:space="preserve">Any downstream device which requires to send </w:t>
      </w:r>
      <w:r w:rsidR="00073982">
        <w:t xml:space="preserve">configuration </w:t>
      </w:r>
      <w:r>
        <w:t xml:space="preserve">data to an upstream Simulator Interface should do so on pin 4 of the RJ45 Interface connector. This pin should also be looped to pin 4 on any downstream connector. </w:t>
      </w:r>
    </w:p>
    <w:p w14:paraId="10E1108C" w14:textId="5C1EBE00" w:rsidR="003E0A23" w:rsidRDefault="00073982" w:rsidP="003E0A23">
      <w:pPr>
        <w:pStyle w:val="ListParagraph"/>
        <w:keepNext/>
        <w:numPr>
          <w:ilvl w:val="0"/>
          <w:numId w:val="35"/>
        </w:numPr>
      </w:pPr>
      <w:r>
        <w:t xml:space="preserve">Where multiple devices have the potential to send configuration data to an upstream Simulator Interface concurrently, a </w:t>
      </w:r>
      <w:r w:rsidR="003E0A23">
        <w:t>device</w:t>
      </w:r>
      <w:r>
        <w:t xml:space="preserve"> should ground </w:t>
      </w:r>
      <w:r w:rsidR="003E0A23">
        <w:t xml:space="preserve">pin 8 </w:t>
      </w:r>
      <w:r>
        <w:t>to assert their right to send on pin 4</w:t>
      </w:r>
      <w:r>
        <w:rPr>
          <w:rStyle w:val="FootnoteReference"/>
        </w:rPr>
        <w:footnoteReference w:id="33"/>
      </w:r>
      <w:r>
        <w:t>.</w:t>
      </w:r>
    </w:p>
    <w:p w14:paraId="2B86984B" w14:textId="00C13C52" w:rsidR="003E0A23" w:rsidRDefault="003E0A23" w:rsidP="003E0A23">
      <w:pPr>
        <w:keepNext/>
        <w:jc w:val="center"/>
      </w:pPr>
    </w:p>
    <w:p w14:paraId="23649A9D" w14:textId="77777777" w:rsidR="003E0A23" w:rsidRPr="00A02960" w:rsidRDefault="003E0A23" w:rsidP="00A02960"/>
    <w:p w14:paraId="187AC8F8" w14:textId="14AF52AC" w:rsidR="00DA65F1" w:rsidRDefault="00312C51" w:rsidP="00A02960">
      <w:pPr>
        <w:pStyle w:val="Heading2"/>
      </w:pPr>
      <w:bookmarkStart w:id="1543" w:name="_Toc202969165"/>
      <w:r>
        <w:lastRenderedPageBreak/>
        <w:t xml:space="preserve">Sensor </w:t>
      </w:r>
      <w:r w:rsidR="00164DCF">
        <w:t xml:space="preserve">Module </w:t>
      </w:r>
      <w:r w:rsidR="00DA65F1">
        <w:t>Connector</w:t>
      </w:r>
      <w:bookmarkEnd w:id="1543"/>
    </w:p>
    <w:p w14:paraId="397C8199" w14:textId="4CFDEB8F" w:rsidR="004C342C" w:rsidRPr="009C1732" w:rsidRDefault="00312C51" w:rsidP="009B2B07">
      <w:pPr>
        <w:keepNext/>
      </w:pPr>
      <w:r w:rsidRPr="009C1732">
        <w:t xml:space="preserve">The </w:t>
      </w:r>
      <w:r w:rsidR="00164DCF" w:rsidRPr="009C1732">
        <w:t xml:space="preserve">Sensor Modules </w:t>
      </w:r>
      <w:r w:rsidR="004C342C" w:rsidRPr="009C1732">
        <w:t xml:space="preserve">use </w:t>
      </w:r>
      <w:r w:rsidR="00164DCF" w:rsidRPr="009C1732">
        <w:t xml:space="preserve">RJ45 </w:t>
      </w:r>
      <w:r w:rsidR="004C342C" w:rsidRPr="009C1732">
        <w:t xml:space="preserve">connectors for the </w:t>
      </w:r>
      <w:r w:rsidR="00747360" w:rsidRPr="009C1732">
        <w:t xml:space="preserve">downstream </w:t>
      </w:r>
      <w:r w:rsidR="004C342C" w:rsidRPr="009C1732">
        <w:t>cabling connection to</w:t>
      </w:r>
      <w:r w:rsidR="007B0A0F" w:rsidRPr="009C1732">
        <w:t>wards</w:t>
      </w:r>
      <w:r w:rsidR="004C342C" w:rsidRPr="009C1732">
        <w:t xml:space="preserve"> the </w:t>
      </w:r>
      <w:r w:rsidR="00164DCF" w:rsidRPr="009C1732">
        <w:t>Simulator Interface</w:t>
      </w:r>
      <w:r w:rsidR="00747360" w:rsidRPr="009C1732">
        <w:t>, and upstream connections to other Sensor Modules in the same chain</w:t>
      </w:r>
      <w:r w:rsidR="004C342C" w:rsidRPr="009C1732">
        <w:t xml:space="preserve">. </w:t>
      </w:r>
    </w:p>
    <w:p w14:paraId="2772D103" w14:textId="77777777" w:rsidR="00AC33AC" w:rsidRPr="009C1732" w:rsidRDefault="007B0A0F" w:rsidP="00AC33AC">
      <w:pPr>
        <w:pStyle w:val="ListParagraph"/>
        <w:keepNext/>
        <w:numPr>
          <w:ilvl w:val="0"/>
          <w:numId w:val="34"/>
        </w:numPr>
      </w:pPr>
      <w:r w:rsidRPr="009C1732">
        <w:t xml:space="preserve">Each Sensor Module presents its output signal on pin 8 of the downstream </w:t>
      </w:r>
      <w:r w:rsidRPr="009C1732">
        <w:rPr>
          <w:i/>
          <w:iCs/>
        </w:rPr>
        <w:t>Interface</w:t>
      </w:r>
      <w:r w:rsidRPr="009C1732">
        <w:t xml:space="preserve"> connector. Each Sensor Module takes any upstream sensor signals appearing on pins 4, 6 and 8 of the </w:t>
      </w:r>
      <w:r w:rsidRPr="009C1732">
        <w:rPr>
          <w:i/>
          <w:iCs/>
        </w:rPr>
        <w:t>Next Sensor</w:t>
      </w:r>
      <w:r w:rsidRPr="009C1732">
        <w:t xml:space="preserve"> connector, and loops them through to pins 2, 4 and 6 respectively of the </w:t>
      </w:r>
      <w:r w:rsidRPr="009C1732">
        <w:rPr>
          <w:i/>
          <w:iCs/>
        </w:rPr>
        <w:t>Interface</w:t>
      </w:r>
      <w:r w:rsidRPr="009C1732">
        <w:t xml:space="preserve"> connector. </w:t>
      </w:r>
    </w:p>
    <w:p w14:paraId="4442A584" w14:textId="46E70335" w:rsidR="007B0A0F" w:rsidRPr="009C1732" w:rsidRDefault="007B0A0F" w:rsidP="00AC33AC">
      <w:pPr>
        <w:pStyle w:val="ListParagraph"/>
        <w:keepNext/>
        <w:numPr>
          <w:ilvl w:val="0"/>
          <w:numId w:val="34"/>
        </w:numPr>
      </w:pPr>
      <w:r w:rsidRPr="009C1732">
        <w:t xml:space="preserve">Pin 2 of the Next Sensor connector is not used, and hence connecting more than four sensors in one chain is not possible. </w:t>
      </w:r>
    </w:p>
    <w:p w14:paraId="56DEA07C" w14:textId="1247F38D" w:rsidR="00DC2B9F" w:rsidRPr="009C1732" w:rsidRDefault="00AD2A9E" w:rsidP="00AC33AC">
      <w:pPr>
        <w:pStyle w:val="ListParagraph"/>
        <w:keepNext/>
        <w:numPr>
          <w:ilvl w:val="0"/>
          <w:numId w:val="34"/>
        </w:numPr>
      </w:pPr>
      <w:r w:rsidRPr="009C1732">
        <w:t xml:space="preserve">Power pins are doubled up to mitigate the effects of voltage drop in longer cable runs. </w:t>
      </w:r>
      <w:r w:rsidR="00DC2B9F" w:rsidRPr="009C1732">
        <w:t>P</w:t>
      </w:r>
      <w:r w:rsidRPr="009C1732">
        <w:t xml:space="preserve">ins 5 and 7 are used for the +5V supply to sensors, and pins 1 and 3 are 0V. These pins are looped through between the </w:t>
      </w:r>
      <w:r w:rsidRPr="009C1732">
        <w:rPr>
          <w:i/>
          <w:iCs/>
        </w:rPr>
        <w:t>Interface</w:t>
      </w:r>
      <w:r w:rsidRPr="009C1732">
        <w:t xml:space="preserve"> and </w:t>
      </w:r>
      <w:r w:rsidRPr="009C1732">
        <w:rPr>
          <w:i/>
          <w:iCs/>
        </w:rPr>
        <w:t>Next Sensor</w:t>
      </w:r>
      <w:r w:rsidRPr="009C1732">
        <w:t xml:space="preserve"> connectors.</w:t>
      </w:r>
    </w:p>
    <w:p w14:paraId="7884AA90" w14:textId="5546F3F2" w:rsidR="004C342C" w:rsidRPr="009C1732" w:rsidRDefault="004C342C" w:rsidP="009B2B07">
      <w:pPr>
        <w:keepNext/>
      </w:pPr>
      <w:r w:rsidRPr="009C1732">
        <w:t xml:space="preserve">The wiring of </w:t>
      </w:r>
      <w:r w:rsidR="006B31BA" w:rsidRPr="009C1732">
        <w:t xml:space="preserve">the </w:t>
      </w:r>
      <w:r w:rsidR="00164DCF" w:rsidRPr="009C1732">
        <w:t xml:space="preserve">female PCB </w:t>
      </w:r>
      <w:r w:rsidRPr="009C1732">
        <w:t xml:space="preserve">connector is </w:t>
      </w:r>
      <w:r w:rsidR="00312C51" w:rsidRPr="009C1732">
        <w:t>shown</w:t>
      </w:r>
      <w:r w:rsidRPr="009C1732">
        <w:t xml:space="preserve"> in the following diagram:</w:t>
      </w:r>
    </w:p>
    <w:p w14:paraId="3B5EC8BC" w14:textId="5335D51F" w:rsidR="00164DCF" w:rsidRDefault="00237EBF" w:rsidP="00164DCF">
      <w:pPr>
        <w:keepNext/>
        <w:jc w:val="center"/>
      </w:pPr>
      <w:r>
        <w:rPr>
          <w:noProof/>
        </w:rPr>
        <w:drawing>
          <wp:inline distT="0" distB="0" distL="0" distR="0" wp14:anchorId="533DDA41" wp14:editId="39A47C4B">
            <wp:extent cx="3027600" cy="227160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 Sensor Boards Connector Diagram v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6F4FEF2" w14:textId="2D38FB8C" w:rsidR="00164DCF" w:rsidRDefault="00164DCF" w:rsidP="00164DCF">
      <w:pPr>
        <w:pStyle w:val="Caption"/>
        <w:jc w:val="center"/>
      </w:pPr>
      <w:bookmarkStart w:id="1544" w:name="_Toc202969325"/>
      <w:r>
        <w:t xml:space="preserve">Figure </w:t>
      </w:r>
      <w:r>
        <w:rPr>
          <w:noProof/>
        </w:rPr>
        <w:fldChar w:fldCharType="begin"/>
      </w:r>
      <w:r>
        <w:rPr>
          <w:noProof/>
        </w:rPr>
        <w:instrText xml:space="preserve"> SEQ Figure \* ARABIC </w:instrText>
      </w:r>
      <w:r>
        <w:rPr>
          <w:noProof/>
        </w:rPr>
        <w:fldChar w:fldCharType="separate"/>
      </w:r>
      <w:r w:rsidR="00044299">
        <w:rPr>
          <w:noProof/>
        </w:rPr>
        <w:t>21</w:t>
      </w:r>
      <w:r>
        <w:rPr>
          <w:noProof/>
        </w:rPr>
        <w:fldChar w:fldCharType="end"/>
      </w:r>
      <w:r>
        <w:t xml:space="preserve"> –</w:t>
      </w:r>
      <w:r w:rsidR="00237EBF">
        <w:t xml:space="preserve"> </w:t>
      </w:r>
      <w:r>
        <w:t xml:space="preserve">Sensor </w:t>
      </w:r>
      <w:r w:rsidR="00237EBF">
        <w:t xml:space="preserve">Module </w:t>
      </w:r>
      <w:r w:rsidRPr="00D26B9A">
        <w:t>Connector</w:t>
      </w:r>
      <w:bookmarkEnd w:id="1544"/>
    </w:p>
    <w:p w14:paraId="7DEF049B" w14:textId="486CCF31" w:rsidR="007B0A0F" w:rsidRPr="009C1732" w:rsidRDefault="007B0A0F" w:rsidP="007B0A0F">
      <w:r w:rsidRPr="009C1732">
        <w:t>The daisy-chain inter-connection of the sensors is illustrated in the following diagram:</w:t>
      </w:r>
    </w:p>
    <w:p w14:paraId="47D12E8D" w14:textId="6E634318" w:rsidR="007B0A0F" w:rsidRDefault="007B0A0F" w:rsidP="007B0A0F">
      <w:pPr>
        <w:jc w:val="center"/>
      </w:pPr>
      <w:r>
        <w:rPr>
          <w:noProof/>
        </w:rPr>
        <w:drawing>
          <wp:inline distT="0" distB="0" distL="0" distR="0" wp14:anchorId="78903C3C" wp14:editId="09ABFBEB">
            <wp:extent cx="3495600" cy="1513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2 RJ45 Sensor Wiring v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5600" cy="1513800"/>
                    </a:xfrm>
                    <a:prstGeom prst="rect">
                      <a:avLst/>
                    </a:prstGeom>
                  </pic:spPr>
                </pic:pic>
              </a:graphicData>
            </a:graphic>
          </wp:inline>
        </w:drawing>
      </w:r>
    </w:p>
    <w:p w14:paraId="43C2B2C6" w14:textId="677159F7" w:rsidR="007B0A0F" w:rsidRDefault="007B0A0F" w:rsidP="007B0A0F">
      <w:pPr>
        <w:pStyle w:val="Caption"/>
        <w:jc w:val="center"/>
      </w:pPr>
      <w:bookmarkStart w:id="1545" w:name="_Toc202969326"/>
      <w:r>
        <w:t xml:space="preserve">Figure </w:t>
      </w:r>
      <w:r>
        <w:rPr>
          <w:noProof/>
        </w:rPr>
        <w:fldChar w:fldCharType="begin"/>
      </w:r>
      <w:r>
        <w:rPr>
          <w:noProof/>
        </w:rPr>
        <w:instrText xml:space="preserve"> SEQ Figure \* ARABIC </w:instrText>
      </w:r>
      <w:r>
        <w:rPr>
          <w:noProof/>
        </w:rPr>
        <w:fldChar w:fldCharType="separate"/>
      </w:r>
      <w:r w:rsidR="00044299">
        <w:rPr>
          <w:noProof/>
        </w:rPr>
        <w:t>22</w:t>
      </w:r>
      <w:r>
        <w:rPr>
          <w:noProof/>
        </w:rPr>
        <w:fldChar w:fldCharType="end"/>
      </w:r>
      <w:r>
        <w:t xml:space="preserve"> – Sensor Chain Inter-Connection</w:t>
      </w:r>
      <w:bookmarkEnd w:id="1545"/>
    </w:p>
    <w:p w14:paraId="7111F025" w14:textId="77777777" w:rsidR="007B0A0F" w:rsidRPr="007B0A0F" w:rsidRDefault="007B0A0F" w:rsidP="007B0A0F"/>
    <w:p w14:paraId="2123A178" w14:textId="7AC9D13E" w:rsidR="00237EBF" w:rsidRDefault="00237EBF" w:rsidP="00A02960">
      <w:pPr>
        <w:pStyle w:val="Heading2"/>
      </w:pPr>
      <w:bookmarkStart w:id="1546" w:name="_Toc202969166"/>
      <w:r>
        <w:lastRenderedPageBreak/>
        <w:t>Simulator Interface Module Sensor Connector</w:t>
      </w:r>
      <w:bookmarkEnd w:id="1546"/>
    </w:p>
    <w:p w14:paraId="6EF631B0" w14:textId="6677FE39" w:rsidR="00237EBF" w:rsidRPr="009C1732" w:rsidRDefault="00237EBF" w:rsidP="00237EBF">
      <w:pPr>
        <w:keepNext/>
      </w:pPr>
      <w:r w:rsidRPr="009C1732">
        <w:t xml:space="preserve">The </w:t>
      </w:r>
      <w:r w:rsidR="00747360" w:rsidRPr="009C1732">
        <w:t xml:space="preserve">Simulator Interface Module </w:t>
      </w:r>
      <w:r w:rsidRPr="009C1732">
        <w:t xml:space="preserve">uses RJ45 connectors for the </w:t>
      </w:r>
      <w:r w:rsidR="00747360" w:rsidRPr="009C1732">
        <w:t xml:space="preserve">upstream </w:t>
      </w:r>
      <w:r w:rsidRPr="009C1732">
        <w:t xml:space="preserve">cabling connection to the </w:t>
      </w:r>
      <w:r w:rsidR="00747360" w:rsidRPr="009C1732">
        <w:t>Sensor Modules</w:t>
      </w:r>
      <w:r w:rsidRPr="009C1732">
        <w:t xml:space="preserve">. </w:t>
      </w:r>
      <w:r w:rsidR="00AD2A9E" w:rsidRPr="009C1732">
        <w:t>A 4-gang connector is used, allowing the connection of up to 16 sensors.</w:t>
      </w:r>
    </w:p>
    <w:p w14:paraId="75DD1682" w14:textId="06E2C7C4" w:rsidR="00237EBF" w:rsidRPr="009C1732" w:rsidRDefault="00237EBF" w:rsidP="00237EBF">
      <w:pPr>
        <w:keepNext/>
      </w:pPr>
      <w:r w:rsidRPr="009C1732">
        <w:t xml:space="preserve">The wiring of </w:t>
      </w:r>
      <w:r w:rsidR="00747360" w:rsidRPr="009C1732">
        <w:t>each</w:t>
      </w:r>
      <w:r w:rsidRPr="009C1732">
        <w:t xml:space="preserve"> female PCB connector is shown in the following diagram:</w:t>
      </w:r>
    </w:p>
    <w:p w14:paraId="3DB576E2" w14:textId="315878DE" w:rsidR="00237EBF" w:rsidRDefault="00237EBF" w:rsidP="00237EBF">
      <w:pPr>
        <w:keepNext/>
        <w:jc w:val="center"/>
      </w:pPr>
      <w:r>
        <w:rPr>
          <w:noProof/>
        </w:rPr>
        <w:drawing>
          <wp:inline distT="0" distB="0" distL="0" distR="0" wp14:anchorId="2A21B630" wp14:editId="41E33846">
            <wp:extent cx="1944000" cy="219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Sensor Connector Diagram v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59E871A" w14:textId="227873E7" w:rsidR="00237EBF" w:rsidRDefault="00237EBF" w:rsidP="00237EBF">
      <w:pPr>
        <w:pStyle w:val="Caption"/>
        <w:jc w:val="center"/>
      </w:pPr>
      <w:bookmarkStart w:id="1547" w:name="_Toc202969327"/>
      <w:r>
        <w:t xml:space="preserve">Figure </w:t>
      </w:r>
      <w:r>
        <w:rPr>
          <w:noProof/>
        </w:rPr>
        <w:fldChar w:fldCharType="begin"/>
      </w:r>
      <w:r>
        <w:rPr>
          <w:noProof/>
        </w:rPr>
        <w:instrText xml:space="preserve"> SEQ Figure \* ARABIC </w:instrText>
      </w:r>
      <w:r>
        <w:rPr>
          <w:noProof/>
        </w:rPr>
        <w:fldChar w:fldCharType="separate"/>
      </w:r>
      <w:r w:rsidR="00044299">
        <w:rPr>
          <w:noProof/>
        </w:rPr>
        <w:t>23</w:t>
      </w:r>
      <w:r>
        <w:rPr>
          <w:noProof/>
        </w:rPr>
        <w:fldChar w:fldCharType="end"/>
      </w:r>
      <w:r>
        <w:t xml:space="preserve"> – Simulator Interface </w:t>
      </w:r>
      <w:r w:rsidR="00AD2A9E">
        <w:t xml:space="preserve">Module </w:t>
      </w:r>
      <w:r>
        <w:t xml:space="preserve">Sensor </w:t>
      </w:r>
      <w:r w:rsidRPr="00D26B9A">
        <w:t>Connector</w:t>
      </w:r>
      <w:bookmarkEnd w:id="1547"/>
    </w:p>
    <w:p w14:paraId="41E5EE04" w14:textId="48D93F71" w:rsidR="00747360" w:rsidRPr="009C1732" w:rsidRDefault="00747360" w:rsidP="00747360">
      <w:pPr>
        <w:keepNext/>
      </w:pPr>
      <w:r w:rsidRPr="009C1732">
        <w:t>The layout of the 4-gang RJ45 PCB connector is shown in the following diagram:</w:t>
      </w:r>
    </w:p>
    <w:p w14:paraId="2CE8DC08" w14:textId="2ABCE53C" w:rsidR="00747360" w:rsidRDefault="00747360" w:rsidP="00747360">
      <w:pPr>
        <w:keepNext/>
        <w:jc w:val="center"/>
      </w:pPr>
      <w:r>
        <w:rPr>
          <w:noProof/>
        </w:rPr>
        <w:drawing>
          <wp:inline distT="0" distB="0" distL="0" distR="0" wp14:anchorId="2BB2E62C" wp14:editId="1AD4F309">
            <wp:extent cx="4752000" cy="1584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 Sensor 4-port Diagram v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2000" cy="1584000"/>
                    </a:xfrm>
                    <a:prstGeom prst="rect">
                      <a:avLst/>
                    </a:prstGeom>
                  </pic:spPr>
                </pic:pic>
              </a:graphicData>
            </a:graphic>
          </wp:inline>
        </w:drawing>
      </w:r>
    </w:p>
    <w:p w14:paraId="7C4DEACE" w14:textId="08898C90" w:rsidR="00747360" w:rsidRDefault="00747360" w:rsidP="00747360">
      <w:pPr>
        <w:pStyle w:val="Caption"/>
        <w:jc w:val="center"/>
      </w:pPr>
      <w:bookmarkStart w:id="1548" w:name="_Toc202969328"/>
      <w:r>
        <w:t xml:space="preserve">Figure </w:t>
      </w:r>
      <w:r>
        <w:rPr>
          <w:noProof/>
        </w:rPr>
        <w:fldChar w:fldCharType="begin"/>
      </w:r>
      <w:r>
        <w:rPr>
          <w:noProof/>
        </w:rPr>
        <w:instrText xml:space="preserve"> SEQ Figure \* ARABIC </w:instrText>
      </w:r>
      <w:r>
        <w:rPr>
          <w:noProof/>
        </w:rPr>
        <w:fldChar w:fldCharType="separate"/>
      </w:r>
      <w:r w:rsidR="00044299">
        <w:rPr>
          <w:noProof/>
        </w:rPr>
        <w:t>24</w:t>
      </w:r>
      <w:r>
        <w:rPr>
          <w:noProof/>
        </w:rPr>
        <w:fldChar w:fldCharType="end"/>
      </w:r>
      <w:r>
        <w:t xml:space="preserve"> – Simulator Interface 4-Gang </w:t>
      </w:r>
      <w:r w:rsidRPr="00D26B9A">
        <w:t>Connector</w:t>
      </w:r>
      <w:bookmarkEnd w:id="1548"/>
    </w:p>
    <w:p w14:paraId="373114A9" w14:textId="2FD872F6" w:rsidR="00237EBF" w:rsidRDefault="00237EBF" w:rsidP="00A02960">
      <w:pPr>
        <w:pStyle w:val="Heading2"/>
      </w:pPr>
      <w:bookmarkStart w:id="1549" w:name="_Toc202969167"/>
      <w:r>
        <w:lastRenderedPageBreak/>
        <w:t>Simulator Interface Module Power/Data Connector</w:t>
      </w:r>
      <w:bookmarkEnd w:id="1549"/>
    </w:p>
    <w:p w14:paraId="70F26B03" w14:textId="22CD2E0E" w:rsidR="00237EBF" w:rsidRPr="009C1732" w:rsidRDefault="00237EBF" w:rsidP="00237EBF">
      <w:pPr>
        <w:keepNext/>
      </w:pPr>
      <w:r w:rsidRPr="009C1732">
        <w:t>The S</w:t>
      </w:r>
      <w:r w:rsidR="00747360" w:rsidRPr="009C1732">
        <w:t xml:space="preserve">imulator Interface </w:t>
      </w:r>
      <w:r w:rsidRPr="009C1732">
        <w:t xml:space="preserve">Module uses </w:t>
      </w:r>
      <w:r w:rsidR="00747360" w:rsidRPr="009C1732">
        <w:t xml:space="preserve">an </w:t>
      </w:r>
      <w:r w:rsidRPr="009C1732">
        <w:t>RJ45 connector for the</w:t>
      </w:r>
      <w:r w:rsidR="00747360" w:rsidRPr="009C1732">
        <w:t xml:space="preserve"> downstream</w:t>
      </w:r>
      <w:r w:rsidRPr="009C1732">
        <w:t xml:space="preserve"> cabling connection to the </w:t>
      </w:r>
      <w:r w:rsidR="00747360" w:rsidRPr="009C1732">
        <w:t>Power Module (or Multi-PC Modules, where these are used)</w:t>
      </w:r>
      <w:r w:rsidRPr="009C1732">
        <w:t xml:space="preserve">. </w:t>
      </w:r>
    </w:p>
    <w:p w14:paraId="346C9ED0" w14:textId="48D39498" w:rsidR="00AD2A9E" w:rsidRPr="009C1732" w:rsidRDefault="00AD2A9E" w:rsidP="00AC33AC">
      <w:pPr>
        <w:pStyle w:val="ListParagraph"/>
        <w:keepNext/>
        <w:numPr>
          <w:ilvl w:val="0"/>
          <w:numId w:val="35"/>
        </w:numPr>
      </w:pPr>
      <w:r w:rsidRPr="009C1732">
        <w:t xml:space="preserve">Data is transmitted downstream towards the Power Module on </w:t>
      </w:r>
      <w:r w:rsidR="005F1993" w:rsidRPr="009C1732">
        <w:t>pin 2 (and from board Rev D, also on pin 6, using the second RS-232 transmitter in the MAX233), and upstream configuration data is received from the Simulator PC on pin 4.</w:t>
      </w:r>
    </w:p>
    <w:p w14:paraId="5D106AF4" w14:textId="62657E42" w:rsidR="005F1993" w:rsidRDefault="005F1993" w:rsidP="00AC33AC">
      <w:pPr>
        <w:pStyle w:val="ListParagraph"/>
        <w:keepNext/>
        <w:numPr>
          <w:ilvl w:val="0"/>
          <w:numId w:val="35"/>
        </w:numPr>
      </w:pPr>
      <w:r w:rsidRPr="009C1732">
        <w:t xml:space="preserve">Power pins are doubled up to mitigate the effects of voltage drop in longer cable runs. Pins 5 and 7 are used for the nominal +9V supply to the interface, and pins 1 and 3 are 0V. </w:t>
      </w:r>
    </w:p>
    <w:p w14:paraId="1F004735" w14:textId="77777777" w:rsidR="00237EBF" w:rsidRPr="009C1732" w:rsidRDefault="00237EBF" w:rsidP="00237EBF">
      <w:pPr>
        <w:keepNext/>
      </w:pPr>
      <w:r w:rsidRPr="009C1732">
        <w:t>The wiring of the female PCB connector is shown in the following diagram:</w:t>
      </w:r>
    </w:p>
    <w:p w14:paraId="68B86C22" w14:textId="16CDA64C" w:rsidR="00237EBF" w:rsidRDefault="00AD2A9E" w:rsidP="00237EBF">
      <w:pPr>
        <w:keepNext/>
        <w:jc w:val="center"/>
      </w:pPr>
      <w:r>
        <w:rPr>
          <w:noProof/>
        </w:rPr>
        <w:drawing>
          <wp:inline distT="0" distB="0" distL="0" distR="0" wp14:anchorId="6A71829B" wp14:editId="17DF270C">
            <wp:extent cx="1944000" cy="2196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2 Power Data Connector Diagram v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061930D1" w14:textId="196172BB" w:rsidR="00237EBF" w:rsidRDefault="00237EBF" w:rsidP="00237EBF">
      <w:pPr>
        <w:pStyle w:val="Caption"/>
        <w:jc w:val="center"/>
      </w:pPr>
      <w:bookmarkStart w:id="1550" w:name="_Toc202969329"/>
      <w:r>
        <w:t xml:space="preserve">Figure </w:t>
      </w:r>
      <w:r>
        <w:rPr>
          <w:noProof/>
        </w:rPr>
        <w:fldChar w:fldCharType="begin"/>
      </w:r>
      <w:r>
        <w:rPr>
          <w:noProof/>
        </w:rPr>
        <w:instrText xml:space="preserve"> SEQ Figure \* ARABIC </w:instrText>
      </w:r>
      <w:r>
        <w:rPr>
          <w:noProof/>
        </w:rPr>
        <w:fldChar w:fldCharType="separate"/>
      </w:r>
      <w:r w:rsidR="00044299">
        <w:rPr>
          <w:noProof/>
        </w:rPr>
        <w:t>25</w:t>
      </w:r>
      <w:r>
        <w:rPr>
          <w:noProof/>
        </w:rPr>
        <w:fldChar w:fldCharType="end"/>
      </w:r>
      <w:r>
        <w:t xml:space="preserve"> – Simulator Interface </w:t>
      </w:r>
      <w:r w:rsidR="00AD2A9E">
        <w:t xml:space="preserve">Module </w:t>
      </w:r>
      <w:r>
        <w:t xml:space="preserve">Power/Data </w:t>
      </w:r>
      <w:r w:rsidRPr="00D26B9A">
        <w:t>Connector</w:t>
      </w:r>
      <w:bookmarkEnd w:id="1550"/>
    </w:p>
    <w:p w14:paraId="4995F00C" w14:textId="572B1E4E" w:rsidR="00747360" w:rsidRDefault="00747360" w:rsidP="00A02960">
      <w:pPr>
        <w:pStyle w:val="Heading2"/>
      </w:pPr>
      <w:bookmarkStart w:id="1551" w:name="_Toc202969168"/>
      <w:r>
        <w:lastRenderedPageBreak/>
        <w:t>Power Module Power/Data Connector</w:t>
      </w:r>
      <w:bookmarkEnd w:id="1551"/>
    </w:p>
    <w:p w14:paraId="1826C99D" w14:textId="5414671E" w:rsidR="00747360" w:rsidRPr="009C1732" w:rsidRDefault="00747360" w:rsidP="00747360">
      <w:pPr>
        <w:keepNext/>
      </w:pPr>
      <w:r w:rsidRPr="009C1732">
        <w:t xml:space="preserve">The Power Module uses an RJ45 connector for the upstream cabling connection to the Simulator Interface Module (or Multi-PC Modules, where these are used). </w:t>
      </w:r>
    </w:p>
    <w:p w14:paraId="38565EEC" w14:textId="7421E2BC" w:rsidR="005F1993" w:rsidRPr="009C1732" w:rsidRDefault="005F1993" w:rsidP="00AC33AC">
      <w:pPr>
        <w:pStyle w:val="ListParagraph"/>
        <w:keepNext/>
        <w:numPr>
          <w:ilvl w:val="0"/>
          <w:numId w:val="36"/>
        </w:numPr>
      </w:pPr>
      <w:r w:rsidRPr="009C1732">
        <w:t xml:space="preserve">Data is received from the upstream Simulator Interface Module on pin 2, and upstream configuration data is sent to the interface on pin 4. </w:t>
      </w:r>
    </w:p>
    <w:p w14:paraId="4DB97E52" w14:textId="2ED0D4C2" w:rsidR="005F1993" w:rsidRPr="009C1732" w:rsidRDefault="005F1993" w:rsidP="00AC33AC">
      <w:pPr>
        <w:pStyle w:val="ListParagraph"/>
        <w:keepNext/>
        <w:numPr>
          <w:ilvl w:val="0"/>
          <w:numId w:val="36"/>
        </w:numPr>
      </w:pPr>
      <w:r w:rsidRPr="009C1732">
        <w:t>In a basic single PC configuration, any data received on pin 6 is discarded. Pin 6 is connected only to a TVS surge protection diode.</w:t>
      </w:r>
    </w:p>
    <w:p w14:paraId="648448BE" w14:textId="4581D900" w:rsidR="005F1993" w:rsidRPr="009C1732" w:rsidRDefault="005F1993" w:rsidP="00AC33AC">
      <w:pPr>
        <w:pStyle w:val="ListParagraph"/>
        <w:keepNext/>
        <w:numPr>
          <w:ilvl w:val="0"/>
          <w:numId w:val="36"/>
        </w:numPr>
      </w:pPr>
      <w:r w:rsidRPr="009C1732">
        <w:t xml:space="preserve">Power pins are doubled up to mitigate the effects of voltage drop in longer cable runs. Pins 5 and 7 are used for the nominal +9V supply to the interface, and pins 1 and 3 are 0V. </w:t>
      </w:r>
    </w:p>
    <w:p w14:paraId="216E9D62" w14:textId="15CD632B" w:rsidR="00B53F5E" w:rsidRPr="009C1732" w:rsidRDefault="00B53F5E" w:rsidP="00AC33AC">
      <w:pPr>
        <w:pStyle w:val="ListParagraph"/>
        <w:keepNext/>
        <w:numPr>
          <w:ilvl w:val="0"/>
          <w:numId w:val="36"/>
        </w:numPr>
      </w:pPr>
      <w:r w:rsidRPr="009C1732">
        <w:t>Pin 8 is not connected. This is required for correct operation when the Basic Serial Splitter Module is used.</w:t>
      </w:r>
    </w:p>
    <w:p w14:paraId="231149EE" w14:textId="77777777" w:rsidR="00747360" w:rsidRPr="009C1732" w:rsidRDefault="00747360" w:rsidP="00747360">
      <w:pPr>
        <w:keepNext/>
      </w:pPr>
      <w:r w:rsidRPr="009C1732">
        <w:t>The wiring of the female PCB connector is shown in the following diagram:</w:t>
      </w:r>
    </w:p>
    <w:p w14:paraId="694DE448" w14:textId="18D5CFCE" w:rsidR="00747360" w:rsidRDefault="00AD2A9E" w:rsidP="00747360">
      <w:pPr>
        <w:keepNext/>
        <w:jc w:val="center"/>
      </w:pPr>
      <w:r>
        <w:rPr>
          <w:noProof/>
        </w:rPr>
        <w:drawing>
          <wp:inline distT="0" distB="0" distL="0" distR="0" wp14:anchorId="5D91E3CE" wp14:editId="066FFC32">
            <wp:extent cx="1944000" cy="219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2 Power Module Connector Diagram v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6C3BA087" w14:textId="0EADD57B" w:rsidR="00747360" w:rsidRDefault="00747360" w:rsidP="00747360">
      <w:pPr>
        <w:pStyle w:val="Caption"/>
        <w:jc w:val="center"/>
      </w:pPr>
      <w:bookmarkStart w:id="1552" w:name="_Toc202969330"/>
      <w:r>
        <w:t xml:space="preserve">Figure </w:t>
      </w:r>
      <w:r>
        <w:rPr>
          <w:noProof/>
        </w:rPr>
        <w:fldChar w:fldCharType="begin"/>
      </w:r>
      <w:r>
        <w:rPr>
          <w:noProof/>
        </w:rPr>
        <w:instrText xml:space="preserve"> SEQ Figure \* ARABIC </w:instrText>
      </w:r>
      <w:r>
        <w:rPr>
          <w:noProof/>
        </w:rPr>
        <w:fldChar w:fldCharType="separate"/>
      </w:r>
      <w:r w:rsidR="00044299">
        <w:rPr>
          <w:noProof/>
        </w:rPr>
        <w:t>26</w:t>
      </w:r>
      <w:r>
        <w:rPr>
          <w:noProof/>
        </w:rPr>
        <w:fldChar w:fldCharType="end"/>
      </w:r>
      <w:r>
        <w:t xml:space="preserve"> – Power Module Power/Data </w:t>
      </w:r>
      <w:r w:rsidRPr="00D26B9A">
        <w:t>Connector</w:t>
      </w:r>
      <w:bookmarkEnd w:id="1552"/>
    </w:p>
    <w:p w14:paraId="59182EC3" w14:textId="788F9F66" w:rsidR="00237EBF" w:rsidRDefault="00237EBF" w:rsidP="00A02960">
      <w:pPr>
        <w:pStyle w:val="Heading2"/>
      </w:pPr>
      <w:bookmarkStart w:id="1553" w:name="_Toc202969169"/>
      <w:r>
        <w:lastRenderedPageBreak/>
        <w:t>Second PC Module Connector</w:t>
      </w:r>
      <w:bookmarkEnd w:id="1553"/>
    </w:p>
    <w:p w14:paraId="0FC6D618" w14:textId="1E38154B" w:rsidR="00237EBF" w:rsidRPr="009C1732" w:rsidRDefault="00237EBF" w:rsidP="00237EBF">
      <w:pPr>
        <w:keepNext/>
      </w:pPr>
      <w:r w:rsidRPr="009C1732">
        <w:t>The Se</w:t>
      </w:r>
      <w:r w:rsidR="00747360" w:rsidRPr="009C1732">
        <w:t xml:space="preserve">cond PC </w:t>
      </w:r>
      <w:r w:rsidRPr="009C1732">
        <w:t xml:space="preserve">Module uses RJ45 connectors for the </w:t>
      </w:r>
      <w:r w:rsidR="00747360" w:rsidRPr="009C1732">
        <w:t xml:space="preserve">upstream </w:t>
      </w:r>
      <w:r w:rsidRPr="009C1732">
        <w:t>cabling connection to the Simulator Interface</w:t>
      </w:r>
      <w:r w:rsidR="00747360" w:rsidRPr="009C1732">
        <w:t>, and the downstream connection to the Power Module</w:t>
      </w:r>
      <w:r w:rsidRPr="009C1732">
        <w:t xml:space="preserve">. </w:t>
      </w:r>
    </w:p>
    <w:p w14:paraId="4A9EBDDF" w14:textId="77777777" w:rsidR="00AC33AC" w:rsidRPr="009C1732" w:rsidRDefault="00AC33AC" w:rsidP="00AC33AC">
      <w:pPr>
        <w:pStyle w:val="ListParagraph"/>
        <w:keepNext/>
        <w:numPr>
          <w:ilvl w:val="0"/>
          <w:numId w:val="37"/>
        </w:numPr>
      </w:pPr>
      <w:r w:rsidRPr="009C1732">
        <w:t xml:space="preserve">Power pins 1, 3, 5 and 7, and the spare pin 8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68959DA2" w14:textId="38D976E1" w:rsidR="00AC33AC" w:rsidRPr="009C1732" w:rsidRDefault="00AC33AC" w:rsidP="00AC33AC">
      <w:pPr>
        <w:pStyle w:val="ListParagraph"/>
        <w:keepNext/>
        <w:numPr>
          <w:ilvl w:val="0"/>
          <w:numId w:val="37"/>
        </w:numPr>
      </w:pPr>
      <w:r w:rsidRPr="009C1732">
        <w:t>Pin 4 is used to send data (marked RX – configuration data received from the point of view of the upstream interface module) and is also looped through; this pin is not connected to the 9-pin serial connector on the Second PC Module.</w:t>
      </w:r>
    </w:p>
    <w:p w14:paraId="09B27653" w14:textId="252F4DE1"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9-pin serial connector on the Second PC Module.</w:t>
      </w:r>
    </w:p>
    <w:p w14:paraId="0C17D042" w14:textId="5288F95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p>
    <w:p w14:paraId="6BD2791C" w14:textId="6B9663E3" w:rsidR="00AC33AC" w:rsidRPr="009C1732" w:rsidRDefault="00AC33AC" w:rsidP="00EE370F">
      <w:pPr>
        <w:pStyle w:val="ListParagraph"/>
        <w:keepNext/>
        <w:numPr>
          <w:ilvl w:val="0"/>
          <w:numId w:val="37"/>
        </w:numPr>
      </w:pPr>
      <w:r w:rsidRPr="009C1732">
        <w:t>Connecting more than two Second PC modules is therefore not possible; only the two most upstream modules will receive data from the Simulator Interface Module.</w:t>
      </w:r>
    </w:p>
    <w:p w14:paraId="5A1015BB" w14:textId="77777777" w:rsidR="00237EBF" w:rsidRPr="009C1732" w:rsidRDefault="00237EBF" w:rsidP="00237EBF">
      <w:pPr>
        <w:keepNext/>
      </w:pPr>
      <w:r w:rsidRPr="009C1732">
        <w:t>The wiring of the female PCB connector is shown in the following diagram:</w:t>
      </w:r>
    </w:p>
    <w:p w14:paraId="361E9DEC" w14:textId="7287E454" w:rsidR="00237EBF" w:rsidRDefault="005F1993" w:rsidP="00237EBF">
      <w:pPr>
        <w:keepNext/>
        <w:jc w:val="center"/>
      </w:pPr>
      <w:r>
        <w:rPr>
          <w:noProof/>
        </w:rPr>
        <w:drawing>
          <wp:inline distT="0" distB="0" distL="0" distR="0" wp14:anchorId="624F65B2" wp14:editId="05C9139D">
            <wp:extent cx="3027600" cy="2271600"/>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 2PC RJ45 Connector v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4F9D2B4B" w14:textId="287616B4" w:rsidR="00237EBF" w:rsidRDefault="00237EBF" w:rsidP="00237EBF">
      <w:pPr>
        <w:pStyle w:val="Caption"/>
        <w:jc w:val="center"/>
      </w:pPr>
      <w:bookmarkStart w:id="1554" w:name="_Toc202969331"/>
      <w:r>
        <w:t xml:space="preserve">Figure </w:t>
      </w:r>
      <w:r>
        <w:rPr>
          <w:noProof/>
        </w:rPr>
        <w:fldChar w:fldCharType="begin"/>
      </w:r>
      <w:r>
        <w:rPr>
          <w:noProof/>
        </w:rPr>
        <w:instrText xml:space="preserve"> SEQ Figure \* ARABIC </w:instrText>
      </w:r>
      <w:r>
        <w:rPr>
          <w:noProof/>
        </w:rPr>
        <w:fldChar w:fldCharType="separate"/>
      </w:r>
      <w:r w:rsidR="00044299">
        <w:rPr>
          <w:noProof/>
        </w:rPr>
        <w:t>27</w:t>
      </w:r>
      <w:r>
        <w:rPr>
          <w:noProof/>
        </w:rPr>
        <w:fldChar w:fldCharType="end"/>
      </w:r>
      <w:r>
        <w:t xml:space="preserve"> – </w:t>
      </w:r>
      <w:r w:rsidR="00747360">
        <w:t xml:space="preserve">Second PC Module </w:t>
      </w:r>
      <w:r w:rsidRPr="00D26B9A">
        <w:t>Connector</w:t>
      </w:r>
      <w:bookmarkEnd w:id="1554"/>
    </w:p>
    <w:p w14:paraId="4A6AB56A" w14:textId="77777777" w:rsidR="00AC33AC" w:rsidRDefault="00AC33AC" w:rsidP="00237EBF">
      <w:pPr>
        <w:pStyle w:val="Heading2"/>
      </w:pPr>
      <w:r>
        <w:br w:type="page"/>
      </w:r>
    </w:p>
    <w:p w14:paraId="21468225" w14:textId="375B7380" w:rsidR="00237EBF" w:rsidRDefault="00237EBF" w:rsidP="00A02960">
      <w:pPr>
        <w:pStyle w:val="Heading2"/>
      </w:pPr>
      <w:bookmarkStart w:id="1555" w:name="_Toc202969170"/>
      <w:r>
        <w:lastRenderedPageBreak/>
        <w:t>Basic Serial Splitter Module Connector</w:t>
      </w:r>
      <w:bookmarkEnd w:id="1555"/>
    </w:p>
    <w:p w14:paraId="28FB92B2" w14:textId="1F061E62" w:rsidR="00237EBF" w:rsidRPr="009C1732" w:rsidRDefault="00237EBF" w:rsidP="00237EBF">
      <w:pPr>
        <w:keepNext/>
      </w:pPr>
      <w:r w:rsidRPr="009C1732">
        <w:t xml:space="preserve">The </w:t>
      </w:r>
      <w:r w:rsidR="00747360" w:rsidRPr="009C1732">
        <w:t xml:space="preserve">Basic Serial Splitter </w:t>
      </w:r>
      <w:r w:rsidRPr="009C1732">
        <w:t xml:space="preserve">Module uses RJ45 connectors for the </w:t>
      </w:r>
      <w:r w:rsidR="00747360" w:rsidRPr="009C1732">
        <w:t>upstream cabling connection to the Simulator Interface Module, and the downstream connection to the Power Module.</w:t>
      </w:r>
    </w:p>
    <w:p w14:paraId="7BD11EEC" w14:textId="53827185" w:rsidR="00AC33AC" w:rsidRPr="009C1732" w:rsidRDefault="00AC33AC" w:rsidP="00AC33AC">
      <w:pPr>
        <w:pStyle w:val="ListParagraph"/>
        <w:keepNext/>
        <w:numPr>
          <w:ilvl w:val="0"/>
          <w:numId w:val="37"/>
        </w:numPr>
      </w:pPr>
      <w:r w:rsidRPr="009C1732">
        <w:t xml:space="preserve">Power pins 1, 3, 5 and 7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209C442A" w14:textId="15CEA99A" w:rsidR="00AC33AC" w:rsidRPr="009C1732" w:rsidRDefault="00AC33AC" w:rsidP="00AC33AC">
      <w:pPr>
        <w:pStyle w:val="ListParagraph"/>
        <w:keepNext/>
        <w:numPr>
          <w:ilvl w:val="0"/>
          <w:numId w:val="37"/>
        </w:numPr>
      </w:pPr>
      <w:r w:rsidRPr="009C1732">
        <w:t xml:space="preserve">Pin 4 is used to send data (marked RX – configuration data received from the point of view of the upstream interface module) and is also looped through; where two Basic Serial Splitter Modules are daisy-chained, the RS-232 transmitter of the upstream splitter module is disabled. This mechanism is discussed </w:t>
      </w:r>
      <w:r w:rsidR="00EA5BB7">
        <w:t>in detail in a previous section</w:t>
      </w:r>
      <w:r w:rsidRPr="009C1732">
        <w:t>.</w:t>
      </w:r>
    </w:p>
    <w:p w14:paraId="25EFBFA0" w14:textId="7BBEF3A4"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w:t>
      </w:r>
      <w:r w:rsidR="00B53F5E" w:rsidRPr="009C1732">
        <w:t xml:space="preserve">PCs connected to the Basic Serial Splitter </w:t>
      </w:r>
      <w:r w:rsidRPr="009C1732">
        <w:t>Module.</w:t>
      </w:r>
    </w:p>
    <w:p w14:paraId="799711B9" w14:textId="42E102E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r w:rsidR="00B53F5E" w:rsidRPr="009C1732">
        <w:t xml:space="preserve"> This data may be used a second, downstream Basic Serial Splitter Module.</w:t>
      </w:r>
    </w:p>
    <w:p w14:paraId="4D394A2F" w14:textId="3C5CC229" w:rsidR="00B53F5E" w:rsidRPr="009C1732" w:rsidRDefault="00B53F5E" w:rsidP="00AC33AC">
      <w:pPr>
        <w:pStyle w:val="ListParagraph"/>
        <w:keepNext/>
        <w:numPr>
          <w:ilvl w:val="0"/>
          <w:numId w:val="37"/>
        </w:numPr>
      </w:pPr>
      <w:r w:rsidRPr="009C1732">
        <w:t>Pin 8 on each connector is used to enable or disable the RS-232 transmitter of the upstream splitter module where more than one Basic Serial Splitter Module is used.</w:t>
      </w:r>
    </w:p>
    <w:p w14:paraId="48C8531E" w14:textId="27F6E37C" w:rsidR="00AC33AC" w:rsidRPr="009C1732" w:rsidRDefault="00AC33AC" w:rsidP="00EE370F">
      <w:pPr>
        <w:pStyle w:val="ListParagraph"/>
        <w:keepNext/>
        <w:numPr>
          <w:ilvl w:val="0"/>
          <w:numId w:val="37"/>
        </w:numPr>
      </w:pPr>
      <w:r w:rsidRPr="009C1732">
        <w:t xml:space="preserve">Connecting more than two </w:t>
      </w:r>
      <w:r w:rsidR="00B53F5E" w:rsidRPr="009C1732">
        <w:t>Basic Serial Splitter M</w:t>
      </w:r>
      <w:r w:rsidRPr="009C1732">
        <w:t>odules is therefore not possible; only the two most upstream modules will receive data from the Simulator Interface Module</w:t>
      </w:r>
      <w:r w:rsidR="00B53F5E" w:rsidRPr="009C1732">
        <w:t>, and the transmitters of all but the most downstream module will be disabled.</w:t>
      </w:r>
    </w:p>
    <w:p w14:paraId="5637748E" w14:textId="77777777" w:rsidR="00237EBF" w:rsidRPr="009C1732" w:rsidRDefault="00237EBF" w:rsidP="00237EBF">
      <w:pPr>
        <w:keepNext/>
      </w:pPr>
      <w:r w:rsidRPr="009C1732">
        <w:t>The wiring of the female PCB connector is shown in the following diagram:</w:t>
      </w:r>
    </w:p>
    <w:p w14:paraId="287F46C7" w14:textId="77937AA6" w:rsidR="00237EBF" w:rsidRDefault="005F1993" w:rsidP="00237EBF">
      <w:pPr>
        <w:keepNext/>
        <w:jc w:val="center"/>
      </w:pPr>
      <w:r>
        <w:rPr>
          <w:noProof/>
        </w:rPr>
        <w:drawing>
          <wp:inline distT="0" distB="0" distL="0" distR="0" wp14:anchorId="6FD51E33" wp14:editId="2C3AABEA">
            <wp:extent cx="3027600" cy="2271600"/>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2 Basic Splitter RJ45 Connector v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5CAF5F1" w14:textId="50C21023" w:rsidR="00237EBF" w:rsidRDefault="00237EBF" w:rsidP="00237EBF">
      <w:pPr>
        <w:pStyle w:val="Caption"/>
        <w:jc w:val="center"/>
      </w:pPr>
      <w:bookmarkStart w:id="1556" w:name="_Toc202969332"/>
      <w:r>
        <w:t xml:space="preserve">Figure </w:t>
      </w:r>
      <w:r>
        <w:rPr>
          <w:noProof/>
        </w:rPr>
        <w:fldChar w:fldCharType="begin"/>
      </w:r>
      <w:r>
        <w:rPr>
          <w:noProof/>
        </w:rPr>
        <w:instrText xml:space="preserve"> SEQ Figure \* ARABIC </w:instrText>
      </w:r>
      <w:r>
        <w:rPr>
          <w:noProof/>
        </w:rPr>
        <w:fldChar w:fldCharType="separate"/>
      </w:r>
      <w:r w:rsidR="00044299">
        <w:rPr>
          <w:noProof/>
        </w:rPr>
        <w:t>28</w:t>
      </w:r>
      <w:r>
        <w:rPr>
          <w:noProof/>
        </w:rPr>
        <w:fldChar w:fldCharType="end"/>
      </w:r>
      <w:r>
        <w:t xml:space="preserve"> – </w:t>
      </w:r>
      <w:r w:rsidR="00747360">
        <w:t xml:space="preserve">Basic Serial Splitter </w:t>
      </w:r>
      <w:r w:rsidRPr="00D26B9A">
        <w:t>Connector</w:t>
      </w:r>
      <w:bookmarkEnd w:id="1556"/>
    </w:p>
    <w:p w14:paraId="1CDA6A05" w14:textId="5DDEF07C" w:rsidR="009216D4" w:rsidRDefault="009216D4" w:rsidP="00EE121F">
      <w:pPr>
        <w:pStyle w:val="Heading2"/>
        <w:pageBreakBefore/>
      </w:pPr>
      <w:bookmarkStart w:id="1557" w:name="_Toc202969171"/>
      <w:r>
        <w:lastRenderedPageBreak/>
        <w:t>DB9 Serial Connectors</w:t>
      </w:r>
      <w:bookmarkEnd w:id="1557"/>
    </w:p>
    <w:p w14:paraId="4CBCA747" w14:textId="16CC8F00" w:rsidR="009216D4" w:rsidRDefault="009216D4" w:rsidP="009216D4">
      <w:r>
        <w:t xml:space="preserve">The Power Module, Second PC Module and Basic Serial Splitter Module all use standard 9-pin female </w:t>
      </w:r>
      <w:r w:rsidR="00582A74">
        <w:t>sub</w:t>
      </w:r>
      <w:r w:rsidR="00237709">
        <w:t>-</w:t>
      </w:r>
      <w:r w:rsidR="00582A74">
        <w:t xml:space="preserve">miniature </w:t>
      </w:r>
      <w:r>
        <w:t>D connectors (“DB9”) for serial data connections to attached Simulator PCs. The pin-outs of these connectors are illustrated below.</w:t>
      </w:r>
    </w:p>
    <w:p w14:paraId="7E0C0397" w14:textId="6FBB1628" w:rsidR="004F221F" w:rsidRDefault="004F221F" w:rsidP="00EE121F">
      <w:pPr>
        <w:pStyle w:val="Heading3"/>
      </w:pPr>
      <w:bookmarkStart w:id="1558" w:name="_Toc202969172"/>
      <w:r>
        <w:t>DTEs &amp; DCEs</w:t>
      </w:r>
      <w:bookmarkEnd w:id="1558"/>
    </w:p>
    <w:p w14:paraId="3A0542FF" w14:textId="5280CBD3" w:rsidR="00624131" w:rsidRDefault="00624131" w:rsidP="009216D4">
      <w:r>
        <w:t xml:space="preserve">In RS-232 </w:t>
      </w:r>
      <w:r w:rsidR="002E2C16">
        <w:t>communications</w:t>
      </w:r>
      <w:r>
        <w:t xml:space="preserve">, the description of </w:t>
      </w:r>
      <w:r w:rsidR="00582A74">
        <w:t xml:space="preserve">connector </w:t>
      </w:r>
      <w:r>
        <w:t xml:space="preserve">pins as </w:t>
      </w:r>
      <w:r w:rsidRPr="00EE121F">
        <w:rPr>
          <w:i/>
          <w:iCs/>
        </w:rPr>
        <w:t>Transmit</w:t>
      </w:r>
      <w:r>
        <w:t xml:space="preserve"> or </w:t>
      </w:r>
      <w:r w:rsidRPr="00EE121F">
        <w:rPr>
          <w:i/>
          <w:iCs/>
        </w:rPr>
        <w:t>Receive</w:t>
      </w:r>
      <w:r>
        <w:t xml:space="preserve"> can be confusing</w:t>
      </w:r>
      <w:r w:rsidR="00582A74">
        <w:t>. D</w:t>
      </w:r>
      <w:r>
        <w:t>evice</w:t>
      </w:r>
      <w:r w:rsidR="00582A74">
        <w:t xml:space="preserve">s can be </w:t>
      </w:r>
      <w:r>
        <w:t xml:space="preserve">configured as </w:t>
      </w:r>
      <w:r w:rsidRPr="00EE121F">
        <w:rPr>
          <w:i/>
          <w:iCs/>
        </w:rPr>
        <w:t>Data Terminal Equipment</w:t>
      </w:r>
      <w:r>
        <w:t xml:space="preserve"> (DTE) or </w:t>
      </w:r>
      <w:r w:rsidRPr="00EE121F">
        <w:rPr>
          <w:i/>
          <w:iCs/>
        </w:rPr>
        <w:t>Data Communication Equipment</w:t>
      </w:r>
      <w:r>
        <w:t xml:space="preserve"> (DCE).</w:t>
      </w:r>
      <w:r w:rsidR="00ED196D">
        <w:t xml:space="preserve"> Traditionally, </w:t>
      </w:r>
      <w:r w:rsidR="00582A74">
        <w:t xml:space="preserve">for example, </w:t>
      </w:r>
      <w:r w:rsidR="00ED196D">
        <w:t xml:space="preserve">a PC would be </w:t>
      </w:r>
      <w:r w:rsidR="00582A74">
        <w:t xml:space="preserve">configured as </w:t>
      </w:r>
      <w:r w:rsidR="00ED196D">
        <w:t xml:space="preserve">a DTE, connected to a modem </w:t>
      </w:r>
      <w:r w:rsidR="00582A74">
        <w:t xml:space="preserve">configured </w:t>
      </w:r>
      <w:r w:rsidR="00ED196D">
        <w:t>as a DCE.</w:t>
      </w:r>
    </w:p>
    <w:p w14:paraId="4B79AB53" w14:textId="44618933" w:rsidR="002E2C16" w:rsidRDefault="002E2C16" w:rsidP="009216D4">
      <w:r>
        <w:t xml:space="preserve">By convention, a DTE </w:t>
      </w:r>
      <w:r w:rsidR="00582A74">
        <w:t xml:space="preserve">has a male connector, a </w:t>
      </w:r>
      <w:r>
        <w:t xml:space="preserve">DCE </w:t>
      </w:r>
      <w:r w:rsidR="00582A74">
        <w:t>has a female connector, and the DTE</w:t>
      </w:r>
      <w:r w:rsidR="00237709">
        <w:t>-</w:t>
      </w:r>
      <w:r w:rsidR="00582A74">
        <w:t>to</w:t>
      </w:r>
      <w:r w:rsidR="00237709">
        <w:t>-</w:t>
      </w:r>
      <w:r w:rsidR="00582A74">
        <w:t xml:space="preserve">DCE </w:t>
      </w:r>
      <w:r>
        <w:t xml:space="preserve">connection uses a </w:t>
      </w:r>
      <w:r w:rsidR="00582A74">
        <w:t xml:space="preserve">female-to-male </w:t>
      </w:r>
      <w:r w:rsidRPr="00EE121F">
        <w:rPr>
          <w:i/>
          <w:iCs/>
        </w:rPr>
        <w:t>straight cable</w:t>
      </w:r>
      <w:r>
        <w:rPr>
          <w:rStyle w:val="FootnoteReference"/>
        </w:rPr>
        <w:footnoteReference w:id="34"/>
      </w:r>
      <w:r>
        <w:t>. A PC acting as DTE transmits data to the DCE from Pin 3 of the PC’s DB9 connector, which would be designated TD or TX; and receives data from the DCE on Pin 2, designated RD or RX</w:t>
      </w:r>
      <w:r w:rsidR="00237709">
        <w:rPr>
          <w:rStyle w:val="FootnoteReference"/>
        </w:rPr>
        <w:footnoteReference w:id="35"/>
      </w:r>
      <w:r>
        <w:t xml:space="preserve">. The DCE </w:t>
      </w:r>
      <w:r w:rsidR="00F03FD0">
        <w:t xml:space="preserve">uses a female connector, </w:t>
      </w:r>
      <w:r>
        <w:t xml:space="preserve">receives data from the DTE on Pin 3, </w:t>
      </w:r>
      <w:r w:rsidRPr="00EE121F">
        <w:rPr>
          <w:u w:val="single"/>
        </w:rPr>
        <w:t>still designated as the “transmit” pin on the DCE</w:t>
      </w:r>
      <w:r>
        <w:t xml:space="preserve">, and sends data to the DTE on Pin 2, </w:t>
      </w:r>
      <w:r w:rsidRPr="00EE121F">
        <w:rPr>
          <w:u w:val="single"/>
        </w:rPr>
        <w:t>still designated as the “receive” pin on the DCE</w:t>
      </w:r>
      <w:r w:rsidR="00F03FD0">
        <w:rPr>
          <w:rStyle w:val="FootnoteReference"/>
        </w:rPr>
        <w:footnoteReference w:id="36"/>
      </w:r>
      <w:r>
        <w:t>.</w:t>
      </w:r>
    </w:p>
    <w:p w14:paraId="5DD60A4D" w14:textId="6EC8AAE4" w:rsidR="002E2C16" w:rsidRDefault="002E2C16" w:rsidP="009216D4">
      <w:r>
        <w:t>The Simulator PC is a DTE</w:t>
      </w:r>
      <w:r w:rsidR="00F03FD0">
        <w:t xml:space="preserve">. The Simulator Modules are fitted with female DB9 connectors and </w:t>
      </w:r>
      <w:r w:rsidR="00ED196D">
        <w:t xml:space="preserve">for simplicity are all </w:t>
      </w:r>
      <w:r w:rsidR="00F03FD0">
        <w:t xml:space="preserve">wired for use with straight cables, so </w:t>
      </w:r>
      <w:r w:rsidR="00237709">
        <w:t xml:space="preserve">are </w:t>
      </w:r>
      <w:r w:rsidR="00C607F9">
        <w:t>technically DCE</w:t>
      </w:r>
      <w:r w:rsidR="00237709">
        <w:t>s</w:t>
      </w:r>
      <w:r w:rsidR="00C607F9">
        <w:t xml:space="preserve"> and </w:t>
      </w:r>
      <w:r w:rsidR="00F03FD0">
        <w:t xml:space="preserve">should </w:t>
      </w:r>
      <w:r w:rsidR="00EE5AA6">
        <w:t xml:space="preserve">by convention </w:t>
      </w:r>
      <w:r w:rsidR="00ED196D">
        <w:t>use DCE</w:t>
      </w:r>
      <w:r w:rsidR="00F03FD0">
        <w:t xml:space="preserve"> pin naming conventions.</w:t>
      </w:r>
    </w:p>
    <w:p w14:paraId="24A0A3FE" w14:textId="05E435D4" w:rsidR="009216D4" w:rsidRPr="009216D4" w:rsidRDefault="00F03FD0">
      <w:r>
        <w:t xml:space="preserve">However, to </w:t>
      </w:r>
      <w:r w:rsidR="00EE5AA6">
        <w:t xml:space="preserve">make the </w:t>
      </w:r>
      <w:r w:rsidR="00ED196D">
        <w:t xml:space="preserve">simulator module designs </w:t>
      </w:r>
      <w:r w:rsidR="00237709">
        <w:t>easier to follow</w:t>
      </w:r>
      <w:r w:rsidR="00ED196D">
        <w:t xml:space="preserve">, the schematics follow the transmit and receive </w:t>
      </w:r>
      <w:r w:rsidR="00237709">
        <w:t xml:space="preserve">pin </w:t>
      </w:r>
      <w:r w:rsidR="00ED196D">
        <w:t xml:space="preserve">designations used by the </w:t>
      </w:r>
      <w:r w:rsidR="00237709">
        <w:t xml:space="preserve">ATmega328P microcontroller UART, and the RS-232 sides of the </w:t>
      </w:r>
      <w:r w:rsidR="0033286D">
        <w:t xml:space="preserve">Analog Devices (formerly </w:t>
      </w:r>
      <w:r w:rsidR="00ED196D">
        <w:t>Maxim</w:t>
      </w:r>
      <w:r w:rsidR="0033286D">
        <w:t>)</w:t>
      </w:r>
      <w:r w:rsidR="00ED196D">
        <w:t xml:space="preserve"> MAX233, MAX208 and MAX3323 line drivers. Following these conventions, the module </w:t>
      </w:r>
      <w:r w:rsidR="009216D4">
        <w:t>pin</w:t>
      </w:r>
      <w:r w:rsidR="00ED196D">
        <w:t>s</w:t>
      </w:r>
      <w:r w:rsidR="009216D4">
        <w:t xml:space="preserve"> </w:t>
      </w:r>
      <w:r w:rsidR="0035239E">
        <w:t xml:space="preserve">used for transmitting sensor data </w:t>
      </w:r>
      <w:r w:rsidR="00624131">
        <w:t xml:space="preserve">from the Simulator Interface </w:t>
      </w:r>
      <w:r w:rsidR="0035239E">
        <w:t xml:space="preserve">to the attached PC </w:t>
      </w:r>
      <w:r w:rsidR="00ED196D">
        <w:t>are</w:t>
      </w:r>
      <w:r w:rsidR="0035239E">
        <w:t xml:space="preserve"> marked </w:t>
      </w:r>
      <w:r w:rsidR="0035239E" w:rsidRPr="00EE121F">
        <w:rPr>
          <w:i/>
          <w:iCs/>
        </w:rPr>
        <w:t>TX</w:t>
      </w:r>
      <w:r w:rsidR="00ED196D">
        <w:t>, and t</w:t>
      </w:r>
      <w:r w:rsidR="0035239E">
        <w:t xml:space="preserve">he </w:t>
      </w:r>
      <w:r w:rsidR="00ED196D">
        <w:t xml:space="preserve">module </w:t>
      </w:r>
      <w:r w:rsidR="0035239E">
        <w:t>pin</w:t>
      </w:r>
      <w:r w:rsidR="00ED196D">
        <w:t>s</w:t>
      </w:r>
      <w:r w:rsidR="0035239E">
        <w:t xml:space="preserve"> used for rece</w:t>
      </w:r>
      <w:r w:rsidR="00624131">
        <w:t xml:space="preserve">iving CLI data from the attached PC to the Simulator Interface </w:t>
      </w:r>
      <w:r w:rsidR="00ED196D">
        <w:t>are</w:t>
      </w:r>
      <w:r w:rsidR="00624131">
        <w:t xml:space="preserve"> marked </w:t>
      </w:r>
      <w:r w:rsidR="00624131" w:rsidRPr="00EE121F">
        <w:rPr>
          <w:i/>
          <w:iCs/>
        </w:rPr>
        <w:t>RX</w:t>
      </w:r>
      <w:r w:rsidR="00624131">
        <w:t>.</w:t>
      </w:r>
      <w:r w:rsidR="0035239E">
        <w:t xml:space="preserve"> </w:t>
      </w:r>
      <w:r w:rsidR="00237709">
        <w:t>This is the opposite of the usual convention for a DCE</w:t>
      </w:r>
      <w:r w:rsidR="0037598F">
        <w:t>.</w:t>
      </w:r>
    </w:p>
    <w:p w14:paraId="1A2D12DC" w14:textId="28029E5E" w:rsidR="009216D4" w:rsidRDefault="009216D4" w:rsidP="009216D4">
      <w:pPr>
        <w:pStyle w:val="Heading3"/>
      </w:pPr>
      <w:bookmarkStart w:id="1559" w:name="_Toc202969173"/>
      <w:r>
        <w:lastRenderedPageBreak/>
        <w:t>Power Module</w:t>
      </w:r>
      <w:bookmarkEnd w:id="1559"/>
    </w:p>
    <w:p w14:paraId="2B5DDCC9" w14:textId="35BC13EF" w:rsidR="0037598F" w:rsidRDefault="0037598F">
      <w:pPr>
        <w:keepNext/>
      </w:pPr>
      <w:r w:rsidRPr="009C1732">
        <w:t xml:space="preserve">The </w:t>
      </w:r>
      <w:r>
        <w:t xml:space="preserve">Power </w:t>
      </w:r>
      <w:r w:rsidRPr="009C1732">
        <w:t xml:space="preserve">Module uses </w:t>
      </w:r>
      <w:r>
        <w:t xml:space="preserve">a female DB9 </w:t>
      </w:r>
      <w:r w:rsidRPr="009C1732">
        <w:t xml:space="preserve">connector for the </w:t>
      </w:r>
      <w:r>
        <w:t>down</w:t>
      </w:r>
      <w:r w:rsidRPr="009C1732">
        <w:t xml:space="preserve">stream cabling connection to the Simulator </w:t>
      </w:r>
      <w:r>
        <w:t>PC.</w:t>
      </w:r>
    </w:p>
    <w:p w14:paraId="1FBA6043" w14:textId="5C1DBA29" w:rsidR="0037598F" w:rsidRDefault="0037598F" w:rsidP="00EE121F">
      <w:pPr>
        <w:pStyle w:val="ListParagraph"/>
        <w:keepNext/>
        <w:numPr>
          <w:ilvl w:val="0"/>
          <w:numId w:val="55"/>
        </w:numPr>
      </w:pPr>
      <w:r>
        <w:t>Pin 2 is used for simulator sensor data transmitted to the attached PC.</w:t>
      </w:r>
    </w:p>
    <w:p w14:paraId="7B7BA676" w14:textId="193898A7" w:rsidR="0037598F" w:rsidRDefault="0037598F" w:rsidP="00EE121F">
      <w:pPr>
        <w:pStyle w:val="ListParagraph"/>
        <w:keepNext/>
        <w:numPr>
          <w:ilvl w:val="0"/>
          <w:numId w:val="55"/>
        </w:numPr>
      </w:pPr>
      <w:r>
        <w:t>Pin 3 is used for CLI data transmitted to the Simulator Interface from the attached PC.</w:t>
      </w:r>
    </w:p>
    <w:p w14:paraId="3EC16AFD" w14:textId="2AE47CDB" w:rsidR="0037598F" w:rsidRPr="009C1732" w:rsidRDefault="0037598F">
      <w:pPr>
        <w:keepNext/>
      </w:pPr>
      <w:r>
        <w:t>The wiring of this connector is shown in the following diagram:</w:t>
      </w:r>
    </w:p>
    <w:p w14:paraId="1AEB9B98" w14:textId="5CE3A712" w:rsidR="009216D4" w:rsidRDefault="00BF59FA" w:rsidP="00EE121F">
      <w:pPr>
        <w:keepNext/>
        <w:jc w:val="center"/>
      </w:pPr>
      <w:r>
        <w:rPr>
          <w:noProof/>
        </w:rPr>
        <w:drawing>
          <wp:inline distT="0" distB="0" distL="0" distR="0" wp14:anchorId="590D17B2" wp14:editId="3B1983D7">
            <wp:extent cx="1944000" cy="21960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2 DB9 Power Module v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7387A83" w14:textId="2362B214" w:rsidR="009216D4" w:rsidRPr="00374AC1" w:rsidRDefault="009216D4" w:rsidP="00EE121F">
      <w:pPr>
        <w:pStyle w:val="Caption"/>
        <w:jc w:val="center"/>
      </w:pPr>
      <w:bookmarkStart w:id="1560" w:name="_Toc202969333"/>
      <w:r>
        <w:t xml:space="preserve">Figure </w:t>
      </w:r>
      <w:fldSimple w:instr=" SEQ Figure \* ARABIC ">
        <w:r w:rsidR="00044299">
          <w:rPr>
            <w:noProof/>
          </w:rPr>
          <w:t>29</w:t>
        </w:r>
      </w:fldSimple>
      <w:r>
        <w:t xml:space="preserve"> – Power Module DB9 Serial Connector</w:t>
      </w:r>
      <w:bookmarkEnd w:id="1560"/>
    </w:p>
    <w:p w14:paraId="7F875817" w14:textId="7175F552" w:rsidR="009216D4" w:rsidRDefault="009216D4" w:rsidP="009216D4">
      <w:pPr>
        <w:pStyle w:val="Heading3"/>
      </w:pPr>
      <w:bookmarkStart w:id="1561" w:name="_Toc202969174"/>
      <w:r>
        <w:t>Second PC Module</w:t>
      </w:r>
      <w:bookmarkEnd w:id="1561"/>
    </w:p>
    <w:p w14:paraId="29CDEE92" w14:textId="0A75A103" w:rsidR="0037598F" w:rsidRDefault="0037598F">
      <w:pPr>
        <w:keepNext/>
      </w:pPr>
      <w:r w:rsidRPr="009C1732">
        <w:t>The</w:t>
      </w:r>
      <w:r>
        <w:t xml:space="preserve"> Second PC</w:t>
      </w:r>
      <w:r w:rsidRPr="009C1732">
        <w:t xml:space="preserve"> Module uses </w:t>
      </w:r>
      <w:r>
        <w:t xml:space="preserve">a female DB9 </w:t>
      </w:r>
      <w:r w:rsidRPr="009C1732">
        <w:t xml:space="preserve">connector for the </w:t>
      </w:r>
      <w:r>
        <w:t>down</w:t>
      </w:r>
      <w:r w:rsidRPr="009C1732">
        <w:t xml:space="preserve">stream cabling connection to the Simulator </w:t>
      </w:r>
      <w:r>
        <w:t>PC.</w:t>
      </w:r>
    </w:p>
    <w:p w14:paraId="5C4632E6" w14:textId="77777777" w:rsidR="0037598F" w:rsidRDefault="0037598F" w:rsidP="00EE121F">
      <w:pPr>
        <w:pStyle w:val="ListParagraph"/>
        <w:keepNext/>
        <w:numPr>
          <w:ilvl w:val="0"/>
          <w:numId w:val="56"/>
        </w:numPr>
      </w:pPr>
      <w:r>
        <w:t>Pin 2 is used for simulator sensor data transmitted to the attached PC.</w:t>
      </w:r>
    </w:p>
    <w:p w14:paraId="0C1B95EC" w14:textId="226CB20F" w:rsidR="0037598F" w:rsidRDefault="0037598F" w:rsidP="00EE121F">
      <w:pPr>
        <w:pStyle w:val="ListParagraph"/>
        <w:keepNext/>
        <w:numPr>
          <w:ilvl w:val="0"/>
          <w:numId w:val="56"/>
        </w:numPr>
      </w:pPr>
      <w:r>
        <w:t>Pin 3 is not connected. It is not possible to use the CLI from the PC attached to the Second PC Module.</w:t>
      </w:r>
    </w:p>
    <w:p w14:paraId="19533596" w14:textId="77777777" w:rsidR="0037598F" w:rsidRPr="009C1732" w:rsidRDefault="0037598F">
      <w:pPr>
        <w:keepNext/>
      </w:pPr>
      <w:r>
        <w:t>The wiring of this connector is shown in the following diagram:</w:t>
      </w:r>
    </w:p>
    <w:p w14:paraId="1A0B704B" w14:textId="4BCA7DF3" w:rsidR="009216D4" w:rsidRDefault="00BF59FA" w:rsidP="00EE121F">
      <w:pPr>
        <w:keepNext/>
        <w:jc w:val="center"/>
      </w:pPr>
      <w:r>
        <w:rPr>
          <w:noProof/>
        </w:rPr>
        <w:drawing>
          <wp:inline distT="0" distB="0" distL="0" distR="0" wp14:anchorId="267AC20B" wp14:editId="528ECFE6">
            <wp:extent cx="1944000" cy="2196000"/>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2 DB9 2nd PC Module v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46528519" w14:textId="0DDE33E0" w:rsidR="009216D4" w:rsidRPr="00374AC1" w:rsidRDefault="009216D4" w:rsidP="00EE121F">
      <w:pPr>
        <w:pStyle w:val="Caption"/>
        <w:jc w:val="center"/>
      </w:pPr>
      <w:bookmarkStart w:id="1562" w:name="_Toc202969334"/>
      <w:r>
        <w:t xml:space="preserve">Figure </w:t>
      </w:r>
      <w:fldSimple w:instr=" SEQ Figure \* ARABIC ">
        <w:r w:rsidR="00044299">
          <w:rPr>
            <w:noProof/>
          </w:rPr>
          <w:t>30</w:t>
        </w:r>
      </w:fldSimple>
      <w:r>
        <w:t xml:space="preserve"> – Second PC Module DB9 Serial Connector</w:t>
      </w:r>
      <w:bookmarkEnd w:id="1562"/>
    </w:p>
    <w:p w14:paraId="2C003C21" w14:textId="0821996F" w:rsidR="009216D4" w:rsidRDefault="009216D4" w:rsidP="009216D4">
      <w:pPr>
        <w:pStyle w:val="Heading3"/>
      </w:pPr>
      <w:bookmarkStart w:id="1563" w:name="_Toc202969175"/>
      <w:r>
        <w:lastRenderedPageBreak/>
        <w:t>Basic Serial Splitter Module</w:t>
      </w:r>
      <w:bookmarkEnd w:id="1563"/>
    </w:p>
    <w:p w14:paraId="25B6786F" w14:textId="4312F4D7" w:rsidR="0037598F" w:rsidRDefault="0037598F" w:rsidP="0037598F">
      <w:pPr>
        <w:keepNext/>
      </w:pPr>
      <w:r w:rsidRPr="009C1732">
        <w:t>The</w:t>
      </w:r>
      <w:r>
        <w:t xml:space="preserve"> Basic Serial Splitter </w:t>
      </w:r>
      <w:r w:rsidRPr="009C1732">
        <w:t xml:space="preserve">Module uses </w:t>
      </w:r>
      <w:r>
        <w:t xml:space="preserve">female DB9 </w:t>
      </w:r>
      <w:r w:rsidRPr="009C1732">
        <w:t>connector</w:t>
      </w:r>
      <w:r>
        <w:t>s</w:t>
      </w:r>
      <w:r w:rsidRPr="009C1732">
        <w:t xml:space="preserve"> for the </w:t>
      </w:r>
      <w:r>
        <w:t>down</w:t>
      </w:r>
      <w:r w:rsidRPr="009C1732">
        <w:t>stream cabling connection</w:t>
      </w:r>
      <w:r>
        <w:t>s</w:t>
      </w:r>
      <w:r w:rsidRPr="009C1732">
        <w:t xml:space="preserve"> to the Simulator </w:t>
      </w:r>
      <w:r>
        <w:t>PCs.</w:t>
      </w:r>
    </w:p>
    <w:p w14:paraId="6436F537" w14:textId="3D882413" w:rsidR="0037598F" w:rsidRDefault="0037598F" w:rsidP="0037598F">
      <w:pPr>
        <w:pStyle w:val="ListParagraph"/>
        <w:keepNext/>
        <w:numPr>
          <w:ilvl w:val="0"/>
          <w:numId w:val="56"/>
        </w:numPr>
      </w:pPr>
      <w:r>
        <w:t xml:space="preserve">Pin 2 is used for </w:t>
      </w:r>
      <w:r w:rsidR="00BD3A98">
        <w:t xml:space="preserve">duplicated </w:t>
      </w:r>
      <w:r>
        <w:t>simulator sensor data transmitted to each attached PC.</w:t>
      </w:r>
    </w:p>
    <w:p w14:paraId="5B99F037" w14:textId="728C8821" w:rsidR="00CD5701" w:rsidRDefault="00BD3A98" w:rsidP="00BD3A98">
      <w:pPr>
        <w:pStyle w:val="ListParagraph"/>
        <w:keepNext/>
        <w:numPr>
          <w:ilvl w:val="0"/>
          <w:numId w:val="56"/>
        </w:numPr>
      </w:pPr>
      <w:r>
        <w:t xml:space="preserve">As noted previously in the section on </w:t>
      </w:r>
      <w:r w:rsidRPr="00EE121F">
        <w:rPr>
          <w:i/>
          <w:iCs/>
        </w:rPr>
        <w:t>Transmitter Disabling</w:t>
      </w:r>
      <w:r>
        <w:t xml:space="preserve"> in the </w:t>
      </w:r>
      <w:r w:rsidRPr="00EE121F">
        <w:rPr>
          <w:i/>
          <w:iCs/>
        </w:rPr>
        <w:t>Basic Serial Splitter Hardware</w:t>
      </w:r>
      <w:r>
        <w:t xml:space="preserve"> section of this document, only </w:t>
      </w:r>
      <w:r w:rsidRPr="009C1732">
        <w:t xml:space="preserve">one </w:t>
      </w:r>
      <w:r w:rsidR="00CD5701">
        <w:t xml:space="preserve">selected </w:t>
      </w:r>
      <w:r w:rsidRPr="009C1732">
        <w:t xml:space="preserve">Simulator PC </w:t>
      </w:r>
      <w:r>
        <w:t xml:space="preserve">connected to a Basic Serial Splitter Module </w:t>
      </w:r>
      <w:r w:rsidRPr="009C1732">
        <w:t xml:space="preserve">can be used to send </w:t>
      </w:r>
      <w:r>
        <w:t xml:space="preserve">CLI </w:t>
      </w:r>
      <w:r w:rsidRPr="009C1732">
        <w:t>configuration data to the Simulator Interface Module</w:t>
      </w:r>
      <w:r w:rsidR="00CD5701">
        <w:t>.</w:t>
      </w:r>
    </w:p>
    <w:p w14:paraId="41FA7EF9" w14:textId="6C7A3928" w:rsidR="00BD3A98" w:rsidRPr="009C1732" w:rsidRDefault="00BD3A98">
      <w:pPr>
        <w:pStyle w:val="ListParagraph"/>
        <w:keepNext/>
        <w:numPr>
          <w:ilvl w:val="0"/>
          <w:numId w:val="56"/>
        </w:numPr>
      </w:pPr>
      <w:r>
        <w:t xml:space="preserve">Pin 3 </w:t>
      </w:r>
      <w:r w:rsidR="00CD5701">
        <w:t xml:space="preserve">will be used </w:t>
      </w:r>
      <w:r>
        <w:t xml:space="preserve">for CLI data </w:t>
      </w:r>
      <w:r w:rsidR="00CD5701">
        <w:t>sent</w:t>
      </w:r>
      <w:r>
        <w:t xml:space="preserve"> to the Simulator Interface from </w:t>
      </w:r>
      <w:r w:rsidR="00CD5701">
        <w:t xml:space="preserve">the selected </w:t>
      </w:r>
      <w:r>
        <w:t>attached PC</w:t>
      </w:r>
      <w:r w:rsidR="00CD5701">
        <w:t xml:space="preserve"> only</w:t>
      </w:r>
      <w:r>
        <w:t xml:space="preserve">. </w:t>
      </w:r>
      <w:r w:rsidR="00CD5701">
        <w:t xml:space="preserve">On all other connectors this </w:t>
      </w:r>
      <w:r>
        <w:t xml:space="preserve">pin will </w:t>
      </w:r>
      <w:r w:rsidR="00CD5701">
        <w:t>connected to an inactive RS-232 receiver.</w:t>
      </w:r>
    </w:p>
    <w:p w14:paraId="24B38F02" w14:textId="77777777" w:rsidR="0037598F" w:rsidRPr="009C1732" w:rsidRDefault="0037598F" w:rsidP="0037598F">
      <w:pPr>
        <w:keepNext/>
      </w:pPr>
      <w:r>
        <w:t>The wiring of this connector is shown in the following diagram:</w:t>
      </w:r>
    </w:p>
    <w:p w14:paraId="4664654F" w14:textId="6D1853A9" w:rsidR="009216D4" w:rsidRDefault="00BF59FA" w:rsidP="00EE121F">
      <w:pPr>
        <w:keepNext/>
        <w:jc w:val="center"/>
      </w:pPr>
      <w:r>
        <w:rPr>
          <w:noProof/>
        </w:rPr>
        <w:drawing>
          <wp:inline distT="0" distB="0" distL="0" distR="0" wp14:anchorId="482CC822" wp14:editId="521790BC">
            <wp:extent cx="1944000" cy="2196000"/>
            <wp:effectExtent l="0" t="0" r="0" b="0"/>
            <wp:docPr id="34" name="Picture 34"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2 DB9 Splitter Module v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146B1110" w14:textId="4E43FA31" w:rsidR="009216D4" w:rsidRPr="009216D4" w:rsidRDefault="009216D4">
      <w:pPr>
        <w:pStyle w:val="Caption"/>
        <w:jc w:val="center"/>
      </w:pPr>
      <w:bookmarkStart w:id="1564" w:name="_Toc202969335"/>
      <w:r>
        <w:t xml:space="preserve">Figure </w:t>
      </w:r>
      <w:fldSimple w:instr=" SEQ Figure \* ARABIC ">
        <w:r w:rsidR="00044299">
          <w:rPr>
            <w:noProof/>
          </w:rPr>
          <w:t>31</w:t>
        </w:r>
      </w:fldSimple>
      <w:r>
        <w:t xml:space="preserve"> – Basic Serial Splitter DB9 Serial Connectors</w:t>
      </w:r>
      <w:bookmarkEnd w:id="1564"/>
    </w:p>
    <w:p w14:paraId="401D63D3" w14:textId="77777777" w:rsidR="00177D9D" w:rsidRPr="007B0A0F" w:rsidRDefault="00177D9D" w:rsidP="00617D81"/>
    <w:p w14:paraId="12F6E712" w14:textId="77777777" w:rsidR="00617D81" w:rsidRPr="007B0A0F" w:rsidRDefault="00617D81" w:rsidP="00617D81"/>
    <w:p w14:paraId="4657BF51" w14:textId="77777777" w:rsidR="00617D81" w:rsidRPr="00A02960" w:rsidRDefault="00617D81" w:rsidP="00A02960"/>
    <w:p w14:paraId="2D5CC466" w14:textId="77777777" w:rsidR="00617D81" w:rsidRPr="00A02960" w:rsidRDefault="00617D81" w:rsidP="00A02960"/>
    <w:p w14:paraId="3902274D" w14:textId="4D61E831" w:rsidR="00AF0947" w:rsidRDefault="001428FB" w:rsidP="00A02960">
      <w:pPr>
        <w:pStyle w:val="Heading1"/>
      </w:pPr>
      <w:r>
        <w:br w:type="page"/>
      </w:r>
      <w:bookmarkStart w:id="1565" w:name="_Toc472625758"/>
      <w:bookmarkStart w:id="1566" w:name="_Toc202969176"/>
      <w:r w:rsidR="00AF0947">
        <w:lastRenderedPageBreak/>
        <w:t xml:space="preserve">Simulator Interface </w:t>
      </w:r>
      <w:bookmarkEnd w:id="1565"/>
      <w:r w:rsidR="003912A1">
        <w:t xml:space="preserve">Module </w:t>
      </w:r>
      <w:r w:rsidR="008D175F">
        <w:t>Firmware</w:t>
      </w:r>
      <w:bookmarkEnd w:id="1566"/>
    </w:p>
    <w:p w14:paraId="76255B76" w14:textId="37BDE1EC" w:rsidR="007A715D" w:rsidRPr="00D16863" w:rsidRDefault="007A715D" w:rsidP="006E2D44">
      <w:pPr>
        <w:pStyle w:val="Heading2"/>
      </w:pPr>
      <w:bookmarkStart w:id="1567" w:name="_Toc472625763"/>
      <w:bookmarkStart w:id="1568" w:name="_Toc202969177"/>
      <w:r>
        <w:t xml:space="preserve">Sensor </w:t>
      </w:r>
      <w:bookmarkEnd w:id="1567"/>
      <w:r w:rsidR="006E2D44">
        <w:t>Characteristics</w:t>
      </w:r>
      <w:bookmarkEnd w:id="1568"/>
    </w:p>
    <w:p w14:paraId="1232B4EE" w14:textId="6288B75E" w:rsidR="007A715D" w:rsidRPr="009C1732" w:rsidRDefault="007A715D" w:rsidP="007A715D">
      <w:pPr>
        <w:keepNext/>
      </w:pPr>
      <w:r w:rsidRPr="009C1732">
        <w:t xml:space="preserve">Over the years </w:t>
      </w:r>
      <w:r w:rsidR="00546EC9" w:rsidRPr="009C1732">
        <w:t>several</w:t>
      </w:r>
      <w:r w:rsidRPr="009C1732">
        <w:t xml:space="preserve"> different approaches have been used for detecting the position of a tied or dumb </w:t>
      </w:r>
      <w:r w:rsidR="006E2D44" w:rsidRPr="009C1732">
        <w:t>bell and</w:t>
      </w:r>
      <w:r w:rsidRPr="009C1732">
        <w:t xml:space="preserve"> translating that position into a signal for use by a Simulator. These are discussed </w:t>
      </w:r>
      <w:r w:rsidR="006E2D44" w:rsidRPr="009C1732">
        <w:t>above.</w:t>
      </w:r>
    </w:p>
    <w:p w14:paraId="3E53DA10" w14:textId="20381404" w:rsidR="007A715D" w:rsidRPr="009C1732" w:rsidRDefault="007A715D" w:rsidP="007A715D">
      <w:pPr>
        <w:pStyle w:val="ListParagraph"/>
        <w:keepNext/>
        <w:numPr>
          <w:ilvl w:val="0"/>
          <w:numId w:val="26"/>
        </w:numPr>
      </w:pPr>
      <w:r w:rsidRPr="009C1732">
        <w:t>For the purposes of th</w:t>
      </w:r>
      <w:r w:rsidR="006E2D44" w:rsidRPr="009C1732">
        <w:t>e Type 2 Simulator Interface</w:t>
      </w:r>
      <w:r w:rsidR="003912A1">
        <w:t xml:space="preserve"> Module</w:t>
      </w:r>
      <w:r w:rsidRPr="009C1732">
        <w:t>, the essential feature of the sensor is that it should generate a signal pulse with a clean change of logic state when the bell is at the bottom dead centre of its swing.</w:t>
      </w:r>
    </w:p>
    <w:p w14:paraId="31E17C38" w14:textId="1DE92430" w:rsidR="007A715D" w:rsidRPr="009C1732" w:rsidRDefault="007A715D" w:rsidP="007A715D">
      <w:pPr>
        <w:pStyle w:val="ListParagraph"/>
        <w:numPr>
          <w:ilvl w:val="0"/>
          <w:numId w:val="26"/>
        </w:numPr>
      </w:pPr>
      <w:r w:rsidRPr="009C1732">
        <w:t xml:space="preserve">The </w:t>
      </w:r>
      <w:r w:rsidR="006E2D44" w:rsidRPr="009C1732">
        <w:t xml:space="preserve">Type 2 </w:t>
      </w:r>
      <w:r w:rsidRPr="009C1732">
        <w:t xml:space="preserve">Simulator </w:t>
      </w:r>
      <w:r w:rsidR="006E2D44" w:rsidRPr="009C1732">
        <w:t xml:space="preserve">Interface </w:t>
      </w:r>
      <w:r w:rsidR="003912A1">
        <w:t xml:space="preserve">Module </w:t>
      </w:r>
      <w:r w:rsidRPr="009C1732">
        <w:t xml:space="preserve">adopts the convention that the output of a sensor should normally be logic high (~+5V), falling to logic low (~0V) for the duration of the pulse. This approach retains compatibility with other similar </w:t>
      </w:r>
      <w:r w:rsidR="006E2D44" w:rsidRPr="009C1732">
        <w:t>systems.</w:t>
      </w:r>
    </w:p>
    <w:p w14:paraId="3267331B" w14:textId="77777777" w:rsidR="007A715D" w:rsidRPr="009C1732" w:rsidRDefault="007A715D" w:rsidP="007A715D">
      <w:pPr>
        <w:pStyle w:val="ListParagraph"/>
        <w:numPr>
          <w:ilvl w:val="0"/>
          <w:numId w:val="26"/>
        </w:numPr>
      </w:pPr>
      <w:r w:rsidRPr="009C1732">
        <w:t>The minimum practical pulse duration is a few milliseconds, but should be long enough to allow for the positive detection of good signals and the rejection of noise. Practical implementations have shown actual pulse durations in the range 5ms-20ms.</w:t>
      </w:r>
    </w:p>
    <w:p w14:paraId="3C206694" w14:textId="5EF10303" w:rsidR="007A715D" w:rsidRPr="009C1732" w:rsidRDefault="007A715D" w:rsidP="007A715D">
      <w:pPr>
        <w:pStyle w:val="ListParagraph"/>
        <w:numPr>
          <w:ilvl w:val="0"/>
          <w:numId w:val="26"/>
        </w:numPr>
      </w:pPr>
      <w:r w:rsidRPr="009C1732">
        <w:t xml:space="preserve">The design of the Simulator Interface </w:t>
      </w:r>
      <w:r w:rsidR="003912A1">
        <w:t xml:space="preserve">Module </w:t>
      </w:r>
      <w:r w:rsidRPr="009C1732">
        <w:t xml:space="preserve">firmware is such that the maximum </w:t>
      </w:r>
      <w:r w:rsidR="006E2D44" w:rsidRPr="009C1732">
        <w:t xml:space="preserve">apparent </w:t>
      </w:r>
      <w:r w:rsidRPr="009C1732">
        <w:t xml:space="preserve">pulse duration may be several hundred milliseconds. The state of the output from the sensor is ignored from the time a good signal is confirmed to the </w:t>
      </w:r>
      <w:r w:rsidR="006E2D44" w:rsidRPr="009C1732">
        <w:t>expiry of the “guard timer”</w:t>
      </w:r>
      <w:r w:rsidRPr="009C1732">
        <w:t>.</w:t>
      </w:r>
    </w:p>
    <w:p w14:paraId="5B2CA043" w14:textId="77777777" w:rsidR="003912A1" w:rsidRDefault="003912A1" w:rsidP="00CF2085">
      <w:pPr>
        <w:pStyle w:val="Heading2"/>
      </w:pPr>
      <w:bookmarkStart w:id="1569" w:name="_Toc415420472"/>
      <w:bookmarkStart w:id="1570" w:name="_Toc472625771"/>
      <w:r>
        <w:br w:type="page"/>
      </w:r>
    </w:p>
    <w:p w14:paraId="76AB9ECE" w14:textId="21A53D47" w:rsidR="00AF0947" w:rsidRDefault="00AF0947" w:rsidP="00CF2085">
      <w:pPr>
        <w:pStyle w:val="Heading2"/>
      </w:pPr>
      <w:bookmarkStart w:id="1571" w:name="_Toc202969178"/>
      <w:r>
        <w:lastRenderedPageBreak/>
        <w:t>Firmware Design</w:t>
      </w:r>
      <w:bookmarkEnd w:id="1569"/>
      <w:bookmarkEnd w:id="1570"/>
      <w:bookmarkEnd w:id="1571"/>
    </w:p>
    <w:p w14:paraId="30F829FE" w14:textId="77777777" w:rsidR="00AF0947" w:rsidRDefault="00AF0947" w:rsidP="00CF2085">
      <w:pPr>
        <w:pStyle w:val="Heading3"/>
      </w:pPr>
      <w:bookmarkStart w:id="1572" w:name="_Toc382313143"/>
      <w:bookmarkStart w:id="1573" w:name="_Toc415420473"/>
      <w:bookmarkStart w:id="1574" w:name="_Toc472625772"/>
      <w:bookmarkStart w:id="1575" w:name="_Toc202969179"/>
      <w:r>
        <w:t>Interrupt Driven vs Polling</w:t>
      </w:r>
      <w:bookmarkEnd w:id="1572"/>
      <w:bookmarkEnd w:id="1573"/>
      <w:bookmarkEnd w:id="1574"/>
      <w:bookmarkEnd w:id="1575"/>
    </w:p>
    <w:p w14:paraId="3B6FB124" w14:textId="6F7DE009" w:rsidR="00AF0947" w:rsidRPr="009C1732" w:rsidRDefault="00AF0947" w:rsidP="00AF0947">
      <w:r w:rsidRPr="009C1732">
        <w:t xml:space="preserve">As noted in the </w:t>
      </w:r>
      <w:r w:rsidR="00CF2085" w:rsidRPr="009C1732">
        <w:t>h</w:t>
      </w:r>
      <w:r w:rsidRPr="009C1732">
        <w:t xml:space="preserve">ardware </w:t>
      </w:r>
      <w:r w:rsidR="00CF2085" w:rsidRPr="009C1732">
        <w:t>section above</w:t>
      </w:r>
      <w:r w:rsidRPr="009C1732">
        <w:t xml:space="preserve">, an interrupt-driven approach to the Simulator Interface firmware would be problematic on the Atmel ATmega328P microcontroller hardware. The firmware therefore uses a polling approach. After completing initialization and setup, the main code loop cycles round all the configured bells’ inputs, processing signals from the Sensor </w:t>
      </w:r>
      <w:r w:rsidR="00CF2085" w:rsidRPr="009C1732">
        <w:t>Modules</w:t>
      </w:r>
      <w:r w:rsidRPr="009C1732">
        <w:t xml:space="preserve"> and sending serial data to the Simulator </w:t>
      </w:r>
      <w:r w:rsidR="00CF2085" w:rsidRPr="009C1732">
        <w:t xml:space="preserve">PC </w:t>
      </w:r>
      <w:r w:rsidRPr="009C1732">
        <w:t xml:space="preserve">as appropriate. After all bells have been processed, the code loops round and the process starts again. </w:t>
      </w:r>
    </w:p>
    <w:p w14:paraId="46EB90F0" w14:textId="522A2048" w:rsidR="00AF0947" w:rsidRPr="009C1732" w:rsidRDefault="00AF0947" w:rsidP="00AF0947">
      <w:r w:rsidRPr="009C1732">
        <w:t>In the current version of code (v</w:t>
      </w:r>
      <w:r w:rsidR="00CF2085" w:rsidRPr="009C1732">
        <w:t>3.5</w:t>
      </w:r>
      <w:r w:rsidRPr="009C1732">
        <w:t xml:space="preserve">), with the ATmega328P driven by </w:t>
      </w:r>
      <w:r w:rsidR="00CF2085" w:rsidRPr="009C1732">
        <w:t>an external</w:t>
      </w:r>
      <w:r w:rsidRPr="009C1732">
        <w:t xml:space="preserve"> 8MHz </w:t>
      </w:r>
      <w:r w:rsidR="00CF2085" w:rsidRPr="009C1732">
        <w:t>resonator</w:t>
      </w:r>
      <w:r w:rsidRPr="009C1732">
        <w:t xml:space="preserve">, each iteration of the main polling loop takes approximately </w:t>
      </w:r>
      <w:r w:rsidR="00CF2085" w:rsidRPr="009C1732">
        <w:t>400</w:t>
      </w:r>
      <w:r w:rsidRPr="009C1732">
        <w:rPr>
          <w:rFonts w:ascii="Calibri" w:hAnsi="Calibri" w:cs="Calibri"/>
        </w:rPr>
        <w:t>µ</w:t>
      </w:r>
      <w:r w:rsidRPr="009C1732">
        <w:t>s when configured for 1</w:t>
      </w:r>
      <w:r w:rsidR="00CF2085" w:rsidRPr="009C1732">
        <w:t>6 sensors</w:t>
      </w:r>
      <w:r w:rsidRPr="009C1732">
        <w:t xml:space="preserve">, which </w:t>
      </w:r>
      <w:r w:rsidR="00CF2085" w:rsidRPr="009C1732">
        <w:t xml:space="preserve">is </w:t>
      </w:r>
      <w:r w:rsidRPr="009C1732">
        <w:t xml:space="preserve">fast enough for the disadvantages of polling not to be significant. Enabling debug mode </w:t>
      </w:r>
      <w:r w:rsidR="00CF2085" w:rsidRPr="009C1732">
        <w:t xml:space="preserve">and the CRO timing pin </w:t>
      </w:r>
      <w:r w:rsidRPr="009C1732">
        <w:t xml:space="preserve">increases the loop time by a few </w:t>
      </w:r>
      <w:r w:rsidR="00CF2085" w:rsidRPr="009C1732">
        <w:t>percent</w:t>
      </w:r>
      <w:r w:rsidRPr="009C1732">
        <w:t xml:space="preserve">, but as </w:t>
      </w:r>
      <w:r w:rsidR="00CF2085" w:rsidRPr="009C1732">
        <w:t xml:space="preserve">these are </w:t>
      </w:r>
      <w:r w:rsidRPr="009C1732">
        <w:t xml:space="preserve">not intended for active simulator use this is also not significant. </w:t>
      </w:r>
    </w:p>
    <w:p w14:paraId="61C5DC5D" w14:textId="1F1E7BF2" w:rsidR="00CF2085" w:rsidRPr="009C1732" w:rsidRDefault="00CF2085" w:rsidP="00CF2085">
      <w:pPr>
        <w:keepNext/>
      </w:pPr>
      <w:r w:rsidRPr="009C1732">
        <w:t>The timing of the main loop using the CRO timing pin is illustrated in the following CRO capture:</w:t>
      </w:r>
    </w:p>
    <w:p w14:paraId="62213377" w14:textId="2F7B2559" w:rsidR="00CF2085" w:rsidRDefault="00CF2085" w:rsidP="00CF2085">
      <w:pPr>
        <w:keepNext/>
        <w:jc w:val="center"/>
        <w:rPr>
          <w:color w:val="00B050"/>
        </w:rPr>
      </w:pPr>
      <w:r>
        <w:rPr>
          <w:noProof/>
          <w:color w:val="00B050"/>
        </w:rPr>
        <w:drawing>
          <wp:inline distT="0" distB="0" distL="0" distR="0" wp14:anchorId="22548A05" wp14:editId="208AB8A7">
            <wp:extent cx="5040000" cy="3024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op Time Annotated.png"/>
                    <pic:cNvPicPr/>
                  </pic:nvPicPr>
                  <pic:blipFill>
                    <a:blip r:embed="rId42">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138F2A56" w14:textId="1AE84AD2" w:rsidR="00CF2085" w:rsidRDefault="00CF2085" w:rsidP="00CF2085">
      <w:pPr>
        <w:pStyle w:val="Caption"/>
        <w:jc w:val="center"/>
      </w:pPr>
      <w:bookmarkStart w:id="1576" w:name="_Toc202969336"/>
      <w:r>
        <w:t xml:space="preserve">Figure </w:t>
      </w:r>
      <w:r>
        <w:rPr>
          <w:noProof/>
        </w:rPr>
        <w:fldChar w:fldCharType="begin"/>
      </w:r>
      <w:r>
        <w:rPr>
          <w:noProof/>
        </w:rPr>
        <w:instrText xml:space="preserve"> SEQ Figure \* ARABIC </w:instrText>
      </w:r>
      <w:r>
        <w:rPr>
          <w:noProof/>
        </w:rPr>
        <w:fldChar w:fldCharType="separate"/>
      </w:r>
      <w:r w:rsidR="00044299">
        <w:rPr>
          <w:noProof/>
        </w:rPr>
        <w:t>32</w:t>
      </w:r>
      <w:r>
        <w:rPr>
          <w:noProof/>
        </w:rPr>
        <w:fldChar w:fldCharType="end"/>
      </w:r>
      <w:r>
        <w:t xml:space="preserve"> – Simulator Interface Main Loop Timing</w:t>
      </w:r>
      <w:bookmarkEnd w:id="1576"/>
    </w:p>
    <w:p w14:paraId="56241F61" w14:textId="5A234D22" w:rsidR="00AF0947" w:rsidRPr="009C1732" w:rsidRDefault="00AF0947" w:rsidP="00AF0947">
      <w:r w:rsidRPr="009C1732">
        <w:t xml:space="preserve">Processing of serial input from the Simulator, in the form of CLI commands, is triggered by the standard Arduino </w:t>
      </w:r>
      <w:r w:rsidRPr="009C1732">
        <w:rPr>
          <w:i/>
        </w:rPr>
        <w:t>serialEvent()</w:t>
      </w:r>
      <w:r w:rsidRPr="009C1732">
        <w:t xml:space="preserve"> function. </w:t>
      </w:r>
    </w:p>
    <w:p w14:paraId="576A6B87" w14:textId="77777777" w:rsidR="003912A1" w:rsidRDefault="003912A1" w:rsidP="00CF2085">
      <w:pPr>
        <w:pStyle w:val="Heading3"/>
      </w:pPr>
      <w:bookmarkStart w:id="1577" w:name="_Toc382313144"/>
      <w:bookmarkStart w:id="1578" w:name="_Toc415420474"/>
      <w:bookmarkStart w:id="1579" w:name="_Toc472625773"/>
      <w:r>
        <w:br w:type="page"/>
      </w:r>
    </w:p>
    <w:p w14:paraId="42D49E0F" w14:textId="4265D35D" w:rsidR="00AF0947" w:rsidRPr="00720025" w:rsidRDefault="00AF0947" w:rsidP="00CF2085">
      <w:pPr>
        <w:pStyle w:val="Heading3"/>
      </w:pPr>
      <w:bookmarkStart w:id="1580" w:name="_Toc202969180"/>
      <w:r w:rsidRPr="00720025">
        <w:lastRenderedPageBreak/>
        <w:t>State Machine Operation</w:t>
      </w:r>
      <w:bookmarkEnd w:id="1577"/>
      <w:bookmarkEnd w:id="1578"/>
      <w:bookmarkEnd w:id="1579"/>
      <w:bookmarkEnd w:id="1580"/>
    </w:p>
    <w:p w14:paraId="71C08CC6" w14:textId="22C054EA" w:rsidR="00AF0947" w:rsidRPr="009C1732" w:rsidRDefault="00AF0947" w:rsidP="00AF0947">
      <w:pPr>
        <w:rPr>
          <w:i/>
        </w:rPr>
      </w:pPr>
      <w:r w:rsidRPr="009C1732">
        <w:t>The Simulator Interface firmware maintains a set of 1</w:t>
      </w:r>
      <w:r w:rsidR="00CF2085" w:rsidRPr="009C1732">
        <w:t>6</w:t>
      </w:r>
      <w:r w:rsidRPr="009C1732">
        <w:t xml:space="preserve"> simple state machines, one for each bell. At any given time, each state machine may be in one of three possible states: </w:t>
      </w:r>
      <w:r w:rsidRPr="009C1732">
        <w:rPr>
          <w:i/>
        </w:rPr>
        <w:t>Waiting for Input, Waiting for Debounce,</w:t>
      </w:r>
      <w:r w:rsidRPr="009C1732">
        <w:t xml:space="preserve"> </w:t>
      </w:r>
      <w:r w:rsidRPr="009C1732">
        <w:rPr>
          <w:i/>
        </w:rPr>
        <w:t xml:space="preserve">Waiting </w:t>
      </w:r>
      <w:r w:rsidR="00CF2085" w:rsidRPr="009C1732">
        <w:rPr>
          <w:i/>
        </w:rPr>
        <w:t>for Guard</w:t>
      </w:r>
      <w:r w:rsidR="002712AD" w:rsidRPr="009C1732">
        <w:rPr>
          <w:i/>
        </w:rPr>
        <w:t xml:space="preserve"> Timer</w:t>
      </w:r>
      <w:r w:rsidRPr="009C1732">
        <w:rPr>
          <w:i/>
        </w:rPr>
        <w:t>, Sensor Disabled, or Test Mode.</w:t>
      </w:r>
    </w:p>
    <w:p w14:paraId="5DA56247" w14:textId="0AECF14B" w:rsidR="002712AD" w:rsidRPr="009C1732" w:rsidRDefault="002712AD" w:rsidP="002712AD">
      <w:pPr>
        <w:keepNext/>
      </w:pPr>
      <w:r w:rsidRPr="009C1732">
        <w:t>These changes of state are illustrated in the following diagram:</w:t>
      </w:r>
    </w:p>
    <w:p w14:paraId="2CB83754" w14:textId="5B747866" w:rsidR="002712AD" w:rsidRDefault="002712AD" w:rsidP="002712AD">
      <w:pPr>
        <w:keepNext/>
        <w:jc w:val="center"/>
      </w:pPr>
      <w:r>
        <w:rPr>
          <w:noProof/>
        </w:rPr>
        <w:drawing>
          <wp:inline distT="0" distB="0" distL="0" distR="0" wp14:anchorId="1E3BD62C" wp14:editId="4148E109">
            <wp:extent cx="5040000" cy="4546800"/>
            <wp:effectExtent l="0" t="0" r="825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State Machine Diagram v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4546800"/>
                    </a:xfrm>
                    <a:prstGeom prst="rect">
                      <a:avLst/>
                    </a:prstGeom>
                  </pic:spPr>
                </pic:pic>
              </a:graphicData>
            </a:graphic>
          </wp:inline>
        </w:drawing>
      </w:r>
    </w:p>
    <w:p w14:paraId="322F5CD2" w14:textId="55637CB9" w:rsidR="002712AD" w:rsidRPr="0060312C" w:rsidRDefault="002712AD" w:rsidP="002712AD">
      <w:pPr>
        <w:pStyle w:val="Caption"/>
        <w:jc w:val="center"/>
        <w:rPr>
          <w:color w:val="00B050"/>
        </w:rPr>
      </w:pPr>
      <w:bookmarkStart w:id="1581" w:name="_Toc415420571"/>
      <w:bookmarkStart w:id="1582" w:name="_Toc472625845"/>
      <w:bookmarkStart w:id="1583" w:name="_Toc202969337"/>
      <w:r>
        <w:t xml:space="preserve">Figure </w:t>
      </w:r>
      <w:r>
        <w:rPr>
          <w:noProof/>
        </w:rPr>
        <w:fldChar w:fldCharType="begin"/>
      </w:r>
      <w:r>
        <w:rPr>
          <w:noProof/>
        </w:rPr>
        <w:instrText xml:space="preserve"> SEQ Figure \* ARABIC </w:instrText>
      </w:r>
      <w:r>
        <w:rPr>
          <w:noProof/>
        </w:rPr>
        <w:fldChar w:fldCharType="separate"/>
      </w:r>
      <w:r w:rsidR="00044299">
        <w:rPr>
          <w:noProof/>
        </w:rPr>
        <w:t>33</w:t>
      </w:r>
      <w:r>
        <w:rPr>
          <w:noProof/>
        </w:rPr>
        <w:fldChar w:fldCharType="end"/>
      </w:r>
      <w:r>
        <w:t xml:space="preserve"> – State Machine Transitions Illustration</w:t>
      </w:r>
      <w:bookmarkEnd w:id="1581"/>
      <w:bookmarkEnd w:id="1582"/>
      <w:bookmarkEnd w:id="1583"/>
    </w:p>
    <w:p w14:paraId="513A5656" w14:textId="5C3B9A58" w:rsidR="002712AD" w:rsidRDefault="002712AD" w:rsidP="002712AD">
      <w:pPr>
        <w:pStyle w:val="Heading4"/>
      </w:pPr>
      <w:r>
        <w:t>Waiting for Input</w:t>
      </w:r>
    </w:p>
    <w:p w14:paraId="02E57448" w14:textId="5309BD10" w:rsidR="00AF0947" w:rsidRPr="009C1732" w:rsidRDefault="00AF0947" w:rsidP="00AF0947">
      <w:r w:rsidRPr="009C1732">
        <w:t xml:space="preserve">When a </w:t>
      </w:r>
      <w:r w:rsidR="003912A1">
        <w:t>channel’s</w:t>
      </w:r>
      <w:r w:rsidRPr="009C1732">
        <w:t xml:space="preserve"> state machine is in the </w:t>
      </w:r>
      <w:r w:rsidRPr="009C1732">
        <w:rPr>
          <w:i/>
        </w:rPr>
        <w:t>Waiting for Input</w:t>
      </w:r>
      <w:r w:rsidRPr="009C1732">
        <w:t xml:space="preserve"> state, on each iteration of the polling loop the firmware code reads the state of the input pin connected to the associated </w:t>
      </w:r>
      <w:r w:rsidR="00CF2085" w:rsidRPr="009C1732">
        <w:t>channel</w:t>
      </w:r>
      <w:r w:rsidRPr="009C1732">
        <w:t xml:space="preserve">, and checks for a change in state (since the last poll) from logic HIGH to LOW, which would indicate the start of a signal pulse from the </w:t>
      </w:r>
      <w:r w:rsidR="00CF2085" w:rsidRPr="009C1732">
        <w:t xml:space="preserve">connected </w:t>
      </w:r>
      <w:r w:rsidRPr="009C1732">
        <w:t xml:space="preserve">Sensor </w:t>
      </w:r>
      <w:r w:rsidR="00CF2085" w:rsidRPr="009C1732">
        <w:t>Module</w:t>
      </w:r>
      <w:r w:rsidRPr="009C1732">
        <w:t>.</w:t>
      </w:r>
    </w:p>
    <w:p w14:paraId="37AA9472" w14:textId="77777777" w:rsidR="00AF0947" w:rsidRPr="009C1732" w:rsidRDefault="00AF0947" w:rsidP="005E5122">
      <w:pPr>
        <w:pStyle w:val="ListParagraph"/>
        <w:numPr>
          <w:ilvl w:val="0"/>
          <w:numId w:val="14"/>
        </w:numPr>
      </w:pPr>
      <w:r w:rsidRPr="009C1732">
        <w:t>If no HIGH to LOW change in state is detected, then the Interface code does nothing other than update its record of the last observed state of the input pin, and the code loop moves on to the next bell.</w:t>
      </w:r>
    </w:p>
    <w:p w14:paraId="75975950" w14:textId="7A207D9C" w:rsidR="00AF0947" w:rsidRPr="009C1732" w:rsidRDefault="00AF0947" w:rsidP="002A68B0">
      <w:pPr>
        <w:pStyle w:val="ListParagraph"/>
        <w:numPr>
          <w:ilvl w:val="0"/>
          <w:numId w:val="14"/>
        </w:numPr>
      </w:pPr>
      <w:r w:rsidRPr="009C1732">
        <w:t xml:space="preserve">If the start of a </w:t>
      </w:r>
      <w:r w:rsidR="002712AD" w:rsidRPr="009C1732">
        <w:t>s</w:t>
      </w:r>
      <w:r w:rsidRPr="009C1732">
        <w:t xml:space="preserve">ensor pulse is detected then the code calculates the time at which the input de-bounce timer should expire (by adding the value of the global de-bounce timer to the current time from the microcontroller’s internal clock, in effect setting a timeout value), and switches the state machine into the </w:t>
      </w:r>
      <w:r w:rsidRPr="009C1732">
        <w:rPr>
          <w:i/>
        </w:rPr>
        <w:t>Waiting for Debounce</w:t>
      </w:r>
      <w:r w:rsidRPr="009C1732">
        <w:t xml:space="preserve"> state. The default value for the de-bounce timer is </w:t>
      </w:r>
      <w:r w:rsidR="002712AD" w:rsidRPr="009C1732">
        <w:t>2</w:t>
      </w:r>
      <w:r w:rsidRPr="009C1732">
        <w:t>ms, but this can be configured through the Simulator Interface CLI.</w:t>
      </w:r>
    </w:p>
    <w:p w14:paraId="062D5FDA" w14:textId="77777777" w:rsidR="002712AD" w:rsidRDefault="002712AD" w:rsidP="002712AD">
      <w:pPr>
        <w:pStyle w:val="Heading4"/>
      </w:pPr>
      <w:r>
        <w:lastRenderedPageBreak/>
        <w:t>Waiting for Debounce</w:t>
      </w:r>
    </w:p>
    <w:p w14:paraId="4A4A4860" w14:textId="3CF685B6" w:rsidR="00AF0947" w:rsidRPr="009C1732" w:rsidRDefault="00AF0947" w:rsidP="00AF0947">
      <w:pPr>
        <w:keepNext/>
      </w:pPr>
      <w:r w:rsidRPr="009C1732">
        <w:t xml:space="preserve">When a </w:t>
      </w:r>
      <w:r w:rsidR="003912A1">
        <w:t>channel’s</w:t>
      </w:r>
      <w:r w:rsidR="003912A1" w:rsidRPr="009C1732">
        <w:t xml:space="preserve"> </w:t>
      </w:r>
      <w:r w:rsidRPr="009C1732">
        <w:t xml:space="preserve">state machine is in the </w:t>
      </w:r>
      <w:r w:rsidRPr="009C1732">
        <w:rPr>
          <w:i/>
        </w:rPr>
        <w:t>Waiting for Debounce</w:t>
      </w:r>
      <w:r w:rsidRPr="009C1732">
        <w:t xml:space="preserve"> state, on each iteration of the polling loop the firmware code reads the state of the input pin connected to the associated </w:t>
      </w:r>
      <w:r w:rsidR="002712AD" w:rsidRPr="009C1732">
        <w:t>channel</w:t>
      </w:r>
      <w:r w:rsidRPr="009C1732">
        <w:t>.</w:t>
      </w:r>
    </w:p>
    <w:p w14:paraId="1EC75D86" w14:textId="77777777" w:rsidR="00AF0947" w:rsidRPr="009C1732" w:rsidRDefault="00AF0947" w:rsidP="005E5122">
      <w:pPr>
        <w:pStyle w:val="ListParagraph"/>
        <w:numPr>
          <w:ilvl w:val="0"/>
          <w:numId w:val="14"/>
        </w:numPr>
      </w:pPr>
      <w:r w:rsidRPr="009C1732">
        <w:t xml:space="preserve">If the pin state is detected as HIGH, then the input pulse previously detected has ceased. The code treats this as a “misfire” and switches the state machine back to the </w:t>
      </w:r>
      <w:r w:rsidRPr="009C1732">
        <w:rPr>
          <w:i/>
        </w:rPr>
        <w:t>Waiting for Input</w:t>
      </w:r>
      <w:r w:rsidRPr="009C1732">
        <w:t xml:space="preserve"> state. The code loop moves on to the next bell.</w:t>
      </w:r>
    </w:p>
    <w:p w14:paraId="615B9E91" w14:textId="77777777" w:rsidR="00AF0947" w:rsidRPr="009C1732" w:rsidRDefault="00AF0947" w:rsidP="005E5122">
      <w:pPr>
        <w:pStyle w:val="ListParagraph"/>
        <w:numPr>
          <w:ilvl w:val="0"/>
          <w:numId w:val="14"/>
        </w:numPr>
      </w:pPr>
      <w:r w:rsidRPr="009C1732">
        <w:t>If the pin state is still LOW, the code compares the value of the de-bounce timeout with the current time from the microcontroller’s internal clock.</w:t>
      </w:r>
    </w:p>
    <w:p w14:paraId="12DF060F" w14:textId="77777777" w:rsidR="00AF0947" w:rsidRPr="009C1732" w:rsidRDefault="00AF0947" w:rsidP="005E5122">
      <w:pPr>
        <w:pStyle w:val="ListParagraph"/>
        <w:numPr>
          <w:ilvl w:val="0"/>
          <w:numId w:val="14"/>
        </w:numPr>
      </w:pPr>
      <w:r w:rsidRPr="009C1732">
        <w:t xml:space="preserve">If the timeout value has not yet been reached, the code does nothing and moves on to the next bell. The state machine remains in the </w:t>
      </w:r>
      <w:r w:rsidRPr="009C1732">
        <w:rPr>
          <w:i/>
        </w:rPr>
        <w:t>Waiting for Debounce</w:t>
      </w:r>
      <w:r w:rsidRPr="009C1732">
        <w:t xml:space="preserve"> state. </w:t>
      </w:r>
    </w:p>
    <w:p w14:paraId="0974A6E7" w14:textId="4A6CE4A7" w:rsidR="002712AD" w:rsidRPr="009C1732" w:rsidRDefault="002712AD" w:rsidP="002712AD">
      <w:pPr>
        <w:pStyle w:val="ListParagraph"/>
        <w:numPr>
          <w:ilvl w:val="0"/>
          <w:numId w:val="14"/>
        </w:numPr>
      </w:pPr>
      <w:r w:rsidRPr="009C1732">
        <w:t xml:space="preserve">If the timeout has been reached or has been passed, the code sends the appropriate character over the serial interface to the Simulator PC, and switches the state machine into the </w:t>
      </w:r>
      <w:r w:rsidRPr="009C1732">
        <w:rPr>
          <w:i/>
        </w:rPr>
        <w:t xml:space="preserve">Waiting for Guard Timer </w:t>
      </w:r>
      <w:r w:rsidRPr="009C1732">
        <w:t>state.</w:t>
      </w:r>
    </w:p>
    <w:p w14:paraId="05FE7C06" w14:textId="6A43603D" w:rsidR="002712AD" w:rsidRDefault="002712AD" w:rsidP="002712AD">
      <w:pPr>
        <w:pStyle w:val="Heading4"/>
      </w:pPr>
      <w:r>
        <w:t>Waiting for Guard Timer</w:t>
      </w:r>
    </w:p>
    <w:p w14:paraId="18B265AE" w14:textId="721C837F"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 xml:space="preserve">Waiting </w:t>
      </w:r>
      <w:r w:rsidR="002712AD" w:rsidRPr="009C1732">
        <w:rPr>
          <w:i/>
        </w:rPr>
        <w:t>for Guard Timer</w:t>
      </w:r>
      <w:r w:rsidRPr="009C1732">
        <w:t xml:space="preserve"> state, the firmware code compares the value of the </w:t>
      </w:r>
      <w:r w:rsidR="002712AD" w:rsidRPr="009C1732">
        <w:t xml:space="preserve">Guard Timer </w:t>
      </w:r>
      <w:r w:rsidRPr="009C1732">
        <w:t>timeout with the current time from the microcontroller’s</w:t>
      </w:r>
      <w:r w:rsidRPr="009C1732" w:rsidDel="008131E3">
        <w:t xml:space="preserve"> </w:t>
      </w:r>
      <w:r w:rsidRPr="009C1732">
        <w:t>internal clock.</w:t>
      </w:r>
    </w:p>
    <w:p w14:paraId="0EF37F68" w14:textId="76A8E51F" w:rsidR="00AF0947" w:rsidRPr="009C1732" w:rsidRDefault="00AF0947" w:rsidP="005E5122">
      <w:pPr>
        <w:pStyle w:val="ListParagraph"/>
        <w:numPr>
          <w:ilvl w:val="0"/>
          <w:numId w:val="15"/>
        </w:numPr>
      </w:pPr>
      <w:r w:rsidRPr="009C1732">
        <w:t xml:space="preserve">If the timeout value has not yet been reached, the code does nothing and moves on to the next bell. The state machine remains in the </w:t>
      </w:r>
      <w:r w:rsidRPr="009C1732">
        <w:rPr>
          <w:i/>
        </w:rPr>
        <w:t xml:space="preserve">Waiting </w:t>
      </w:r>
      <w:r w:rsidR="002712AD" w:rsidRPr="009C1732">
        <w:rPr>
          <w:i/>
        </w:rPr>
        <w:t>for Guard Timer</w:t>
      </w:r>
      <w:r w:rsidRPr="009C1732">
        <w:t xml:space="preserve"> state.</w:t>
      </w:r>
    </w:p>
    <w:p w14:paraId="2E6B7F4A" w14:textId="1D2A5273" w:rsidR="00AF0947" w:rsidRPr="009C1732" w:rsidRDefault="00AF0947" w:rsidP="005E5122">
      <w:pPr>
        <w:pStyle w:val="ListParagraph"/>
        <w:numPr>
          <w:ilvl w:val="0"/>
          <w:numId w:val="15"/>
        </w:numPr>
      </w:pPr>
      <w:r w:rsidRPr="009C1732">
        <w:t xml:space="preserve">If the timeout has been reached or has been passed, the code switches the state machine back into the </w:t>
      </w:r>
      <w:r w:rsidRPr="009C1732">
        <w:rPr>
          <w:i/>
        </w:rPr>
        <w:t xml:space="preserve">Waiting for Input </w:t>
      </w:r>
      <w:r w:rsidRPr="009C1732">
        <w:t>state, and the cycle starts again.</w:t>
      </w:r>
      <w:r w:rsidR="002712AD" w:rsidRPr="009C1732">
        <w:t xml:space="preserve"> The default value for the Guard Timer is 10cs (100ms), but this can be configured through the Simulator Interface CLI.</w:t>
      </w:r>
    </w:p>
    <w:p w14:paraId="5B25C38C" w14:textId="2F30CBC5" w:rsidR="002712AD" w:rsidRPr="009C1732" w:rsidRDefault="002712AD" w:rsidP="005E5122">
      <w:pPr>
        <w:pStyle w:val="ListParagraph"/>
        <w:numPr>
          <w:ilvl w:val="0"/>
          <w:numId w:val="15"/>
        </w:numPr>
      </w:pPr>
      <w:r w:rsidRPr="009C1732">
        <w:t xml:space="preserve">The channel input pin is not read in the </w:t>
      </w:r>
      <w:r w:rsidRPr="009C1732">
        <w:rPr>
          <w:i/>
          <w:iCs/>
        </w:rPr>
        <w:t>Waiting for Guard Timer</w:t>
      </w:r>
      <w:r w:rsidRPr="009C1732">
        <w:t xml:space="preserve"> state (other than for debugging purposes), effectively debouncing the end of the sensor pulse.</w:t>
      </w:r>
    </w:p>
    <w:p w14:paraId="1160BAC8" w14:textId="100084A0" w:rsidR="002712AD" w:rsidRDefault="002712AD" w:rsidP="002712AD">
      <w:pPr>
        <w:pStyle w:val="Heading4"/>
      </w:pPr>
      <w:r>
        <w:t>Disabled</w:t>
      </w:r>
      <w:r w:rsidR="00CB7B8E">
        <w:t xml:space="preserve"> Sensor</w:t>
      </w:r>
    </w:p>
    <w:p w14:paraId="6CFF10CC" w14:textId="1E806855"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Sensor Disabled</w:t>
      </w:r>
      <w:r w:rsidRPr="009C1732">
        <w:t xml:space="preserve"> state, the firmware code does nothing and moves on to the next bell. </w:t>
      </w:r>
      <w:r w:rsidRPr="009C1732">
        <w:rPr>
          <w:i/>
        </w:rPr>
        <w:t>Sensor Disabled</w:t>
      </w:r>
      <w:r w:rsidRPr="009C1732">
        <w:t xml:space="preserve"> state is enabled through the CLI or from EEPROM configuration data during setup, and the state machine remains in the </w:t>
      </w:r>
      <w:r w:rsidRPr="009C1732">
        <w:rPr>
          <w:i/>
        </w:rPr>
        <w:t>Sensor Disabled</w:t>
      </w:r>
      <w:r w:rsidRPr="009C1732">
        <w:t xml:space="preserve"> state until reset through the CLI.</w:t>
      </w:r>
    </w:p>
    <w:p w14:paraId="1C2AA730" w14:textId="4B3B8CFB" w:rsidR="002712AD" w:rsidRPr="002712AD" w:rsidRDefault="002712AD" w:rsidP="00AF0947">
      <w:pPr>
        <w:rPr>
          <w:color w:val="00B050"/>
        </w:rPr>
      </w:pPr>
      <w:r w:rsidRPr="009C1732">
        <w:t>Note that the number of channels to be scanned on each iteration is determined dynamically with reference to the highest numbered enabled channel: For example, if the highest numbered enabled channel is channel 10, only channels 1 to 10 will be scanned, shortening the loop time</w:t>
      </w:r>
      <w:r w:rsidR="00CB7B8E" w:rsidRPr="009C1732">
        <w:t>. If the highest numbered enabled channel is channel 16, then channels 1 to 16 will be scanned</w:t>
      </w:r>
      <w:r w:rsidR="00CB7B8E">
        <w:rPr>
          <w:color w:val="00B050"/>
        </w:rPr>
        <w:t>.</w:t>
      </w:r>
    </w:p>
    <w:p w14:paraId="3A8DD316" w14:textId="5EBA8B44" w:rsidR="002712AD" w:rsidRPr="006B7665" w:rsidRDefault="002712AD" w:rsidP="002712AD">
      <w:pPr>
        <w:pStyle w:val="Heading4"/>
      </w:pPr>
      <w:r>
        <w:t>Test Mode</w:t>
      </w:r>
    </w:p>
    <w:p w14:paraId="103456ED" w14:textId="34CE48D6" w:rsidR="00AF0947" w:rsidRPr="009C1732" w:rsidRDefault="00AF0947" w:rsidP="00AF0947">
      <w:r w:rsidRPr="009C1732">
        <w:t xml:space="preserve">The </w:t>
      </w:r>
      <w:r w:rsidRPr="009C1732">
        <w:rPr>
          <w:i/>
        </w:rPr>
        <w:t>Test Mode</w:t>
      </w:r>
      <w:r w:rsidRPr="009C1732">
        <w:t xml:space="preserve"> state implements a very simple test function, ignoring sensor inputs and generating </w:t>
      </w:r>
      <w:r w:rsidR="002712AD" w:rsidRPr="009C1732">
        <w:t xml:space="preserve">simple test patterns </w:t>
      </w:r>
      <w:r w:rsidRPr="009C1732">
        <w:t xml:space="preserve">on the serial interface. </w:t>
      </w:r>
      <w:r w:rsidRPr="009C1732">
        <w:rPr>
          <w:i/>
        </w:rPr>
        <w:t>Test Mode</w:t>
      </w:r>
      <w:r w:rsidRPr="009C1732">
        <w:t xml:space="preserve"> state is enabled through the CLI, and persists until the interface is reset. This facility exists primarily for testing other components of a simulator installation.</w:t>
      </w:r>
    </w:p>
    <w:p w14:paraId="7473321F" w14:textId="77777777" w:rsidR="00AF0947" w:rsidRPr="002712AD" w:rsidRDefault="00AF0947" w:rsidP="00AF0947">
      <w:pPr>
        <w:rPr>
          <w:color w:val="00B050"/>
        </w:rPr>
      </w:pPr>
      <w:r w:rsidRPr="009C1732">
        <w:t>The foregoing description covers the core simulator functionality. In addition to this, debug code provides additional timing and data gathering functions which are described later</w:t>
      </w:r>
      <w:r w:rsidRPr="002712AD">
        <w:rPr>
          <w:color w:val="00B050"/>
        </w:rPr>
        <w:t>.</w:t>
      </w:r>
    </w:p>
    <w:p w14:paraId="0256D6A9" w14:textId="77777777" w:rsidR="00AF0947" w:rsidRPr="00D85978" w:rsidRDefault="00AF0947" w:rsidP="00CB7B8E">
      <w:pPr>
        <w:pStyle w:val="Heading3"/>
      </w:pPr>
      <w:bookmarkStart w:id="1584" w:name="_Toc382313145"/>
      <w:bookmarkStart w:id="1585" w:name="_Toc415420475"/>
      <w:bookmarkStart w:id="1586" w:name="_Toc472625774"/>
      <w:bookmarkStart w:id="1587" w:name="_Toc202969181"/>
      <w:r w:rsidRPr="00D85978">
        <w:lastRenderedPageBreak/>
        <w:t>Timer Issues</w:t>
      </w:r>
      <w:bookmarkEnd w:id="1584"/>
      <w:bookmarkEnd w:id="1585"/>
      <w:bookmarkEnd w:id="1586"/>
      <w:bookmarkEnd w:id="1587"/>
    </w:p>
    <w:p w14:paraId="5875CD90" w14:textId="77777777" w:rsidR="00AF0947" w:rsidRPr="009C1732" w:rsidRDefault="00AF0947" w:rsidP="00AF0947">
      <w:r w:rsidRPr="009C1732">
        <w:t>The ATmega328P microcontroller lacks a true Real Time Clock. The library inbuilt timing functions (</w:t>
      </w:r>
      <w:r w:rsidRPr="009C1732">
        <w:rPr>
          <w:i/>
        </w:rPr>
        <w:t>millis()</w:t>
      </w:r>
      <w:r w:rsidRPr="009C1732">
        <w:t xml:space="preserve"> and </w:t>
      </w:r>
      <w:r w:rsidRPr="009C1732">
        <w:rPr>
          <w:i/>
        </w:rPr>
        <w:t>micros()</w:t>
      </w:r>
      <w:r w:rsidRPr="009C1732">
        <w:t>) return the number of milliseconds or microseconds respectively since the microcontroller was last powered on or the last hardware reset. All times used within the software are therefore offset times from this baseline.</w:t>
      </w:r>
    </w:p>
    <w:p w14:paraId="3A5BE1AF" w14:textId="42353B9F" w:rsidR="00AF0947" w:rsidRPr="009C1732" w:rsidRDefault="00AF0947" w:rsidP="00AF0947">
      <w:r w:rsidRPr="009C1732">
        <w:t xml:space="preserve">The Simulator Interface firmware uses </w:t>
      </w:r>
      <w:r w:rsidR="00CB7B8E" w:rsidRPr="009C1732">
        <w:t xml:space="preserve">both </w:t>
      </w:r>
      <w:r w:rsidRPr="009C1732">
        <w:t xml:space="preserve">the </w:t>
      </w:r>
      <w:r w:rsidRPr="009C1732">
        <w:rPr>
          <w:i/>
        </w:rPr>
        <w:t>millis()</w:t>
      </w:r>
      <w:r w:rsidRPr="009C1732">
        <w:t xml:space="preserve"> </w:t>
      </w:r>
      <w:r w:rsidR="00CB7B8E" w:rsidRPr="009C1732">
        <w:t xml:space="preserve">and </w:t>
      </w:r>
      <w:r w:rsidR="00CB7B8E" w:rsidRPr="009C1732">
        <w:rPr>
          <w:i/>
          <w:iCs/>
        </w:rPr>
        <w:t>micros()</w:t>
      </w:r>
      <w:r w:rsidR="00CB7B8E" w:rsidRPr="009C1732">
        <w:t xml:space="preserve"> </w:t>
      </w:r>
      <w:r w:rsidRPr="009C1732">
        <w:t>function</w:t>
      </w:r>
      <w:r w:rsidR="00CB7B8E" w:rsidRPr="009C1732">
        <w:t>s</w:t>
      </w:r>
      <w:r w:rsidRPr="009C1732">
        <w:t xml:space="preserve"> for its main timing and delay calculations (</w:t>
      </w:r>
      <w:r w:rsidRPr="009C1732">
        <w:rPr>
          <w:i/>
        </w:rPr>
        <w:t>micros()</w:t>
      </w:r>
      <w:r w:rsidRPr="009C1732">
        <w:t xml:space="preserve"> is used only by debugging code). </w:t>
      </w:r>
      <w:r w:rsidR="00CB7B8E" w:rsidRPr="009C1732">
        <w:t>These</w:t>
      </w:r>
      <w:r w:rsidRPr="009C1732">
        <w:t xml:space="preserve"> function</w:t>
      </w:r>
      <w:r w:rsidR="00CB7B8E" w:rsidRPr="009C1732">
        <w:t>s</w:t>
      </w:r>
      <w:r w:rsidRPr="009C1732">
        <w:t xml:space="preserve"> return 32-bit unsigned long data type</w:t>
      </w:r>
      <w:r w:rsidR="00CB7B8E" w:rsidRPr="009C1732">
        <w:t xml:space="preserve">s; </w:t>
      </w:r>
      <w:r w:rsidRPr="009C1732">
        <w:t xml:space="preserve">consequently the value returned </w:t>
      </w:r>
      <w:r w:rsidR="00CB7B8E" w:rsidRPr="009C1732">
        <w:t xml:space="preserve">by </w:t>
      </w:r>
      <w:r w:rsidR="00CB7B8E" w:rsidRPr="009C1732">
        <w:rPr>
          <w:i/>
          <w:iCs/>
        </w:rPr>
        <w:t>micros()</w:t>
      </w:r>
      <w:r w:rsidR="00CB7B8E" w:rsidRPr="009C1732">
        <w:t xml:space="preserve"> </w:t>
      </w:r>
      <w:r w:rsidRPr="009C1732">
        <w:t>will increase and then overflow back to zero after approximately 50 power-on days</w:t>
      </w:r>
      <w:r w:rsidR="00CB7B8E" w:rsidRPr="009C1732">
        <w:t xml:space="preserve">, and the value returned by </w:t>
      </w:r>
      <w:r w:rsidR="00CB7B8E" w:rsidRPr="009C1732">
        <w:rPr>
          <w:i/>
          <w:iCs/>
        </w:rPr>
        <w:t>micros()</w:t>
      </w:r>
      <w:r w:rsidR="00CB7B8E" w:rsidRPr="009C1732">
        <w:t xml:space="preserve"> will overflow approximately every 70 minutes.</w:t>
      </w:r>
    </w:p>
    <w:p w14:paraId="04A4A869" w14:textId="77777777" w:rsidR="00CB7B8E" w:rsidRPr="009C1732" w:rsidRDefault="00AF0947" w:rsidP="00AF0947">
      <w:r w:rsidRPr="009C1732">
        <w:t>Th</w:t>
      </w:r>
      <w:r w:rsidR="00CB7B8E" w:rsidRPr="009C1732">
        <w:t>ese</w:t>
      </w:r>
      <w:r w:rsidRPr="009C1732">
        <w:t xml:space="preserve"> overflow</w:t>
      </w:r>
      <w:r w:rsidR="00CB7B8E" w:rsidRPr="009C1732">
        <w:t xml:space="preserve">s would </w:t>
      </w:r>
      <w:r w:rsidRPr="009C1732">
        <w:t xml:space="preserve">disrupt simulator processing, as state machines </w:t>
      </w:r>
      <w:r w:rsidR="00CB7B8E" w:rsidRPr="009C1732">
        <w:t xml:space="preserve">may become “stuck” waiting for an overflowed timer to expire. </w:t>
      </w:r>
    </w:p>
    <w:p w14:paraId="61D1D9A8" w14:textId="62C061CF" w:rsidR="00CB7B8E" w:rsidRPr="009C1732" w:rsidRDefault="00CB7B8E" w:rsidP="00971B44">
      <w:pPr>
        <w:pStyle w:val="ListParagraph"/>
        <w:numPr>
          <w:ilvl w:val="0"/>
          <w:numId w:val="39"/>
        </w:numPr>
      </w:pPr>
      <w:r w:rsidRPr="009C1732">
        <w:t xml:space="preserve">In the case of the </w:t>
      </w:r>
      <w:r w:rsidRPr="009C1732">
        <w:rPr>
          <w:i/>
          <w:iCs/>
        </w:rPr>
        <w:t>micros()</w:t>
      </w:r>
      <w:r w:rsidRPr="009C1732">
        <w:t xml:space="preserve"> timer, which is used for the</w:t>
      </w:r>
      <w:r w:rsidR="00971B44" w:rsidRPr="009C1732">
        <w:t xml:space="preserve"> sensor</w:t>
      </w:r>
      <w:r w:rsidRPr="009C1732">
        <w:t xml:space="preserve"> debounce timer, the Simulator Interface firmware attempts to catch this overflow, and looks for timer expiry times which are an unreasonably long time into the future.</w:t>
      </w:r>
    </w:p>
    <w:p w14:paraId="4C1C1BC6" w14:textId="7D2C2147" w:rsidR="00AF0947" w:rsidRPr="009C1732" w:rsidRDefault="00971B44" w:rsidP="00971B44">
      <w:pPr>
        <w:pStyle w:val="ListParagraph"/>
        <w:numPr>
          <w:ilvl w:val="0"/>
          <w:numId w:val="39"/>
        </w:numPr>
      </w:pPr>
      <w:r w:rsidRPr="009C1732">
        <w:t xml:space="preserve">For the </w:t>
      </w:r>
      <w:r w:rsidR="00CB7B8E" w:rsidRPr="009C1732">
        <w:rPr>
          <w:i/>
          <w:iCs/>
        </w:rPr>
        <w:t>millis()</w:t>
      </w:r>
      <w:r w:rsidR="00CB7B8E" w:rsidRPr="009C1732">
        <w:t xml:space="preserve"> timer, th</w:t>
      </w:r>
      <w:r w:rsidR="00AF0947" w:rsidRPr="009C1732">
        <w:t xml:space="preserve">e current version of Simulator Interface </w:t>
      </w:r>
      <w:r w:rsidR="00CB7B8E" w:rsidRPr="009C1732">
        <w:t>firmware</w:t>
      </w:r>
      <w:r w:rsidR="00AF0947" w:rsidRPr="009C1732">
        <w:t xml:space="preserve"> will require a power cycle or reset to clear the problem.</w:t>
      </w:r>
      <w:r w:rsidR="00CB7B8E" w:rsidRPr="009C1732">
        <w:t xml:space="preserve"> </w:t>
      </w:r>
      <w:r w:rsidR="00AF0947" w:rsidRPr="009C1732">
        <w:t xml:space="preserve">This issue may be addressed in a future version of the </w:t>
      </w:r>
      <w:r w:rsidR="00CB7B8E" w:rsidRPr="009C1732">
        <w:t>firmware.</w:t>
      </w:r>
      <w:r w:rsidR="00AF0947" w:rsidRPr="009C1732">
        <w:t xml:space="preserve"> However</w:t>
      </w:r>
      <w:r w:rsidR="00CB7B8E" w:rsidRPr="009C1732">
        <w:t>,</w:t>
      </w:r>
      <w:r w:rsidR="00AF0947" w:rsidRPr="009C1732">
        <w:t xml:space="preserve"> this is considered a low-priority issue because it is unlikely that a Simulator Interface will be left powered up for such extended periods of time.</w:t>
      </w:r>
    </w:p>
    <w:p w14:paraId="70665AB8" w14:textId="77777777" w:rsidR="00AF0947" w:rsidRDefault="00AF0947" w:rsidP="00971B44">
      <w:pPr>
        <w:pStyle w:val="Heading3"/>
      </w:pPr>
      <w:bookmarkStart w:id="1588" w:name="_Toc382313146"/>
      <w:bookmarkStart w:id="1589" w:name="_Toc415420476"/>
      <w:bookmarkStart w:id="1590" w:name="_Toc472625775"/>
      <w:bookmarkStart w:id="1591" w:name="_Toc202969182"/>
      <w:r>
        <w:t>Sensor De-Bouncing</w:t>
      </w:r>
      <w:bookmarkEnd w:id="1588"/>
      <w:bookmarkEnd w:id="1589"/>
      <w:bookmarkEnd w:id="1590"/>
      <w:bookmarkEnd w:id="1591"/>
    </w:p>
    <w:p w14:paraId="21B33444" w14:textId="6B14CFE0" w:rsidR="00AF0947" w:rsidRPr="009C1732" w:rsidRDefault="00AF0947" w:rsidP="00AF0947">
      <w:pPr>
        <w:keepNext/>
      </w:pPr>
      <w:r w:rsidRPr="009C1732">
        <w:t xml:space="preserve">The Simulator Interface firmware reacts to the start of a pulse from a </w:t>
      </w:r>
      <w:r w:rsidR="00971B44" w:rsidRPr="009C1732">
        <w:t>sensor</w:t>
      </w:r>
      <w:r w:rsidRPr="009C1732">
        <w:t xml:space="preserve">. In practice the output from some sensor types may be noisy and </w:t>
      </w:r>
      <w:r w:rsidR="00971B44" w:rsidRPr="009C1732">
        <w:t>consist</w:t>
      </w:r>
      <w:r w:rsidRPr="009C1732">
        <w:t xml:space="preserve"> of a number of very short pulses, especially at the start or end of a pulse. This is known as “bounce”, a term derived from the physical elastic bounce of a mechanical contact. This is illustrated in the following diagram:</w:t>
      </w:r>
    </w:p>
    <w:p w14:paraId="72E8CC13" w14:textId="7EF475AB" w:rsidR="00AF0947" w:rsidRDefault="00971B44" w:rsidP="00AF0947">
      <w:pPr>
        <w:keepNext/>
        <w:jc w:val="center"/>
      </w:pPr>
      <w:r>
        <w:rPr>
          <w:noProof/>
        </w:rPr>
        <w:drawing>
          <wp:inline distT="0" distB="0" distL="0" distR="0" wp14:anchorId="03530BE6" wp14:editId="1A07D77C">
            <wp:extent cx="5040000" cy="14904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Debounce Guard Timer Diagram v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1490400"/>
                    </a:xfrm>
                    <a:prstGeom prst="rect">
                      <a:avLst/>
                    </a:prstGeom>
                  </pic:spPr>
                </pic:pic>
              </a:graphicData>
            </a:graphic>
          </wp:inline>
        </w:drawing>
      </w:r>
    </w:p>
    <w:p w14:paraId="67E9D7A8" w14:textId="032FADD7" w:rsidR="00AF0947" w:rsidRPr="008B0EA2" w:rsidRDefault="00AF0947" w:rsidP="00AF0947">
      <w:pPr>
        <w:pStyle w:val="Caption"/>
        <w:jc w:val="center"/>
      </w:pPr>
      <w:bookmarkStart w:id="1592" w:name="_Toc415420572"/>
      <w:bookmarkStart w:id="1593" w:name="_Toc472625846"/>
      <w:bookmarkStart w:id="1594" w:name="_Toc202969338"/>
      <w:r>
        <w:t xml:space="preserve">Figure </w:t>
      </w:r>
      <w:r>
        <w:rPr>
          <w:noProof/>
        </w:rPr>
        <w:fldChar w:fldCharType="begin"/>
      </w:r>
      <w:r>
        <w:rPr>
          <w:noProof/>
        </w:rPr>
        <w:instrText xml:space="preserve"> SEQ Figure \* ARABIC </w:instrText>
      </w:r>
      <w:r>
        <w:rPr>
          <w:noProof/>
        </w:rPr>
        <w:fldChar w:fldCharType="separate"/>
      </w:r>
      <w:r w:rsidR="00044299">
        <w:rPr>
          <w:noProof/>
        </w:rPr>
        <w:t>34</w:t>
      </w:r>
      <w:r>
        <w:rPr>
          <w:noProof/>
        </w:rPr>
        <w:fldChar w:fldCharType="end"/>
      </w:r>
      <w:r>
        <w:t xml:space="preserve"> – Sensor De-Bounce Illustration</w:t>
      </w:r>
      <w:bookmarkEnd w:id="1592"/>
      <w:bookmarkEnd w:id="1593"/>
      <w:bookmarkEnd w:id="1594"/>
    </w:p>
    <w:p w14:paraId="11033175" w14:textId="5A195A10" w:rsidR="00AF0947" w:rsidRPr="009C1732" w:rsidRDefault="00AF0947" w:rsidP="00AF0947">
      <w:r w:rsidRPr="009C1732">
        <w:t xml:space="preserve">The current version of the Simulator Interface code reacts to the first observed transition in the output of the </w:t>
      </w:r>
      <w:r w:rsidR="00971B44" w:rsidRPr="009C1732">
        <w:t>sensor</w:t>
      </w:r>
      <w:r w:rsidRPr="009C1732">
        <w:t xml:space="preserve"> (indicated by the red arrow on the diagram). </w:t>
      </w:r>
    </w:p>
    <w:p w14:paraId="428D1EC9" w14:textId="71E6544D" w:rsidR="00AF0947" w:rsidRPr="009C1732" w:rsidRDefault="00AF0947" w:rsidP="00AF0947">
      <w:r w:rsidRPr="009C1732">
        <w:t xml:space="preserve">The code then requires that the sensor signal remains stable for at least the duration of the global debounce timer (default </w:t>
      </w:r>
      <w:r w:rsidR="00971B44" w:rsidRPr="009C1732">
        <w:t>2</w:t>
      </w:r>
      <w:r w:rsidRPr="009C1732">
        <w:t xml:space="preserve">ms, configurable). If the detected signal ceases within that interval then the signal is treated as a “misfire”, is ignored, and the code returns the state machine to the </w:t>
      </w:r>
      <w:r w:rsidRPr="009C1732">
        <w:rPr>
          <w:i/>
        </w:rPr>
        <w:t>Waiting for Input</w:t>
      </w:r>
      <w:r w:rsidRPr="009C1732">
        <w:t xml:space="preserve"> state.</w:t>
      </w:r>
      <w:r w:rsidR="00F068B4" w:rsidRPr="009C1732">
        <w:t xml:space="preserve"> The debounce timer is specified in milliseconds, but calculated in microseconds for improved consistency. The resolution of the microsecond timer is 8</w:t>
      </w:r>
      <w:r w:rsidR="00F068B4" w:rsidRPr="009C1732">
        <w:rPr>
          <w:rFonts w:ascii="Calibri" w:hAnsi="Calibri" w:cs="Calibri"/>
        </w:rPr>
        <w:t>µ</w:t>
      </w:r>
      <w:r w:rsidR="00F068B4" w:rsidRPr="009C1732">
        <w:t>s.</w:t>
      </w:r>
    </w:p>
    <w:p w14:paraId="3AE2D139" w14:textId="162EF45E" w:rsidR="00AF0947" w:rsidRPr="009C1732" w:rsidRDefault="00AF0947" w:rsidP="00AF0947">
      <w:r w:rsidRPr="009C1732">
        <w:lastRenderedPageBreak/>
        <w:t xml:space="preserve">When the state machine has switched into the </w:t>
      </w:r>
      <w:r w:rsidRPr="009C1732">
        <w:rPr>
          <w:i/>
        </w:rPr>
        <w:t xml:space="preserve">Waiting </w:t>
      </w:r>
      <w:r w:rsidR="00F068B4" w:rsidRPr="009C1732">
        <w:rPr>
          <w:i/>
        </w:rPr>
        <w:t>for Guard Timer</w:t>
      </w:r>
      <w:r w:rsidRPr="009C1732">
        <w:t xml:space="preserve"> state, the input pin is not read at all (other than by debug code, which includes specific detection and reporting of multiple pulses), and any sensor bounce is therefore ignored. Provided that the overall sensor pulse is shorter than the duration of the </w:t>
      </w:r>
      <w:r w:rsidR="00F068B4" w:rsidRPr="009C1732">
        <w:t xml:space="preserve">guard </w:t>
      </w:r>
      <w:r w:rsidRPr="009C1732">
        <w:t xml:space="preserve">timer, this effectively de-bounces the input. </w:t>
      </w:r>
      <w:r w:rsidR="00F068B4" w:rsidRPr="009C1732">
        <w:t>Typically,</w:t>
      </w:r>
      <w:r w:rsidRPr="009C1732">
        <w:t xml:space="preserve"> the input pulse from an optical sensor will be a few milliseconds in duration, and the </w:t>
      </w:r>
      <w:r w:rsidR="00F068B4" w:rsidRPr="009C1732">
        <w:t>guard</w:t>
      </w:r>
      <w:r w:rsidRPr="009C1732">
        <w:t xml:space="preserve"> time several hundred milliseconds, so this is not a practical issue.</w:t>
      </w:r>
    </w:p>
    <w:p w14:paraId="2A814722" w14:textId="145741C3" w:rsidR="00AF0947" w:rsidRPr="009C1732" w:rsidRDefault="00AF0947" w:rsidP="00AF0947">
      <w:r w:rsidRPr="009C1732">
        <w:t xml:space="preserve">In testing, no evidence of sensor bounce from the standard infra-red optical or </w:t>
      </w:r>
      <w:ins w:id="1595" w:author="Andrew Instone-Cowie" w:date="2025-05-07T16:04:00Z" w16du:dateUtc="2025-05-07T15:04:00Z">
        <w:r w:rsidR="0003090A">
          <w:t>M</w:t>
        </w:r>
      </w:ins>
      <w:del w:id="1596" w:author="Andrew Instone-Cowie" w:date="2025-05-07T16:04:00Z" w16du:dateUtc="2025-05-07T15:04:00Z">
        <w:r w:rsidRPr="009C1732" w:rsidDel="0003090A">
          <w:delText>m</w:delText>
        </w:r>
      </w:del>
      <w:r w:rsidRPr="009C1732">
        <w:t>agnet</w:t>
      </w:r>
      <w:ins w:id="1597" w:author="Andrew Instone-Cowie" w:date="2025-05-07T16:04:00Z" w16du:dateUtc="2025-05-07T15:04:00Z">
        <w:r w:rsidR="0003090A">
          <w:t>ic</w:t>
        </w:r>
      </w:ins>
      <w:del w:id="1598" w:author="Andrew Instone-Cowie" w:date="2025-05-07T16:04:00Z" w16du:dateUtc="2025-05-07T15:04:00Z">
        <w:r w:rsidRPr="009C1732" w:rsidDel="0003090A">
          <w:delText>o-resistive</w:delText>
        </w:r>
      </w:del>
      <w:r w:rsidRPr="009C1732">
        <w:t xml:space="preserve"> Sensor </w:t>
      </w:r>
      <w:r w:rsidR="00F068B4" w:rsidRPr="009C1732">
        <w:t>Modules</w:t>
      </w:r>
      <w:r w:rsidRPr="009C1732">
        <w:t xml:space="preserve"> was observed, within the resolution of the debug timing code and the microsecond timer. </w:t>
      </w:r>
    </w:p>
    <w:p w14:paraId="3C92AB82" w14:textId="77777777" w:rsidR="00AF0947" w:rsidRDefault="00AF0947" w:rsidP="00F068B4">
      <w:pPr>
        <w:pStyle w:val="Heading3"/>
      </w:pPr>
      <w:bookmarkStart w:id="1599" w:name="_Toc382313147"/>
      <w:bookmarkStart w:id="1600" w:name="_Toc415420477"/>
      <w:bookmarkStart w:id="1601" w:name="_Toc472625776"/>
      <w:bookmarkStart w:id="1602" w:name="_Toc202969183"/>
      <w:r>
        <w:t>Debugging &amp; Timing Features</w:t>
      </w:r>
      <w:bookmarkEnd w:id="1599"/>
      <w:bookmarkEnd w:id="1600"/>
      <w:bookmarkEnd w:id="1601"/>
      <w:bookmarkEnd w:id="1602"/>
    </w:p>
    <w:p w14:paraId="61CA70FE" w14:textId="77777777" w:rsidR="00AF0947" w:rsidRPr="009C1732" w:rsidRDefault="00AF0947" w:rsidP="00AF0947">
      <w:r w:rsidRPr="009C1732">
        <w:t>In addition to the core timing and delay functions described above, which are required for core Simulator operation, the Simulator Interface firmware implements further timing and data gathering for debugging and experimental purposes. This output is not suitable for sending to Simulator Software package, but may be accessed via a terminal emulator such as PuTTY.</w:t>
      </w:r>
    </w:p>
    <w:p w14:paraId="2E5DA727" w14:textId="77777777" w:rsidR="00AF0947" w:rsidRPr="009C1732" w:rsidRDefault="00AF0947" w:rsidP="00AF0947">
      <w:r w:rsidRPr="009C1732">
        <w:t>This debugging functionality is not part of the MBI Protocol specification.</w:t>
      </w:r>
    </w:p>
    <w:p w14:paraId="59E245B4" w14:textId="50084131" w:rsidR="00AF0947" w:rsidRPr="009C1732" w:rsidRDefault="00AF0947" w:rsidP="00AF0947">
      <w:r w:rsidRPr="009C1732">
        <w:t xml:space="preserve">Under normal operations, each pulse from a Sensor </w:t>
      </w:r>
      <w:r w:rsidR="00F068B4" w:rsidRPr="009C1732">
        <w:t>Module</w:t>
      </w:r>
      <w:r w:rsidRPr="009C1732">
        <w:t xml:space="preserve"> causes one ASCII character (following the conventional ringing notation of 1-9, 0, E, T) to be sent via the serial port for use by the Simulator</w:t>
      </w:r>
      <w:r w:rsidR="00F068B4" w:rsidRPr="009C1732">
        <w:t xml:space="preserve"> PC</w:t>
      </w:r>
      <w:r w:rsidRPr="009C1732">
        <w:t>, as defined in the MBI Protocol specification.</w:t>
      </w:r>
    </w:p>
    <w:p w14:paraId="5898EF9E" w14:textId="479B78B4" w:rsidR="00AF0947" w:rsidRPr="009C1732" w:rsidRDefault="00AF0947" w:rsidP="00AF0947">
      <w:pPr>
        <w:keepNext/>
      </w:pPr>
      <w:r w:rsidRPr="009C1732">
        <w:t>The following debugging features are available in firmware v</w:t>
      </w:r>
      <w:r w:rsidR="00F068B4" w:rsidRPr="009C1732">
        <w:t>3.5</w:t>
      </w:r>
      <w:r w:rsidRPr="009C1732">
        <w:t>:</w:t>
      </w:r>
    </w:p>
    <w:p w14:paraId="7E2D6972" w14:textId="77777777" w:rsidR="00AF0947" w:rsidRDefault="00AF0947" w:rsidP="00F068B4">
      <w:pPr>
        <w:pStyle w:val="Heading4"/>
      </w:pPr>
      <w:bookmarkStart w:id="1603" w:name="_Toc472625777"/>
      <w:r>
        <w:t>Debug Mask</w:t>
      </w:r>
      <w:bookmarkEnd w:id="1603"/>
    </w:p>
    <w:p w14:paraId="2F332D95" w14:textId="77777777" w:rsidR="00AF0947" w:rsidRPr="009C1732" w:rsidRDefault="00AF0947" w:rsidP="00AF0947">
      <w:r w:rsidRPr="009C1732">
        <w:t xml:space="preserve">The </w:t>
      </w:r>
      <w:r w:rsidRPr="009C1732">
        <w:rPr>
          <w:i/>
        </w:rPr>
        <w:t>Debug Mask</w:t>
      </w:r>
      <w:r w:rsidRPr="009C1732">
        <w:t xml:space="preserve"> allows for debugging output to be enabled on a specific subset of input channels. </w:t>
      </w:r>
    </w:p>
    <w:p w14:paraId="596867A6" w14:textId="3969A152" w:rsidR="00AF0947" w:rsidRPr="009C1732" w:rsidRDefault="00AF0947" w:rsidP="005E5122">
      <w:pPr>
        <w:pStyle w:val="ListParagraph"/>
        <w:numPr>
          <w:ilvl w:val="0"/>
          <w:numId w:val="27"/>
        </w:numPr>
      </w:pPr>
      <w:r w:rsidRPr="009C1732">
        <w:t>This may be used to reduce the volume of debug output generated during fault finding. By default, the mask enables debugging on all 1</w:t>
      </w:r>
      <w:r w:rsidR="00F068B4" w:rsidRPr="009C1732">
        <w:t>6</w:t>
      </w:r>
      <w:r w:rsidRPr="009C1732">
        <w:t xml:space="preserve"> channels.</w:t>
      </w:r>
    </w:p>
    <w:p w14:paraId="155D1FD4" w14:textId="77777777" w:rsidR="00AF0947" w:rsidRPr="009C1732" w:rsidRDefault="00AF0947" w:rsidP="005E5122">
      <w:pPr>
        <w:pStyle w:val="ListParagraph"/>
        <w:numPr>
          <w:ilvl w:val="0"/>
          <w:numId w:val="27"/>
        </w:numPr>
      </w:pPr>
      <w:r w:rsidRPr="009C1732">
        <w:t>The Debug Mask setting may be saved in non-volatile EEPROM</w:t>
      </w:r>
      <w:r w:rsidRPr="009C1732">
        <w:rPr>
          <w:rStyle w:val="FootnoteReference"/>
        </w:rPr>
        <w:footnoteReference w:id="37"/>
      </w:r>
      <w:r w:rsidRPr="009C1732">
        <w:t>.</w:t>
      </w:r>
    </w:p>
    <w:p w14:paraId="309AB74C" w14:textId="77777777" w:rsidR="00AF0947" w:rsidRPr="009C1732" w:rsidRDefault="00AF0947" w:rsidP="005E5122">
      <w:pPr>
        <w:pStyle w:val="ListParagraph"/>
        <w:numPr>
          <w:ilvl w:val="0"/>
          <w:numId w:val="27"/>
        </w:numPr>
      </w:pPr>
      <w:r w:rsidRPr="009C1732">
        <w:t xml:space="preserve">Note that enabling Debug Mode globally suppresses normal simulator output for </w:t>
      </w:r>
      <w:r w:rsidRPr="009C1732">
        <w:rPr>
          <w:u w:val="single"/>
        </w:rPr>
        <w:t>all</w:t>
      </w:r>
      <w:r w:rsidRPr="009C1732">
        <w:t xml:space="preserve"> channels, not just those set in the debug mask. </w:t>
      </w:r>
    </w:p>
    <w:p w14:paraId="3A76A9B0" w14:textId="77777777" w:rsidR="00AF0947" w:rsidRDefault="00AF0947" w:rsidP="00F068B4">
      <w:pPr>
        <w:pStyle w:val="Heading4"/>
      </w:pPr>
      <w:bookmarkStart w:id="1604" w:name="_Toc472625778"/>
      <w:r>
        <w:t>Debug Pulse Timer</w:t>
      </w:r>
      <w:bookmarkEnd w:id="1604"/>
    </w:p>
    <w:p w14:paraId="75589EEC" w14:textId="41759269" w:rsidR="00AF0947" w:rsidRPr="009C1732" w:rsidRDefault="00AF0947" w:rsidP="00AF0947">
      <w:pPr>
        <w:keepNext/>
      </w:pPr>
      <w:r w:rsidRPr="009C1732">
        <w:t xml:space="preserve">When the </w:t>
      </w:r>
      <w:r w:rsidRPr="009C1732">
        <w:rPr>
          <w:i/>
        </w:rPr>
        <w:t>Debug Pulse Timer</w:t>
      </w:r>
      <w:r w:rsidRPr="009C1732">
        <w:t xml:space="preserve"> flag is set, each valid input pulse will generate output on a separate line, with the following </w:t>
      </w:r>
      <w:r w:rsidR="00F068B4" w:rsidRPr="009C1732">
        <w:t xml:space="preserve">space separated </w:t>
      </w:r>
      <w:r w:rsidRPr="009C1732">
        <w:t>data fields:</w:t>
      </w:r>
    </w:p>
    <w:p w14:paraId="63D5C9B4" w14:textId="6AF3EDA6" w:rsidR="00AF0947" w:rsidRPr="009C1732" w:rsidRDefault="00AF0947" w:rsidP="005E5122">
      <w:pPr>
        <w:pStyle w:val="ListParagraph"/>
        <w:keepNext/>
        <w:numPr>
          <w:ilvl w:val="0"/>
          <w:numId w:val="16"/>
        </w:numPr>
        <w:ind w:left="714" w:hanging="357"/>
      </w:pPr>
      <w:r w:rsidRPr="009C1732">
        <w:t>The channel number (1-</w:t>
      </w:r>
      <w:r w:rsidR="00F068B4" w:rsidRPr="009C1732">
        <w:t>16</w:t>
      </w:r>
      <w:r w:rsidRPr="009C1732">
        <w:t>),</w:t>
      </w:r>
    </w:p>
    <w:p w14:paraId="737E62CC" w14:textId="74940AFE" w:rsidR="00F068B4" w:rsidRPr="009C1732" w:rsidRDefault="00F068B4" w:rsidP="005E5122">
      <w:pPr>
        <w:pStyle w:val="ListParagraph"/>
        <w:keepNext/>
        <w:numPr>
          <w:ilvl w:val="0"/>
          <w:numId w:val="16"/>
        </w:numPr>
        <w:ind w:left="714" w:hanging="357"/>
      </w:pPr>
      <w:r w:rsidRPr="009C1732">
        <w:t>The mapped ASCII character (1-90ETABCDWXYZ)</w:t>
      </w:r>
      <w:r w:rsidR="00424F3F" w:rsidRPr="009C1732">
        <w:t>,</w:t>
      </w:r>
    </w:p>
    <w:p w14:paraId="1BA7F5E7" w14:textId="01F6AA27" w:rsidR="00AF0947" w:rsidRPr="009C1732" w:rsidRDefault="00AF0947" w:rsidP="005E5122">
      <w:pPr>
        <w:pStyle w:val="ListParagraph"/>
        <w:keepNext/>
        <w:numPr>
          <w:ilvl w:val="0"/>
          <w:numId w:val="16"/>
        </w:numPr>
        <w:ind w:left="714" w:hanging="357"/>
      </w:pPr>
      <w:r w:rsidRPr="009C1732">
        <w:t xml:space="preserve">The </w:t>
      </w:r>
      <w:r w:rsidR="00F068B4" w:rsidRPr="009C1732">
        <w:t xml:space="preserve">guard timer expiry </w:t>
      </w:r>
      <w:r w:rsidRPr="009C1732">
        <w:t>offset time in milliseconds,</w:t>
      </w:r>
    </w:p>
    <w:p w14:paraId="15916DE5" w14:textId="77777777" w:rsidR="00AF0947" w:rsidRPr="009C1732" w:rsidRDefault="00AF0947" w:rsidP="005E5122">
      <w:pPr>
        <w:pStyle w:val="ListParagraph"/>
        <w:numPr>
          <w:ilvl w:val="0"/>
          <w:numId w:val="16"/>
        </w:numPr>
      </w:pPr>
      <w:r w:rsidRPr="009C1732">
        <w:t>The identifier “S”,</w:t>
      </w:r>
    </w:p>
    <w:p w14:paraId="0731AEE8" w14:textId="77777777" w:rsidR="00AF0947" w:rsidRPr="009C1732" w:rsidRDefault="00AF0947" w:rsidP="005E5122">
      <w:pPr>
        <w:pStyle w:val="ListParagraph"/>
        <w:numPr>
          <w:ilvl w:val="0"/>
          <w:numId w:val="16"/>
        </w:numPr>
      </w:pPr>
      <w:r w:rsidRPr="009C1732">
        <w:t>The duration of the (first) detected pulse, in microseconds,</w:t>
      </w:r>
    </w:p>
    <w:p w14:paraId="180F9D0D" w14:textId="78B8FAE7" w:rsidR="00AF0947" w:rsidRPr="009C1732" w:rsidRDefault="00AF0947" w:rsidP="005E5122">
      <w:pPr>
        <w:pStyle w:val="ListParagraph"/>
        <w:numPr>
          <w:ilvl w:val="0"/>
          <w:numId w:val="16"/>
        </w:numPr>
      </w:pPr>
      <w:r w:rsidRPr="009C1732">
        <w:t xml:space="preserve">The total number of pulses detected before the expiry of the </w:t>
      </w:r>
      <w:r w:rsidR="00F068B4" w:rsidRPr="009C1732">
        <w:t>guard timer</w:t>
      </w:r>
      <w:r w:rsidRPr="009C1732">
        <w:t>.</w:t>
      </w:r>
    </w:p>
    <w:p w14:paraId="2A08B9FD" w14:textId="61441D63" w:rsidR="00AF0947" w:rsidRPr="009C1732" w:rsidRDefault="00AF0947" w:rsidP="00AF0947">
      <w:r w:rsidRPr="009C1732">
        <w:t xml:space="preserve">Note that the pulse length timing code is not entirely robust: the assumption is made that the first Sensor </w:t>
      </w:r>
      <w:r w:rsidR="00F068B4" w:rsidRPr="009C1732">
        <w:t xml:space="preserve">Module </w:t>
      </w:r>
      <w:r w:rsidRPr="009C1732">
        <w:t xml:space="preserve">pulse will be shorter than the </w:t>
      </w:r>
      <w:r w:rsidR="00F068B4" w:rsidRPr="009C1732">
        <w:t xml:space="preserve">guard </w:t>
      </w:r>
      <w:r w:rsidRPr="009C1732">
        <w:t xml:space="preserve">timer. If the first pulse has not completed by the </w:t>
      </w:r>
      <w:r w:rsidRPr="009C1732">
        <w:lastRenderedPageBreak/>
        <w:t xml:space="preserve">time the </w:t>
      </w:r>
      <w:r w:rsidR="00F068B4" w:rsidRPr="009C1732">
        <w:t xml:space="preserve">guard </w:t>
      </w:r>
      <w:r w:rsidRPr="009C1732">
        <w:t xml:space="preserve">timer expires, a spuriously large result would be displayed for the pulse length, because the last recorded pulse end time (from the previous sensor pulse) will be </w:t>
      </w:r>
      <w:r w:rsidRPr="009C1732">
        <w:rPr>
          <w:u w:val="single"/>
        </w:rPr>
        <w:t>before</w:t>
      </w:r>
      <w:r w:rsidRPr="009C1732">
        <w:t xml:space="preserve"> the current pulse start time, and the </w:t>
      </w:r>
      <w:r w:rsidRPr="009C1732">
        <w:rPr>
          <w:i/>
        </w:rPr>
        <w:t>unsigned long</w:t>
      </w:r>
      <w:r w:rsidRPr="009C1732">
        <w:t xml:space="preserve"> data type will overflow. This is trapped by the code and displayed as a zero duration. This limitation affects debugging output only.</w:t>
      </w:r>
    </w:p>
    <w:p w14:paraId="2BD3F694" w14:textId="77777777" w:rsidR="00AF0947" w:rsidRDefault="00AF0947" w:rsidP="00424F3F">
      <w:pPr>
        <w:pStyle w:val="Heading4"/>
      </w:pPr>
      <w:bookmarkStart w:id="1605" w:name="_Toc472625779"/>
      <w:r>
        <w:t>Debug Show Misfires</w:t>
      </w:r>
      <w:bookmarkEnd w:id="1605"/>
    </w:p>
    <w:p w14:paraId="7DA7532B" w14:textId="005832DC" w:rsidR="00AF0947" w:rsidRPr="009C1732" w:rsidRDefault="00AF0947" w:rsidP="00AF0947">
      <w:pPr>
        <w:keepNext/>
      </w:pPr>
      <w:r w:rsidRPr="009C1732">
        <w:t xml:space="preserve">When the </w:t>
      </w:r>
      <w:r w:rsidRPr="009C1732">
        <w:rPr>
          <w:i/>
        </w:rPr>
        <w:t>Debug Show Misfires</w:t>
      </w:r>
      <w:r w:rsidRPr="009C1732">
        <w:t xml:space="preserve"> flag is set, pulses shorter than the de-bounce timer will generate output on a separate line, with the following </w:t>
      </w:r>
      <w:r w:rsidR="00424F3F" w:rsidRPr="009C1732">
        <w:t xml:space="preserve">space separated </w:t>
      </w:r>
      <w:r w:rsidRPr="009C1732">
        <w:t>data fields:</w:t>
      </w:r>
    </w:p>
    <w:p w14:paraId="343F44C2" w14:textId="77777777" w:rsidR="00424F3F" w:rsidRPr="009C1732" w:rsidRDefault="00424F3F" w:rsidP="00424F3F">
      <w:pPr>
        <w:pStyle w:val="ListParagraph"/>
        <w:keepNext/>
        <w:numPr>
          <w:ilvl w:val="0"/>
          <w:numId w:val="16"/>
        </w:numPr>
        <w:ind w:left="714" w:hanging="357"/>
      </w:pPr>
      <w:r w:rsidRPr="009C1732">
        <w:t>The channel number (1-16),</w:t>
      </w:r>
    </w:p>
    <w:p w14:paraId="7A3D8437"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25062599" w14:textId="21270A99" w:rsidR="00424F3F" w:rsidRPr="009C1732" w:rsidRDefault="00424F3F" w:rsidP="00424F3F">
      <w:pPr>
        <w:pStyle w:val="ListParagraph"/>
        <w:keepNext/>
        <w:numPr>
          <w:ilvl w:val="0"/>
          <w:numId w:val="16"/>
        </w:numPr>
        <w:ind w:left="714" w:hanging="357"/>
      </w:pPr>
      <w:r w:rsidRPr="009C1732">
        <w:t>The debounce timer expiry offset time in microseconds,</w:t>
      </w:r>
    </w:p>
    <w:p w14:paraId="693F3DBF" w14:textId="77777777" w:rsidR="00AF0947" w:rsidRPr="009C1732" w:rsidRDefault="00AF0947" w:rsidP="005E5122">
      <w:pPr>
        <w:pStyle w:val="ListParagraph"/>
        <w:numPr>
          <w:ilvl w:val="0"/>
          <w:numId w:val="16"/>
        </w:numPr>
      </w:pPr>
      <w:r w:rsidRPr="009C1732">
        <w:t>The identifier “M”,</w:t>
      </w:r>
    </w:p>
    <w:p w14:paraId="3A30AA9E" w14:textId="77777777" w:rsidR="00AF0947" w:rsidRPr="003912A1" w:rsidRDefault="00AF0947" w:rsidP="005E5122">
      <w:pPr>
        <w:pStyle w:val="ListParagraph"/>
        <w:numPr>
          <w:ilvl w:val="0"/>
          <w:numId w:val="16"/>
        </w:numPr>
      </w:pPr>
      <w:r w:rsidRPr="003912A1">
        <w:t>The duration of the (first) detected pulse, in microseconds.</w:t>
      </w:r>
    </w:p>
    <w:p w14:paraId="780E4E41" w14:textId="77777777" w:rsidR="00AF0947" w:rsidRDefault="00AF0947" w:rsidP="00424F3F">
      <w:pPr>
        <w:pStyle w:val="Heading4"/>
      </w:pPr>
      <w:bookmarkStart w:id="1606" w:name="_Toc472625780"/>
      <w:r>
        <w:t>Debug Show Debounce</w:t>
      </w:r>
      <w:bookmarkEnd w:id="1606"/>
    </w:p>
    <w:p w14:paraId="57DD122B" w14:textId="22F1CB46" w:rsidR="00AF0947" w:rsidRPr="009C1732" w:rsidRDefault="00AF0947" w:rsidP="00AF0947">
      <w:pPr>
        <w:keepNext/>
      </w:pPr>
      <w:r w:rsidRPr="009C1732">
        <w:t xml:space="preserve">When the </w:t>
      </w:r>
      <w:r w:rsidRPr="009C1732">
        <w:rPr>
          <w:i/>
        </w:rPr>
        <w:t>Debug Show Debounce</w:t>
      </w:r>
      <w:r w:rsidRPr="009C1732">
        <w:t xml:space="preserve"> flag is set, pulses longer than the debounce timer will generate output on a separate line, with the following data fields:</w:t>
      </w:r>
    </w:p>
    <w:p w14:paraId="618F92DF" w14:textId="77777777" w:rsidR="00424F3F" w:rsidRPr="009C1732" w:rsidRDefault="00424F3F" w:rsidP="00424F3F">
      <w:pPr>
        <w:pStyle w:val="ListParagraph"/>
        <w:keepNext/>
        <w:numPr>
          <w:ilvl w:val="0"/>
          <w:numId w:val="16"/>
        </w:numPr>
        <w:ind w:left="714" w:hanging="357"/>
      </w:pPr>
      <w:r w:rsidRPr="009C1732">
        <w:t>The channel number (1-16),</w:t>
      </w:r>
    </w:p>
    <w:p w14:paraId="5C02676D"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6346A872" w14:textId="77777777" w:rsidR="00424F3F" w:rsidRPr="009C1732" w:rsidRDefault="00424F3F" w:rsidP="00424F3F">
      <w:pPr>
        <w:pStyle w:val="ListParagraph"/>
        <w:keepNext/>
        <w:numPr>
          <w:ilvl w:val="0"/>
          <w:numId w:val="16"/>
        </w:numPr>
        <w:ind w:left="714" w:hanging="357"/>
      </w:pPr>
      <w:r w:rsidRPr="009C1732">
        <w:t>The debounce timer expiry offset time in microseconds,</w:t>
      </w:r>
    </w:p>
    <w:p w14:paraId="0BF46C1E" w14:textId="77777777" w:rsidR="00AF0947" w:rsidRPr="009C1732" w:rsidRDefault="00AF0947" w:rsidP="005E5122">
      <w:pPr>
        <w:pStyle w:val="ListParagraph"/>
        <w:numPr>
          <w:ilvl w:val="0"/>
          <w:numId w:val="16"/>
        </w:numPr>
      </w:pPr>
      <w:r w:rsidRPr="009C1732">
        <w:t>The identifier “D”.</w:t>
      </w:r>
    </w:p>
    <w:p w14:paraId="3AE4617D" w14:textId="77777777" w:rsidR="00AF0947" w:rsidRDefault="00AF0947" w:rsidP="00424F3F">
      <w:pPr>
        <w:pStyle w:val="Heading4"/>
      </w:pPr>
      <w:bookmarkStart w:id="1607" w:name="_Toc472625781"/>
      <w:r>
        <w:t>Debug Show LED</w:t>
      </w:r>
      <w:bookmarkEnd w:id="1607"/>
    </w:p>
    <w:p w14:paraId="667CC0CA" w14:textId="624455B4" w:rsidR="00AF0947" w:rsidRPr="009C1732" w:rsidRDefault="00AF0947" w:rsidP="00AF0947">
      <w:r w:rsidRPr="009C1732">
        <w:t xml:space="preserve">When the </w:t>
      </w:r>
      <w:r w:rsidRPr="009C1732">
        <w:rPr>
          <w:i/>
        </w:rPr>
        <w:t>Debug Show LED</w:t>
      </w:r>
      <w:r w:rsidRPr="009C1732">
        <w:t xml:space="preserve"> flag is set, the diagnostic LED output will be enabled for all bells for which debugging is enabled. By default</w:t>
      </w:r>
      <w:r w:rsidR="00424F3F" w:rsidRPr="009C1732">
        <w:t>,</w:t>
      </w:r>
      <w:r w:rsidRPr="009C1732">
        <w:t xml:space="preserve"> the diagnostic LED indicates pulses detected on channel 1 only. </w:t>
      </w:r>
    </w:p>
    <w:p w14:paraId="5AFCF10E" w14:textId="77777777" w:rsidR="00AF0947" w:rsidRDefault="00AF0947" w:rsidP="00424F3F">
      <w:pPr>
        <w:pStyle w:val="Heading4"/>
      </w:pPr>
      <w:bookmarkStart w:id="1608" w:name="_Toc472625782"/>
      <w:r>
        <w:t>Debug Settings</w:t>
      </w:r>
      <w:bookmarkEnd w:id="1608"/>
    </w:p>
    <w:p w14:paraId="34B8809A" w14:textId="77777777" w:rsidR="00AF0947" w:rsidRPr="009C1732" w:rsidRDefault="00AF0947" w:rsidP="00AF0947">
      <w:r w:rsidRPr="009C1732">
        <w:t>Debug settings other than the Debug Mask are volatile and are not retained in EEPROM. Resetting the Simulator Interface will revert to the following default debug settings:</w:t>
      </w:r>
    </w:p>
    <w:p w14:paraId="252A579C" w14:textId="77777777" w:rsidR="00AF0947" w:rsidRPr="009C1732" w:rsidRDefault="00AF0947" w:rsidP="005E5122">
      <w:pPr>
        <w:pStyle w:val="ListParagraph"/>
        <w:numPr>
          <w:ilvl w:val="0"/>
          <w:numId w:val="28"/>
        </w:numPr>
      </w:pPr>
      <w:r w:rsidRPr="009C1732">
        <w:t>Debug Mode: Off</w:t>
      </w:r>
    </w:p>
    <w:p w14:paraId="646FAFF8" w14:textId="77777777" w:rsidR="00AF0947" w:rsidRPr="009C1732" w:rsidRDefault="00AF0947" w:rsidP="005E5122">
      <w:pPr>
        <w:pStyle w:val="ListParagraph"/>
        <w:numPr>
          <w:ilvl w:val="0"/>
          <w:numId w:val="28"/>
        </w:numPr>
      </w:pPr>
      <w:r w:rsidRPr="009C1732">
        <w:t xml:space="preserve">Debug Flags: </w:t>
      </w:r>
      <w:r w:rsidRPr="009C1732">
        <w:rPr>
          <w:i/>
        </w:rPr>
        <w:t>Debug Pulse Timer</w:t>
      </w:r>
    </w:p>
    <w:p w14:paraId="2BBEB50E" w14:textId="77777777" w:rsidR="00AF0947" w:rsidRPr="009C1732" w:rsidRDefault="00AF0947" w:rsidP="005E5122">
      <w:pPr>
        <w:pStyle w:val="ListParagraph"/>
        <w:numPr>
          <w:ilvl w:val="0"/>
          <w:numId w:val="28"/>
        </w:numPr>
      </w:pPr>
      <w:r w:rsidRPr="009C1732">
        <w:t>Debug Mask: EEPROM Value</w:t>
      </w:r>
    </w:p>
    <w:p w14:paraId="4E34AC82" w14:textId="77777777" w:rsidR="00AF0947" w:rsidRPr="00424F3F" w:rsidRDefault="00AF0947" w:rsidP="00AF0947">
      <w:pPr>
        <w:rPr>
          <w:color w:val="00B050"/>
        </w:rPr>
      </w:pPr>
      <w:r w:rsidRPr="009C1732">
        <w:t>Note that changes to the configured Debug Flags and the Debug Mask are remembered if Debug Mode is disabled via the CLI, so debugging may be resumed easily with the same settings</w:t>
      </w:r>
      <w:r w:rsidRPr="00424F3F">
        <w:rPr>
          <w:color w:val="00B050"/>
        </w:rPr>
        <w:t xml:space="preserve">. </w:t>
      </w:r>
    </w:p>
    <w:p w14:paraId="7801E8B2" w14:textId="77777777" w:rsidR="003912A1" w:rsidRDefault="003912A1" w:rsidP="00424F3F">
      <w:pPr>
        <w:pStyle w:val="Heading3"/>
      </w:pPr>
      <w:bookmarkStart w:id="1609" w:name="_Toc382313148"/>
      <w:bookmarkStart w:id="1610" w:name="_Toc415420478"/>
      <w:bookmarkStart w:id="1611" w:name="_Toc472625783"/>
      <w:r>
        <w:br w:type="page"/>
      </w:r>
    </w:p>
    <w:p w14:paraId="55CAC992" w14:textId="11D6C9A1" w:rsidR="00AF0947" w:rsidRDefault="00AF0947" w:rsidP="00424F3F">
      <w:pPr>
        <w:pStyle w:val="Heading3"/>
      </w:pPr>
      <w:bookmarkStart w:id="1612" w:name="_Toc202969184"/>
      <w:r>
        <w:lastRenderedPageBreak/>
        <w:t>Serial Input &amp; Command Line Interface</w:t>
      </w:r>
      <w:bookmarkEnd w:id="1609"/>
      <w:bookmarkEnd w:id="1610"/>
      <w:bookmarkEnd w:id="1611"/>
      <w:bookmarkEnd w:id="1612"/>
    </w:p>
    <w:p w14:paraId="5FA3D7C7" w14:textId="77777777" w:rsidR="00AF0947" w:rsidRPr="009C1732" w:rsidRDefault="00AF0947" w:rsidP="00AF0947">
      <w:r w:rsidRPr="009C1732">
        <w:t>The Simulator Interface firmware implements a simple Command Line Interface (CLI), which may be used to configure certain aspects of the Interface, or to gather debugging and timing data. This functionality is not part of the MBI Protocol specification.</w:t>
      </w:r>
    </w:p>
    <w:p w14:paraId="2B99E328" w14:textId="713AD271" w:rsidR="00AF0947" w:rsidRPr="009C1732" w:rsidRDefault="00AF0947" w:rsidP="00AF0947">
      <w:r w:rsidRPr="009C1732">
        <w:t xml:space="preserve">The Simulator Interface also </w:t>
      </w:r>
      <w:r w:rsidR="009C1732" w:rsidRPr="009C1732">
        <w:t>must</w:t>
      </w:r>
      <w:r w:rsidRPr="009C1732">
        <w:t xml:space="preserve"> handle legitimate MBI Protocol commands and delay data sent by the Simulator Software</w:t>
      </w:r>
      <w:r w:rsidR="00424F3F" w:rsidRPr="009C1732">
        <w:t>, in order to differentiate these from CLI input (even though these data are not used by the Type 2 Simulator Interface)</w:t>
      </w:r>
      <w:r w:rsidRPr="009C1732">
        <w:t xml:space="preserve">. This processing is done inside the Arduino </w:t>
      </w:r>
      <w:r w:rsidRPr="009C1732">
        <w:rPr>
          <w:i/>
        </w:rPr>
        <w:t>serialEvent()</w:t>
      </w:r>
      <w:r w:rsidRPr="009C1732">
        <w:t xml:space="preserve"> function, with the CLI itself handed off to a set of separate functions. </w:t>
      </w:r>
    </w:p>
    <w:p w14:paraId="49AC44A8" w14:textId="29E94BF7" w:rsidR="00AF0947" w:rsidRPr="009C1732" w:rsidRDefault="00AF0947" w:rsidP="00AF0947">
      <w:r w:rsidRPr="009C1732">
        <w:t>To achieve this, the firmware adopts the following strategy when handling serial input.</w:t>
      </w:r>
    </w:p>
    <w:p w14:paraId="70D2B3AD" w14:textId="6AD02ADB" w:rsidR="00AF0947" w:rsidRPr="009C1732" w:rsidRDefault="00AF0947" w:rsidP="00EE121F">
      <w:pPr>
        <w:pStyle w:val="ListParagraph"/>
        <w:numPr>
          <w:ilvl w:val="0"/>
          <w:numId w:val="17"/>
        </w:numPr>
      </w:pPr>
      <w:r w:rsidRPr="009C1732">
        <w:t xml:space="preserve">The first byte received is examined. If this byte is </w:t>
      </w:r>
      <w:r w:rsidR="00EE121F">
        <w:t>the MBI Protocol 0xFD command, a 0xFD response is sent. If the first byte is any other</w:t>
      </w:r>
      <w:r w:rsidRPr="009C1732">
        <w:t xml:space="preserve"> recognised MBI Protocol command (</w:t>
      </w:r>
      <w:r w:rsidR="00424F3F" w:rsidRPr="009C1732">
        <w:t xml:space="preserve">See </w:t>
      </w:r>
      <w:r w:rsidRPr="009C1732">
        <w:t xml:space="preserve">Appendix B), it is </w:t>
      </w:r>
      <w:r w:rsidR="00424F3F" w:rsidRPr="009C1732">
        <w:t>discarded</w:t>
      </w:r>
      <w:r w:rsidRPr="009C1732">
        <w:t>.</w:t>
      </w:r>
      <w:r w:rsidR="00424F3F" w:rsidRPr="009C1732">
        <w:t xml:space="preserve"> No </w:t>
      </w:r>
      <w:r w:rsidR="00EE121F">
        <w:t xml:space="preserve">other </w:t>
      </w:r>
      <w:r w:rsidR="00424F3F" w:rsidRPr="009C1732">
        <w:t>responses are sent to MBI commands.</w:t>
      </w:r>
    </w:p>
    <w:p w14:paraId="5E43DB19" w14:textId="4F08F1AB" w:rsidR="00AF0947" w:rsidRPr="009C1732" w:rsidRDefault="00AF0947" w:rsidP="005E5122">
      <w:pPr>
        <w:pStyle w:val="ListParagraph"/>
        <w:numPr>
          <w:ilvl w:val="0"/>
          <w:numId w:val="17"/>
        </w:numPr>
      </w:pPr>
      <w:r w:rsidRPr="009C1732">
        <w:t>If the first byte is not a recognised MBI Protocol command, it may be the first of a set of updated delay values. There is no defined command byte defined in the MBI Protocol to precede a set of delay values, so the Simulator Interface attempts to read a full set of 1</w:t>
      </w:r>
      <w:r w:rsidR="00424F3F" w:rsidRPr="009C1732">
        <w:t>3 bytes (1</w:t>
      </w:r>
      <w:r w:rsidRPr="009C1732">
        <w:t>2 values plus the specified terminator byte</w:t>
      </w:r>
      <w:r w:rsidR="00424F3F" w:rsidRPr="009C1732">
        <w:t>)</w:t>
      </w:r>
      <w:r w:rsidRPr="009C1732">
        <w:t xml:space="preserve"> within a defined timeout interval (one second in the current v</w:t>
      </w:r>
      <w:r w:rsidR="00424F3F" w:rsidRPr="009C1732">
        <w:t>3.</w:t>
      </w:r>
      <w:r w:rsidR="00EE121F">
        <w:t>7</w:t>
      </w:r>
      <w:r w:rsidR="00424F3F" w:rsidRPr="009C1732">
        <w:t xml:space="preserve"> firmware</w:t>
      </w:r>
      <w:r w:rsidRPr="009C1732">
        <w:t>).</w:t>
      </w:r>
    </w:p>
    <w:p w14:paraId="6C39339C" w14:textId="0B39DCB0" w:rsidR="00AF0947" w:rsidRPr="009C1732" w:rsidRDefault="00AF0947" w:rsidP="005E5122">
      <w:pPr>
        <w:pStyle w:val="ListParagraph"/>
        <w:numPr>
          <w:ilvl w:val="0"/>
          <w:numId w:val="17"/>
        </w:numPr>
      </w:pPr>
      <w:r w:rsidRPr="009C1732">
        <w:t xml:space="preserve">If 12 values plus the correct terminator byte have been received within the timeout period, these are </w:t>
      </w:r>
      <w:r w:rsidR="00424F3F" w:rsidRPr="009C1732">
        <w:t xml:space="preserve">assumed to be </w:t>
      </w:r>
      <w:r w:rsidRPr="009C1732">
        <w:t>delay values</w:t>
      </w:r>
      <w:r w:rsidR="00424F3F" w:rsidRPr="009C1732">
        <w:t>, and all 13 bytes are discarded</w:t>
      </w:r>
      <w:r w:rsidRPr="009C1732">
        <w:t>.</w:t>
      </w:r>
    </w:p>
    <w:p w14:paraId="697DC63B" w14:textId="77777777" w:rsidR="00AF0947" w:rsidRPr="009C1732" w:rsidRDefault="00AF0947" w:rsidP="005E5122">
      <w:pPr>
        <w:pStyle w:val="ListParagraph"/>
        <w:numPr>
          <w:ilvl w:val="0"/>
          <w:numId w:val="17"/>
        </w:numPr>
      </w:pPr>
      <w:r w:rsidRPr="009C1732">
        <w:t>If a full set of values cannot be read, or the terminator is incorrect, the first (and possibly only) byte read is passed on to the CLI handler for further examination. Any bytes after the first are discarded.</w:t>
      </w:r>
    </w:p>
    <w:p w14:paraId="192AA844" w14:textId="29570E9B" w:rsidR="00AF0947" w:rsidRPr="009C1732" w:rsidRDefault="00AF0947" w:rsidP="005E5122">
      <w:pPr>
        <w:pStyle w:val="ListParagraph"/>
        <w:numPr>
          <w:ilvl w:val="0"/>
          <w:numId w:val="17"/>
        </w:numPr>
      </w:pPr>
      <w:r w:rsidRPr="009C1732">
        <w:t xml:space="preserve">If the received byte is a recognised CLI command (Appendix B), it is </w:t>
      </w:r>
      <w:r w:rsidR="00424F3F" w:rsidRPr="009C1732">
        <w:t>processed,</w:t>
      </w:r>
      <w:r w:rsidRPr="009C1732">
        <w:t xml:space="preserve"> and any appropriate response sent.</w:t>
      </w:r>
    </w:p>
    <w:p w14:paraId="14860296" w14:textId="77777777" w:rsidR="00AF0947" w:rsidRPr="009C1732" w:rsidRDefault="00AF0947" w:rsidP="005E5122">
      <w:pPr>
        <w:pStyle w:val="ListParagraph"/>
        <w:numPr>
          <w:ilvl w:val="0"/>
          <w:numId w:val="17"/>
        </w:numPr>
      </w:pPr>
      <w:r w:rsidRPr="009C1732">
        <w:t>If the received byte is not a recognised CLI command, it is discarded.</w:t>
      </w:r>
    </w:p>
    <w:p w14:paraId="3AE8A04D" w14:textId="2779A0D6" w:rsidR="00AF0947" w:rsidRPr="009C1732" w:rsidRDefault="00AF0947" w:rsidP="00AF0947">
      <w:r w:rsidRPr="009C1732">
        <w:t>The diagnostic LED is used to indicate that a CLI command has been received, or that an error occurred.</w:t>
      </w:r>
      <w:r w:rsidR="00424F3F" w:rsidRPr="009C1732">
        <w:t xml:space="preserve"> </w:t>
      </w:r>
      <w:r w:rsidRPr="009C1732">
        <w:t xml:space="preserve">The CLI </w:t>
      </w:r>
      <w:r w:rsidR="00424F3F" w:rsidRPr="009C1732">
        <w:t xml:space="preserve">command are </w:t>
      </w:r>
      <w:r w:rsidRPr="009C1732">
        <w:t>documented in Appendix D below.</w:t>
      </w:r>
    </w:p>
    <w:p w14:paraId="6652CCAA" w14:textId="77777777" w:rsidR="00AF0947" w:rsidRDefault="00AF0947" w:rsidP="00424F3F">
      <w:pPr>
        <w:pStyle w:val="Heading3"/>
      </w:pPr>
      <w:bookmarkStart w:id="1613" w:name="_Toc472625785"/>
      <w:bookmarkStart w:id="1614" w:name="_Toc382313150"/>
      <w:bookmarkStart w:id="1615" w:name="_Toc415420480"/>
      <w:bookmarkStart w:id="1616" w:name="_Toc202969185"/>
      <w:r>
        <w:t>Sensor Enable/Disable</w:t>
      </w:r>
      <w:bookmarkEnd w:id="1613"/>
      <w:bookmarkEnd w:id="1616"/>
    </w:p>
    <w:p w14:paraId="11828362" w14:textId="02D1D717" w:rsidR="00AF0947" w:rsidRPr="009C1732" w:rsidRDefault="00AF0947" w:rsidP="00AF0947">
      <w:r w:rsidRPr="009C1732">
        <w:t xml:space="preserve">The Simulator Interface firmware can be configured to disable any individual sensor input, for example to bypass temporarily a faulty sensor. Disabled inputs are ignored by the firmware, and generate no serial output, including debugging output. This behaviour is configured using CLI commands (Appendix D), accessed via a terminal emulator. The enabled or disabled state of each input channel is stored in non-volatile EEPROM. </w:t>
      </w:r>
    </w:p>
    <w:p w14:paraId="47353EBC" w14:textId="1CC9437C" w:rsidR="002B6100" w:rsidRPr="009C1732" w:rsidRDefault="002B6100" w:rsidP="00AF0947">
      <w:r w:rsidRPr="009C1732">
        <w:t>As noted above, the number of channels to be scanned on each iteration is determined dynamically with reference to the highest numbered enabled channel.</w:t>
      </w:r>
    </w:p>
    <w:p w14:paraId="3BE63B15" w14:textId="77777777" w:rsidR="003912A1" w:rsidRDefault="003912A1" w:rsidP="002B6100">
      <w:pPr>
        <w:pStyle w:val="Heading3"/>
      </w:pPr>
      <w:bookmarkStart w:id="1617" w:name="_Toc415420481"/>
      <w:bookmarkStart w:id="1618" w:name="_Toc472625788"/>
      <w:bookmarkEnd w:id="1614"/>
      <w:bookmarkEnd w:id="1615"/>
      <w:r>
        <w:br w:type="page"/>
      </w:r>
    </w:p>
    <w:p w14:paraId="7C4A3C2D" w14:textId="15821ED9" w:rsidR="00AF0947" w:rsidRDefault="00AF0947" w:rsidP="002B6100">
      <w:pPr>
        <w:pStyle w:val="Heading3"/>
      </w:pPr>
      <w:bookmarkStart w:id="1619" w:name="_Toc202969186"/>
      <w:r>
        <w:lastRenderedPageBreak/>
        <w:t>Memory Footprint</w:t>
      </w:r>
      <w:bookmarkEnd w:id="1617"/>
      <w:bookmarkEnd w:id="1618"/>
      <w:bookmarkEnd w:id="1619"/>
    </w:p>
    <w:p w14:paraId="46F3792B" w14:textId="332EA7A0" w:rsidR="00AF0947" w:rsidRPr="009C1732" w:rsidRDefault="00AF0947" w:rsidP="00AF0947">
      <w:r w:rsidRPr="009C1732">
        <w:t xml:space="preserve">The ATmega328P has a very limited 2kByte SRAM capacity. The </w:t>
      </w:r>
      <w:r w:rsidRPr="009C1732">
        <w:rPr>
          <w:i/>
        </w:rPr>
        <w:t>MemoryFree</w:t>
      </w:r>
      <w:r w:rsidRPr="009C1732">
        <w:t xml:space="preserve"> software library has been incorporated into the Simulator Interface code to track SRAM usage. This may be displayed via the Interface CLI. Flash (Program) Memory usage is reported by the Arduino IDE when the software sketch is compiled.</w:t>
      </w:r>
    </w:p>
    <w:p w14:paraId="057C32FA" w14:textId="773A5FE1" w:rsidR="00AF0947" w:rsidRPr="009C1732" w:rsidRDefault="00AF0947" w:rsidP="00AF0947">
      <w:pPr>
        <w:keepNext/>
      </w:pPr>
      <w:r w:rsidRPr="009C1732">
        <w:t>The memory footprint of the Simulator Interface firmware v</w:t>
      </w:r>
      <w:r w:rsidR="002B6100" w:rsidRPr="009C1732">
        <w:t>3.5</w:t>
      </w:r>
      <w:r w:rsidRPr="009C1732">
        <w:t xml:space="preserve"> on an ATmega328P is as follows:</w:t>
      </w:r>
    </w:p>
    <w:p w14:paraId="08BC57D2" w14:textId="0839D575" w:rsidR="00AF0947" w:rsidRPr="009C1732" w:rsidRDefault="00AF0947" w:rsidP="00AF0947">
      <w:pPr>
        <w:pStyle w:val="ListParagraph"/>
        <w:numPr>
          <w:ilvl w:val="0"/>
          <w:numId w:val="1"/>
        </w:numPr>
      </w:pPr>
      <w:r w:rsidRPr="009C1732">
        <w:t>1</w:t>
      </w:r>
      <w:r w:rsidR="002B6100" w:rsidRPr="009C1732">
        <w:t>2,742</w:t>
      </w:r>
      <w:r w:rsidRPr="009C1732">
        <w:t xml:space="preserve"> / 32,768 Bytes Flash Memory</w:t>
      </w:r>
    </w:p>
    <w:p w14:paraId="3C81D334" w14:textId="277680D9" w:rsidR="00AF0947" w:rsidRPr="009C1732" w:rsidRDefault="002B6100" w:rsidP="00AF0947">
      <w:pPr>
        <w:pStyle w:val="ListParagraph"/>
        <w:numPr>
          <w:ilvl w:val="0"/>
          <w:numId w:val="1"/>
        </w:numPr>
      </w:pPr>
      <w:r w:rsidRPr="009C1732">
        <w:t>718</w:t>
      </w:r>
      <w:r w:rsidR="00AF0947" w:rsidRPr="009C1732">
        <w:t xml:space="preserve"> / 2,048 Bytes SRAM</w:t>
      </w:r>
    </w:p>
    <w:p w14:paraId="5B904968" w14:textId="43539A0D" w:rsidR="00AF0947" w:rsidRPr="009C1732" w:rsidRDefault="002B6100" w:rsidP="00AF0947">
      <w:pPr>
        <w:pStyle w:val="ListParagraph"/>
        <w:numPr>
          <w:ilvl w:val="0"/>
          <w:numId w:val="1"/>
        </w:numPr>
      </w:pPr>
      <w:r w:rsidRPr="009C1732">
        <w:t>23</w:t>
      </w:r>
      <w:r w:rsidR="00AF0947" w:rsidRPr="009C1732">
        <w:t xml:space="preserve"> / 1,024 Bytes EEPROM </w:t>
      </w:r>
    </w:p>
    <w:p w14:paraId="495CFA9D" w14:textId="09E16A27" w:rsidR="00AF0947" w:rsidRPr="009C1732" w:rsidRDefault="00AF0947" w:rsidP="00AF0947">
      <w:r w:rsidRPr="009C1732">
        <w:t xml:space="preserve">The compiler </w:t>
      </w:r>
      <w:r w:rsidRPr="009C1732">
        <w:rPr>
          <w:i/>
        </w:rPr>
        <w:t>F()</w:t>
      </w:r>
      <w:r w:rsidRPr="009C1732">
        <w:t xml:space="preserve"> macro has been used throughout the Interface code to store static text strings into program memory, thus relieving pressure on SRAM. As a </w:t>
      </w:r>
      <w:r w:rsidR="009367AD" w:rsidRPr="009C1732">
        <w:t>result,</w:t>
      </w:r>
      <w:r w:rsidRPr="009C1732">
        <w:t xml:space="preserve"> the current v</w:t>
      </w:r>
      <w:r w:rsidR="002B6100" w:rsidRPr="009C1732">
        <w:t>3.</w:t>
      </w:r>
      <w:r w:rsidR="009367AD">
        <w:t>7</w:t>
      </w:r>
      <w:r w:rsidRPr="009C1732">
        <w:t xml:space="preserve"> of the Interface firmware can run on older ATmega1</w:t>
      </w:r>
      <w:r w:rsidR="009367AD">
        <w:t>68</w:t>
      </w:r>
      <w:r w:rsidRPr="009C1732">
        <w:t xml:space="preserve"> microcontrollers with 16kBytes of Flash Memory and only 1kByte of SRAM</w:t>
      </w:r>
      <w:r w:rsidR="009367AD">
        <w:rPr>
          <w:rStyle w:val="FootnoteReference"/>
        </w:rPr>
        <w:footnoteReference w:id="38"/>
      </w:r>
      <w:r w:rsidRPr="009C1732">
        <w:t>.</w:t>
      </w:r>
    </w:p>
    <w:p w14:paraId="6AEED901" w14:textId="77777777" w:rsidR="003912A1" w:rsidRDefault="003912A1" w:rsidP="00AF0947">
      <w:pPr>
        <w:pStyle w:val="Heading2"/>
      </w:pPr>
      <w:bookmarkStart w:id="1620" w:name="_Toc415420484"/>
      <w:bookmarkStart w:id="1621" w:name="_Toc472625791"/>
      <w:r>
        <w:br w:type="page"/>
      </w:r>
    </w:p>
    <w:p w14:paraId="3B476B41" w14:textId="537281EA" w:rsidR="00AF0947" w:rsidRDefault="00AF0947" w:rsidP="00AF0947">
      <w:pPr>
        <w:pStyle w:val="Heading2"/>
      </w:pPr>
      <w:bookmarkStart w:id="1622" w:name="_Toc202969187"/>
      <w:r>
        <w:lastRenderedPageBreak/>
        <w:t>Metrics</w:t>
      </w:r>
      <w:bookmarkEnd w:id="1620"/>
      <w:bookmarkEnd w:id="1621"/>
      <w:bookmarkEnd w:id="1622"/>
    </w:p>
    <w:p w14:paraId="3DEA793A" w14:textId="77777777" w:rsidR="00AF0947" w:rsidRPr="009C1732" w:rsidRDefault="00AF0947" w:rsidP="00AF0947">
      <w:pPr>
        <w:keepNext/>
      </w:pPr>
      <w:r w:rsidRPr="009C1732">
        <w:t>The effects of three key metrics have been considered in the design of the Simulator Interface firmware. These are:</w:t>
      </w:r>
    </w:p>
    <w:p w14:paraId="67396D06" w14:textId="095556D9" w:rsidR="00AF0947" w:rsidRPr="009C1732" w:rsidRDefault="00AF0947" w:rsidP="005E5122">
      <w:pPr>
        <w:pStyle w:val="ListParagraph"/>
        <w:numPr>
          <w:ilvl w:val="0"/>
          <w:numId w:val="21"/>
        </w:numPr>
      </w:pPr>
      <w:r w:rsidRPr="009C1732">
        <w:t xml:space="preserve">The inter-blow interval: The rate at which the Simulator Interface is required to detect and transmit signals from all Sensor </w:t>
      </w:r>
      <w:r w:rsidR="00FA3F94" w:rsidRPr="009C1732">
        <w:t>Modules</w:t>
      </w:r>
      <w:r w:rsidRPr="009C1732">
        <w:t xml:space="preserve"> to the Simulator during normal ringing.</w:t>
      </w:r>
    </w:p>
    <w:p w14:paraId="21187FE9" w14:textId="287504DF" w:rsidR="00AF0947" w:rsidRPr="009C1732" w:rsidRDefault="00AF0947" w:rsidP="005E5122">
      <w:pPr>
        <w:pStyle w:val="ListParagraph"/>
        <w:numPr>
          <w:ilvl w:val="0"/>
          <w:numId w:val="21"/>
        </w:numPr>
      </w:pPr>
      <w:r w:rsidRPr="009C1732">
        <w:t xml:space="preserve">The inter-row interval: The rate at which the Simulator Interface is required to detect signals from any one Sensor </w:t>
      </w:r>
      <w:r w:rsidR="00FA3F94" w:rsidRPr="009C1732">
        <w:t>Module</w:t>
      </w:r>
      <w:r w:rsidRPr="009C1732">
        <w:t xml:space="preserve"> during normal ringing.</w:t>
      </w:r>
    </w:p>
    <w:p w14:paraId="43EFC35E" w14:textId="6505D96D" w:rsidR="00AF0947" w:rsidRPr="009C1732" w:rsidRDefault="00AF0947" w:rsidP="005E5122">
      <w:pPr>
        <w:pStyle w:val="ListParagraph"/>
        <w:numPr>
          <w:ilvl w:val="0"/>
          <w:numId w:val="21"/>
        </w:numPr>
      </w:pPr>
      <w:r w:rsidRPr="009C1732">
        <w:t xml:space="preserve">The Sensor Pulse Duration: The length of the pulse from each Sensor </w:t>
      </w:r>
      <w:r w:rsidR="00FA3F94" w:rsidRPr="009C1732">
        <w:t>Module</w:t>
      </w:r>
      <w:r w:rsidRPr="009C1732">
        <w:t xml:space="preserve"> which the Simulator Interface is required reliably and unambiguously to detect.</w:t>
      </w:r>
    </w:p>
    <w:p w14:paraId="6026D00D" w14:textId="77777777" w:rsidR="00AF0947" w:rsidRPr="009C1732" w:rsidRDefault="00AF0947" w:rsidP="00AF0947">
      <w:r w:rsidRPr="009C1732">
        <w:t>Each of these metrics is considered further below.</w:t>
      </w:r>
    </w:p>
    <w:p w14:paraId="4C0879EF" w14:textId="77777777" w:rsidR="00AF0947" w:rsidRDefault="00AF0947" w:rsidP="00AF0947">
      <w:pPr>
        <w:pStyle w:val="Heading3"/>
      </w:pPr>
      <w:bookmarkStart w:id="1623" w:name="_Toc415420485"/>
      <w:bookmarkStart w:id="1624" w:name="_Toc472625792"/>
      <w:bookmarkStart w:id="1625" w:name="_Toc202969188"/>
      <w:r>
        <w:t>Inter-Blow Interval Requirements</w:t>
      </w:r>
      <w:bookmarkEnd w:id="1623"/>
      <w:bookmarkEnd w:id="1624"/>
      <w:bookmarkEnd w:id="1625"/>
    </w:p>
    <w:p w14:paraId="7C3A9F49" w14:textId="77777777" w:rsidR="00AF0947" w:rsidRPr="009C1732" w:rsidRDefault="00AF0947" w:rsidP="00AF0947">
      <w:r w:rsidRPr="009C1732">
        <w:t>For any given ring of bells, the inter-blow and inter-row requirements can be estimated from the known speed of ringing.</w:t>
      </w:r>
    </w:p>
    <w:p w14:paraId="6FFDAF13" w14:textId="77777777" w:rsidR="00AF0947" w:rsidRPr="009C1732" w:rsidRDefault="00AF0947" w:rsidP="00AF0947">
      <w:pPr>
        <w:keepNext/>
      </w:pPr>
      <w:r w:rsidRPr="009C1732">
        <w:t>For example, for the Liverpool Cathedral bells, taking 4h 30m as a representative speed for a peal of 5042 changes of Maximus on the (82cwt) twelve, the inter-blow interval in rounds is given by the calculation:</w:t>
      </w:r>
    </w:p>
    <w:p w14:paraId="723259F8" w14:textId="77777777" w:rsidR="00AF0947" w:rsidRPr="009C1732" w:rsidRDefault="00AF0947" w:rsidP="00AF0947">
      <w:pPr>
        <w:jc w:val="center"/>
        <w:rPr>
          <w:b/>
        </w:rPr>
      </w:pPr>
      <w:r w:rsidRPr="009C1732">
        <w:rPr>
          <w:b/>
        </w:rPr>
        <w:t>(270 minutes x 60 seconds) / (5042 changes x 12 bells) = 0.268s or 268ms</w:t>
      </w:r>
    </w:p>
    <w:p w14:paraId="10B278DB" w14:textId="77777777" w:rsidR="00AF0947" w:rsidRPr="009C1732" w:rsidRDefault="00AF0947" w:rsidP="00AF0947">
      <w:pPr>
        <w:keepNext/>
      </w:pPr>
      <w:r w:rsidRPr="009C1732">
        <w:t>Taking 3h 15m as a representative speed for a peal of 5056 changes of Major on the light (24cwt) eight, the inter-blow interval in rounds is given by the calculation:</w:t>
      </w:r>
    </w:p>
    <w:p w14:paraId="29D3237B" w14:textId="77777777" w:rsidR="00AF0947" w:rsidRPr="009C1732" w:rsidRDefault="00AF0947" w:rsidP="00AF0947">
      <w:pPr>
        <w:jc w:val="center"/>
        <w:rPr>
          <w:b/>
        </w:rPr>
      </w:pPr>
      <w:r w:rsidRPr="009C1732">
        <w:rPr>
          <w:b/>
        </w:rPr>
        <w:t>(195 minutes x 60 seconds) / (5056 changes x 8 bells) = 0.289s or 289ms</w:t>
      </w:r>
    </w:p>
    <w:p w14:paraId="2404E8D2" w14:textId="2C4822D1" w:rsidR="00AF0947" w:rsidRPr="009C1732" w:rsidRDefault="00AF0947" w:rsidP="00AF0947">
      <w:r w:rsidRPr="009C1732">
        <w:t xml:space="preserve">The serial protocol used by the Simulator </w:t>
      </w:r>
      <w:r w:rsidR="00FA3F94" w:rsidRPr="009C1732">
        <w:t>Interface Module</w:t>
      </w:r>
      <w:r w:rsidRPr="009C1732">
        <w:t xml:space="preserve"> runs at 2400 bits per second, and sends a single ASCII character for each blow of each bell. Each character comprises 10 bits (8 data bits, plus 1 start bit and 1 stop bit), giving a maximum continuous data rate of 240 characters per second, or </w:t>
      </w:r>
      <w:r w:rsidR="00FA3F94" w:rsidRPr="009C1732">
        <w:t xml:space="preserve">approximately </w:t>
      </w:r>
      <w:r w:rsidRPr="009C1732">
        <w:t xml:space="preserve">4.2ms per character. </w:t>
      </w:r>
    </w:p>
    <w:p w14:paraId="6B649089" w14:textId="77777777" w:rsidR="00AF0947" w:rsidRPr="009C1732" w:rsidRDefault="00AF0947" w:rsidP="00AF0947">
      <w:r w:rsidRPr="009C1732">
        <w:t>This confirms that the Simulator Data Connection has sufficient capacity, and has a resolution of approximately 1.6% of the inter-blow interval. Put another way, if the bells are fired accurately then the signals from all 12 bells can be sent over the data link to the Simulator PC within 51ms, or less than one fifth of the normal inter-blow interval. (True firing, the simultaneous striking of more than one bell, is not achievable with a Simulator Interface of this design.)</w:t>
      </w:r>
    </w:p>
    <w:p w14:paraId="0C09C638" w14:textId="616E8DBA" w:rsidR="00AF0947" w:rsidRPr="009C1732" w:rsidRDefault="00AF0947" w:rsidP="00AF0947">
      <w:r w:rsidRPr="009C1732">
        <w:t>Under normal operation, where one byte at a time is sent to the Simulator</w:t>
      </w:r>
      <w:r w:rsidR="00FA3F94" w:rsidRPr="009C1732">
        <w:t xml:space="preserve"> PC</w:t>
      </w:r>
      <w:r w:rsidRPr="009C1732">
        <w:t>, the serial print function call is non-blocking and operates asynchronously, so the main code loop is not slowed down or paused while data is sent to the Simulator</w:t>
      </w:r>
      <w:r w:rsidR="00FA3F94" w:rsidRPr="009C1732">
        <w:t xml:space="preserve"> PC</w:t>
      </w:r>
      <w:r w:rsidRPr="009C1732">
        <w:rPr>
          <w:rStyle w:val="FootnoteReference"/>
        </w:rPr>
        <w:footnoteReference w:id="39"/>
      </w:r>
      <w:r w:rsidRPr="009C1732">
        <w:t xml:space="preserve">.  </w:t>
      </w:r>
    </w:p>
    <w:p w14:paraId="6E05FBED" w14:textId="77777777" w:rsidR="00AF0947" w:rsidRPr="009C1732" w:rsidRDefault="00AF0947" w:rsidP="00AF0947">
      <w:r w:rsidRPr="009C1732">
        <w:t>(Note that generating detailed debugging output from a large number of bells can cause the serial output buffer to fill and the serial print function to block. This can cause issues with timing behaviour and debugging output.)</w:t>
      </w:r>
    </w:p>
    <w:p w14:paraId="769EAC07" w14:textId="77777777" w:rsidR="00AF0947" w:rsidRPr="009C1732" w:rsidRDefault="00AF0947" w:rsidP="00AF0947">
      <w:r w:rsidRPr="009C1732">
        <w:lastRenderedPageBreak/>
        <w:t>A more detailed analysis of the inter-blow intervals for a large sample of rings of bells may be found in Appendix C.</w:t>
      </w:r>
    </w:p>
    <w:p w14:paraId="403A8F57" w14:textId="77777777" w:rsidR="00AF0947" w:rsidRDefault="00AF0947" w:rsidP="00AF0947">
      <w:pPr>
        <w:pStyle w:val="Heading3"/>
      </w:pPr>
      <w:bookmarkStart w:id="1626" w:name="_Toc415420486"/>
      <w:bookmarkStart w:id="1627" w:name="_Toc472625793"/>
      <w:bookmarkStart w:id="1628" w:name="_Toc202969189"/>
      <w:r>
        <w:t>Inter-Row Interval Requirements</w:t>
      </w:r>
      <w:bookmarkEnd w:id="1626"/>
      <w:bookmarkEnd w:id="1627"/>
      <w:bookmarkEnd w:id="1628"/>
    </w:p>
    <w:p w14:paraId="2199CDC1" w14:textId="77777777" w:rsidR="00AF0947" w:rsidRPr="009C1732" w:rsidRDefault="00AF0947" w:rsidP="00AF0947">
      <w:pPr>
        <w:keepNext/>
      </w:pPr>
      <w:r w:rsidRPr="009C1732">
        <w:t>The inter-row interval follows from a similar calculation:</w:t>
      </w:r>
    </w:p>
    <w:p w14:paraId="24773417" w14:textId="77777777" w:rsidR="00AF0947" w:rsidRPr="009C1732" w:rsidRDefault="00AF0947" w:rsidP="00AF0947">
      <w:pPr>
        <w:keepNext/>
      </w:pPr>
      <w:r w:rsidRPr="009C1732">
        <w:t>For the Liverpool Cathedral bells, taking 4h 30m as a typical speed for a peal of 5042 changes of Maximus, the inter-blow interval in rounds is given by the calculation:</w:t>
      </w:r>
    </w:p>
    <w:p w14:paraId="0C161B11" w14:textId="77777777" w:rsidR="00AF0947" w:rsidRPr="009C1732" w:rsidRDefault="00AF0947" w:rsidP="00AF0947">
      <w:pPr>
        <w:jc w:val="center"/>
        <w:rPr>
          <w:b/>
        </w:rPr>
      </w:pPr>
      <w:r w:rsidRPr="009C1732">
        <w:rPr>
          <w:b/>
        </w:rPr>
        <w:t>(270 minutes x 60 seconds) / 5042 changes = 3.21s</w:t>
      </w:r>
    </w:p>
    <w:p w14:paraId="4719244E" w14:textId="77777777" w:rsidR="00AF0947" w:rsidRPr="009C1732" w:rsidRDefault="00AF0947" w:rsidP="00AF0947">
      <w:pPr>
        <w:keepNext/>
      </w:pPr>
      <w:r w:rsidRPr="009C1732">
        <w:t>Taking 3h 15m as a typical speed for a peal of 5056 changes of Major on the light (24cwt) eight, the inter-blow interval in rounds is given by the calculation:</w:t>
      </w:r>
    </w:p>
    <w:p w14:paraId="2A92A8F7" w14:textId="77777777" w:rsidR="00AF0947" w:rsidRPr="009C1732" w:rsidRDefault="00AF0947" w:rsidP="00AF0947">
      <w:pPr>
        <w:jc w:val="center"/>
        <w:rPr>
          <w:b/>
        </w:rPr>
      </w:pPr>
      <w:r w:rsidRPr="009C1732">
        <w:rPr>
          <w:b/>
        </w:rPr>
        <w:t>(195 minutes x 60 seconds) / 5056 changes = 2.31s</w:t>
      </w:r>
    </w:p>
    <w:p w14:paraId="5768E365" w14:textId="5A1E7AB0" w:rsidR="00AF0947" w:rsidRPr="009C1732" w:rsidRDefault="00AF0947" w:rsidP="00AF0947">
      <w:r w:rsidRPr="009C1732">
        <w:t xml:space="preserve">As discussed below, the Simulator Interface firmware runs with a loop time of approximately </w:t>
      </w:r>
      <w:r w:rsidR="00FA3F94" w:rsidRPr="009C1732">
        <w:t>400</w:t>
      </w:r>
      <w:r w:rsidRPr="009C1732">
        <w:rPr>
          <w:rFonts w:ascii="Calibri" w:hAnsi="Calibri" w:cs="Calibri"/>
        </w:rPr>
        <w:t>µ</w:t>
      </w:r>
      <w:r w:rsidRPr="009C1732">
        <w:t>s, giving a resolution of less than 0.0</w:t>
      </w:r>
      <w:r w:rsidR="00FA3F94" w:rsidRPr="009C1732">
        <w:t>17</w:t>
      </w:r>
      <w:r w:rsidRPr="009C1732">
        <w:t>% of the typical 12-bell inter-row interval.</w:t>
      </w:r>
    </w:p>
    <w:p w14:paraId="6DE88775" w14:textId="77777777" w:rsidR="00AF0947" w:rsidRPr="009C1732" w:rsidRDefault="00AF0947" w:rsidP="00AF0947">
      <w:r w:rsidRPr="009C1732">
        <w:t>A more detailed analysis of the inter-row intervals for a large sample of rings of bells may be found in Appendix C.</w:t>
      </w:r>
    </w:p>
    <w:p w14:paraId="0CA197AE" w14:textId="77777777" w:rsidR="00AF0947" w:rsidRDefault="00AF0947" w:rsidP="00AF0947">
      <w:pPr>
        <w:pStyle w:val="Heading3"/>
      </w:pPr>
      <w:bookmarkStart w:id="1629" w:name="_Toc415420487"/>
      <w:bookmarkStart w:id="1630" w:name="_Toc472625794"/>
      <w:bookmarkStart w:id="1631" w:name="_Toc202969190"/>
      <w:r>
        <w:t>Sensor Pulse Duration</w:t>
      </w:r>
      <w:bookmarkEnd w:id="1629"/>
      <w:bookmarkEnd w:id="1630"/>
      <w:bookmarkEnd w:id="1631"/>
    </w:p>
    <w:p w14:paraId="2E44B193" w14:textId="7A87CEA2" w:rsidR="00AF0947" w:rsidRPr="009C1732" w:rsidRDefault="00AF0947" w:rsidP="00AF0947">
      <w:r w:rsidRPr="009C1732">
        <w:t xml:space="preserve">For a </w:t>
      </w:r>
      <w:r w:rsidR="00FA3F94" w:rsidRPr="009C1732">
        <w:t>typical</w:t>
      </w:r>
      <w:r w:rsidRPr="009C1732">
        <w:t xml:space="preserve">, the theoretical expected duration of the signal pulse from the Sensor </w:t>
      </w:r>
      <w:r w:rsidR="00FA3F94" w:rsidRPr="009C1732">
        <w:t>Module</w:t>
      </w:r>
      <w:r w:rsidRPr="009C1732">
        <w:t xml:space="preserve"> is a function of the width of the </w:t>
      </w:r>
      <w:r w:rsidR="00FA3F94" w:rsidRPr="009C1732">
        <w:t>trigger</w:t>
      </w:r>
      <w:r w:rsidRPr="009C1732">
        <w:t xml:space="preserve"> (</w:t>
      </w:r>
      <w:r w:rsidR="00FA3F94" w:rsidRPr="009C1732">
        <w:t xml:space="preserve">e.g., </w:t>
      </w:r>
      <w:r w:rsidRPr="009C1732">
        <w:t xml:space="preserve">25mm </w:t>
      </w:r>
      <w:r w:rsidR="00FA3F94" w:rsidRPr="009C1732">
        <w:t xml:space="preserve">wide </w:t>
      </w:r>
      <w:r w:rsidRPr="009C1732">
        <w:t>reflective tape</w:t>
      </w:r>
      <w:r w:rsidR="00FA3F94" w:rsidRPr="009C1732">
        <w:t xml:space="preserve"> or 20mm diameter magnets</w:t>
      </w:r>
      <w:r w:rsidRPr="009C1732">
        <w:t xml:space="preserve"> in the current installations) and the linear speed of the rim of the bell wheel as the bell passes through the bottom dead centre trigger point.</w:t>
      </w:r>
    </w:p>
    <w:p w14:paraId="1C5D1332" w14:textId="77777777" w:rsidR="00AF0947" w:rsidRPr="009C1732" w:rsidRDefault="00AF0947" w:rsidP="00AF0947">
      <w:pPr>
        <w:rPr>
          <w:rFonts w:ascii="Calibri" w:hAnsi="Calibri" w:cs="Calibri"/>
        </w:rPr>
      </w:pPr>
      <w:r w:rsidRPr="009C1732">
        <w:t>This linear speed can be approximated as 4</w:t>
      </w:r>
      <w:r w:rsidRPr="009C1732">
        <w:rPr>
          <w:rFonts w:ascii="Calibri" w:hAnsi="Calibri" w:cs="Calibri"/>
        </w:rPr>
        <w:t>πR/T, where R is the radius of the wheel, and T is the pendulum period of the bell for small oscillations. This calculation is based on the work of Frank King of Cambridge</w:t>
      </w:r>
      <w:r w:rsidRPr="009C1732">
        <w:rPr>
          <w:rStyle w:val="FootnoteReference"/>
          <w:rFonts w:ascii="Calibri" w:hAnsi="Calibri" w:cs="Calibri"/>
        </w:rPr>
        <w:footnoteReference w:id="40"/>
      </w:r>
      <w:r w:rsidRPr="009C1732">
        <w:rPr>
          <w:rFonts w:ascii="Calibri" w:hAnsi="Calibri" w:cs="Calibri"/>
        </w:rPr>
        <w:t xml:space="preserve">. Applying the basic equations of motion to these parameters produces theoretical pulse durations of approximately 4ms. </w:t>
      </w:r>
    </w:p>
    <w:p w14:paraId="39B620E2" w14:textId="5E65268C" w:rsidR="00AF0947" w:rsidRPr="009C1732" w:rsidRDefault="00AF0947" w:rsidP="00AF0947">
      <w:r w:rsidRPr="009C1732">
        <w:rPr>
          <w:rFonts w:ascii="Calibri" w:hAnsi="Calibri" w:cs="Calibri"/>
        </w:rPr>
        <w:t xml:space="preserve">However, this does not take into account the actual size of the sensor head, and the fact that the sensor head </w:t>
      </w:r>
      <w:r w:rsidR="00FA3F94" w:rsidRPr="009C1732">
        <w:rPr>
          <w:rFonts w:ascii="Calibri" w:hAnsi="Calibri" w:cs="Calibri"/>
        </w:rPr>
        <w:t>may activate</w:t>
      </w:r>
      <w:r w:rsidRPr="009C1732">
        <w:rPr>
          <w:rFonts w:ascii="Calibri" w:hAnsi="Calibri" w:cs="Calibri"/>
        </w:rPr>
        <w:t xml:space="preserve"> </w:t>
      </w:r>
      <w:r w:rsidR="00FA3F94" w:rsidRPr="009C1732">
        <w:rPr>
          <w:rFonts w:ascii="Calibri" w:hAnsi="Calibri" w:cs="Calibri"/>
        </w:rPr>
        <w:t>before the trigger is fully axially aligned with the module</w:t>
      </w:r>
      <w:r w:rsidRPr="009C1732">
        <w:rPr>
          <w:rFonts w:ascii="Calibri" w:hAnsi="Calibri" w:cs="Calibri"/>
        </w:rPr>
        <w:t xml:space="preserve"> (and will not </w:t>
      </w:r>
      <w:r w:rsidR="00FA3F94" w:rsidRPr="009C1732">
        <w:rPr>
          <w:rFonts w:ascii="Calibri" w:hAnsi="Calibri" w:cs="Calibri"/>
        </w:rPr>
        <w:t xml:space="preserve">deactivate </w:t>
      </w:r>
      <w:r w:rsidRPr="009C1732">
        <w:rPr>
          <w:rFonts w:ascii="Calibri" w:hAnsi="Calibri" w:cs="Calibri"/>
        </w:rPr>
        <w:t>until after the t</w:t>
      </w:r>
      <w:r w:rsidR="00FA3F94" w:rsidRPr="009C1732">
        <w:rPr>
          <w:rFonts w:ascii="Calibri" w:hAnsi="Calibri" w:cs="Calibri"/>
        </w:rPr>
        <w:t xml:space="preserve">rigger </w:t>
      </w:r>
      <w:r w:rsidRPr="009C1732">
        <w:rPr>
          <w:rFonts w:ascii="Calibri" w:hAnsi="Calibri" w:cs="Calibri"/>
        </w:rPr>
        <w:t xml:space="preserve">has ceased </w:t>
      </w:r>
      <w:r w:rsidR="00FA3F94" w:rsidRPr="009C1732">
        <w:rPr>
          <w:rFonts w:ascii="Calibri" w:hAnsi="Calibri" w:cs="Calibri"/>
        </w:rPr>
        <w:t>to be fully axially aligned</w:t>
      </w:r>
      <w:r w:rsidRPr="009C1732">
        <w:rPr>
          <w:rFonts w:ascii="Calibri" w:hAnsi="Calibri" w:cs="Calibri"/>
        </w:rPr>
        <w:t xml:space="preserve">). In addition to this, the detection zone </w:t>
      </w:r>
      <w:r w:rsidR="00FA3F94" w:rsidRPr="009C1732">
        <w:rPr>
          <w:rFonts w:ascii="Calibri" w:hAnsi="Calibri" w:cs="Calibri"/>
        </w:rPr>
        <w:t xml:space="preserve">on many sensors </w:t>
      </w:r>
      <w:r w:rsidRPr="009C1732">
        <w:rPr>
          <w:rFonts w:ascii="Calibri" w:hAnsi="Calibri" w:cs="Calibri"/>
        </w:rPr>
        <w:t xml:space="preserve">is effectively conical, and at the wheel is therefore somewhat larger than the </w:t>
      </w:r>
      <w:r w:rsidR="00FA3F94" w:rsidRPr="009C1732">
        <w:rPr>
          <w:rFonts w:ascii="Calibri" w:hAnsi="Calibri" w:cs="Calibri"/>
        </w:rPr>
        <w:t xml:space="preserve">physical </w:t>
      </w:r>
      <w:r w:rsidRPr="009C1732">
        <w:rPr>
          <w:rFonts w:ascii="Calibri" w:hAnsi="Calibri" w:cs="Calibri"/>
        </w:rPr>
        <w:t>diameter of the detector.</w:t>
      </w:r>
    </w:p>
    <w:p w14:paraId="1B184F07" w14:textId="77777777" w:rsidR="00AF0947" w:rsidRPr="009C1732" w:rsidRDefault="00AF0947" w:rsidP="00AF0947">
      <w:pPr>
        <w:keepNext/>
      </w:pPr>
      <w:r w:rsidRPr="009C1732">
        <w:lastRenderedPageBreak/>
        <w:t>The following diagram illustrates this effect:</w:t>
      </w:r>
    </w:p>
    <w:p w14:paraId="0E9C799E" w14:textId="6F796A38" w:rsidR="00AF0947" w:rsidRDefault="00FA3F94" w:rsidP="00AF0947">
      <w:pPr>
        <w:keepNext/>
        <w:jc w:val="center"/>
      </w:pPr>
      <w:r>
        <w:rPr>
          <w:noProof/>
        </w:rPr>
        <w:drawing>
          <wp:inline distT="0" distB="0" distL="0" distR="0" wp14:anchorId="1FECDA43" wp14:editId="70B224F8">
            <wp:extent cx="3322800" cy="25506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 Pulse Overlap Diagram v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2800" cy="2550600"/>
                    </a:xfrm>
                    <a:prstGeom prst="rect">
                      <a:avLst/>
                    </a:prstGeom>
                  </pic:spPr>
                </pic:pic>
              </a:graphicData>
            </a:graphic>
          </wp:inline>
        </w:drawing>
      </w:r>
    </w:p>
    <w:p w14:paraId="23F24D1C" w14:textId="417931FD" w:rsidR="00AF0947" w:rsidRDefault="00AF0947" w:rsidP="00AF0947">
      <w:pPr>
        <w:pStyle w:val="Caption"/>
        <w:jc w:val="center"/>
      </w:pPr>
      <w:bookmarkStart w:id="1632" w:name="_Toc415420573"/>
      <w:bookmarkStart w:id="1633" w:name="_Toc472625847"/>
      <w:bookmarkStart w:id="1634" w:name="_Toc202969339"/>
      <w:r>
        <w:t xml:space="preserve">Figure </w:t>
      </w:r>
      <w:r>
        <w:rPr>
          <w:noProof/>
        </w:rPr>
        <w:fldChar w:fldCharType="begin"/>
      </w:r>
      <w:r>
        <w:rPr>
          <w:noProof/>
        </w:rPr>
        <w:instrText xml:space="preserve"> SEQ Figure \* ARABIC </w:instrText>
      </w:r>
      <w:r>
        <w:rPr>
          <w:noProof/>
        </w:rPr>
        <w:fldChar w:fldCharType="separate"/>
      </w:r>
      <w:r w:rsidR="00044299">
        <w:rPr>
          <w:noProof/>
        </w:rPr>
        <w:t>35</w:t>
      </w:r>
      <w:r>
        <w:rPr>
          <w:noProof/>
        </w:rPr>
        <w:fldChar w:fldCharType="end"/>
      </w:r>
      <w:r>
        <w:t xml:space="preserve"> – Sensor Pulse Duration Illustration</w:t>
      </w:r>
      <w:bookmarkEnd w:id="1632"/>
      <w:bookmarkEnd w:id="1633"/>
      <w:bookmarkEnd w:id="1634"/>
    </w:p>
    <w:p w14:paraId="2184F32E" w14:textId="3FC93271" w:rsidR="00AF0947" w:rsidRPr="009C1732" w:rsidRDefault="00AF0947" w:rsidP="00AF0947">
      <w:r w:rsidRPr="009C1732">
        <w:t>In the diagram above</w:t>
      </w:r>
      <w:r w:rsidR="00A0796E" w:rsidRPr="009C1732">
        <w:t>, t</w:t>
      </w:r>
      <w:r w:rsidRPr="009C1732">
        <w:t xml:space="preserve">he Sensor </w:t>
      </w:r>
      <w:r w:rsidR="00A0796E" w:rsidRPr="009C1732">
        <w:t xml:space="preserve">Module </w:t>
      </w:r>
      <w:r w:rsidRPr="009C1732">
        <w:t xml:space="preserve">signal pulse starts before the </w:t>
      </w:r>
      <w:r w:rsidR="00A0796E" w:rsidRPr="009C1732">
        <w:t xml:space="preserve">trigger is </w:t>
      </w:r>
      <w:r w:rsidRPr="009C1732">
        <w:t xml:space="preserve">fully </w:t>
      </w:r>
      <w:r w:rsidR="00A0796E" w:rsidRPr="009C1732">
        <w:t xml:space="preserve">aligned with the </w:t>
      </w:r>
      <w:r w:rsidRPr="009C1732">
        <w:t xml:space="preserve">sensor (top red arrow), and ends after the </w:t>
      </w:r>
      <w:r w:rsidR="00A0796E" w:rsidRPr="009C1732">
        <w:t>trigger has cease to be fully axially aligned</w:t>
      </w:r>
      <w:r w:rsidRPr="009C1732">
        <w:t xml:space="preserve"> (bottom red arrow). </w:t>
      </w:r>
      <w:r w:rsidR="00546EC9" w:rsidRPr="009C1732">
        <w:t>Thus,</w:t>
      </w:r>
      <w:r w:rsidRPr="009C1732">
        <w:t xml:space="preserve"> the effective width of the </w:t>
      </w:r>
      <w:r w:rsidR="00A0796E" w:rsidRPr="009C1732">
        <w:t xml:space="preserve">trigger, and the duration of the resulting pulse, are </w:t>
      </w:r>
      <w:r w:rsidRPr="009C1732">
        <w:t>increased.</w:t>
      </w:r>
    </w:p>
    <w:p w14:paraId="0471F48C" w14:textId="5EB21518" w:rsidR="00AF0947" w:rsidRPr="009C1732" w:rsidRDefault="00A0796E" w:rsidP="00AF0947">
      <w:r w:rsidRPr="009C1732">
        <w:t xml:space="preserve">This is supported by evidence: </w:t>
      </w:r>
      <w:r w:rsidR="00AF0947" w:rsidRPr="009C1732">
        <w:t xml:space="preserve">An analysis of the theoretical and observed sensor pulse durations from the optical Sensor Heads of the </w:t>
      </w:r>
      <w:r w:rsidRPr="009C1732">
        <w:t xml:space="preserve">original </w:t>
      </w:r>
      <w:r w:rsidR="00AF0947" w:rsidRPr="009C1732">
        <w:t xml:space="preserve">Liverpool Cathedral Simulator installation can be found in Appendix C. </w:t>
      </w:r>
      <w:r w:rsidR="00AF0947" w:rsidRPr="009C1732">
        <w:rPr>
          <w:rFonts w:ascii="Calibri" w:hAnsi="Calibri" w:cs="Calibri"/>
        </w:rPr>
        <w:t xml:space="preserve">The </w:t>
      </w:r>
      <w:r w:rsidRPr="009C1732">
        <w:rPr>
          <w:rFonts w:ascii="Calibri" w:hAnsi="Calibri" w:cs="Calibri"/>
        </w:rPr>
        <w:t>sensor s</w:t>
      </w:r>
      <w:r w:rsidR="00AF0947" w:rsidRPr="009C1732">
        <w:rPr>
          <w:rFonts w:ascii="Calibri" w:hAnsi="Calibri" w:cs="Calibri"/>
        </w:rPr>
        <w:t xml:space="preserve">hielding tube </w:t>
      </w:r>
      <w:r w:rsidRPr="009C1732">
        <w:rPr>
          <w:rFonts w:ascii="Calibri" w:hAnsi="Calibri" w:cs="Calibri"/>
        </w:rPr>
        <w:t xml:space="preserve">has </w:t>
      </w:r>
      <w:r w:rsidR="00AF0947" w:rsidRPr="009C1732">
        <w:rPr>
          <w:rFonts w:ascii="Calibri" w:hAnsi="Calibri" w:cs="Calibri"/>
        </w:rPr>
        <w:t xml:space="preserve">an internal diameter of approximately 17mm, and the observed values of pulse duration, approximately 6ms, indicate that the </w:t>
      </w:r>
      <w:r w:rsidR="00AF0947" w:rsidRPr="009C1732">
        <w:t>effective width of the reflector is increased from the actual 25mm to approximately 40mm.</w:t>
      </w:r>
    </w:p>
    <w:p w14:paraId="6B33326A" w14:textId="77777777" w:rsidR="003912A1" w:rsidRDefault="003912A1" w:rsidP="00AF0947">
      <w:pPr>
        <w:pStyle w:val="Heading2"/>
      </w:pPr>
      <w:bookmarkStart w:id="1635" w:name="_Ref382233537"/>
      <w:bookmarkStart w:id="1636" w:name="_Toc415420488"/>
      <w:bookmarkStart w:id="1637" w:name="_Toc472625795"/>
      <w:r>
        <w:br w:type="page"/>
      </w:r>
    </w:p>
    <w:p w14:paraId="22BF4141" w14:textId="42FC7C23" w:rsidR="00AF0947" w:rsidRDefault="00AF0947" w:rsidP="00AF0947">
      <w:pPr>
        <w:pStyle w:val="Heading2"/>
      </w:pPr>
      <w:bookmarkStart w:id="1638" w:name="_Toc202969191"/>
      <w:r>
        <w:lastRenderedPageBreak/>
        <w:t>Potential Problems</w:t>
      </w:r>
      <w:bookmarkEnd w:id="1635"/>
      <w:bookmarkEnd w:id="1636"/>
      <w:bookmarkEnd w:id="1637"/>
      <w:bookmarkEnd w:id="1638"/>
    </w:p>
    <w:p w14:paraId="1E371C67" w14:textId="7AC9F0C2" w:rsidR="00AF0947" w:rsidRPr="009C1732" w:rsidRDefault="00AF0947" w:rsidP="00AF0947">
      <w:r w:rsidRPr="009C1732">
        <w:t xml:space="preserve">The use of a polling approach </w:t>
      </w:r>
      <w:r w:rsidR="00A0796E" w:rsidRPr="009C1732">
        <w:t>in</w:t>
      </w:r>
      <w:r w:rsidRPr="009C1732">
        <w:t xml:space="preserve"> the Simulator Interface results in </w:t>
      </w:r>
      <w:r w:rsidR="002F4B7B" w:rsidRPr="009C1732">
        <w:t>a number of</w:t>
      </w:r>
      <w:r w:rsidRPr="009C1732">
        <w:t xml:space="preserve"> potential problems:</w:t>
      </w:r>
    </w:p>
    <w:p w14:paraId="43496154" w14:textId="77777777" w:rsidR="00AF0947" w:rsidRDefault="00AF0947" w:rsidP="00AF0947">
      <w:pPr>
        <w:pStyle w:val="Heading3"/>
      </w:pPr>
      <w:bookmarkStart w:id="1639" w:name="_Toc415420489"/>
      <w:bookmarkStart w:id="1640" w:name="_Toc472625796"/>
      <w:bookmarkStart w:id="1641" w:name="_Toc202969192"/>
      <w:r>
        <w:t>Missed Sensor Signals</w:t>
      </w:r>
      <w:bookmarkEnd w:id="1639"/>
      <w:bookmarkEnd w:id="1640"/>
      <w:bookmarkEnd w:id="1641"/>
    </w:p>
    <w:p w14:paraId="7127990C" w14:textId="6FC32315" w:rsidR="00AF0947" w:rsidRPr="009C1732" w:rsidRDefault="00AF0947" w:rsidP="00AF0947">
      <w:r w:rsidRPr="009C1732">
        <w:t xml:space="preserve">If the Simulator Interface firmware polling interval is longer the pulse emanating from a Sensor </w:t>
      </w:r>
      <w:r w:rsidR="00A0796E" w:rsidRPr="009C1732">
        <w:t>Module</w:t>
      </w:r>
      <w:r w:rsidRPr="009C1732">
        <w:t>, then there is a risk that some pulses may be missed. If a pulse starts just after the polling loop has examined a particular input pin, the pulse will have completed before the polling loop next returns to that input pin. As a result the pulse will be missed and no signal will be sent to the Simulator.</w:t>
      </w:r>
    </w:p>
    <w:p w14:paraId="172750C8" w14:textId="77777777" w:rsidR="00AF0947" w:rsidRPr="009C1732" w:rsidRDefault="00AF0947" w:rsidP="00AF0947">
      <w:pPr>
        <w:keepNext/>
      </w:pPr>
      <w:r w:rsidRPr="009C1732">
        <w:t>The following diagram illustrates this problem:</w:t>
      </w:r>
    </w:p>
    <w:p w14:paraId="5A52C007" w14:textId="77777777" w:rsidR="00AF0947" w:rsidRDefault="00AF0947" w:rsidP="00AF0947">
      <w:pPr>
        <w:keepNext/>
        <w:jc w:val="center"/>
      </w:pPr>
      <w:r>
        <w:rPr>
          <w:noProof/>
          <w:color w:val="00B050"/>
          <w:lang w:eastAsia="en-GB"/>
        </w:rPr>
        <w:drawing>
          <wp:inline distT="0" distB="0" distL="0" distR="0" wp14:anchorId="35B835AA" wp14:editId="05F26DD6">
            <wp:extent cx="5039845" cy="1490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MIssing Sensor Signal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339DAF4D" w14:textId="62EE8A3A" w:rsidR="00AF0947" w:rsidRDefault="00AF0947" w:rsidP="00AF0947">
      <w:pPr>
        <w:pStyle w:val="Caption"/>
        <w:jc w:val="center"/>
        <w:rPr>
          <w:color w:val="00B050"/>
        </w:rPr>
      </w:pPr>
      <w:bookmarkStart w:id="1642" w:name="_Toc415420574"/>
      <w:bookmarkStart w:id="1643" w:name="_Toc472625848"/>
      <w:bookmarkStart w:id="1644" w:name="_Toc202969340"/>
      <w:r>
        <w:t xml:space="preserve">Figure </w:t>
      </w:r>
      <w:r>
        <w:rPr>
          <w:noProof/>
        </w:rPr>
        <w:fldChar w:fldCharType="begin"/>
      </w:r>
      <w:r>
        <w:rPr>
          <w:noProof/>
        </w:rPr>
        <w:instrText xml:space="preserve"> SEQ Figure \* ARABIC </w:instrText>
      </w:r>
      <w:r>
        <w:rPr>
          <w:noProof/>
        </w:rPr>
        <w:fldChar w:fldCharType="separate"/>
      </w:r>
      <w:r w:rsidR="00044299">
        <w:rPr>
          <w:noProof/>
        </w:rPr>
        <w:t>36</w:t>
      </w:r>
      <w:r>
        <w:rPr>
          <w:noProof/>
        </w:rPr>
        <w:fldChar w:fldCharType="end"/>
      </w:r>
      <w:r>
        <w:t xml:space="preserve"> – Missed Sensor Signals Illustration</w:t>
      </w:r>
      <w:bookmarkEnd w:id="1642"/>
      <w:bookmarkEnd w:id="1643"/>
      <w:bookmarkEnd w:id="1644"/>
    </w:p>
    <w:p w14:paraId="435ADFE2" w14:textId="72E13C11" w:rsidR="00AF0947" w:rsidRPr="009C1732" w:rsidRDefault="00AF0947" w:rsidP="00AF0947">
      <w:r w:rsidRPr="009C1732">
        <w:t xml:space="preserve">The red dashed arrows indicate the point at which the polling loop examines a particular input pin. During the remainder of the polling loop an incoming </w:t>
      </w:r>
      <w:r w:rsidR="00A0796E" w:rsidRPr="009C1732">
        <w:t>sensor</w:t>
      </w:r>
      <w:r w:rsidRPr="009C1732">
        <w:t xml:space="preserve"> pulse begins and completes without ever being detected.</w:t>
      </w:r>
    </w:p>
    <w:p w14:paraId="104BC2D0" w14:textId="054E9760" w:rsidR="00AF0947" w:rsidRPr="009C1732" w:rsidRDefault="00A0796E" w:rsidP="00AF0947">
      <w:r w:rsidRPr="009C1732">
        <w:t xml:space="preserve">Given a typical pulse </w:t>
      </w:r>
      <w:r w:rsidR="00AF0947" w:rsidRPr="009C1732">
        <w:t xml:space="preserve">duration of approximately 6ms, </w:t>
      </w:r>
      <w:r w:rsidRPr="009C1732">
        <w:t xml:space="preserve">and a maximum polling loop </w:t>
      </w:r>
      <w:r w:rsidR="00AF0947" w:rsidRPr="009C1732">
        <w:t xml:space="preserve">duration </w:t>
      </w:r>
      <w:r w:rsidRPr="009C1732">
        <w:t xml:space="preserve">of </w:t>
      </w:r>
      <w:r w:rsidR="00AF0947" w:rsidRPr="009C1732">
        <w:t xml:space="preserve">approximately </w:t>
      </w:r>
      <w:r w:rsidRPr="009C1732">
        <w:t>400</w:t>
      </w:r>
      <w:r w:rsidR="00AF0947" w:rsidRPr="009C1732">
        <w:rPr>
          <w:rFonts w:ascii="Calibri" w:hAnsi="Calibri" w:cs="Calibri"/>
        </w:rPr>
        <w:t>µ</w:t>
      </w:r>
      <w:r w:rsidR="00AF0947" w:rsidRPr="009C1732">
        <w:t>s</w:t>
      </w:r>
      <w:r w:rsidRPr="009C1732">
        <w:t>, e</w:t>
      </w:r>
      <w:r w:rsidR="00AF0947" w:rsidRPr="009C1732">
        <w:t xml:space="preserve">ach pulse therefore lasts approximately </w:t>
      </w:r>
      <w:r w:rsidRPr="009C1732">
        <w:t>15</w:t>
      </w:r>
      <w:r w:rsidR="00AF0947" w:rsidRPr="009C1732">
        <w:t xml:space="preserve"> polling loop cycles, so this problem does not arise.</w:t>
      </w:r>
    </w:p>
    <w:p w14:paraId="457D53A5" w14:textId="77777777" w:rsidR="00AF0947" w:rsidRDefault="00AF0947" w:rsidP="00AF0947">
      <w:pPr>
        <w:pStyle w:val="Heading3"/>
      </w:pPr>
      <w:bookmarkStart w:id="1645" w:name="_Toc415420490"/>
      <w:bookmarkStart w:id="1646" w:name="_Toc472625797"/>
      <w:bookmarkStart w:id="1647" w:name="_Toc202969193"/>
      <w:r>
        <w:t>Duplicated Sensor Signals</w:t>
      </w:r>
      <w:bookmarkEnd w:id="1645"/>
      <w:bookmarkEnd w:id="1646"/>
      <w:bookmarkEnd w:id="1647"/>
    </w:p>
    <w:p w14:paraId="73FEAF9D" w14:textId="6AB96D6C" w:rsidR="00AF0947" w:rsidRPr="009C1732" w:rsidRDefault="00AF0947" w:rsidP="00AF0947">
      <w:r w:rsidRPr="009C1732">
        <w:t xml:space="preserve">If the Simulator Interface firmware polling interval is shorter than the pulse emanating from a Sensor </w:t>
      </w:r>
      <w:r w:rsidR="00A0796E" w:rsidRPr="009C1732">
        <w:t>Module</w:t>
      </w:r>
      <w:r w:rsidRPr="009C1732">
        <w:t xml:space="preserve"> (which, as noted above, is a requirement for reliable detection), then there is a probability that some pulses may be detected more than once. If the polling loop examines a particular input pin just after a pulse starts, then that pulse may still be in progress when the polling loop next returns to the same input pin. As a result the pulse will be detected more than once and duplicate signals </w:t>
      </w:r>
      <w:r w:rsidR="00A0796E" w:rsidRPr="009C1732">
        <w:t xml:space="preserve">would </w:t>
      </w:r>
      <w:r w:rsidRPr="009C1732">
        <w:t>be sent to the Simulator</w:t>
      </w:r>
      <w:r w:rsidR="00A0796E" w:rsidRPr="009C1732">
        <w:t xml:space="preserve"> PC</w:t>
      </w:r>
      <w:r w:rsidRPr="009C1732">
        <w:t>.</w:t>
      </w:r>
    </w:p>
    <w:p w14:paraId="0CA40F9A" w14:textId="77777777" w:rsidR="00AF0947" w:rsidRPr="009C1732" w:rsidRDefault="00AF0947" w:rsidP="00AF0947">
      <w:pPr>
        <w:keepNext/>
      </w:pPr>
      <w:r w:rsidRPr="009C1732">
        <w:lastRenderedPageBreak/>
        <w:t>The following diagram illustrates this problem:</w:t>
      </w:r>
    </w:p>
    <w:p w14:paraId="0CF73A46" w14:textId="77777777" w:rsidR="00AF0947" w:rsidRDefault="00AF0947" w:rsidP="00AF0947">
      <w:pPr>
        <w:keepNext/>
        <w:jc w:val="center"/>
      </w:pPr>
      <w:r>
        <w:rPr>
          <w:noProof/>
          <w:color w:val="00B050"/>
          <w:lang w:eastAsia="en-GB"/>
        </w:rPr>
        <w:drawing>
          <wp:inline distT="0" distB="0" distL="0" distR="0" wp14:anchorId="5EABF432" wp14:editId="00DBA916">
            <wp:extent cx="5039845" cy="1490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Duplicate Sensor Signa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0383532B" w14:textId="6B853CD4" w:rsidR="00AF0947" w:rsidRPr="002B0B68" w:rsidRDefault="00AF0947" w:rsidP="00AF0947">
      <w:pPr>
        <w:pStyle w:val="Caption"/>
        <w:jc w:val="center"/>
        <w:rPr>
          <w:color w:val="00B050"/>
        </w:rPr>
      </w:pPr>
      <w:bookmarkStart w:id="1648" w:name="_Toc415420575"/>
      <w:bookmarkStart w:id="1649" w:name="_Toc472625849"/>
      <w:bookmarkStart w:id="1650" w:name="_Toc202969341"/>
      <w:r>
        <w:t xml:space="preserve">Figure </w:t>
      </w:r>
      <w:r>
        <w:rPr>
          <w:noProof/>
        </w:rPr>
        <w:fldChar w:fldCharType="begin"/>
      </w:r>
      <w:r>
        <w:rPr>
          <w:noProof/>
        </w:rPr>
        <w:instrText xml:space="preserve"> SEQ Figure \* ARABIC </w:instrText>
      </w:r>
      <w:r>
        <w:rPr>
          <w:noProof/>
        </w:rPr>
        <w:fldChar w:fldCharType="separate"/>
      </w:r>
      <w:r w:rsidR="00044299">
        <w:rPr>
          <w:noProof/>
        </w:rPr>
        <w:t>37</w:t>
      </w:r>
      <w:r>
        <w:rPr>
          <w:noProof/>
        </w:rPr>
        <w:fldChar w:fldCharType="end"/>
      </w:r>
      <w:r>
        <w:t xml:space="preserve"> – Duplicated Sensor Signals Illustration</w:t>
      </w:r>
      <w:bookmarkEnd w:id="1648"/>
      <w:bookmarkEnd w:id="1649"/>
      <w:bookmarkEnd w:id="1650"/>
    </w:p>
    <w:p w14:paraId="601A53E3" w14:textId="7DAF0749" w:rsidR="00AF0947" w:rsidRPr="009C1732" w:rsidRDefault="00AF0947" w:rsidP="00AF0947">
      <w:r w:rsidRPr="009C1732">
        <w:t xml:space="preserve">The red arrows indicate the points at which the polling loop examines a particular input pin. Because the incoming </w:t>
      </w:r>
      <w:r w:rsidR="00A0796E" w:rsidRPr="009C1732">
        <w:t>s</w:t>
      </w:r>
      <w:r w:rsidRPr="009C1732">
        <w:t xml:space="preserve">ensor pulse is longer than the polling loop, it is still in progress during the next loop, and </w:t>
      </w:r>
      <w:r w:rsidR="00A0796E" w:rsidRPr="009C1732">
        <w:t>would be</w:t>
      </w:r>
      <w:r w:rsidRPr="009C1732">
        <w:t xml:space="preserve"> detected again.</w:t>
      </w:r>
    </w:p>
    <w:p w14:paraId="6D111F4D" w14:textId="41603A5B" w:rsidR="00AF0947" w:rsidRPr="009C1732" w:rsidRDefault="00A0796E" w:rsidP="00AF0947">
      <w:r w:rsidRPr="009C1732">
        <w:t>This</w:t>
      </w:r>
      <w:r w:rsidR="00AF0947" w:rsidRPr="009C1732">
        <w:t xml:space="preserve"> problem is avoided by triggering based on detecting the transition of the input pin state from HIGH to LOW, and keeping state in the Interface code. </w:t>
      </w:r>
      <w:r w:rsidRPr="009C1732">
        <w:t>Therefore,</w:t>
      </w:r>
      <w:r w:rsidR="00AF0947" w:rsidRPr="009C1732">
        <w:t xml:space="preserve"> when the polling loop next returns to the input pin, </w:t>
      </w:r>
      <w:r w:rsidRPr="009C1732">
        <w:t xml:space="preserve">the pin is still LOW, but </w:t>
      </w:r>
      <w:r w:rsidR="00AF0947" w:rsidRPr="009C1732">
        <w:t xml:space="preserve">no state transition is </w:t>
      </w:r>
      <w:r w:rsidR="00DB2E7A" w:rsidRPr="009C1732">
        <w:t>detected,</w:t>
      </w:r>
      <w:r w:rsidR="00AF0947" w:rsidRPr="009C1732">
        <w:t xml:space="preserve"> and no duplicate signals are sent.</w:t>
      </w:r>
    </w:p>
    <w:p w14:paraId="44EAC622" w14:textId="77777777" w:rsidR="00AF0947" w:rsidRPr="00DB2E7A" w:rsidRDefault="00AF0947" w:rsidP="00AF0947">
      <w:r w:rsidRPr="00DB2E7A">
        <w:t>It will be observed that decreasing the polling loop duration to avoid the Missed Sensor Signals problem results in the manifestation of the Duplicated Sensor Signals problem, and vice-versa.</w:t>
      </w:r>
    </w:p>
    <w:p w14:paraId="7DBFD53F" w14:textId="77777777" w:rsidR="00AF0947" w:rsidRDefault="00AF0947" w:rsidP="00AF0947">
      <w:pPr>
        <w:pStyle w:val="Heading3"/>
      </w:pPr>
      <w:bookmarkStart w:id="1651" w:name="_Toc415420491"/>
      <w:bookmarkStart w:id="1652" w:name="_Toc472625798"/>
      <w:bookmarkStart w:id="1653" w:name="_Toc202969194"/>
      <w:r>
        <w:t>Variable Odd-Struckness</w:t>
      </w:r>
      <w:bookmarkEnd w:id="1651"/>
      <w:bookmarkEnd w:id="1652"/>
      <w:bookmarkEnd w:id="1653"/>
    </w:p>
    <w:p w14:paraId="4364DC5B" w14:textId="77777777" w:rsidR="00AF0947" w:rsidRPr="00DB2E7A" w:rsidRDefault="00AF0947" w:rsidP="00AF0947">
      <w:r w:rsidRPr="00DB2E7A">
        <w:t xml:space="preserve">A further problem arising from the use of a polling architecture in the Simulator Interface is variable odd-struckness. </w:t>
      </w:r>
    </w:p>
    <w:p w14:paraId="0F665C50" w14:textId="611FB60D" w:rsidR="00AF0947" w:rsidRPr="00DB2E7A" w:rsidRDefault="00AF0947" w:rsidP="005E5122">
      <w:pPr>
        <w:pStyle w:val="ListParagraph"/>
        <w:numPr>
          <w:ilvl w:val="0"/>
          <w:numId w:val="13"/>
        </w:numPr>
      </w:pPr>
      <w:r w:rsidRPr="00DB2E7A">
        <w:t xml:space="preserve">If a pulse from any particular Sensor </w:t>
      </w:r>
      <w:r w:rsidR="00A0796E" w:rsidRPr="00DB2E7A">
        <w:t>Module</w:t>
      </w:r>
      <w:r w:rsidRPr="00DB2E7A">
        <w:t xml:space="preserve"> starts a fraction of a second before the polling loop examines the associated input pin, the pulse will be detected almost immediately.</w:t>
      </w:r>
    </w:p>
    <w:p w14:paraId="64F026F4" w14:textId="456B9789" w:rsidR="00AF0947" w:rsidRPr="00DB2E7A" w:rsidRDefault="00AF0947" w:rsidP="005E5122">
      <w:pPr>
        <w:pStyle w:val="ListParagraph"/>
        <w:numPr>
          <w:ilvl w:val="0"/>
          <w:numId w:val="13"/>
        </w:numPr>
      </w:pPr>
      <w:r w:rsidRPr="00DB2E7A">
        <w:t>If the pulse starts a fraction of a second after the polling loop examines the associated input pin, the pulse will be detected on the next iteration of the polling loop, in this case approximately</w:t>
      </w:r>
      <w:r w:rsidR="00A0796E" w:rsidRPr="00DB2E7A">
        <w:t xml:space="preserve"> 400</w:t>
      </w:r>
      <w:r w:rsidRPr="00DB2E7A">
        <w:rPr>
          <w:rFonts w:ascii="Calibri" w:hAnsi="Calibri" w:cs="Calibri"/>
        </w:rPr>
        <w:t>µ</w:t>
      </w:r>
      <w:r w:rsidRPr="00DB2E7A">
        <w:t xml:space="preserve">s later. </w:t>
      </w:r>
    </w:p>
    <w:p w14:paraId="6C1339D3" w14:textId="1D23783A" w:rsidR="00AF0947" w:rsidRPr="00DB2E7A" w:rsidRDefault="00AF0947" w:rsidP="005E5122">
      <w:pPr>
        <w:pStyle w:val="ListParagraph"/>
        <w:numPr>
          <w:ilvl w:val="0"/>
          <w:numId w:val="13"/>
        </w:numPr>
      </w:pPr>
      <w:r w:rsidRPr="00DB2E7A">
        <w:t xml:space="preserve">There is no fixed correlation between the start time of a pulse and the current position of the polling loop in its cycle, and therefore each pulse is subject to an effectively random delay of between zero and </w:t>
      </w:r>
      <w:r w:rsidR="002F4B7B" w:rsidRPr="00DB2E7A">
        <w:t>400</w:t>
      </w:r>
      <w:r w:rsidR="002F4B7B" w:rsidRPr="00DB2E7A">
        <w:rPr>
          <w:rFonts w:ascii="Calibri" w:hAnsi="Calibri" w:cs="Calibri"/>
        </w:rPr>
        <w:t>µ</w:t>
      </w:r>
      <w:r w:rsidR="002F4B7B" w:rsidRPr="00DB2E7A">
        <w:t>s (</w:t>
      </w:r>
      <w:r w:rsidRPr="00DB2E7A">
        <w:t>the duration of the polling loop</w:t>
      </w:r>
      <w:r w:rsidR="002F4B7B" w:rsidRPr="00DB2E7A">
        <w:t>)</w:t>
      </w:r>
      <w:r w:rsidRPr="00DB2E7A">
        <w:t>.</w:t>
      </w:r>
    </w:p>
    <w:p w14:paraId="389E5607" w14:textId="57E817C7" w:rsidR="00AF0947" w:rsidRPr="00DB2E7A" w:rsidRDefault="00F02564" w:rsidP="005E5122">
      <w:pPr>
        <w:pStyle w:val="ListParagraph"/>
        <w:numPr>
          <w:ilvl w:val="0"/>
          <w:numId w:val="13"/>
        </w:numPr>
      </w:pPr>
      <w:r w:rsidRPr="00DB2E7A">
        <w:t xml:space="preserve">This would be </w:t>
      </w:r>
      <w:r w:rsidR="00AF0947" w:rsidRPr="00DB2E7A">
        <w:t>experienced as the simulated bell striking randomly early or late by between zero and half the polling interval.</w:t>
      </w:r>
    </w:p>
    <w:p w14:paraId="2D57267B" w14:textId="77777777" w:rsidR="00AF0947" w:rsidRPr="00DB2E7A" w:rsidRDefault="00AF0947" w:rsidP="00AF0947">
      <w:pPr>
        <w:keepNext/>
      </w:pPr>
      <w:r w:rsidRPr="00DB2E7A">
        <w:lastRenderedPageBreak/>
        <w:t>The following diagram illustrates this problem:</w:t>
      </w:r>
    </w:p>
    <w:p w14:paraId="036C11A8" w14:textId="77777777" w:rsidR="00AF0947" w:rsidRDefault="00AF0947" w:rsidP="00AF0947">
      <w:pPr>
        <w:keepNext/>
        <w:jc w:val="center"/>
      </w:pPr>
      <w:r>
        <w:rPr>
          <w:noProof/>
          <w:color w:val="00B050"/>
          <w:lang w:eastAsia="en-GB"/>
        </w:rPr>
        <w:drawing>
          <wp:inline distT="0" distB="0" distL="0" distR="0" wp14:anchorId="4B037FE5" wp14:editId="604E6329">
            <wp:extent cx="5039899" cy="2555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Variable Oddstruckness.png"/>
                    <pic:cNvPicPr/>
                  </pic:nvPicPr>
                  <pic:blipFill>
                    <a:blip r:embed="rId48">
                      <a:extLst>
                        <a:ext uri="{28A0092B-C50C-407E-A947-70E740481C1C}">
                          <a14:useLocalDpi xmlns:a14="http://schemas.microsoft.com/office/drawing/2010/main" val="0"/>
                        </a:ext>
                      </a:extLst>
                    </a:blip>
                    <a:stretch>
                      <a:fillRect/>
                    </a:stretch>
                  </pic:blipFill>
                  <pic:spPr>
                    <a:xfrm>
                      <a:off x="0" y="0"/>
                      <a:ext cx="5039899" cy="2555853"/>
                    </a:xfrm>
                    <a:prstGeom prst="rect">
                      <a:avLst/>
                    </a:prstGeom>
                  </pic:spPr>
                </pic:pic>
              </a:graphicData>
            </a:graphic>
          </wp:inline>
        </w:drawing>
      </w:r>
    </w:p>
    <w:p w14:paraId="63EE0CC1" w14:textId="78B3DC78" w:rsidR="00AF0947" w:rsidRPr="000F684D" w:rsidRDefault="00AF0947" w:rsidP="00AF0947">
      <w:pPr>
        <w:pStyle w:val="Caption"/>
        <w:jc w:val="center"/>
        <w:rPr>
          <w:color w:val="00B050"/>
        </w:rPr>
      </w:pPr>
      <w:bookmarkStart w:id="1654" w:name="_Toc415420576"/>
      <w:bookmarkStart w:id="1655" w:name="_Toc472625850"/>
      <w:bookmarkStart w:id="1656" w:name="_Toc202969342"/>
      <w:r>
        <w:t xml:space="preserve">Figure </w:t>
      </w:r>
      <w:r>
        <w:rPr>
          <w:noProof/>
        </w:rPr>
        <w:fldChar w:fldCharType="begin"/>
      </w:r>
      <w:r>
        <w:rPr>
          <w:noProof/>
        </w:rPr>
        <w:instrText xml:space="preserve"> SEQ Figure \* ARABIC </w:instrText>
      </w:r>
      <w:r>
        <w:rPr>
          <w:noProof/>
        </w:rPr>
        <w:fldChar w:fldCharType="separate"/>
      </w:r>
      <w:r w:rsidR="00044299">
        <w:rPr>
          <w:noProof/>
        </w:rPr>
        <w:t>38</w:t>
      </w:r>
      <w:r>
        <w:rPr>
          <w:noProof/>
        </w:rPr>
        <w:fldChar w:fldCharType="end"/>
      </w:r>
      <w:r>
        <w:t xml:space="preserve"> – Variable Odd-Struckness Illustration</w:t>
      </w:r>
      <w:bookmarkEnd w:id="1654"/>
      <w:bookmarkEnd w:id="1655"/>
      <w:bookmarkEnd w:id="1656"/>
    </w:p>
    <w:p w14:paraId="3E6C4731" w14:textId="1C5CC3D8" w:rsidR="00AF0947" w:rsidRPr="00DB2E7A" w:rsidRDefault="00AF0947" w:rsidP="00AF0947">
      <w:r w:rsidRPr="00DB2E7A">
        <w:t xml:space="preserve">The upper red arrow indicates the polling loop examining a particular input pin just after the start of an incoming </w:t>
      </w:r>
      <w:r w:rsidR="002F4B7B" w:rsidRPr="00DB2E7A">
        <w:t>s</w:t>
      </w:r>
      <w:r w:rsidRPr="00DB2E7A">
        <w:t xml:space="preserve">ensor pulse. The delay due to polling is effectively zero. The lower red arrow indicates the polling loop examining a particular input pin just before the start of an incoming </w:t>
      </w:r>
      <w:r w:rsidR="002F4B7B" w:rsidRPr="00DB2E7A">
        <w:t>s</w:t>
      </w:r>
      <w:r w:rsidRPr="00DB2E7A">
        <w:t xml:space="preserve">ensor </w:t>
      </w:r>
      <w:r w:rsidR="002F4B7B" w:rsidRPr="00DB2E7A">
        <w:t>pulse</w:t>
      </w:r>
      <w:r w:rsidRPr="00DB2E7A">
        <w:t xml:space="preserve">, and detecting the pulse on the next iteration of the loop. The delay due to polling is effectively equal to the polling loop interval. </w:t>
      </w:r>
    </w:p>
    <w:p w14:paraId="5AF3FF09" w14:textId="6ADB323F" w:rsidR="00AF0947" w:rsidRPr="00DB2E7A" w:rsidRDefault="002F4B7B" w:rsidP="00AF0947">
      <w:r w:rsidRPr="00DB2E7A">
        <w:t>Given a typical inter-row interval of say 2.3s, and a maximum polling loop duration of approximately 400</w:t>
      </w:r>
      <w:r w:rsidRPr="00DB2E7A">
        <w:rPr>
          <w:rFonts w:ascii="Calibri" w:hAnsi="Calibri" w:cs="Calibri"/>
        </w:rPr>
        <w:t>µ</w:t>
      </w:r>
      <w:r w:rsidRPr="00DB2E7A">
        <w:t>s, t</w:t>
      </w:r>
      <w:r w:rsidR="00AF0947" w:rsidRPr="00DB2E7A">
        <w:t xml:space="preserve">he variable odd-struckness contributed due to this problem is therefore between zero and </w:t>
      </w:r>
      <w:r w:rsidR="00AF0947" w:rsidRPr="00DB2E7A">
        <w:rPr>
          <w:rFonts w:ascii="Calibri" w:hAnsi="Calibri" w:cs="Calibri"/>
        </w:rPr>
        <w:t>±</w:t>
      </w:r>
      <w:r w:rsidR="00AF0947" w:rsidRPr="00DB2E7A">
        <w:t>0.0</w:t>
      </w:r>
      <w:r w:rsidRPr="00DB2E7A">
        <w:t>09</w:t>
      </w:r>
      <w:r w:rsidR="00AF0947" w:rsidRPr="00DB2E7A">
        <w:t>% of the inter-row interval</w:t>
      </w:r>
      <w:r w:rsidRPr="00DB2E7A">
        <w:t>,</w:t>
      </w:r>
      <w:r w:rsidR="00AF0947" w:rsidRPr="00DB2E7A">
        <w:t xml:space="preserve"> and in practice this is not detectable. Even for much lighter rings of bells with much shorter inter-row intervals this may still be assumed to be negligible.</w:t>
      </w:r>
    </w:p>
    <w:p w14:paraId="5D8BED1C" w14:textId="517D824B" w:rsidR="00AF0947" w:rsidRPr="00DB2E7A" w:rsidRDefault="00AF0947" w:rsidP="00AF0947">
      <w:r w:rsidRPr="00DB2E7A">
        <w:t xml:space="preserve">Scope does exist to reduce the length of the polling loop further. The debug and timing code </w:t>
      </w:r>
      <w:r w:rsidR="002F4B7B" w:rsidRPr="00DB2E7A">
        <w:t>contribute</w:t>
      </w:r>
      <w:r w:rsidRPr="00DB2E7A">
        <w:t xml:space="preserve"> approximately several tens of microseconds to the loop time, and could be omitted entirely from production code.</w:t>
      </w:r>
    </w:p>
    <w:p w14:paraId="56FC50B6" w14:textId="50A94B16" w:rsidR="002F4B7B" w:rsidRDefault="002F4B7B" w:rsidP="002F4B7B">
      <w:pPr>
        <w:pStyle w:val="Heading3"/>
      </w:pPr>
      <w:bookmarkStart w:id="1657" w:name="_Toc202969195"/>
      <w:r>
        <w:t>Latency</w:t>
      </w:r>
      <w:bookmarkEnd w:id="1657"/>
    </w:p>
    <w:p w14:paraId="2FBCFC35" w14:textId="77777777" w:rsidR="00546EC9" w:rsidRPr="00DB2E7A" w:rsidRDefault="002F4B7B" w:rsidP="00AF0947">
      <w:r w:rsidRPr="00DB2E7A">
        <w:t>The latency</w:t>
      </w:r>
      <w:r w:rsidR="00F02564" w:rsidRPr="00DB2E7A">
        <w:t xml:space="preserve"> </w:t>
      </w:r>
      <w:r w:rsidR="00546EC9" w:rsidRPr="00DB2E7A">
        <w:t>of a simulator system is the delay between the bell triggering the sensor at BDC, and the arrival of the corresponding signal at the Simulator PC.</w:t>
      </w:r>
    </w:p>
    <w:p w14:paraId="629B35EF" w14:textId="4E718869" w:rsidR="002F4B7B" w:rsidRPr="00DB2E7A" w:rsidRDefault="00546EC9" w:rsidP="00AF0947">
      <w:r w:rsidRPr="00DB2E7A">
        <w:t xml:space="preserve">The </w:t>
      </w:r>
      <w:r w:rsidR="00F02564" w:rsidRPr="00DB2E7A">
        <w:t xml:space="preserve">latency of the simulator system is not critical </w:t>
      </w:r>
      <w:r w:rsidRPr="00DB2E7A">
        <w:t>in BDC detecting systems, p</w:t>
      </w:r>
      <w:r w:rsidR="00F02564" w:rsidRPr="00DB2E7A">
        <w:t xml:space="preserve">rovided it is </w:t>
      </w:r>
      <w:r w:rsidRPr="00DB2E7A">
        <w:t xml:space="preserve">relatively small (much </w:t>
      </w:r>
      <w:r w:rsidR="00F02564" w:rsidRPr="00DB2E7A">
        <w:t xml:space="preserve">less than </w:t>
      </w:r>
      <w:r w:rsidRPr="00DB2E7A">
        <w:t xml:space="preserve">the time between BDC and strike), is </w:t>
      </w:r>
      <w:r w:rsidR="00F02564" w:rsidRPr="00DB2E7A">
        <w:t xml:space="preserve">reasonably </w:t>
      </w:r>
      <w:r w:rsidRPr="00DB2E7A">
        <w:t xml:space="preserve">consistent, and is symmetrical about the BDC position. Latencies of </w:t>
      </w:r>
      <w:r w:rsidR="00945CD3" w:rsidRPr="00DB2E7A">
        <w:t xml:space="preserve">up to </w:t>
      </w:r>
      <w:r w:rsidRPr="00DB2E7A">
        <w:t>several tens of milliseconds may be accommodated by tuning the delay time applied by the Simulator PC.</w:t>
      </w:r>
    </w:p>
    <w:p w14:paraId="78E6E1DF" w14:textId="7583E1C5" w:rsidR="00546EC9" w:rsidRPr="00DB2E7A" w:rsidRDefault="00546EC9" w:rsidP="00AF0947">
      <w:r w:rsidRPr="00DB2E7A">
        <w:t>The latency of the simulator consists of the sum of the following:</w:t>
      </w:r>
    </w:p>
    <w:p w14:paraId="5F792E89" w14:textId="1EDAEDA0" w:rsidR="00546EC9" w:rsidRPr="00DB2E7A" w:rsidRDefault="00546EC9" w:rsidP="00945CD3">
      <w:pPr>
        <w:pStyle w:val="ListParagraph"/>
        <w:numPr>
          <w:ilvl w:val="0"/>
          <w:numId w:val="40"/>
        </w:numPr>
      </w:pPr>
      <w:r w:rsidRPr="00DB2E7A">
        <w:t>The debounce timer,</w:t>
      </w:r>
    </w:p>
    <w:p w14:paraId="4FDAE638" w14:textId="494A9DD0" w:rsidR="00546EC9" w:rsidRPr="00DB2E7A" w:rsidRDefault="00546EC9" w:rsidP="00945CD3">
      <w:pPr>
        <w:pStyle w:val="ListParagraph"/>
        <w:numPr>
          <w:ilvl w:val="0"/>
          <w:numId w:val="40"/>
        </w:numPr>
      </w:pPr>
      <w:r w:rsidRPr="00DB2E7A">
        <w:t>The polling loop time,</w:t>
      </w:r>
    </w:p>
    <w:p w14:paraId="4E95021D" w14:textId="548C935F" w:rsidR="00546EC9" w:rsidRPr="00DB2E7A" w:rsidRDefault="00546EC9" w:rsidP="00945CD3">
      <w:pPr>
        <w:pStyle w:val="ListParagraph"/>
        <w:numPr>
          <w:ilvl w:val="0"/>
          <w:numId w:val="40"/>
        </w:numPr>
      </w:pPr>
      <w:r w:rsidRPr="00DB2E7A">
        <w:t>The RS-232 serial speed.</w:t>
      </w:r>
    </w:p>
    <w:p w14:paraId="2FFE7629" w14:textId="465FFE66" w:rsidR="00546EC9" w:rsidRPr="00DB2E7A" w:rsidRDefault="00546EC9" w:rsidP="00AF0947">
      <w:r w:rsidRPr="00DB2E7A">
        <w:lastRenderedPageBreak/>
        <w:t xml:space="preserve">The default debounce timer is set to 2ms. </w:t>
      </w:r>
      <w:r w:rsidR="00945CD3" w:rsidRPr="00DB2E7A">
        <w:t>As discussed above, the polling approach results in some variation of detection time, and t</w:t>
      </w:r>
      <w:r w:rsidRPr="00DB2E7A">
        <w:t>he polling loop time</w:t>
      </w:r>
      <w:r w:rsidR="00945CD3" w:rsidRPr="00DB2E7A">
        <w:t xml:space="preserve"> </w:t>
      </w:r>
      <w:r w:rsidRPr="00DB2E7A">
        <w:t>is approximately 400</w:t>
      </w:r>
      <w:r w:rsidRPr="00DB2E7A">
        <w:rPr>
          <w:rFonts w:ascii="Calibri" w:hAnsi="Calibri" w:cs="Calibri"/>
        </w:rPr>
        <w:t>µ</w:t>
      </w:r>
      <w:r w:rsidRPr="00DB2E7A">
        <w:t xml:space="preserve">s. </w:t>
      </w:r>
      <w:r w:rsidR="004416AC" w:rsidRPr="00DB2E7A">
        <w:t xml:space="preserve">Moving the state machine from </w:t>
      </w:r>
      <w:r w:rsidR="004416AC" w:rsidRPr="00DB2E7A">
        <w:rPr>
          <w:i/>
          <w:iCs/>
        </w:rPr>
        <w:t>Waiting for Input</w:t>
      </w:r>
      <w:r w:rsidR="004416AC" w:rsidRPr="00DB2E7A">
        <w:t xml:space="preserve"> to </w:t>
      </w:r>
      <w:r w:rsidR="004416AC" w:rsidRPr="00DB2E7A">
        <w:rPr>
          <w:i/>
          <w:iCs/>
        </w:rPr>
        <w:t>Waiting for Debounce</w:t>
      </w:r>
      <w:r w:rsidR="004416AC" w:rsidRPr="00DB2E7A">
        <w:t xml:space="preserve">, and then detecting the end of the debounce timer, involves </w:t>
      </w:r>
      <w:r w:rsidR="004416AC" w:rsidRPr="00DB2E7A">
        <w:rPr>
          <w:u w:val="single"/>
        </w:rPr>
        <w:t>two</w:t>
      </w:r>
      <w:r w:rsidR="004416AC" w:rsidRPr="00DB2E7A">
        <w:t xml:space="preserve"> polling events. </w:t>
      </w:r>
      <w:r w:rsidRPr="00DB2E7A">
        <w:t xml:space="preserve">The average latency from the start of a sensor pulse to the start of the serial transmission should therefore be </w:t>
      </w:r>
      <w:r w:rsidR="00945CD3" w:rsidRPr="00DB2E7A">
        <w:t>approximately</w:t>
      </w:r>
      <w:r w:rsidR="004416AC" w:rsidRPr="00DB2E7A">
        <w:rPr>
          <w:rStyle w:val="FootnoteReference"/>
        </w:rPr>
        <w:footnoteReference w:id="41"/>
      </w:r>
      <w:r w:rsidR="00945CD3" w:rsidRPr="00DB2E7A">
        <w:t xml:space="preserve"> </w:t>
      </w:r>
      <w:r w:rsidRPr="00DB2E7A">
        <w:t>2.</w:t>
      </w:r>
      <w:r w:rsidR="004416AC" w:rsidRPr="00DB2E7A">
        <w:t>4</w:t>
      </w:r>
      <w:r w:rsidRPr="00DB2E7A">
        <w:t xml:space="preserve"> </w:t>
      </w:r>
      <w:r w:rsidR="00945CD3" w:rsidRPr="00DB2E7A">
        <w:rPr>
          <w:rFonts w:ascii="Calibri" w:hAnsi="Calibri" w:cs="Calibri"/>
        </w:rPr>
        <w:t>±</w:t>
      </w:r>
      <w:r w:rsidR="00945CD3" w:rsidRPr="00DB2E7A">
        <w:t>0.2ms.</w:t>
      </w:r>
    </w:p>
    <w:p w14:paraId="2F039EEC" w14:textId="538CCE39" w:rsidR="00945CD3" w:rsidRPr="00DB2E7A" w:rsidRDefault="00945CD3" w:rsidP="00AF0947">
      <w:r w:rsidRPr="00DB2E7A">
        <w:t>The serial line speed is 2400bps. Each ASCII character transmission consists of 10 bits (8 data bits, preceded by one start bit and followed by one stop bit). The time taken to transmit one character is therefore approximately 4.2ms and is constant.</w:t>
      </w:r>
    </w:p>
    <w:p w14:paraId="129E8B96" w14:textId="4DF7B237" w:rsidR="00945CD3" w:rsidRPr="00DB2E7A" w:rsidRDefault="00945CD3" w:rsidP="00AF0947">
      <w:r w:rsidRPr="00DB2E7A">
        <w:t>The theoretical total latency of the simulator is therefore approximately 6.</w:t>
      </w:r>
      <w:r w:rsidR="004416AC" w:rsidRPr="00DB2E7A">
        <w:t>6</w:t>
      </w:r>
      <w:r w:rsidRPr="00DB2E7A">
        <w:t xml:space="preserve"> </w:t>
      </w:r>
      <w:r w:rsidRPr="00DB2E7A">
        <w:rPr>
          <w:rFonts w:ascii="Calibri" w:hAnsi="Calibri" w:cs="Calibri"/>
        </w:rPr>
        <w:t>±</w:t>
      </w:r>
      <w:r w:rsidRPr="00DB2E7A">
        <w:t xml:space="preserve">0.2ms. Any additional latency arising in the Simulator Software Package is beyond the scope of this </w:t>
      </w:r>
      <w:r w:rsidR="00012709" w:rsidRPr="00DB2E7A">
        <w:t>discussion but</w:t>
      </w:r>
      <w:r w:rsidRPr="00DB2E7A">
        <w:t xml:space="preserve"> may be compensated for by tuning the delay time applied by the software.</w:t>
      </w:r>
    </w:p>
    <w:p w14:paraId="53C44A4B" w14:textId="7C8C0048" w:rsidR="002F4B7B" w:rsidRPr="00DB2E7A" w:rsidRDefault="002F4B7B" w:rsidP="002F4B7B">
      <w:pPr>
        <w:keepNext/>
      </w:pPr>
      <w:r w:rsidRPr="00DB2E7A">
        <w:t xml:space="preserve">The typical latency of the Simulator Interface is illustrated in the following </w:t>
      </w:r>
      <w:r w:rsidR="002835BF" w:rsidRPr="00DB2E7A">
        <w:t xml:space="preserve">annotated </w:t>
      </w:r>
      <w:r w:rsidRPr="00DB2E7A">
        <w:t>CRO capture</w:t>
      </w:r>
      <w:r w:rsidR="00945CD3" w:rsidRPr="00DB2E7A">
        <w:t>:</w:t>
      </w:r>
    </w:p>
    <w:p w14:paraId="5AAC50BE" w14:textId="45A26CED" w:rsidR="002F4B7B" w:rsidRDefault="002F4B7B" w:rsidP="002F4B7B">
      <w:pPr>
        <w:keepNext/>
        <w:jc w:val="center"/>
        <w:rPr>
          <w:color w:val="00B050"/>
        </w:rPr>
      </w:pPr>
      <w:r>
        <w:rPr>
          <w:noProof/>
          <w:color w:val="00B050"/>
        </w:rPr>
        <w:drawing>
          <wp:inline distT="0" distB="0" distL="0" distR="0" wp14:anchorId="2A728E54" wp14:editId="7EEEE5A5">
            <wp:extent cx="5040000" cy="302400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ency Scope Annotated.png"/>
                    <pic:cNvPicPr/>
                  </pic:nvPicPr>
                  <pic:blipFill>
                    <a:blip r:embed="rId49">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0339912D" w14:textId="165527C6" w:rsidR="002F4B7B" w:rsidRDefault="002F4B7B" w:rsidP="002F4B7B">
      <w:pPr>
        <w:pStyle w:val="Caption"/>
        <w:jc w:val="center"/>
      </w:pPr>
      <w:bookmarkStart w:id="1658" w:name="_Toc202969343"/>
      <w:r>
        <w:t xml:space="preserve">Figure </w:t>
      </w:r>
      <w:r>
        <w:rPr>
          <w:noProof/>
        </w:rPr>
        <w:fldChar w:fldCharType="begin"/>
      </w:r>
      <w:r>
        <w:rPr>
          <w:noProof/>
        </w:rPr>
        <w:instrText xml:space="preserve"> SEQ Figure \* ARABIC </w:instrText>
      </w:r>
      <w:r>
        <w:rPr>
          <w:noProof/>
        </w:rPr>
        <w:fldChar w:fldCharType="separate"/>
      </w:r>
      <w:r w:rsidR="00044299">
        <w:rPr>
          <w:noProof/>
        </w:rPr>
        <w:t>39</w:t>
      </w:r>
      <w:r>
        <w:rPr>
          <w:noProof/>
        </w:rPr>
        <w:fldChar w:fldCharType="end"/>
      </w:r>
      <w:r>
        <w:t xml:space="preserve"> – Simulator Interface Latency</w:t>
      </w:r>
      <w:bookmarkEnd w:id="1658"/>
    </w:p>
    <w:p w14:paraId="07F7F91D" w14:textId="6F972CFB" w:rsidR="00355BF2" w:rsidRPr="00DB2E7A" w:rsidRDefault="00945CD3" w:rsidP="002835BF">
      <w:pPr>
        <w:pStyle w:val="ListParagraph"/>
        <w:numPr>
          <w:ilvl w:val="0"/>
          <w:numId w:val="41"/>
        </w:numPr>
      </w:pPr>
      <w:r w:rsidRPr="00DB2E7A">
        <w:t xml:space="preserve">The upper yellow trace represents </w:t>
      </w:r>
      <w:r w:rsidR="00355BF2" w:rsidRPr="00DB2E7A">
        <w:t>a simulated sensor pulse measured on a Simulator Interface Module input pin. The duration of the pulse is approximately 5ms, and the pin transitions from +5V to 0V at the start of the pulse.</w:t>
      </w:r>
    </w:p>
    <w:p w14:paraId="052A50F3" w14:textId="4F5D5716" w:rsidR="00355BF2" w:rsidRPr="00DB2E7A" w:rsidRDefault="00355BF2" w:rsidP="002835BF">
      <w:pPr>
        <w:pStyle w:val="ListParagraph"/>
        <w:numPr>
          <w:ilvl w:val="0"/>
          <w:numId w:val="41"/>
        </w:numPr>
      </w:pPr>
      <w:r w:rsidRPr="00DB2E7A">
        <w:t>The lower blue trace represents the RS-232 serial transmission, measured on the serial transmit pin of the same interface.</w:t>
      </w:r>
    </w:p>
    <w:p w14:paraId="723975F9" w14:textId="4C68401B" w:rsidR="00355BF2" w:rsidRPr="00DB2E7A" w:rsidRDefault="00355BF2" w:rsidP="002835BF">
      <w:pPr>
        <w:pStyle w:val="ListParagraph"/>
        <w:numPr>
          <w:ilvl w:val="0"/>
          <w:numId w:val="41"/>
        </w:numPr>
      </w:pPr>
      <w:r w:rsidRPr="00DB2E7A">
        <w:t>On the serial line, logic 0 is a high voltage (approximately +8V), logic 1 is low (approximately -8V)</w:t>
      </w:r>
      <w:r w:rsidR="002835BF" w:rsidRPr="00DB2E7A">
        <w:t>, and the bus idles at the logic 1 level</w:t>
      </w:r>
      <w:r w:rsidR="002835BF" w:rsidRPr="00DB2E7A">
        <w:rPr>
          <w:rStyle w:val="FootnoteReference"/>
        </w:rPr>
        <w:footnoteReference w:id="42"/>
      </w:r>
      <w:r w:rsidRPr="00DB2E7A">
        <w:t>. The start bit is logic 0, the stop bit is logic 1, and hence the end of the stop bit cannot be distinguished from the idle level.</w:t>
      </w:r>
    </w:p>
    <w:p w14:paraId="57434DC1" w14:textId="6E847DF4" w:rsidR="002F4B7B" w:rsidRPr="00DB2E7A" w:rsidRDefault="00355BF2" w:rsidP="002835BF">
      <w:pPr>
        <w:pStyle w:val="ListParagraph"/>
        <w:numPr>
          <w:ilvl w:val="0"/>
          <w:numId w:val="41"/>
        </w:numPr>
      </w:pPr>
      <w:r w:rsidRPr="00DB2E7A">
        <w:lastRenderedPageBreak/>
        <w:t>The character transmitted is ASCII “1”</w:t>
      </w:r>
      <w:r w:rsidR="002835BF" w:rsidRPr="00DB2E7A">
        <w:t xml:space="preserve"> (0x31)</w:t>
      </w:r>
      <w:r w:rsidRPr="00DB2E7A">
        <w:t>, binary 00110001, and is transmitted LSB first. Reading from left to right, the total bit stream is therefore “</w:t>
      </w:r>
      <w:r w:rsidR="002F4B7B" w:rsidRPr="00DB2E7A">
        <w:t>0100011001</w:t>
      </w:r>
      <w:r w:rsidRPr="00DB2E7A">
        <w:t>”</w:t>
      </w:r>
      <w:r w:rsidR="002F4B7B" w:rsidRPr="00DB2E7A">
        <w:t xml:space="preserve"> (</w:t>
      </w:r>
      <w:r w:rsidRPr="00DB2E7A">
        <w:t>10</w:t>
      </w:r>
      <w:r w:rsidR="002F4B7B" w:rsidRPr="00DB2E7A">
        <w:t xml:space="preserve"> bits</w:t>
      </w:r>
      <w:r w:rsidRPr="00DB2E7A">
        <w:t>:</w:t>
      </w:r>
      <w:r w:rsidR="00F02564" w:rsidRPr="00DB2E7A">
        <w:t xml:space="preserve"> </w:t>
      </w:r>
      <w:r w:rsidRPr="00DB2E7A">
        <w:t xml:space="preserve">a logic </w:t>
      </w:r>
      <w:r w:rsidR="00F02564" w:rsidRPr="00DB2E7A">
        <w:t>0</w:t>
      </w:r>
      <w:r w:rsidR="002F4B7B" w:rsidRPr="00DB2E7A">
        <w:t xml:space="preserve"> start</w:t>
      </w:r>
      <w:r w:rsidRPr="00DB2E7A">
        <w:t xml:space="preserve"> bit</w:t>
      </w:r>
      <w:r w:rsidR="002F4B7B" w:rsidRPr="00DB2E7A">
        <w:t xml:space="preserve">, ASCII </w:t>
      </w:r>
      <w:r w:rsidR="002835BF" w:rsidRPr="00DB2E7A">
        <w:t>“</w:t>
      </w:r>
      <w:r w:rsidR="002F4B7B" w:rsidRPr="00DB2E7A">
        <w:t>1</w:t>
      </w:r>
      <w:r w:rsidR="002835BF" w:rsidRPr="00DB2E7A">
        <w:t>”</w:t>
      </w:r>
      <w:r w:rsidRPr="00DB2E7A">
        <w:t xml:space="preserve"> LSB first</w:t>
      </w:r>
      <w:r w:rsidR="002F4B7B" w:rsidRPr="00DB2E7A">
        <w:t xml:space="preserve">, </w:t>
      </w:r>
      <w:r w:rsidRPr="00DB2E7A">
        <w:t xml:space="preserve">and a logic </w:t>
      </w:r>
      <w:r w:rsidR="00F02564" w:rsidRPr="00DB2E7A">
        <w:t xml:space="preserve">1 </w:t>
      </w:r>
      <w:r w:rsidR="002F4B7B" w:rsidRPr="00DB2E7A">
        <w:t>stop</w:t>
      </w:r>
      <w:r w:rsidRPr="00DB2E7A">
        <w:t xml:space="preserve"> bit).</w:t>
      </w:r>
    </w:p>
    <w:p w14:paraId="70E1CF0D" w14:textId="67F07ACF" w:rsidR="00355BF2" w:rsidRDefault="00355BF2" w:rsidP="002835BF">
      <w:pPr>
        <w:pStyle w:val="ListParagraph"/>
        <w:numPr>
          <w:ilvl w:val="0"/>
          <w:numId w:val="41"/>
        </w:numPr>
      </w:pPr>
      <w:r w:rsidRPr="00DB2E7A">
        <w:t xml:space="preserve">The delay between the start of the sensor pulse and the start of the serial transmission </w:t>
      </w:r>
      <w:r w:rsidR="002835BF" w:rsidRPr="00DB2E7A">
        <w:t xml:space="preserve">is measured over multiple pulses as being between 2.200ms and 2.660ms, average 2.442ms. The latency start to end of </w:t>
      </w:r>
      <w:r w:rsidR="00300E8C" w:rsidRPr="00DB2E7A">
        <w:t xml:space="preserve">the </w:t>
      </w:r>
      <w:r w:rsidR="002835BF" w:rsidRPr="00DB2E7A">
        <w:t>serial transmission can be estimated as approximately</w:t>
      </w:r>
      <w:r w:rsidR="00300E8C" w:rsidRPr="00DB2E7A">
        <w:t xml:space="preserve"> 4.2</w:t>
      </w:r>
      <w:r w:rsidR="002835BF" w:rsidRPr="00DB2E7A">
        <w:t>ms. These values are very close to the theoretical predictions.</w:t>
      </w:r>
    </w:p>
    <w:p w14:paraId="0FA4500B" w14:textId="7A313D19" w:rsidR="00802B39" w:rsidRDefault="00802B39" w:rsidP="00A02960">
      <w:pPr>
        <w:keepNext/>
      </w:pPr>
      <w:r>
        <w:t>The following logic analyser decode taken at the MAX233 transmitter input</w:t>
      </w:r>
      <w:r w:rsidR="00012709">
        <w:t xml:space="preserve"> shows the same effect:</w:t>
      </w:r>
    </w:p>
    <w:p w14:paraId="154DBE57" w14:textId="5DE83F17" w:rsidR="00802B39" w:rsidRDefault="00802B39" w:rsidP="00A02960">
      <w:pPr>
        <w:keepNext/>
        <w:jc w:val="center"/>
      </w:pPr>
      <w:r>
        <w:rPr>
          <w:noProof/>
        </w:rPr>
        <w:drawing>
          <wp:inline distT="0" distB="0" distL="0" distR="0" wp14:anchorId="19108D1E" wp14:editId="4A83E340">
            <wp:extent cx="5040000" cy="2304000"/>
            <wp:effectExtent l="19050" t="19050" r="27305" b="2032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rok_debounce_timer.PNG"/>
                    <pic:cNvPicPr/>
                  </pic:nvPicPr>
                  <pic:blipFill>
                    <a:blip r:embed="rId50">
                      <a:extLst>
                        <a:ext uri="{28A0092B-C50C-407E-A947-70E740481C1C}">
                          <a14:useLocalDpi xmlns:a14="http://schemas.microsoft.com/office/drawing/2010/main" val="0"/>
                        </a:ext>
                      </a:extLst>
                    </a:blip>
                    <a:stretch>
                      <a:fillRect/>
                    </a:stretch>
                  </pic:blipFill>
                  <pic:spPr>
                    <a:xfrm>
                      <a:off x="0" y="0"/>
                      <a:ext cx="5040000" cy="2304000"/>
                    </a:xfrm>
                    <a:prstGeom prst="rect">
                      <a:avLst/>
                    </a:prstGeom>
                    <a:ln w="12700">
                      <a:solidFill>
                        <a:schemeClr val="tx1"/>
                      </a:solidFill>
                    </a:ln>
                  </pic:spPr>
                </pic:pic>
              </a:graphicData>
            </a:graphic>
          </wp:inline>
        </w:drawing>
      </w:r>
    </w:p>
    <w:p w14:paraId="5522676B" w14:textId="42262F2C" w:rsidR="00802B39" w:rsidRDefault="00802B39" w:rsidP="00802B39">
      <w:pPr>
        <w:pStyle w:val="Caption"/>
        <w:jc w:val="center"/>
      </w:pPr>
      <w:bookmarkStart w:id="1659" w:name="_Toc202969344"/>
      <w:r>
        <w:t xml:space="preserve">Figure </w:t>
      </w:r>
      <w:r>
        <w:rPr>
          <w:noProof/>
        </w:rPr>
        <w:fldChar w:fldCharType="begin"/>
      </w:r>
      <w:r>
        <w:rPr>
          <w:noProof/>
        </w:rPr>
        <w:instrText xml:space="preserve"> SEQ Figure \* ARABIC </w:instrText>
      </w:r>
      <w:r>
        <w:rPr>
          <w:noProof/>
        </w:rPr>
        <w:fldChar w:fldCharType="separate"/>
      </w:r>
      <w:r w:rsidR="00044299">
        <w:rPr>
          <w:noProof/>
        </w:rPr>
        <w:t>40</w:t>
      </w:r>
      <w:r>
        <w:rPr>
          <w:noProof/>
        </w:rPr>
        <w:fldChar w:fldCharType="end"/>
      </w:r>
      <w:r>
        <w:t xml:space="preserve"> – Logic Analy</w:t>
      </w:r>
      <w:r w:rsidR="00012709">
        <w:t>s</w:t>
      </w:r>
      <w:r>
        <w:t>er Decode</w:t>
      </w:r>
      <w:bookmarkEnd w:id="1659"/>
    </w:p>
    <w:p w14:paraId="31C944B3" w14:textId="4DA98A5A" w:rsidR="00802B39" w:rsidRDefault="00012709" w:rsidP="00A02960">
      <w:pPr>
        <w:pStyle w:val="ListParagraph"/>
        <w:numPr>
          <w:ilvl w:val="0"/>
          <w:numId w:val="50"/>
        </w:numPr>
      </w:pPr>
      <w:r>
        <w:t>Trace D0 is taken from the TTL level signal at the MAX233 transmitter input. The signal is therefore inverted with respect to the transmitter output recoded by the previous oscilloscope trace.</w:t>
      </w:r>
    </w:p>
    <w:p w14:paraId="7C2D7935" w14:textId="0FC8851D" w:rsidR="00012709" w:rsidRPr="00DB2E7A" w:rsidRDefault="00012709" w:rsidP="00A02960">
      <w:pPr>
        <w:pStyle w:val="ListParagraph"/>
        <w:numPr>
          <w:ilvl w:val="0"/>
          <w:numId w:val="50"/>
        </w:numPr>
      </w:pPr>
      <w:r>
        <w:t>Trace D1 is the trigger, taken from the channel 1 sensor line. Recording started at Time 0 when this line transitioned to logic 0. This was a manual trigger, so the end of the trace is not visible as the pulse was more than 8ms long.</w:t>
      </w:r>
    </w:p>
    <w:p w14:paraId="0DEEB7C2" w14:textId="77777777" w:rsidR="003912A1" w:rsidRDefault="003912A1" w:rsidP="002B6100">
      <w:pPr>
        <w:pStyle w:val="Heading2"/>
      </w:pPr>
      <w:bookmarkStart w:id="1660" w:name="_Toc415420482"/>
      <w:bookmarkStart w:id="1661" w:name="_Toc472625789"/>
      <w:r>
        <w:br w:type="page"/>
      </w:r>
    </w:p>
    <w:p w14:paraId="672F6F27" w14:textId="7FCD9C36" w:rsidR="002B6100" w:rsidRDefault="002B6100" w:rsidP="002B6100">
      <w:pPr>
        <w:pStyle w:val="Heading2"/>
      </w:pPr>
      <w:bookmarkStart w:id="1662" w:name="_Toc202969196"/>
      <w:r>
        <w:lastRenderedPageBreak/>
        <w:t>Software Development &amp; Compatibility</w:t>
      </w:r>
      <w:bookmarkEnd w:id="1662"/>
    </w:p>
    <w:p w14:paraId="6655F6B0" w14:textId="38D69933" w:rsidR="002B6100" w:rsidRDefault="002B6100" w:rsidP="002B6100">
      <w:pPr>
        <w:pStyle w:val="Heading3"/>
      </w:pPr>
      <w:bookmarkStart w:id="1663" w:name="_Toc202969197"/>
      <w:r>
        <w:t>Development Environment</w:t>
      </w:r>
      <w:bookmarkEnd w:id="1660"/>
      <w:bookmarkEnd w:id="1661"/>
      <w:bookmarkEnd w:id="1663"/>
    </w:p>
    <w:p w14:paraId="0AE5ABA3" w14:textId="39B864E5" w:rsidR="002B6100" w:rsidRPr="00DB2E7A" w:rsidRDefault="002B6100" w:rsidP="002B6100">
      <w:pPr>
        <w:keepNext/>
      </w:pPr>
      <w:r w:rsidRPr="00DB2E7A">
        <w:t xml:space="preserve">The </w:t>
      </w:r>
      <w:r w:rsidR="009367AD">
        <w:t xml:space="preserve">current </w:t>
      </w:r>
      <w:r w:rsidRPr="00DB2E7A">
        <w:t>Simulator Interface firmware has been developed on the following versions of operating systems, development tools and Simulator Software packages. Later versions of tools are expected to be compatible:</w:t>
      </w:r>
    </w:p>
    <w:p w14:paraId="27F63CB2" w14:textId="770F8A19" w:rsidR="002B6100" w:rsidRPr="00DB2E7A" w:rsidRDefault="002B6100" w:rsidP="002B6100">
      <w:pPr>
        <w:pStyle w:val="ListParagraph"/>
        <w:numPr>
          <w:ilvl w:val="0"/>
          <w:numId w:val="4"/>
        </w:numPr>
      </w:pPr>
      <w:r w:rsidRPr="00DB2E7A">
        <w:t xml:space="preserve">Microsoft Windows </w:t>
      </w:r>
      <w:r w:rsidR="009F2C24">
        <w:t>10 64</w:t>
      </w:r>
      <w:r w:rsidRPr="00DB2E7A">
        <w:t>-bit</w:t>
      </w:r>
    </w:p>
    <w:p w14:paraId="2C834026" w14:textId="2A31E003" w:rsidR="002B6100" w:rsidRPr="00DB2E7A" w:rsidRDefault="002B6100" w:rsidP="002B6100">
      <w:pPr>
        <w:pStyle w:val="ListParagraph"/>
        <w:numPr>
          <w:ilvl w:val="0"/>
          <w:numId w:val="4"/>
        </w:numPr>
      </w:pPr>
      <w:r w:rsidRPr="00DB2E7A">
        <w:t>Arduino IDE 1.</w:t>
      </w:r>
      <w:r w:rsidR="009F2C24">
        <w:t>8.19</w:t>
      </w:r>
    </w:p>
    <w:p w14:paraId="4240B038" w14:textId="7A210BC9" w:rsidR="002B6100" w:rsidRPr="00DB2E7A" w:rsidRDefault="002B6100" w:rsidP="002B6100">
      <w:pPr>
        <w:pStyle w:val="ListParagraph"/>
        <w:numPr>
          <w:ilvl w:val="0"/>
          <w:numId w:val="4"/>
        </w:numPr>
      </w:pPr>
      <w:r w:rsidRPr="00DB2E7A">
        <w:t>PuTTY 0.</w:t>
      </w:r>
      <w:r w:rsidR="00EA091D">
        <w:t>81</w:t>
      </w:r>
    </w:p>
    <w:p w14:paraId="0E560A5B" w14:textId="5181FE51" w:rsidR="002B6100" w:rsidRPr="00DB2E7A" w:rsidRDefault="002B6100" w:rsidP="002B6100">
      <w:pPr>
        <w:pStyle w:val="ListParagraph"/>
        <w:numPr>
          <w:ilvl w:val="0"/>
          <w:numId w:val="4"/>
        </w:numPr>
      </w:pPr>
      <w:r w:rsidRPr="00BE024C">
        <w:rPr>
          <w:strike/>
        </w:rPr>
        <w:t>PortMon 3.03</w:t>
      </w:r>
      <w:r w:rsidR="009F2C24">
        <w:rPr>
          <w:rStyle w:val="FootnoteReference"/>
        </w:rPr>
        <w:footnoteReference w:id="43"/>
      </w:r>
    </w:p>
    <w:p w14:paraId="15D80101" w14:textId="65C458E0" w:rsidR="002B6100" w:rsidRDefault="002B6100" w:rsidP="002B6100">
      <w:pPr>
        <w:pStyle w:val="Heading3"/>
      </w:pPr>
      <w:bookmarkStart w:id="1664" w:name="_Toc415420483"/>
      <w:bookmarkStart w:id="1665" w:name="_Toc472625790"/>
      <w:bookmarkStart w:id="1666" w:name="_Toc202969198"/>
      <w:r>
        <w:t>Source Code Availability</w:t>
      </w:r>
      <w:bookmarkEnd w:id="1664"/>
      <w:bookmarkEnd w:id="1665"/>
      <w:bookmarkEnd w:id="1666"/>
    </w:p>
    <w:p w14:paraId="1AAB42D5" w14:textId="16CFEC4C" w:rsidR="002B6100" w:rsidRDefault="002B6100" w:rsidP="002B6100">
      <w:r w:rsidRPr="008C7B76">
        <w:t xml:space="preserve">The current version of the firmware for the Simulator Interface is available </w:t>
      </w:r>
      <w:r>
        <w:t xml:space="preserve">from the project </w:t>
      </w:r>
      <w:r w:rsidRPr="008C7B76">
        <w:t xml:space="preserve">GitHub repository at </w:t>
      </w:r>
      <w:r>
        <w:fldChar w:fldCharType="begin"/>
      </w:r>
      <w:r>
        <w:instrText>HYPERLINK "https://github.com/Simulators"</w:instrText>
      </w:r>
      <w:ins w:id="1667" w:author="Andrew Instone-Cowie" w:date="2025-07-09T15:58:00Z" w16du:dateUtc="2025-07-09T14:58:00Z"/>
      <w:r>
        <w:fldChar w:fldCharType="separate"/>
      </w:r>
      <w:r>
        <w:rPr>
          <w:rStyle w:val="Hyperlink"/>
        </w:rPr>
        <w:t>https://github.com/Simulators</w:t>
      </w:r>
      <w:r>
        <w:fldChar w:fldCharType="end"/>
      </w:r>
      <w:r>
        <w:t>.</w:t>
      </w:r>
      <w:r w:rsidRPr="008C7B76">
        <w:t xml:space="preserve"> The firmware is released under the GNU General Public Licence (GPL), Version 3.</w:t>
      </w:r>
    </w:p>
    <w:p w14:paraId="5374A963" w14:textId="77777777" w:rsidR="006E2D44" w:rsidRDefault="006E2D44" w:rsidP="002B6100">
      <w:pPr>
        <w:pStyle w:val="Heading3"/>
      </w:pPr>
      <w:bookmarkStart w:id="1668" w:name="_Toc202969199"/>
      <w:r>
        <w:t>Simulator Software Compatibility</w:t>
      </w:r>
      <w:bookmarkEnd w:id="1668"/>
    </w:p>
    <w:p w14:paraId="4F94A8DE" w14:textId="77777777" w:rsidR="006E2D44" w:rsidRPr="00437796" w:rsidRDefault="006E2D44" w:rsidP="002B6100">
      <w:pPr>
        <w:pStyle w:val="Heading4"/>
      </w:pPr>
      <w:r>
        <w:t>Tested Configurations</w:t>
      </w:r>
    </w:p>
    <w:p w14:paraId="151F32C7" w14:textId="77777777" w:rsidR="006E2D44" w:rsidRPr="00DB2E7A" w:rsidRDefault="006E2D44" w:rsidP="006E2D44">
      <w:r w:rsidRPr="00DB2E7A">
        <w:t>The Type 2 Liverpool Ringing Simulator Interface has been tested successfully with Simulator Software Packages up to the following versions:</w:t>
      </w:r>
    </w:p>
    <w:p w14:paraId="68EBC5DF" w14:textId="60CE2A5C" w:rsidR="006E2D44" w:rsidRPr="00DB2E7A" w:rsidRDefault="006E2D44" w:rsidP="006E2D44">
      <w:pPr>
        <w:pStyle w:val="ListParagraph"/>
        <w:numPr>
          <w:ilvl w:val="0"/>
          <w:numId w:val="1"/>
        </w:numPr>
      </w:pPr>
      <w:r w:rsidRPr="00DB2E7A">
        <w:t xml:space="preserve">Abel </w:t>
      </w:r>
      <w:r w:rsidR="008E34A3">
        <w:t>10.3.2</w:t>
      </w:r>
    </w:p>
    <w:p w14:paraId="3812E417" w14:textId="54EE05C5" w:rsidR="006E2D44" w:rsidRPr="00DB2E7A" w:rsidRDefault="006E2D44" w:rsidP="006E2D44">
      <w:pPr>
        <w:pStyle w:val="ListParagraph"/>
        <w:numPr>
          <w:ilvl w:val="0"/>
          <w:numId w:val="1"/>
        </w:numPr>
      </w:pPr>
      <w:r w:rsidRPr="00DB2E7A">
        <w:t>Beltower 20</w:t>
      </w:r>
      <w:r w:rsidR="00E21409">
        <w:t>2</w:t>
      </w:r>
      <w:ins w:id="1669" w:author="Andrew Instone-Cowie" w:date="2025-07-09T15:57:00Z" w16du:dateUtc="2025-07-09T14:57:00Z">
        <w:r w:rsidR="00044299">
          <w:t>5</w:t>
        </w:r>
      </w:ins>
      <w:del w:id="1670" w:author="Andrew Instone-Cowie" w:date="2025-07-09T15:57:00Z" w16du:dateUtc="2025-07-09T14:57:00Z">
        <w:r w:rsidR="00E21409" w:rsidDel="00044299">
          <w:delText>2</w:delText>
        </w:r>
      </w:del>
      <w:r w:rsidRPr="00DB2E7A">
        <w:t xml:space="preserve"> (1</w:t>
      </w:r>
      <w:ins w:id="1671" w:author="Andrew Instone-Cowie" w:date="2025-07-09T15:58:00Z" w16du:dateUtc="2025-07-09T14:58:00Z">
        <w:r w:rsidR="00044299">
          <w:t>4.05</w:t>
        </w:r>
      </w:ins>
      <w:del w:id="1672" w:author="Andrew Instone-Cowie" w:date="2025-07-09T15:58:00Z" w16du:dateUtc="2025-07-09T14:58:00Z">
        <w:r w:rsidRPr="00DB2E7A" w:rsidDel="00044299">
          <w:delText>2.</w:delText>
        </w:r>
        <w:r w:rsidR="00E21409" w:rsidDel="00044299">
          <w:delText>82</w:delText>
        </w:r>
      </w:del>
      <w:r w:rsidRPr="00DB2E7A">
        <w:t>)</w:t>
      </w:r>
    </w:p>
    <w:p w14:paraId="47C5054C" w14:textId="5B5C8573" w:rsidR="006E2D44" w:rsidRPr="00DB2E7A" w:rsidRDefault="006E2D44" w:rsidP="006E2D44">
      <w:pPr>
        <w:pStyle w:val="ListParagraph"/>
        <w:numPr>
          <w:ilvl w:val="0"/>
          <w:numId w:val="1"/>
        </w:numPr>
      </w:pPr>
      <w:r w:rsidRPr="00DB2E7A">
        <w:t>Virtual Belfry</w:t>
      </w:r>
      <w:r w:rsidRPr="00DB2E7A">
        <w:rPr>
          <w:rStyle w:val="FootnoteReference"/>
        </w:rPr>
        <w:footnoteReference w:id="44"/>
      </w:r>
      <w:r w:rsidRPr="00DB2E7A">
        <w:t xml:space="preserve"> 3.</w:t>
      </w:r>
      <w:r w:rsidR="00E21409">
        <w:t>10</w:t>
      </w:r>
    </w:p>
    <w:p w14:paraId="5F1F2A2C" w14:textId="77777777" w:rsidR="00CF2085" w:rsidRDefault="00CF2085" w:rsidP="002B6100">
      <w:pPr>
        <w:pStyle w:val="Heading4"/>
      </w:pPr>
      <w:bookmarkStart w:id="1673" w:name="_Toc415420470"/>
      <w:bookmarkStart w:id="1674" w:name="_Toc472625769"/>
      <w:r>
        <w:t>Untested Configurations</w:t>
      </w:r>
      <w:bookmarkEnd w:id="1673"/>
      <w:bookmarkEnd w:id="1674"/>
    </w:p>
    <w:p w14:paraId="2C77C9EF" w14:textId="77777777" w:rsidR="00CF2085" w:rsidRPr="00DB2E7A" w:rsidRDefault="00CF2085" w:rsidP="00CF2085">
      <w:r w:rsidRPr="00DB2E7A">
        <w:t>Compatibility with the Bagley Ringleader hardware simulator has not been tested. This device has been unavailable for purchase for some time due to key components no longer being available.</w:t>
      </w:r>
    </w:p>
    <w:p w14:paraId="5B42F9E9" w14:textId="77777777" w:rsidR="00CF2085" w:rsidRPr="00EE7DD4" w:rsidRDefault="00CF2085" w:rsidP="002B6100">
      <w:pPr>
        <w:pStyle w:val="Heading4"/>
      </w:pPr>
      <w:bookmarkStart w:id="1675" w:name="_Toc415420471"/>
      <w:bookmarkStart w:id="1676" w:name="_Toc472625770"/>
      <w:r>
        <w:t>Future Simulator Support</w:t>
      </w:r>
      <w:bookmarkEnd w:id="1675"/>
      <w:bookmarkEnd w:id="1676"/>
    </w:p>
    <w:p w14:paraId="7091768D" w14:textId="48258A22" w:rsidR="00CF2085" w:rsidRPr="00DB2E7A" w:rsidRDefault="00CF2085" w:rsidP="00CF2085">
      <w:r w:rsidRPr="00DB2E7A">
        <w:t>The Simulator Interface software has also been structured to allow for the future addition of support for other simulators should this be necessary.</w:t>
      </w:r>
    </w:p>
    <w:p w14:paraId="2C7781D7" w14:textId="77777777" w:rsidR="003912A1" w:rsidRDefault="003912A1" w:rsidP="002835BF">
      <w:pPr>
        <w:pStyle w:val="Heading1"/>
      </w:pPr>
      <w:bookmarkStart w:id="1677" w:name="_Toc472625809"/>
      <w:bookmarkStart w:id="1678" w:name="_Toc415420535"/>
      <w:r>
        <w:br w:type="page"/>
      </w:r>
    </w:p>
    <w:p w14:paraId="3DC448F5" w14:textId="66497E19" w:rsidR="00AF0947" w:rsidRDefault="00AF0947" w:rsidP="002835BF">
      <w:pPr>
        <w:pStyle w:val="Heading1"/>
      </w:pPr>
      <w:bookmarkStart w:id="1679" w:name="_Toc202969200"/>
      <w:r>
        <w:lastRenderedPageBreak/>
        <w:t>USB-to-Serial Adapters</w:t>
      </w:r>
      <w:bookmarkEnd w:id="1677"/>
      <w:bookmarkEnd w:id="1679"/>
    </w:p>
    <w:p w14:paraId="2E2FAE94" w14:textId="77777777" w:rsidR="00AF0947" w:rsidRDefault="00AF0947" w:rsidP="00AF0947">
      <w:r w:rsidRPr="00DB2E7A">
        <w:t>If the Simulator PC does not have an available RS-232 serial port, then a USB-to-Serial adapter may be used. These are available from a variety of manufacturers, but mainly use controller chips manufactured by Prolific and FTDI.</w:t>
      </w:r>
    </w:p>
    <w:p w14:paraId="00C0A280" w14:textId="46735595" w:rsidR="0027489C" w:rsidRDefault="009367AD" w:rsidP="00AF0947">
      <w:r>
        <w:t xml:space="preserve">Modern versions of Windows include drivers for many USB-to-Serial adapters. However, older versions of Windows or some adapters may require the installation of software drivers. This section illustrates the installation process for older versions of Windows. Consult the documentation for your USB-to-Serial adapter to check whether </w:t>
      </w:r>
      <w:r w:rsidR="0027489C">
        <w:t xml:space="preserve">the adapter is supported on your version of Windows, and whether manual </w:t>
      </w:r>
      <w:r>
        <w:t>driver installation is required.</w:t>
      </w:r>
    </w:p>
    <w:p w14:paraId="5548AD79" w14:textId="6A0A741C" w:rsidR="009367AD" w:rsidRPr="00DB2E7A" w:rsidRDefault="0027489C" w:rsidP="00AF0947">
      <w:r>
        <w:t>This section also illustrates the process for renumbering COM ports if your adapter is assigned a COM port number outside the range supported by your Simulator Software Package. The process is similar on later versions of Windows.</w:t>
      </w:r>
    </w:p>
    <w:p w14:paraId="764939DB" w14:textId="0778844B" w:rsidR="00AF0947" w:rsidRPr="009367AD" w:rsidRDefault="009367AD" w:rsidP="00AF0947">
      <w:r w:rsidRPr="00BE024C">
        <w:t xml:space="preserve">Drivers </w:t>
      </w:r>
      <w:r w:rsidR="00AF0947" w:rsidRPr="009367AD">
        <w:t>for adapters based on Prolific</w:t>
      </w:r>
      <w:r w:rsidR="00AF0947" w:rsidRPr="009367AD">
        <w:rPr>
          <w:rStyle w:val="FootnoteReference"/>
        </w:rPr>
        <w:footnoteReference w:id="45"/>
      </w:r>
      <w:r w:rsidR="00AF0947" w:rsidRPr="009367AD">
        <w:t xml:space="preserve"> and FTDI</w:t>
      </w:r>
      <w:r w:rsidR="00AF0947" w:rsidRPr="009367AD">
        <w:rPr>
          <w:rStyle w:val="FootnoteReference"/>
        </w:rPr>
        <w:footnoteReference w:id="46"/>
      </w:r>
      <w:r w:rsidR="00AF0947" w:rsidRPr="009367AD">
        <w:t xml:space="preserve"> controllers are available from the respective websites; the driver required is the </w:t>
      </w:r>
      <w:r w:rsidR="00AF0947" w:rsidRPr="009367AD">
        <w:rPr>
          <w:i/>
        </w:rPr>
        <w:t>Virtual COM Port</w:t>
      </w:r>
      <w:r w:rsidR="00AF0947" w:rsidRPr="009367AD">
        <w:t xml:space="preserve"> or </w:t>
      </w:r>
      <w:r w:rsidR="00AF0947" w:rsidRPr="009367AD">
        <w:rPr>
          <w:i/>
        </w:rPr>
        <w:t>VCP</w:t>
      </w:r>
      <w:r w:rsidR="00AF0947" w:rsidRPr="009367AD">
        <w:t xml:space="preserve"> version.</w:t>
      </w:r>
    </w:p>
    <w:p w14:paraId="723D7B72" w14:textId="77777777" w:rsidR="00AF0947" w:rsidRPr="00DB2E7A" w:rsidRDefault="00AF0947" w:rsidP="00AF0947">
      <w:pPr>
        <w:keepNext/>
      </w:pPr>
      <w:r w:rsidRPr="00DB2E7A">
        <w:t>A typical USB-to-Serial adapter (in this case from Prolific) is shown in the following photograph.</w:t>
      </w:r>
    </w:p>
    <w:p w14:paraId="3BB5AC0A" w14:textId="77777777" w:rsidR="00AF0947" w:rsidRDefault="00AF0947" w:rsidP="00AF0947">
      <w:pPr>
        <w:pStyle w:val="ListParagraph"/>
        <w:keepNext/>
        <w:jc w:val="center"/>
      </w:pPr>
      <w:r>
        <w:rPr>
          <w:noProof/>
          <w:lang w:eastAsia="en-GB"/>
        </w:rPr>
        <w:drawing>
          <wp:inline distT="0" distB="0" distL="0" distR="0" wp14:anchorId="75089553" wp14:editId="65557734">
            <wp:extent cx="4320000" cy="3456000"/>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2.jpg"/>
                    <pic:cNvPicPr/>
                  </pic:nvPicPr>
                  <pic:blipFill>
                    <a:blip r:embed="rId51">
                      <a:extLst>
                        <a:ext uri="{28A0092B-C50C-407E-A947-70E740481C1C}">
                          <a14:useLocalDpi xmlns:a14="http://schemas.microsoft.com/office/drawing/2010/main" val="0"/>
                        </a:ext>
                      </a:extLst>
                    </a:blip>
                    <a:stretch>
                      <a:fillRect/>
                    </a:stretch>
                  </pic:blipFill>
                  <pic:spPr>
                    <a:xfrm>
                      <a:off x="0" y="0"/>
                      <a:ext cx="4320000" cy="3456000"/>
                    </a:xfrm>
                    <a:prstGeom prst="rect">
                      <a:avLst/>
                    </a:prstGeom>
                    <a:ln w="12700" cmpd="sng">
                      <a:solidFill>
                        <a:schemeClr val="tx1"/>
                      </a:solidFill>
                    </a:ln>
                  </pic:spPr>
                </pic:pic>
              </a:graphicData>
            </a:graphic>
          </wp:inline>
        </w:drawing>
      </w:r>
    </w:p>
    <w:p w14:paraId="4395DD90" w14:textId="34EEC281" w:rsidR="00AF0947" w:rsidRDefault="00AF0947" w:rsidP="00AF0947">
      <w:pPr>
        <w:pStyle w:val="Caption"/>
        <w:ind w:left="720"/>
        <w:jc w:val="center"/>
      </w:pPr>
      <w:bookmarkStart w:id="1680" w:name="_Toc472625865"/>
      <w:bookmarkStart w:id="1681" w:name="_Toc202969345"/>
      <w:r>
        <w:t xml:space="preserve">Figure </w:t>
      </w:r>
      <w:r>
        <w:rPr>
          <w:noProof/>
        </w:rPr>
        <w:fldChar w:fldCharType="begin"/>
      </w:r>
      <w:r>
        <w:rPr>
          <w:noProof/>
        </w:rPr>
        <w:instrText xml:space="preserve"> SEQ Figure \* ARABIC </w:instrText>
      </w:r>
      <w:r>
        <w:rPr>
          <w:noProof/>
        </w:rPr>
        <w:fldChar w:fldCharType="separate"/>
      </w:r>
      <w:r w:rsidR="00044299">
        <w:rPr>
          <w:noProof/>
        </w:rPr>
        <w:t>41</w:t>
      </w:r>
      <w:r>
        <w:rPr>
          <w:noProof/>
        </w:rPr>
        <w:fldChar w:fldCharType="end"/>
      </w:r>
      <w:r>
        <w:t xml:space="preserve"> – Example of a USB-to-Serial Adapter</w:t>
      </w:r>
      <w:bookmarkEnd w:id="1680"/>
      <w:bookmarkEnd w:id="1681"/>
    </w:p>
    <w:p w14:paraId="6761C6A9" w14:textId="77777777" w:rsidR="00AF0947" w:rsidRDefault="00AF0947" w:rsidP="00AF0947">
      <w:pPr>
        <w:pStyle w:val="Heading3"/>
      </w:pPr>
      <w:bookmarkStart w:id="1682" w:name="_Toc472625810"/>
      <w:bookmarkStart w:id="1683" w:name="_Toc202969201"/>
      <w:r>
        <w:lastRenderedPageBreak/>
        <w:t>Driver Installation</w:t>
      </w:r>
      <w:bookmarkEnd w:id="1682"/>
      <w:bookmarkEnd w:id="1683"/>
    </w:p>
    <w:p w14:paraId="2D0F2A12" w14:textId="77777777" w:rsidR="00AF0947" w:rsidRPr="00DB2E7A" w:rsidRDefault="00AF0947" w:rsidP="003912A1">
      <w:pPr>
        <w:keepNext/>
      </w:pPr>
      <w:r w:rsidRPr="00DB2E7A">
        <w:t>Follow the installation instructions supplied with the USB-to-Serial port driver software package. This example uses adapters and drivers with both Prolific and FTDI chipsets, but the approach is similar for adapters from other vendors.</w:t>
      </w:r>
    </w:p>
    <w:p w14:paraId="39CDC4DD" w14:textId="77777777" w:rsidR="00AF0947" w:rsidRPr="00DB2E7A" w:rsidRDefault="00AF0947" w:rsidP="005E5122">
      <w:pPr>
        <w:pStyle w:val="ListParagraph"/>
        <w:keepNext/>
        <w:numPr>
          <w:ilvl w:val="0"/>
          <w:numId w:val="29"/>
        </w:numPr>
        <w:spacing w:after="120"/>
        <w:ind w:left="714" w:hanging="357"/>
        <w:contextualSpacing w:val="0"/>
      </w:pPr>
      <w:r w:rsidRPr="00DB2E7A">
        <w:t>Run the installer supplied with the driver software package. Both Prolific and FTDI drivers use a standard Windows installer.</w:t>
      </w:r>
    </w:p>
    <w:p w14:paraId="26062156" w14:textId="77777777" w:rsidR="00AF0947" w:rsidRDefault="00AF0947" w:rsidP="00AF0947">
      <w:pPr>
        <w:pStyle w:val="ListParagraph"/>
        <w:keepNext/>
        <w:ind w:left="360"/>
        <w:jc w:val="center"/>
      </w:pPr>
      <w:r>
        <w:rPr>
          <w:noProof/>
          <w:lang w:eastAsia="en-GB"/>
        </w:rPr>
        <w:drawing>
          <wp:inline distT="0" distB="0" distL="0" distR="0" wp14:anchorId="1ACAEF05" wp14:editId="76404038">
            <wp:extent cx="4320000" cy="3312000"/>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InstallDriver.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3312000"/>
                    </a:xfrm>
                    <a:prstGeom prst="rect">
                      <a:avLst/>
                    </a:prstGeom>
                  </pic:spPr>
                </pic:pic>
              </a:graphicData>
            </a:graphic>
          </wp:inline>
        </w:drawing>
      </w:r>
    </w:p>
    <w:p w14:paraId="5439ABEB" w14:textId="72742F30" w:rsidR="00AF0947" w:rsidRDefault="00AF0947" w:rsidP="00AF0947">
      <w:pPr>
        <w:pStyle w:val="Caption"/>
        <w:ind w:left="357"/>
        <w:jc w:val="center"/>
      </w:pPr>
      <w:bookmarkStart w:id="1684" w:name="_Toc472625866"/>
      <w:bookmarkStart w:id="1685" w:name="_Toc202969346"/>
      <w:r>
        <w:t xml:space="preserve">Figure </w:t>
      </w:r>
      <w:r>
        <w:rPr>
          <w:noProof/>
        </w:rPr>
        <w:fldChar w:fldCharType="begin"/>
      </w:r>
      <w:r>
        <w:rPr>
          <w:noProof/>
        </w:rPr>
        <w:instrText xml:space="preserve"> SEQ Figure \* ARABIC </w:instrText>
      </w:r>
      <w:r>
        <w:rPr>
          <w:noProof/>
        </w:rPr>
        <w:fldChar w:fldCharType="separate"/>
      </w:r>
      <w:r w:rsidR="00044299">
        <w:rPr>
          <w:noProof/>
        </w:rPr>
        <w:t>42</w:t>
      </w:r>
      <w:r>
        <w:rPr>
          <w:noProof/>
        </w:rPr>
        <w:fldChar w:fldCharType="end"/>
      </w:r>
      <w:r>
        <w:t xml:space="preserve"> – Prolific Driver Installation</w:t>
      </w:r>
      <w:bookmarkEnd w:id="1684"/>
      <w:bookmarkEnd w:id="1685"/>
    </w:p>
    <w:p w14:paraId="438541BE" w14:textId="77777777" w:rsidR="00AF0947" w:rsidRPr="00DB2E7A" w:rsidRDefault="00AF0947" w:rsidP="005E5122">
      <w:pPr>
        <w:pStyle w:val="ListParagraph"/>
        <w:keepNext/>
        <w:numPr>
          <w:ilvl w:val="0"/>
          <w:numId w:val="29"/>
        </w:numPr>
        <w:spacing w:after="120"/>
        <w:ind w:left="714" w:hanging="357"/>
        <w:contextualSpacing w:val="0"/>
      </w:pPr>
      <w:r w:rsidRPr="00DB2E7A">
        <w:lastRenderedPageBreak/>
        <w:t>When the installation is complete, close the installer. A restart of the PC may be required.</w:t>
      </w:r>
    </w:p>
    <w:p w14:paraId="6A37FB06" w14:textId="77777777" w:rsidR="00AF0947" w:rsidRDefault="00AF0947" w:rsidP="00AF0947">
      <w:pPr>
        <w:pStyle w:val="ListParagraph"/>
        <w:keepNext/>
        <w:ind w:left="360"/>
        <w:jc w:val="center"/>
      </w:pPr>
      <w:r>
        <w:rPr>
          <w:noProof/>
          <w:lang w:eastAsia="en-GB"/>
        </w:rPr>
        <w:drawing>
          <wp:inline distT="0" distB="0" distL="0" distR="0" wp14:anchorId="19ECA765" wp14:editId="26DE9BB2">
            <wp:extent cx="4320000" cy="33156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3-InstallComplete.png"/>
                    <pic:cNvPicPr/>
                  </pic:nvPicPr>
                  <pic:blipFill>
                    <a:blip r:embed="rId53">
                      <a:extLst>
                        <a:ext uri="{28A0092B-C50C-407E-A947-70E740481C1C}">
                          <a14:useLocalDpi xmlns:a14="http://schemas.microsoft.com/office/drawing/2010/main" val="0"/>
                        </a:ext>
                      </a:extLst>
                    </a:blip>
                    <a:stretch>
                      <a:fillRect/>
                    </a:stretch>
                  </pic:blipFill>
                  <pic:spPr>
                    <a:xfrm>
                      <a:off x="0" y="0"/>
                      <a:ext cx="4320000" cy="3315600"/>
                    </a:xfrm>
                    <a:prstGeom prst="rect">
                      <a:avLst/>
                    </a:prstGeom>
                  </pic:spPr>
                </pic:pic>
              </a:graphicData>
            </a:graphic>
          </wp:inline>
        </w:drawing>
      </w:r>
    </w:p>
    <w:p w14:paraId="00A60FB1" w14:textId="34E52502" w:rsidR="00AF0947" w:rsidRDefault="00AF0947" w:rsidP="00AF0947">
      <w:pPr>
        <w:pStyle w:val="Caption"/>
        <w:ind w:left="357"/>
        <w:jc w:val="center"/>
      </w:pPr>
      <w:bookmarkStart w:id="1686" w:name="_Toc472625867"/>
      <w:bookmarkStart w:id="1687" w:name="_Toc202969347"/>
      <w:r>
        <w:t xml:space="preserve">Figure </w:t>
      </w:r>
      <w:r>
        <w:rPr>
          <w:noProof/>
        </w:rPr>
        <w:fldChar w:fldCharType="begin"/>
      </w:r>
      <w:r>
        <w:rPr>
          <w:noProof/>
        </w:rPr>
        <w:instrText xml:space="preserve"> SEQ Figure \* ARABIC </w:instrText>
      </w:r>
      <w:r>
        <w:rPr>
          <w:noProof/>
        </w:rPr>
        <w:fldChar w:fldCharType="separate"/>
      </w:r>
      <w:r w:rsidR="00044299">
        <w:rPr>
          <w:noProof/>
        </w:rPr>
        <w:t>43</w:t>
      </w:r>
      <w:r>
        <w:rPr>
          <w:noProof/>
        </w:rPr>
        <w:fldChar w:fldCharType="end"/>
      </w:r>
      <w:r>
        <w:t xml:space="preserve"> – Driver Installation Complete</w:t>
      </w:r>
      <w:bookmarkEnd w:id="1686"/>
      <w:bookmarkEnd w:id="1687"/>
    </w:p>
    <w:p w14:paraId="7DB4AC19" w14:textId="7D07C4C0" w:rsidR="00AF0947" w:rsidRPr="00DB2E7A" w:rsidRDefault="00AF0947" w:rsidP="005E5122">
      <w:pPr>
        <w:pStyle w:val="ListParagraph"/>
        <w:numPr>
          <w:ilvl w:val="0"/>
          <w:numId w:val="29"/>
        </w:numPr>
        <w:spacing w:after="120"/>
        <w:ind w:left="714" w:hanging="357"/>
        <w:contextualSpacing w:val="0"/>
      </w:pPr>
      <w:r w:rsidRPr="00DB2E7A">
        <w:t xml:space="preserve">Connect the USB-to-Serial adapter to a spare USB port on the Simulator PC. To ensure consistent COM port </w:t>
      </w:r>
      <w:r w:rsidR="00BF6ECB" w:rsidRPr="00DB2E7A">
        <w:t>numbering and</w:t>
      </w:r>
      <w:r w:rsidRPr="00DB2E7A">
        <w:t xml:space="preserve"> avoid the need to reconfigure the Simulator Software Package, it is best always to use the same USB port for the adapter.</w:t>
      </w:r>
    </w:p>
    <w:p w14:paraId="173B4122" w14:textId="77777777" w:rsidR="00AF0947" w:rsidRPr="00DB2E7A" w:rsidRDefault="00AF0947" w:rsidP="005E5122">
      <w:pPr>
        <w:pStyle w:val="ListParagraph"/>
        <w:numPr>
          <w:ilvl w:val="0"/>
          <w:numId w:val="29"/>
        </w:numPr>
      </w:pPr>
      <w:r w:rsidRPr="00DB2E7A">
        <w:t>The Simulator PC should detect the USB-to-Serial adapter, configure the driver, and a confirmation balloon message should appear briefly above the Windows system tray.</w:t>
      </w:r>
    </w:p>
    <w:p w14:paraId="573E72B7" w14:textId="77777777" w:rsidR="00AF0947" w:rsidRDefault="00AF0947" w:rsidP="00AF0947">
      <w:pPr>
        <w:jc w:val="center"/>
      </w:pPr>
      <w:r>
        <w:rPr>
          <w:noProof/>
          <w:lang w:eastAsia="en-GB"/>
        </w:rPr>
        <w:drawing>
          <wp:inline distT="0" distB="0" distL="0" distR="0" wp14:anchorId="4507B283" wp14:editId="535823EE">
            <wp:extent cx="1800000" cy="604800"/>
            <wp:effectExtent l="19050" t="19050" r="101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NewHardware.png"/>
                    <pic:cNvPicPr/>
                  </pic:nvPicPr>
                  <pic:blipFill>
                    <a:blip r:embed="rId54">
                      <a:extLst>
                        <a:ext uri="{28A0092B-C50C-407E-A947-70E740481C1C}">
                          <a14:useLocalDpi xmlns:a14="http://schemas.microsoft.com/office/drawing/2010/main" val="0"/>
                        </a:ext>
                      </a:extLst>
                    </a:blip>
                    <a:stretch>
                      <a:fillRect/>
                    </a:stretch>
                  </pic:blipFill>
                  <pic:spPr>
                    <a:xfrm>
                      <a:off x="0" y="0"/>
                      <a:ext cx="1800000" cy="604800"/>
                    </a:xfrm>
                    <a:prstGeom prst="rect">
                      <a:avLst/>
                    </a:prstGeom>
                    <a:ln w="12700">
                      <a:solidFill>
                        <a:schemeClr val="tx1"/>
                      </a:solidFill>
                    </a:ln>
                  </pic:spPr>
                </pic:pic>
              </a:graphicData>
            </a:graphic>
          </wp:inline>
        </w:drawing>
      </w:r>
    </w:p>
    <w:p w14:paraId="11C3CD9F" w14:textId="2A5758FE" w:rsidR="00AF0947" w:rsidRDefault="00AF0947" w:rsidP="00AF0947">
      <w:pPr>
        <w:pStyle w:val="Caption"/>
        <w:jc w:val="center"/>
        <w:rPr>
          <w:color w:val="00B050"/>
        </w:rPr>
      </w:pPr>
      <w:bookmarkStart w:id="1688" w:name="_Toc472625868"/>
      <w:bookmarkStart w:id="1689" w:name="_Toc202969348"/>
      <w:r>
        <w:t xml:space="preserve">Figure </w:t>
      </w:r>
      <w:r>
        <w:rPr>
          <w:noProof/>
        </w:rPr>
        <w:fldChar w:fldCharType="begin"/>
      </w:r>
      <w:r>
        <w:rPr>
          <w:noProof/>
        </w:rPr>
        <w:instrText xml:space="preserve"> SEQ Figure \* ARABIC </w:instrText>
      </w:r>
      <w:r>
        <w:rPr>
          <w:noProof/>
        </w:rPr>
        <w:fldChar w:fldCharType="separate"/>
      </w:r>
      <w:r w:rsidR="00044299">
        <w:rPr>
          <w:noProof/>
        </w:rPr>
        <w:t>44</w:t>
      </w:r>
      <w:r>
        <w:rPr>
          <w:noProof/>
        </w:rPr>
        <w:fldChar w:fldCharType="end"/>
      </w:r>
      <w:r>
        <w:t xml:space="preserve"> – Found New Hardware Message</w:t>
      </w:r>
      <w:bookmarkEnd w:id="1688"/>
      <w:bookmarkEnd w:id="1689"/>
    </w:p>
    <w:p w14:paraId="1FB3F8E6" w14:textId="77777777" w:rsidR="00AF0947" w:rsidRDefault="00AF0947" w:rsidP="00AF0947">
      <w:pPr>
        <w:pStyle w:val="Heading3"/>
      </w:pPr>
      <w:bookmarkStart w:id="1690" w:name="_Toc472625811"/>
      <w:bookmarkStart w:id="1691" w:name="_Toc202969202"/>
      <w:r>
        <w:lastRenderedPageBreak/>
        <w:t>Driver Verification</w:t>
      </w:r>
      <w:bookmarkEnd w:id="1690"/>
      <w:bookmarkEnd w:id="1691"/>
    </w:p>
    <w:p w14:paraId="56604281" w14:textId="77777777" w:rsidR="00AF0947" w:rsidRPr="00DB2E7A" w:rsidRDefault="00AF0947" w:rsidP="003912A1">
      <w:pPr>
        <w:keepNext/>
        <w:spacing w:after="120"/>
      </w:pPr>
      <w:r w:rsidRPr="00DB2E7A">
        <w:t>To verify that the USB-to-Serial adapter driver is correctly configured, open the Windows Device Manager and look for the adapter in the Ports section.</w:t>
      </w:r>
    </w:p>
    <w:p w14:paraId="45E43C7C" w14:textId="4F20FAB2" w:rsidR="00AF0947" w:rsidRPr="00DB2E7A" w:rsidRDefault="00AF0947" w:rsidP="005E5122">
      <w:pPr>
        <w:pStyle w:val="ListParagraph"/>
        <w:keepNext/>
        <w:numPr>
          <w:ilvl w:val="0"/>
          <w:numId w:val="30"/>
        </w:numPr>
        <w:spacing w:after="120"/>
        <w:contextualSpacing w:val="0"/>
      </w:pPr>
      <w:r w:rsidRPr="00DB2E7A">
        <w:t xml:space="preserve">Right-click the </w:t>
      </w:r>
      <w:r w:rsidRPr="00DB2E7A">
        <w:rPr>
          <w:i/>
        </w:rPr>
        <w:t>Computer</w:t>
      </w:r>
      <w:r w:rsidRPr="00DB2E7A">
        <w:t xml:space="preserve"> or </w:t>
      </w:r>
      <w:r w:rsidRPr="00DB2E7A">
        <w:rPr>
          <w:i/>
        </w:rPr>
        <w:t>My Computer</w:t>
      </w:r>
      <w:r w:rsidRPr="00DB2E7A">
        <w:t xml:space="preserve"> icon on the </w:t>
      </w:r>
      <w:r w:rsidR="00BF6ECB" w:rsidRPr="00DB2E7A">
        <w:t>Windows desktop and</w:t>
      </w:r>
      <w:r w:rsidRPr="00DB2E7A">
        <w:t xml:space="preserve"> select the </w:t>
      </w:r>
      <w:r w:rsidRPr="00DB2E7A">
        <w:rPr>
          <w:i/>
        </w:rPr>
        <w:t>Properties</w:t>
      </w:r>
      <w:r w:rsidRPr="00DB2E7A">
        <w:t xml:space="preserve"> menu item. These examples are from Windows XP and Windows 7 PCs, the process and appearance may vary for other versions of Windows.</w:t>
      </w:r>
    </w:p>
    <w:p w14:paraId="5FF130EB" w14:textId="77777777" w:rsidR="00AF0947" w:rsidRDefault="00AF0947" w:rsidP="00AF0947">
      <w:pPr>
        <w:jc w:val="center"/>
      </w:pPr>
      <w:r>
        <w:rPr>
          <w:noProof/>
          <w:lang w:eastAsia="en-GB"/>
        </w:rPr>
        <w:drawing>
          <wp:inline distT="0" distB="0" distL="0" distR="0" wp14:anchorId="77674137" wp14:editId="4F3DE06D">
            <wp:extent cx="1800000" cy="1832400"/>
            <wp:effectExtent l="19050" t="19050" r="1016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MyComputerRightClick.png"/>
                    <pic:cNvPicPr/>
                  </pic:nvPicPr>
                  <pic:blipFill>
                    <a:blip r:embed="rId55">
                      <a:extLst>
                        <a:ext uri="{28A0092B-C50C-407E-A947-70E740481C1C}">
                          <a14:useLocalDpi xmlns:a14="http://schemas.microsoft.com/office/drawing/2010/main" val="0"/>
                        </a:ext>
                      </a:extLst>
                    </a:blip>
                    <a:stretch>
                      <a:fillRect/>
                    </a:stretch>
                  </pic:blipFill>
                  <pic:spPr>
                    <a:xfrm>
                      <a:off x="0" y="0"/>
                      <a:ext cx="1800000" cy="1832400"/>
                    </a:xfrm>
                    <a:prstGeom prst="rect">
                      <a:avLst/>
                    </a:prstGeom>
                    <a:ln w="12700" cmpd="sng">
                      <a:solidFill>
                        <a:schemeClr val="tx1"/>
                      </a:solidFill>
                    </a:ln>
                  </pic:spPr>
                </pic:pic>
              </a:graphicData>
            </a:graphic>
          </wp:inline>
        </w:drawing>
      </w:r>
    </w:p>
    <w:p w14:paraId="42EE9956" w14:textId="30F90759" w:rsidR="00AF0947" w:rsidRDefault="00AF0947" w:rsidP="00AF0947">
      <w:pPr>
        <w:pStyle w:val="Caption"/>
        <w:jc w:val="center"/>
      </w:pPr>
      <w:bookmarkStart w:id="1692" w:name="_Toc472625869"/>
      <w:bookmarkStart w:id="1693" w:name="_Toc202969349"/>
      <w:r>
        <w:t xml:space="preserve">Figure </w:t>
      </w:r>
      <w:r>
        <w:rPr>
          <w:noProof/>
        </w:rPr>
        <w:fldChar w:fldCharType="begin"/>
      </w:r>
      <w:r>
        <w:rPr>
          <w:noProof/>
        </w:rPr>
        <w:instrText xml:space="preserve"> SEQ Figure \* ARABIC </w:instrText>
      </w:r>
      <w:r>
        <w:rPr>
          <w:noProof/>
        </w:rPr>
        <w:fldChar w:fldCharType="separate"/>
      </w:r>
      <w:r w:rsidR="00044299">
        <w:rPr>
          <w:noProof/>
        </w:rPr>
        <w:t>45</w:t>
      </w:r>
      <w:r>
        <w:rPr>
          <w:noProof/>
        </w:rPr>
        <w:fldChar w:fldCharType="end"/>
      </w:r>
      <w:r>
        <w:t xml:space="preserve"> – My Computer Context Menu (Windows XP)</w:t>
      </w:r>
      <w:bookmarkEnd w:id="1692"/>
      <w:bookmarkEnd w:id="1693"/>
    </w:p>
    <w:p w14:paraId="567D5CA5" w14:textId="77777777" w:rsidR="00AF0947" w:rsidRDefault="00AF0947" w:rsidP="00AF0947">
      <w:pPr>
        <w:jc w:val="center"/>
      </w:pPr>
      <w:r>
        <w:rPr>
          <w:noProof/>
          <w:lang w:eastAsia="en-GB"/>
        </w:rPr>
        <w:drawing>
          <wp:inline distT="0" distB="0" distL="0" distR="0" wp14:anchorId="13D7A2C5" wp14:editId="528C2BFE">
            <wp:extent cx="1800000" cy="1720800"/>
            <wp:effectExtent l="19050" t="19050" r="10160" b="13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Win7MyComputerRightClick.png"/>
                    <pic:cNvPicPr/>
                  </pic:nvPicPr>
                  <pic:blipFill>
                    <a:blip r:embed="rId56">
                      <a:extLst>
                        <a:ext uri="{28A0092B-C50C-407E-A947-70E740481C1C}">
                          <a14:useLocalDpi xmlns:a14="http://schemas.microsoft.com/office/drawing/2010/main" val="0"/>
                        </a:ext>
                      </a:extLst>
                    </a:blip>
                    <a:stretch>
                      <a:fillRect/>
                    </a:stretch>
                  </pic:blipFill>
                  <pic:spPr>
                    <a:xfrm>
                      <a:off x="0" y="0"/>
                      <a:ext cx="1800000" cy="1720800"/>
                    </a:xfrm>
                    <a:prstGeom prst="rect">
                      <a:avLst/>
                    </a:prstGeom>
                    <a:ln w="12700">
                      <a:solidFill>
                        <a:schemeClr val="tx1"/>
                      </a:solidFill>
                    </a:ln>
                  </pic:spPr>
                </pic:pic>
              </a:graphicData>
            </a:graphic>
          </wp:inline>
        </w:drawing>
      </w:r>
    </w:p>
    <w:p w14:paraId="22580F11" w14:textId="7188215B" w:rsidR="00AF0947" w:rsidRPr="007B248F" w:rsidRDefault="00AF0947" w:rsidP="00AF0947">
      <w:pPr>
        <w:pStyle w:val="Caption"/>
        <w:jc w:val="center"/>
      </w:pPr>
      <w:bookmarkStart w:id="1694" w:name="_Toc472625870"/>
      <w:bookmarkStart w:id="1695" w:name="_Toc202969350"/>
      <w:r>
        <w:t xml:space="preserve">Figure </w:t>
      </w:r>
      <w:r>
        <w:rPr>
          <w:noProof/>
        </w:rPr>
        <w:fldChar w:fldCharType="begin"/>
      </w:r>
      <w:r>
        <w:rPr>
          <w:noProof/>
        </w:rPr>
        <w:instrText xml:space="preserve"> SEQ Figure \* ARABIC </w:instrText>
      </w:r>
      <w:r>
        <w:rPr>
          <w:noProof/>
        </w:rPr>
        <w:fldChar w:fldCharType="separate"/>
      </w:r>
      <w:r w:rsidR="00044299">
        <w:rPr>
          <w:noProof/>
        </w:rPr>
        <w:t>46</w:t>
      </w:r>
      <w:r>
        <w:rPr>
          <w:noProof/>
        </w:rPr>
        <w:fldChar w:fldCharType="end"/>
      </w:r>
      <w:r>
        <w:t xml:space="preserve"> </w:t>
      </w:r>
      <w:r w:rsidRPr="003A2FD6">
        <w:t>– Co</w:t>
      </w:r>
      <w:r>
        <w:t>mputer Context Menu (Windows 7)</w:t>
      </w:r>
      <w:bookmarkEnd w:id="1694"/>
      <w:bookmarkEnd w:id="1695"/>
    </w:p>
    <w:p w14:paraId="2746D2F3"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On Windows XP, click on the </w:t>
      </w:r>
      <w:r w:rsidRPr="00DB2E7A">
        <w:rPr>
          <w:i/>
        </w:rPr>
        <w:t>Hardware</w:t>
      </w:r>
      <w:r w:rsidRPr="00DB2E7A">
        <w:t xml:space="preserve"> tab, and then click the </w:t>
      </w:r>
      <w:r w:rsidRPr="00DB2E7A">
        <w:rPr>
          <w:i/>
        </w:rPr>
        <w:t>Device Manager</w:t>
      </w:r>
      <w:r w:rsidRPr="00DB2E7A">
        <w:t xml:space="preserve"> button.</w:t>
      </w:r>
    </w:p>
    <w:p w14:paraId="63176A99" w14:textId="77777777" w:rsidR="00AF0947" w:rsidRDefault="00AF0947" w:rsidP="00AF0947">
      <w:pPr>
        <w:pStyle w:val="ListParagraph"/>
        <w:keepNext/>
        <w:ind w:left="360"/>
        <w:jc w:val="center"/>
      </w:pPr>
      <w:r>
        <w:rPr>
          <w:noProof/>
          <w:lang w:eastAsia="en-GB"/>
        </w:rPr>
        <w:drawing>
          <wp:inline distT="0" distB="0" distL="0" distR="0" wp14:anchorId="6680939A" wp14:editId="6DAB5D19">
            <wp:extent cx="3060000" cy="35496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SysProps.png"/>
                    <pic:cNvPicPr/>
                  </pic:nvPicPr>
                  <pic:blipFill>
                    <a:blip r:embed="rId57">
                      <a:extLst>
                        <a:ext uri="{28A0092B-C50C-407E-A947-70E740481C1C}">
                          <a14:useLocalDpi xmlns:a14="http://schemas.microsoft.com/office/drawing/2010/main" val="0"/>
                        </a:ext>
                      </a:extLst>
                    </a:blip>
                    <a:stretch>
                      <a:fillRect/>
                    </a:stretch>
                  </pic:blipFill>
                  <pic:spPr>
                    <a:xfrm>
                      <a:off x="0" y="0"/>
                      <a:ext cx="3060000" cy="3549600"/>
                    </a:xfrm>
                    <a:prstGeom prst="rect">
                      <a:avLst/>
                    </a:prstGeom>
                  </pic:spPr>
                </pic:pic>
              </a:graphicData>
            </a:graphic>
          </wp:inline>
        </w:drawing>
      </w:r>
    </w:p>
    <w:p w14:paraId="146163E0" w14:textId="7BC950F9" w:rsidR="00AF0947" w:rsidRDefault="00AF0947" w:rsidP="00AF0947">
      <w:pPr>
        <w:pStyle w:val="Caption"/>
        <w:ind w:left="357"/>
        <w:jc w:val="center"/>
      </w:pPr>
      <w:bookmarkStart w:id="1696" w:name="_Toc472625871"/>
      <w:bookmarkStart w:id="1697" w:name="_Toc202969351"/>
      <w:r>
        <w:t xml:space="preserve">Figure </w:t>
      </w:r>
      <w:r>
        <w:rPr>
          <w:noProof/>
        </w:rPr>
        <w:fldChar w:fldCharType="begin"/>
      </w:r>
      <w:r>
        <w:rPr>
          <w:noProof/>
        </w:rPr>
        <w:instrText xml:space="preserve"> SEQ Figure \* ARABIC </w:instrText>
      </w:r>
      <w:r>
        <w:rPr>
          <w:noProof/>
        </w:rPr>
        <w:fldChar w:fldCharType="separate"/>
      </w:r>
      <w:r w:rsidR="00044299">
        <w:rPr>
          <w:noProof/>
        </w:rPr>
        <w:t>47</w:t>
      </w:r>
      <w:r>
        <w:rPr>
          <w:noProof/>
        </w:rPr>
        <w:fldChar w:fldCharType="end"/>
      </w:r>
      <w:r>
        <w:t xml:space="preserve"> – System Properties Hardware Tab (Windows XP)</w:t>
      </w:r>
      <w:bookmarkEnd w:id="1696"/>
      <w:bookmarkEnd w:id="1697"/>
    </w:p>
    <w:p w14:paraId="77413840" w14:textId="77777777" w:rsidR="00AF0947" w:rsidRPr="00DB2E7A" w:rsidRDefault="00AF0947" w:rsidP="005E5122">
      <w:pPr>
        <w:pStyle w:val="ListParagraph"/>
        <w:keepNext/>
        <w:numPr>
          <w:ilvl w:val="0"/>
          <w:numId w:val="30"/>
        </w:numPr>
        <w:spacing w:after="120"/>
        <w:ind w:left="714" w:hanging="357"/>
        <w:contextualSpacing w:val="0"/>
      </w:pPr>
      <w:r w:rsidRPr="00DB2E7A">
        <w:t xml:space="preserve">On Windows 7, click the </w:t>
      </w:r>
      <w:r w:rsidRPr="00DB2E7A">
        <w:rPr>
          <w:i/>
        </w:rPr>
        <w:t>Device Manager</w:t>
      </w:r>
      <w:r w:rsidRPr="00DB2E7A">
        <w:t xml:space="preserve"> button.</w:t>
      </w:r>
    </w:p>
    <w:p w14:paraId="1C17F214" w14:textId="77777777" w:rsidR="00AF0947" w:rsidRDefault="00AF0947" w:rsidP="00AF0947">
      <w:pPr>
        <w:pStyle w:val="ListParagraph"/>
        <w:keepNext/>
        <w:ind w:left="360"/>
        <w:jc w:val="center"/>
      </w:pPr>
      <w:r>
        <w:rPr>
          <w:noProof/>
          <w:lang w:eastAsia="en-GB"/>
        </w:rPr>
        <w:drawing>
          <wp:inline distT="0" distB="0" distL="0" distR="0" wp14:anchorId="621F8656" wp14:editId="6E716DA0">
            <wp:extent cx="3060000" cy="2095200"/>
            <wp:effectExtent l="19050" t="19050" r="2667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Win7SysProps.png"/>
                    <pic:cNvPicPr/>
                  </pic:nvPicPr>
                  <pic:blipFill>
                    <a:blip r:embed="rId58">
                      <a:extLst>
                        <a:ext uri="{28A0092B-C50C-407E-A947-70E740481C1C}">
                          <a14:useLocalDpi xmlns:a14="http://schemas.microsoft.com/office/drawing/2010/main" val="0"/>
                        </a:ext>
                      </a:extLst>
                    </a:blip>
                    <a:stretch>
                      <a:fillRect/>
                    </a:stretch>
                  </pic:blipFill>
                  <pic:spPr>
                    <a:xfrm>
                      <a:off x="0" y="0"/>
                      <a:ext cx="3060000" cy="2095200"/>
                    </a:xfrm>
                    <a:prstGeom prst="rect">
                      <a:avLst/>
                    </a:prstGeom>
                    <a:ln w="12700">
                      <a:solidFill>
                        <a:schemeClr val="tx1"/>
                      </a:solidFill>
                    </a:ln>
                  </pic:spPr>
                </pic:pic>
              </a:graphicData>
            </a:graphic>
          </wp:inline>
        </w:drawing>
      </w:r>
    </w:p>
    <w:p w14:paraId="5DAEA26F" w14:textId="7743CB29" w:rsidR="00AF0947" w:rsidRDefault="00AF0947" w:rsidP="00AF0947">
      <w:pPr>
        <w:pStyle w:val="Caption"/>
        <w:ind w:left="357"/>
        <w:jc w:val="center"/>
      </w:pPr>
      <w:bookmarkStart w:id="1698" w:name="_Toc472625872"/>
      <w:bookmarkStart w:id="1699" w:name="_Toc202969352"/>
      <w:r>
        <w:t xml:space="preserve">Figure </w:t>
      </w:r>
      <w:r>
        <w:rPr>
          <w:noProof/>
        </w:rPr>
        <w:fldChar w:fldCharType="begin"/>
      </w:r>
      <w:r>
        <w:rPr>
          <w:noProof/>
        </w:rPr>
        <w:instrText xml:space="preserve"> SEQ Figure \* ARABIC </w:instrText>
      </w:r>
      <w:r>
        <w:rPr>
          <w:noProof/>
        </w:rPr>
        <w:fldChar w:fldCharType="separate"/>
      </w:r>
      <w:r w:rsidR="00044299">
        <w:rPr>
          <w:noProof/>
        </w:rPr>
        <w:t>48</w:t>
      </w:r>
      <w:r>
        <w:rPr>
          <w:noProof/>
        </w:rPr>
        <w:fldChar w:fldCharType="end"/>
      </w:r>
      <w:r>
        <w:t xml:space="preserve"> – System Properties Hardware Tab (Windows 7)</w:t>
      </w:r>
      <w:bookmarkEnd w:id="1698"/>
      <w:bookmarkEnd w:id="1699"/>
    </w:p>
    <w:p w14:paraId="0F9A6CDF"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Expand the </w:t>
      </w:r>
      <w:r w:rsidRPr="00DB2E7A">
        <w:rPr>
          <w:i/>
        </w:rPr>
        <w:t>Ports (COM &amp; LPT)</w:t>
      </w:r>
      <w:r w:rsidRPr="00DB2E7A">
        <w:t xml:space="preserve"> section of the Device Manager list. The USB-to-Serial adapter should be listed, and the COM port number identified. In this example the adapter has been assigned the Virtual COM Port number </w:t>
      </w:r>
      <w:r w:rsidRPr="00DB2E7A">
        <w:rPr>
          <w:i/>
        </w:rPr>
        <w:t>COM3</w:t>
      </w:r>
      <w:r w:rsidRPr="00DB2E7A">
        <w:t>.</w:t>
      </w:r>
    </w:p>
    <w:p w14:paraId="324F53BF" w14:textId="77777777" w:rsidR="00AF0947" w:rsidRDefault="00AF0947" w:rsidP="00AF0947">
      <w:pPr>
        <w:pStyle w:val="ListParagraph"/>
        <w:keepNext/>
        <w:ind w:left="357"/>
        <w:jc w:val="center"/>
      </w:pPr>
      <w:r>
        <w:rPr>
          <w:noProof/>
          <w:lang w:eastAsia="en-GB"/>
        </w:rPr>
        <w:drawing>
          <wp:inline distT="0" distB="0" distL="0" distR="0" wp14:anchorId="108791E8" wp14:editId="3BF531A5">
            <wp:extent cx="4320000" cy="30564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9">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284C8AB9" w14:textId="622623A6" w:rsidR="00AF0947" w:rsidRPr="00825FC5" w:rsidRDefault="00AF0947" w:rsidP="00AF0947">
      <w:pPr>
        <w:pStyle w:val="Caption"/>
        <w:ind w:left="357"/>
        <w:jc w:val="center"/>
      </w:pPr>
      <w:bookmarkStart w:id="1700" w:name="_Toc472625873"/>
      <w:bookmarkStart w:id="1701" w:name="_Toc202969353"/>
      <w:r>
        <w:t xml:space="preserve">Figure </w:t>
      </w:r>
      <w:r>
        <w:rPr>
          <w:noProof/>
        </w:rPr>
        <w:fldChar w:fldCharType="begin"/>
      </w:r>
      <w:r>
        <w:rPr>
          <w:noProof/>
        </w:rPr>
        <w:instrText xml:space="preserve"> SEQ Figure \* ARABIC </w:instrText>
      </w:r>
      <w:r>
        <w:rPr>
          <w:noProof/>
        </w:rPr>
        <w:fldChar w:fldCharType="separate"/>
      </w:r>
      <w:r w:rsidR="00044299">
        <w:rPr>
          <w:noProof/>
        </w:rPr>
        <w:t>49</w:t>
      </w:r>
      <w:r>
        <w:rPr>
          <w:noProof/>
        </w:rPr>
        <w:fldChar w:fldCharType="end"/>
      </w:r>
      <w:r>
        <w:t xml:space="preserve"> – Device Manager (Driver Installed)</w:t>
      </w:r>
      <w:bookmarkEnd w:id="1700"/>
      <w:bookmarkEnd w:id="1701"/>
    </w:p>
    <w:p w14:paraId="1B72A7DC" w14:textId="560CBC14" w:rsidR="00AF0947" w:rsidRPr="00DB2E7A" w:rsidRDefault="00AF0947" w:rsidP="005E5122">
      <w:pPr>
        <w:pStyle w:val="ListParagraph"/>
        <w:numPr>
          <w:ilvl w:val="0"/>
          <w:numId w:val="30"/>
        </w:numPr>
        <w:spacing w:after="120"/>
        <w:ind w:left="714" w:hanging="357"/>
        <w:contextualSpacing w:val="0"/>
      </w:pPr>
      <w:r w:rsidRPr="00DB2E7A">
        <w:t xml:space="preserve">If the device driver software has not been installed correctly, the adapter may be found with a warning marker in the </w:t>
      </w:r>
      <w:r w:rsidRPr="00DB2E7A">
        <w:rPr>
          <w:i/>
        </w:rPr>
        <w:t>Other Devices</w:t>
      </w:r>
      <w:r w:rsidRPr="00DB2E7A">
        <w:t xml:space="preserve"> section of the device list. Install the device driver </w:t>
      </w:r>
      <w:r w:rsidR="00BF6ECB" w:rsidRPr="00DB2E7A">
        <w:t>software or</w:t>
      </w:r>
      <w:r w:rsidRPr="00DB2E7A">
        <w:t xml:space="preserve"> refer to the documentation for the USB-to-Serial adapter.</w:t>
      </w:r>
    </w:p>
    <w:p w14:paraId="189E75CC" w14:textId="77777777" w:rsidR="00AF0947" w:rsidRDefault="00AF0947" w:rsidP="00AF0947">
      <w:pPr>
        <w:pStyle w:val="ListParagraph"/>
        <w:keepNext/>
        <w:ind w:left="357"/>
        <w:jc w:val="center"/>
      </w:pPr>
      <w:r>
        <w:rPr>
          <w:noProof/>
          <w:lang w:eastAsia="en-GB"/>
        </w:rPr>
        <w:drawing>
          <wp:inline distT="0" distB="0" distL="0" distR="0" wp14:anchorId="487E61E7" wp14:editId="337EC864">
            <wp:extent cx="4320000" cy="30492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1-NoDriver.png"/>
                    <pic:cNvPicPr/>
                  </pic:nvPicPr>
                  <pic:blipFill>
                    <a:blip r:embed="rId60">
                      <a:extLst>
                        <a:ext uri="{28A0092B-C50C-407E-A947-70E740481C1C}">
                          <a14:useLocalDpi xmlns:a14="http://schemas.microsoft.com/office/drawing/2010/main" val="0"/>
                        </a:ext>
                      </a:extLst>
                    </a:blip>
                    <a:stretch>
                      <a:fillRect/>
                    </a:stretch>
                  </pic:blipFill>
                  <pic:spPr>
                    <a:xfrm>
                      <a:off x="0" y="0"/>
                      <a:ext cx="4320000" cy="3049200"/>
                    </a:xfrm>
                    <a:prstGeom prst="rect">
                      <a:avLst/>
                    </a:prstGeom>
                  </pic:spPr>
                </pic:pic>
              </a:graphicData>
            </a:graphic>
          </wp:inline>
        </w:drawing>
      </w:r>
    </w:p>
    <w:p w14:paraId="1219C28B" w14:textId="5D9CF936" w:rsidR="00AF0947" w:rsidRPr="00825FC5" w:rsidRDefault="00AF0947" w:rsidP="00AF0947">
      <w:pPr>
        <w:pStyle w:val="Caption"/>
        <w:ind w:left="357"/>
        <w:jc w:val="center"/>
      </w:pPr>
      <w:bookmarkStart w:id="1702" w:name="_Toc472625874"/>
      <w:bookmarkStart w:id="1703" w:name="_Toc202969354"/>
      <w:r>
        <w:t xml:space="preserve">Figure </w:t>
      </w:r>
      <w:r>
        <w:rPr>
          <w:noProof/>
        </w:rPr>
        <w:fldChar w:fldCharType="begin"/>
      </w:r>
      <w:r>
        <w:rPr>
          <w:noProof/>
        </w:rPr>
        <w:instrText xml:space="preserve"> SEQ Figure \* ARABIC </w:instrText>
      </w:r>
      <w:r>
        <w:rPr>
          <w:noProof/>
        </w:rPr>
        <w:fldChar w:fldCharType="separate"/>
      </w:r>
      <w:r w:rsidR="00044299">
        <w:rPr>
          <w:noProof/>
        </w:rPr>
        <w:t>50</w:t>
      </w:r>
      <w:r>
        <w:rPr>
          <w:noProof/>
        </w:rPr>
        <w:fldChar w:fldCharType="end"/>
      </w:r>
      <w:r>
        <w:t xml:space="preserve"> – Device Manager (Driver Missing)</w:t>
      </w:r>
      <w:bookmarkEnd w:id="1702"/>
      <w:bookmarkEnd w:id="1703"/>
    </w:p>
    <w:p w14:paraId="01490127" w14:textId="77777777" w:rsidR="00AF0947" w:rsidRDefault="00AF0947" w:rsidP="00AF0947"/>
    <w:p w14:paraId="68BDE08D" w14:textId="77777777" w:rsidR="00AF0947" w:rsidRPr="008C46AD" w:rsidRDefault="00AF0947" w:rsidP="00AF0947">
      <w:r>
        <w:t xml:space="preserve"> </w:t>
      </w:r>
    </w:p>
    <w:p w14:paraId="575C6195" w14:textId="77777777" w:rsidR="00AF0947" w:rsidRDefault="00AF0947" w:rsidP="00AF0947">
      <w:pPr>
        <w:pStyle w:val="Heading3"/>
      </w:pPr>
      <w:bookmarkStart w:id="1704" w:name="_Toc472625812"/>
      <w:bookmarkStart w:id="1705" w:name="_Toc202969203"/>
      <w:r>
        <w:lastRenderedPageBreak/>
        <w:t>COM Port Reconfiguration</w:t>
      </w:r>
      <w:bookmarkEnd w:id="1704"/>
      <w:bookmarkEnd w:id="1705"/>
    </w:p>
    <w:p w14:paraId="0E1866B3" w14:textId="77777777" w:rsidR="00AF0947" w:rsidRPr="00DB2E7A" w:rsidRDefault="00AF0947" w:rsidP="00AF0947">
      <w:pPr>
        <w:spacing w:after="120"/>
      </w:pPr>
      <w:r w:rsidRPr="00DB2E7A">
        <w:t>Current versions of specific Simulator Software Packages require that the Virtual COM Port number assigned to a USB-to-Serial adapter is in a specified range</w:t>
      </w:r>
      <w:r w:rsidRPr="00DB2E7A">
        <w:rPr>
          <w:rStyle w:val="FootnoteReference"/>
        </w:rPr>
        <w:footnoteReference w:id="47"/>
      </w:r>
      <w:r w:rsidRPr="00DB2E7A">
        <w:t>. If the adapter has been assigned a COM port number outside the supported range, the port must be reconfigured to lower value</w:t>
      </w:r>
      <w:r w:rsidRPr="00DB2E7A">
        <w:rPr>
          <w:rStyle w:val="FootnoteReference"/>
        </w:rPr>
        <w:footnoteReference w:id="48"/>
      </w:r>
      <w:r w:rsidRPr="00DB2E7A">
        <w:t>.</w:t>
      </w:r>
    </w:p>
    <w:p w14:paraId="5928A523" w14:textId="77777777" w:rsidR="00AF0947" w:rsidRPr="00DB2E7A" w:rsidRDefault="00AF0947" w:rsidP="005E5122">
      <w:pPr>
        <w:pStyle w:val="ListParagraph"/>
        <w:keepNext/>
        <w:numPr>
          <w:ilvl w:val="0"/>
          <w:numId w:val="31"/>
        </w:numPr>
        <w:ind w:left="714" w:hanging="357"/>
      </w:pPr>
      <w:r w:rsidRPr="00DB2E7A">
        <w:t>Open the Windows Device Manager as described above.</w:t>
      </w:r>
    </w:p>
    <w:p w14:paraId="07540DD4" w14:textId="77777777" w:rsidR="00AF0947" w:rsidRPr="00DB2E7A" w:rsidRDefault="00AF0947" w:rsidP="005E5122">
      <w:pPr>
        <w:pStyle w:val="ListParagraph"/>
        <w:keepNext/>
        <w:numPr>
          <w:ilvl w:val="0"/>
          <w:numId w:val="31"/>
        </w:numPr>
        <w:ind w:left="714" w:hanging="357"/>
      </w:pPr>
      <w:r w:rsidRPr="00DB2E7A">
        <w:t xml:space="preserve">Expand the </w:t>
      </w:r>
      <w:r w:rsidRPr="00DB2E7A">
        <w:rPr>
          <w:i/>
        </w:rPr>
        <w:t>Ports (COM &amp; LPT)</w:t>
      </w:r>
      <w:r w:rsidRPr="00DB2E7A">
        <w:t xml:space="preserve"> section of the Device Manager list. The USB-to-Serial adapter should be listed, and the COM port number identified. In this example the Prolific adapter has been assigned the Virtual COM Port number </w:t>
      </w:r>
      <w:r w:rsidRPr="00DB2E7A">
        <w:rPr>
          <w:i/>
        </w:rPr>
        <w:t>COM14</w:t>
      </w:r>
      <w:r w:rsidRPr="00DB2E7A">
        <w:t>, which is beyond the range supported by Abel.</w:t>
      </w:r>
    </w:p>
    <w:p w14:paraId="3EA336E3" w14:textId="77777777" w:rsidR="00AF0947" w:rsidRDefault="00AF0947" w:rsidP="00AF0947">
      <w:pPr>
        <w:pStyle w:val="ListParagraph"/>
        <w:keepNext/>
        <w:ind w:left="360"/>
        <w:jc w:val="center"/>
      </w:pPr>
      <w:r>
        <w:rPr>
          <w:noProof/>
          <w:lang w:eastAsia="en-GB"/>
        </w:rPr>
        <w:drawing>
          <wp:inline distT="0" distB="0" distL="0" distR="0" wp14:anchorId="21DA6644" wp14:editId="5292128C">
            <wp:extent cx="4320000" cy="3045600"/>
            <wp:effectExtent l="0" t="0" r="4445"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7-COM14.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045600"/>
                    </a:xfrm>
                    <a:prstGeom prst="rect">
                      <a:avLst/>
                    </a:prstGeom>
                  </pic:spPr>
                </pic:pic>
              </a:graphicData>
            </a:graphic>
          </wp:inline>
        </w:drawing>
      </w:r>
    </w:p>
    <w:p w14:paraId="167D7723" w14:textId="3CBA8046" w:rsidR="00AF0947" w:rsidRDefault="00AF0947" w:rsidP="00AF0947">
      <w:pPr>
        <w:pStyle w:val="Caption"/>
        <w:ind w:left="357"/>
        <w:jc w:val="center"/>
      </w:pPr>
      <w:bookmarkStart w:id="1706" w:name="_Toc472625875"/>
      <w:bookmarkStart w:id="1707" w:name="_Toc202969355"/>
      <w:r>
        <w:t xml:space="preserve">Figure </w:t>
      </w:r>
      <w:r>
        <w:rPr>
          <w:noProof/>
        </w:rPr>
        <w:fldChar w:fldCharType="begin"/>
      </w:r>
      <w:r>
        <w:rPr>
          <w:noProof/>
        </w:rPr>
        <w:instrText xml:space="preserve"> SEQ Figure \* ARABIC </w:instrText>
      </w:r>
      <w:r>
        <w:rPr>
          <w:noProof/>
        </w:rPr>
        <w:fldChar w:fldCharType="separate"/>
      </w:r>
      <w:r w:rsidR="00044299">
        <w:rPr>
          <w:noProof/>
        </w:rPr>
        <w:t>51</w:t>
      </w:r>
      <w:r>
        <w:rPr>
          <w:noProof/>
        </w:rPr>
        <w:fldChar w:fldCharType="end"/>
      </w:r>
      <w:r>
        <w:t xml:space="preserve"> – Device Manager (Port COM14)</w:t>
      </w:r>
      <w:bookmarkEnd w:id="1706"/>
      <w:bookmarkEnd w:id="1707"/>
    </w:p>
    <w:p w14:paraId="665036EE" w14:textId="01AB53B7"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Right-click the USB-to-Serial adapter </w:t>
      </w:r>
      <w:r w:rsidR="00BF6ECB" w:rsidRPr="00DB2E7A">
        <w:t>entry and</w:t>
      </w:r>
      <w:r w:rsidRPr="00DB2E7A">
        <w:t xml:space="preserve"> select the Properties menu item.</w:t>
      </w:r>
    </w:p>
    <w:p w14:paraId="2E5831A9" w14:textId="77777777" w:rsidR="00AF0947" w:rsidRDefault="00AF0947" w:rsidP="00AF0947">
      <w:pPr>
        <w:pStyle w:val="ListParagraph"/>
        <w:keepNext/>
        <w:ind w:left="360"/>
        <w:jc w:val="center"/>
      </w:pPr>
      <w:r>
        <w:rPr>
          <w:noProof/>
          <w:lang w:eastAsia="en-GB"/>
        </w:rPr>
        <w:drawing>
          <wp:inline distT="0" distB="0" distL="0" distR="0" wp14:anchorId="48DE6884" wp14:editId="175C59C3">
            <wp:extent cx="4320000" cy="3056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8-DevManProps.png"/>
                    <pic:cNvPicPr/>
                  </pic:nvPicPr>
                  <pic:blipFill>
                    <a:blip r:embed="rId62">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0875FB23" w14:textId="700E413C" w:rsidR="00AF0947" w:rsidRDefault="00AF0947" w:rsidP="00AF0947">
      <w:pPr>
        <w:pStyle w:val="Caption"/>
        <w:ind w:left="357"/>
        <w:jc w:val="center"/>
      </w:pPr>
      <w:bookmarkStart w:id="1708" w:name="_Toc472625876"/>
      <w:bookmarkStart w:id="1709" w:name="_Toc202969356"/>
      <w:r>
        <w:t xml:space="preserve">Figure </w:t>
      </w:r>
      <w:r>
        <w:rPr>
          <w:noProof/>
        </w:rPr>
        <w:fldChar w:fldCharType="begin"/>
      </w:r>
      <w:r>
        <w:rPr>
          <w:noProof/>
        </w:rPr>
        <w:instrText xml:space="preserve"> SEQ Figure \* ARABIC </w:instrText>
      </w:r>
      <w:r>
        <w:rPr>
          <w:noProof/>
        </w:rPr>
        <w:fldChar w:fldCharType="separate"/>
      </w:r>
      <w:r w:rsidR="00044299">
        <w:rPr>
          <w:noProof/>
        </w:rPr>
        <w:t>52</w:t>
      </w:r>
      <w:r>
        <w:rPr>
          <w:noProof/>
        </w:rPr>
        <w:fldChar w:fldCharType="end"/>
      </w:r>
      <w:r>
        <w:t xml:space="preserve"> – Device Manager Context Menu</w:t>
      </w:r>
      <w:bookmarkEnd w:id="1708"/>
      <w:bookmarkEnd w:id="1709"/>
    </w:p>
    <w:p w14:paraId="31301FEB" w14:textId="77777777" w:rsidR="00AF0947" w:rsidRPr="00DB2E7A" w:rsidRDefault="00AF0947" w:rsidP="005E5122">
      <w:pPr>
        <w:pStyle w:val="ListParagraph"/>
        <w:numPr>
          <w:ilvl w:val="0"/>
          <w:numId w:val="31"/>
        </w:numPr>
        <w:spacing w:after="120"/>
        <w:ind w:left="714" w:hanging="357"/>
        <w:contextualSpacing w:val="0"/>
      </w:pPr>
      <w:r w:rsidRPr="00DB2E7A">
        <w:t xml:space="preserve">Click on the </w:t>
      </w:r>
      <w:r w:rsidRPr="00DB2E7A">
        <w:rPr>
          <w:i/>
        </w:rPr>
        <w:t>Port Settings</w:t>
      </w:r>
      <w:r w:rsidRPr="00DB2E7A">
        <w:t xml:space="preserve"> tab, and then click the </w:t>
      </w:r>
      <w:r w:rsidRPr="00DB2E7A">
        <w:rPr>
          <w:i/>
        </w:rPr>
        <w:t>Advanced…</w:t>
      </w:r>
      <w:r w:rsidRPr="00DB2E7A">
        <w:t xml:space="preserve"> button.</w:t>
      </w:r>
    </w:p>
    <w:p w14:paraId="1E4548AC" w14:textId="77777777" w:rsidR="00AF0947" w:rsidRDefault="00AF0947" w:rsidP="00AF0947">
      <w:pPr>
        <w:pStyle w:val="ListParagraph"/>
        <w:keepNext/>
        <w:ind w:left="357"/>
        <w:jc w:val="center"/>
      </w:pPr>
      <w:r>
        <w:rPr>
          <w:noProof/>
          <w:lang w:eastAsia="en-GB"/>
        </w:rPr>
        <w:drawing>
          <wp:inline distT="0" distB="0" distL="0" distR="0" wp14:anchorId="4CEC3E18" wp14:editId="1E16F7A9">
            <wp:extent cx="28800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9-COM14Props.png"/>
                    <pic:cNvPicPr/>
                  </pic:nvPicPr>
                  <pic:blipFill>
                    <a:blip r:embed="rId63">
                      <a:extLst>
                        <a:ext uri="{28A0092B-C50C-407E-A947-70E740481C1C}">
                          <a14:useLocalDpi xmlns:a14="http://schemas.microsoft.com/office/drawing/2010/main" val="0"/>
                        </a:ext>
                      </a:extLst>
                    </a:blip>
                    <a:stretch>
                      <a:fillRect/>
                    </a:stretch>
                  </pic:blipFill>
                  <pic:spPr>
                    <a:xfrm>
                      <a:off x="0" y="0"/>
                      <a:ext cx="2880000" cy="3200400"/>
                    </a:xfrm>
                    <a:prstGeom prst="rect">
                      <a:avLst/>
                    </a:prstGeom>
                  </pic:spPr>
                </pic:pic>
              </a:graphicData>
            </a:graphic>
          </wp:inline>
        </w:drawing>
      </w:r>
    </w:p>
    <w:p w14:paraId="6301C134" w14:textId="1B00C371" w:rsidR="00AF0947" w:rsidRPr="00825FC5" w:rsidRDefault="00AF0947" w:rsidP="00AF0947">
      <w:pPr>
        <w:pStyle w:val="Caption"/>
        <w:ind w:left="357"/>
        <w:jc w:val="center"/>
      </w:pPr>
      <w:bookmarkStart w:id="1710" w:name="_Toc472625877"/>
      <w:bookmarkStart w:id="1711" w:name="_Toc202969357"/>
      <w:r>
        <w:t xml:space="preserve">Figure </w:t>
      </w:r>
      <w:r>
        <w:rPr>
          <w:noProof/>
        </w:rPr>
        <w:fldChar w:fldCharType="begin"/>
      </w:r>
      <w:r>
        <w:rPr>
          <w:noProof/>
        </w:rPr>
        <w:instrText xml:space="preserve"> SEQ Figure \* ARABIC </w:instrText>
      </w:r>
      <w:r>
        <w:rPr>
          <w:noProof/>
        </w:rPr>
        <w:fldChar w:fldCharType="separate"/>
      </w:r>
      <w:r w:rsidR="00044299">
        <w:rPr>
          <w:noProof/>
        </w:rPr>
        <w:t>53</w:t>
      </w:r>
      <w:r>
        <w:rPr>
          <w:noProof/>
        </w:rPr>
        <w:fldChar w:fldCharType="end"/>
      </w:r>
      <w:r>
        <w:t xml:space="preserve"> – COM Port Properties</w:t>
      </w:r>
      <w:bookmarkEnd w:id="1710"/>
      <w:bookmarkEnd w:id="1711"/>
    </w:p>
    <w:p w14:paraId="555DD61C" w14:textId="4FC44325"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Use the </w:t>
      </w:r>
      <w:r w:rsidRPr="00DB2E7A">
        <w:rPr>
          <w:i/>
        </w:rPr>
        <w:t>COM Port Number</w:t>
      </w:r>
      <w:r w:rsidRPr="00DB2E7A">
        <w:t xml:space="preserve"> dropdown to select a COM port number in the range COM1 to COM8. Then click </w:t>
      </w:r>
      <w:r w:rsidRPr="00DB2E7A">
        <w:rPr>
          <w:i/>
        </w:rPr>
        <w:t>OK</w:t>
      </w:r>
      <w:r w:rsidRPr="00DB2E7A">
        <w:t xml:space="preserve">. Note that some values may be listed as “in use” if they have ever been assigned (for example, if other USB devices have been attached to the PC in the past). Use the Device Manager to determine which COM ports are </w:t>
      </w:r>
      <w:r w:rsidR="00DB2E7A" w:rsidRPr="00DB2E7A">
        <w:t>in</w:t>
      </w:r>
      <w:r w:rsidRPr="00DB2E7A">
        <w:t xml:space="preserve"> use.</w:t>
      </w:r>
    </w:p>
    <w:p w14:paraId="0BEBD16F" w14:textId="77777777" w:rsidR="00AF0947" w:rsidRDefault="00AF0947" w:rsidP="00AF0947">
      <w:pPr>
        <w:jc w:val="center"/>
      </w:pPr>
      <w:r>
        <w:rPr>
          <w:noProof/>
          <w:lang w:eastAsia="en-GB"/>
        </w:rPr>
        <w:drawing>
          <wp:inline distT="0" distB="0" distL="0" distR="0" wp14:anchorId="7227D92C" wp14:editId="7DC35176">
            <wp:extent cx="4320000" cy="3088800"/>
            <wp:effectExtent l="19050" t="19050" r="2349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OM14ChangePortV2.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088800"/>
                    </a:xfrm>
                    <a:prstGeom prst="rect">
                      <a:avLst/>
                    </a:prstGeom>
                    <a:ln w="3175">
                      <a:solidFill>
                        <a:schemeClr val="tx1"/>
                      </a:solidFill>
                    </a:ln>
                  </pic:spPr>
                </pic:pic>
              </a:graphicData>
            </a:graphic>
          </wp:inline>
        </w:drawing>
      </w:r>
    </w:p>
    <w:p w14:paraId="70CE39F5" w14:textId="51B82ED9" w:rsidR="00AF0947" w:rsidRPr="00825FC5" w:rsidRDefault="00AF0947" w:rsidP="00AF0947">
      <w:pPr>
        <w:pStyle w:val="Caption"/>
        <w:jc w:val="center"/>
      </w:pPr>
      <w:bookmarkStart w:id="1712" w:name="_Toc472625878"/>
      <w:bookmarkStart w:id="1713" w:name="_Toc202969358"/>
      <w:r>
        <w:t xml:space="preserve">Figure </w:t>
      </w:r>
      <w:r>
        <w:rPr>
          <w:noProof/>
        </w:rPr>
        <w:fldChar w:fldCharType="begin"/>
      </w:r>
      <w:r>
        <w:rPr>
          <w:noProof/>
        </w:rPr>
        <w:instrText xml:space="preserve"> SEQ Figure \* ARABIC </w:instrText>
      </w:r>
      <w:r>
        <w:rPr>
          <w:noProof/>
        </w:rPr>
        <w:fldChar w:fldCharType="separate"/>
      </w:r>
      <w:r w:rsidR="00044299">
        <w:rPr>
          <w:noProof/>
        </w:rPr>
        <w:t>54</w:t>
      </w:r>
      <w:r>
        <w:rPr>
          <w:noProof/>
        </w:rPr>
        <w:fldChar w:fldCharType="end"/>
      </w:r>
      <w:r>
        <w:t xml:space="preserve"> – COM Port Advanced Settings (Prolific)</w:t>
      </w:r>
      <w:bookmarkEnd w:id="1712"/>
      <w:bookmarkEnd w:id="1713"/>
    </w:p>
    <w:p w14:paraId="32925368" w14:textId="77777777" w:rsidR="00AF0947" w:rsidRPr="00DB2E7A" w:rsidRDefault="00AF0947" w:rsidP="005E5122">
      <w:pPr>
        <w:pStyle w:val="ListParagraph"/>
        <w:keepNext/>
        <w:numPr>
          <w:ilvl w:val="0"/>
          <w:numId w:val="31"/>
        </w:numPr>
        <w:spacing w:after="120"/>
        <w:ind w:left="714" w:hanging="357"/>
        <w:contextualSpacing w:val="0"/>
      </w:pPr>
      <w:r w:rsidRPr="00DB2E7A">
        <w:t xml:space="preserve">The </w:t>
      </w:r>
      <w:r w:rsidRPr="00DB2E7A">
        <w:rPr>
          <w:i/>
        </w:rPr>
        <w:t>Advanced Settings</w:t>
      </w:r>
      <w:r w:rsidRPr="00DB2E7A">
        <w:t xml:space="preserve"> window for the FTDI driver is more complex, but the reconfiguration method is the same.</w:t>
      </w:r>
    </w:p>
    <w:p w14:paraId="329689BC" w14:textId="77777777" w:rsidR="00AF0947" w:rsidRDefault="00AF0947" w:rsidP="00AF0947">
      <w:pPr>
        <w:jc w:val="center"/>
      </w:pPr>
      <w:r>
        <w:rPr>
          <w:noProof/>
          <w:lang w:eastAsia="en-GB"/>
        </w:rPr>
        <w:drawing>
          <wp:inline distT="0" distB="0" distL="0" distR="0" wp14:anchorId="49190C09" wp14:editId="60EF8BF6">
            <wp:extent cx="4320000" cy="3254400"/>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FTDChangePort.png"/>
                    <pic:cNvPicPr/>
                  </pic:nvPicPr>
                  <pic:blipFill>
                    <a:blip r:embed="rId65">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542EB9AD" w14:textId="3A0965E0" w:rsidR="00AF0947" w:rsidRDefault="00AF0947" w:rsidP="00AF0947">
      <w:pPr>
        <w:pStyle w:val="Caption"/>
        <w:jc w:val="center"/>
        <w:rPr>
          <w:color w:val="00B050"/>
        </w:rPr>
      </w:pPr>
      <w:bookmarkStart w:id="1714" w:name="_Toc472625879"/>
      <w:bookmarkStart w:id="1715" w:name="_Toc202969359"/>
      <w:r>
        <w:t xml:space="preserve">Figure </w:t>
      </w:r>
      <w:r>
        <w:rPr>
          <w:noProof/>
        </w:rPr>
        <w:fldChar w:fldCharType="begin"/>
      </w:r>
      <w:r>
        <w:rPr>
          <w:noProof/>
        </w:rPr>
        <w:instrText xml:space="preserve"> SEQ Figure \* ARABIC </w:instrText>
      </w:r>
      <w:r>
        <w:rPr>
          <w:noProof/>
        </w:rPr>
        <w:fldChar w:fldCharType="separate"/>
      </w:r>
      <w:r w:rsidR="00044299">
        <w:rPr>
          <w:noProof/>
        </w:rPr>
        <w:t>55</w:t>
      </w:r>
      <w:r>
        <w:rPr>
          <w:noProof/>
        </w:rPr>
        <w:fldChar w:fldCharType="end"/>
      </w:r>
      <w:r w:rsidRPr="004B7E9F">
        <w:t xml:space="preserve"> – COM Port Advanced Settings (</w:t>
      </w:r>
      <w:r>
        <w:t>FTDI</w:t>
      </w:r>
      <w:r w:rsidRPr="004B7E9F">
        <w:t>)</w:t>
      </w:r>
      <w:bookmarkEnd w:id="1714"/>
      <w:bookmarkEnd w:id="1715"/>
    </w:p>
    <w:p w14:paraId="1F960D86" w14:textId="77777777" w:rsidR="00AF0947" w:rsidRPr="00DB2E7A" w:rsidRDefault="00AF0947" w:rsidP="005E5122">
      <w:pPr>
        <w:pStyle w:val="ListParagraph"/>
        <w:keepNext/>
        <w:numPr>
          <w:ilvl w:val="0"/>
          <w:numId w:val="31"/>
        </w:numPr>
        <w:spacing w:after="120"/>
        <w:ind w:left="714" w:hanging="357"/>
        <w:contextualSpacing w:val="0"/>
      </w:pPr>
      <w:r w:rsidRPr="00DB2E7A">
        <w:lastRenderedPageBreak/>
        <w:t>It may be necessary to unplug the USB-to-Serial adapter, then plug it back before the adapter is correctly identified and initialised with the new COM port number.</w:t>
      </w:r>
    </w:p>
    <w:p w14:paraId="5A9181D4" w14:textId="77777777" w:rsidR="00AF0947" w:rsidRDefault="00AF0947" w:rsidP="00AF0947">
      <w:pPr>
        <w:pStyle w:val="ListParagraph"/>
        <w:keepNext/>
        <w:ind w:left="357"/>
        <w:jc w:val="center"/>
      </w:pPr>
      <w:r>
        <w:rPr>
          <w:noProof/>
          <w:lang w:eastAsia="en-GB"/>
        </w:rPr>
        <w:drawing>
          <wp:inline distT="0" distB="0" distL="0" distR="0" wp14:anchorId="60D93C46" wp14:editId="08EA3674">
            <wp:extent cx="4320000" cy="30564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9">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1B2E8C0B" w14:textId="02B9DC25" w:rsidR="00AF0947" w:rsidRDefault="00AF0947" w:rsidP="00AF0947">
      <w:pPr>
        <w:pStyle w:val="Caption"/>
        <w:ind w:left="357"/>
        <w:jc w:val="center"/>
      </w:pPr>
      <w:bookmarkStart w:id="1716" w:name="_Toc472625880"/>
      <w:bookmarkStart w:id="1717" w:name="_Toc202969360"/>
      <w:r>
        <w:t xml:space="preserve">Figure </w:t>
      </w:r>
      <w:r>
        <w:rPr>
          <w:noProof/>
        </w:rPr>
        <w:fldChar w:fldCharType="begin"/>
      </w:r>
      <w:r>
        <w:rPr>
          <w:noProof/>
        </w:rPr>
        <w:instrText xml:space="preserve"> SEQ Figure \* ARABIC </w:instrText>
      </w:r>
      <w:r>
        <w:rPr>
          <w:noProof/>
        </w:rPr>
        <w:fldChar w:fldCharType="separate"/>
      </w:r>
      <w:r w:rsidR="00044299">
        <w:rPr>
          <w:noProof/>
        </w:rPr>
        <w:t>56</w:t>
      </w:r>
      <w:r>
        <w:rPr>
          <w:noProof/>
        </w:rPr>
        <w:fldChar w:fldCharType="end"/>
      </w:r>
      <w:r>
        <w:t xml:space="preserve"> – Device Manager (Reconfigured Port COM3)</w:t>
      </w:r>
      <w:bookmarkEnd w:id="1716"/>
      <w:bookmarkEnd w:id="1717"/>
    </w:p>
    <w:p w14:paraId="1CED5F7E" w14:textId="77777777" w:rsidR="00BE024C" w:rsidRDefault="00BE024C">
      <w:pPr>
        <w:rPr>
          <w:rFonts w:asciiTheme="majorHAnsi" w:eastAsiaTheme="majorEastAsia" w:hAnsiTheme="majorHAnsi" w:cstheme="majorBidi"/>
          <w:b/>
          <w:bCs/>
          <w:color w:val="365F91" w:themeColor="accent1" w:themeShade="BF"/>
          <w:sz w:val="28"/>
          <w:szCs w:val="28"/>
        </w:rPr>
      </w:pPr>
      <w:r>
        <w:br w:type="page"/>
      </w:r>
    </w:p>
    <w:p w14:paraId="2D61CBC1" w14:textId="1D7B4406" w:rsidR="00BE024C" w:rsidRDefault="00BE024C" w:rsidP="00BE024C">
      <w:pPr>
        <w:pStyle w:val="Heading1"/>
      </w:pPr>
      <w:bookmarkStart w:id="1718" w:name="_Toc202969204"/>
      <w:r>
        <w:lastRenderedPageBreak/>
        <w:t>Interconnecting Type 1 &amp; Type 2 Simulators</w:t>
      </w:r>
      <w:bookmarkEnd w:id="1718"/>
    </w:p>
    <w:p w14:paraId="2D64D43C" w14:textId="205F1F1A" w:rsidR="00CA1372" w:rsidRPr="00CA1372" w:rsidRDefault="00CA1372" w:rsidP="00004B06">
      <w:pPr>
        <w:pStyle w:val="Heading2"/>
      </w:pPr>
      <w:bookmarkStart w:id="1719" w:name="_Toc202969205"/>
      <w:r>
        <w:t>Compatibility</w:t>
      </w:r>
      <w:bookmarkEnd w:id="1719"/>
    </w:p>
    <w:p w14:paraId="341E0D1B" w14:textId="33A4F4DD" w:rsidR="00CA1372" w:rsidRDefault="00CA1372" w:rsidP="00BE024C">
      <w:r>
        <w:t xml:space="preserve">Type 1 and Type 2 sensors and </w:t>
      </w:r>
      <w:r w:rsidR="003F2CC0">
        <w:t>Simulator I</w:t>
      </w:r>
      <w:r>
        <w:t xml:space="preserve">nterfaces are electrically compatible, </w:t>
      </w:r>
      <w:r w:rsidR="00C604C6">
        <w:t xml:space="preserve">both </w:t>
      </w:r>
      <w:r>
        <w:t xml:space="preserve">using +5V power supplies and active-low outputs, but the two generations </w:t>
      </w:r>
      <w:r w:rsidR="003F2CC0">
        <w:t xml:space="preserve">of the simulator </w:t>
      </w:r>
      <w:r>
        <w:t>use different connectors, cabling, and wiring conventions.</w:t>
      </w:r>
    </w:p>
    <w:p w14:paraId="487F5A54" w14:textId="0A60CEFB" w:rsidR="00CA1372" w:rsidRDefault="00CA1372" w:rsidP="00BE024C">
      <w:r>
        <w:t>Some installations may have a requirement to interconnect Type 1 and Type 2 hardware, for example to expand an existing Type 1 installation with additional Type 2 sensors. A simple adapter has been designed for this purpose.</w:t>
      </w:r>
    </w:p>
    <w:p w14:paraId="46055BEA" w14:textId="381B6170" w:rsidR="007B51D6" w:rsidRDefault="007B51D6" w:rsidP="007B51D6">
      <w:pPr>
        <w:pStyle w:val="Heading2"/>
      </w:pPr>
      <w:bookmarkStart w:id="1720" w:name="_Toc202969206"/>
      <w:r>
        <w:t xml:space="preserve">Type 1 – Type 2 </w:t>
      </w:r>
      <w:r w:rsidR="003F2CC0">
        <w:t xml:space="preserve">Interface </w:t>
      </w:r>
      <w:r>
        <w:t>Adapter</w:t>
      </w:r>
      <w:bookmarkEnd w:id="1720"/>
    </w:p>
    <w:p w14:paraId="2600231C" w14:textId="036DA09F" w:rsidR="007B51D6" w:rsidRDefault="00CA1372" w:rsidP="007B51D6">
      <w:r>
        <w:t xml:space="preserve">The Type 1 – Type 2 </w:t>
      </w:r>
      <w:r w:rsidR="003F2CC0">
        <w:t xml:space="preserve">Interface </w:t>
      </w:r>
      <w:r>
        <w:t>Adapter is designed to allow Type 2 sensors (using RJ45 connectors) to connect to a Type 1 Simulator Interface (using GX16-4 connectors). The adapter allows up to four Type 2 sensors, connected in a single chain, to connect to a Type 1 interface</w:t>
      </w:r>
      <w:r w:rsidR="003F2CC0">
        <w:t>.</w:t>
      </w:r>
      <w:r w:rsidR="003F2CC0">
        <w:rPr>
          <w:rStyle w:val="FootnoteReference"/>
        </w:rPr>
        <w:footnoteReference w:id="49"/>
      </w:r>
    </w:p>
    <w:p w14:paraId="191DEC0C" w14:textId="0FC22C50" w:rsidR="00BE024C" w:rsidRDefault="00CA1372" w:rsidP="00BE024C">
      <w:r>
        <w:t>A</w:t>
      </w:r>
      <w:r w:rsidR="00C604C6">
        <w:t xml:space="preserve">n </w:t>
      </w:r>
      <w:r>
        <w:t xml:space="preserve">example </w:t>
      </w:r>
      <w:r w:rsidR="00C604C6">
        <w:t xml:space="preserve">of a completed </w:t>
      </w:r>
      <w:r w:rsidR="00871702">
        <w:t>Interface A</w:t>
      </w:r>
      <w:r>
        <w:t xml:space="preserve">dapter </w:t>
      </w:r>
      <w:r w:rsidR="00871702">
        <w:t xml:space="preserve">and cable </w:t>
      </w:r>
      <w:r>
        <w:t xml:space="preserve">is shown in the following photograph, </w:t>
      </w:r>
      <w:r w:rsidR="00C604C6">
        <w:t xml:space="preserve">in this case </w:t>
      </w:r>
      <w:r>
        <w:t xml:space="preserve">wired to support connecting two Type 2 sensors to a Type 1 interface. The Type 1 interface sensor connectors </w:t>
      </w:r>
      <w:r w:rsidR="00A67EB0">
        <w:t>may need to</w:t>
      </w:r>
      <w:r>
        <w:t xml:space="preserve"> be modified with additional link wires</w:t>
      </w:r>
      <w:r w:rsidR="003F2CC0">
        <w:t xml:space="preserve"> to support multiple sensors</w:t>
      </w:r>
      <w:r w:rsidR="00871702">
        <w:t>; t</w:t>
      </w:r>
      <w:r w:rsidR="00A67EB0">
        <w:t>his is described in detail below</w:t>
      </w:r>
      <w:r w:rsidR="00C604C6">
        <w:t>.</w:t>
      </w:r>
    </w:p>
    <w:p w14:paraId="52DFC65C" w14:textId="77777777" w:rsidR="00BE024C" w:rsidRDefault="00BE024C" w:rsidP="00004B06">
      <w:pPr>
        <w:keepNext/>
        <w:jc w:val="center"/>
      </w:pPr>
      <w:r>
        <w:rPr>
          <w:noProof/>
        </w:rPr>
        <w:drawing>
          <wp:inline distT="0" distB="0" distL="0" distR="0" wp14:anchorId="3E37544B" wp14:editId="57BA3FBF">
            <wp:extent cx="4320000" cy="3956400"/>
            <wp:effectExtent l="19050" t="19050" r="23495" b="25400"/>
            <wp:docPr id="58568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81811" name="Picture 58568181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20000" cy="3956400"/>
                    </a:xfrm>
                    <a:prstGeom prst="rect">
                      <a:avLst/>
                    </a:prstGeom>
                    <a:ln w="12700">
                      <a:solidFill>
                        <a:schemeClr val="tx1"/>
                      </a:solidFill>
                    </a:ln>
                  </pic:spPr>
                </pic:pic>
              </a:graphicData>
            </a:graphic>
          </wp:inline>
        </w:drawing>
      </w:r>
    </w:p>
    <w:p w14:paraId="22C9956D" w14:textId="45359F35" w:rsidR="00BE024C" w:rsidRDefault="00BE024C" w:rsidP="00004B06">
      <w:pPr>
        <w:pStyle w:val="Caption"/>
        <w:jc w:val="center"/>
      </w:pPr>
      <w:bookmarkStart w:id="1721" w:name="_Toc202969361"/>
      <w:r>
        <w:t xml:space="preserve">Figure </w:t>
      </w:r>
      <w:fldSimple w:instr=" SEQ Figure \* ARABIC ">
        <w:r w:rsidR="00044299">
          <w:rPr>
            <w:noProof/>
          </w:rPr>
          <w:t>57</w:t>
        </w:r>
      </w:fldSimple>
      <w:r>
        <w:t xml:space="preserve"> - Type 1 - Type 2 Adapter</w:t>
      </w:r>
      <w:bookmarkEnd w:id="1721"/>
    </w:p>
    <w:p w14:paraId="7B3DBADD" w14:textId="77777777" w:rsidR="00BE024C" w:rsidRDefault="00BE024C" w:rsidP="00BE024C"/>
    <w:p w14:paraId="439CCC78" w14:textId="4E6AEBD1" w:rsidR="00C604C6" w:rsidRDefault="00C604C6" w:rsidP="00C604C6">
      <w:pPr>
        <w:keepNext/>
      </w:pPr>
      <w:r>
        <w:t xml:space="preserve">The connection and cabling requirements for the adapter are </w:t>
      </w:r>
      <w:r w:rsidR="003F2CC0">
        <w:t>summarised</w:t>
      </w:r>
      <w:r>
        <w:t xml:space="preserve"> in the following table: </w:t>
      </w:r>
    </w:p>
    <w:p w14:paraId="2D781943" w14:textId="1ED7EB58" w:rsidR="00C604C6" w:rsidRDefault="00C604C6" w:rsidP="00C604C6">
      <w:pPr>
        <w:pStyle w:val="Caption"/>
        <w:keepNext/>
      </w:pPr>
      <w:bookmarkStart w:id="1722" w:name="_Toc202969294"/>
      <w:r>
        <w:t xml:space="preserve">Table </w:t>
      </w:r>
      <w:r>
        <w:rPr>
          <w:noProof/>
        </w:rPr>
        <w:fldChar w:fldCharType="begin"/>
      </w:r>
      <w:r>
        <w:rPr>
          <w:noProof/>
        </w:rPr>
        <w:instrText xml:space="preserve"> SEQ Table \* ARABIC </w:instrText>
      </w:r>
      <w:r>
        <w:rPr>
          <w:noProof/>
        </w:rPr>
        <w:fldChar w:fldCharType="separate"/>
      </w:r>
      <w:r w:rsidR="00044299">
        <w:rPr>
          <w:noProof/>
        </w:rPr>
        <w:t>5</w:t>
      </w:r>
      <w:r>
        <w:rPr>
          <w:noProof/>
        </w:rPr>
        <w:fldChar w:fldCharType="end"/>
      </w:r>
      <w:r>
        <w:t xml:space="preserve"> – Type 1 – Type 2 </w:t>
      </w:r>
      <w:r w:rsidR="003F2CC0">
        <w:t xml:space="preserve">Interface </w:t>
      </w:r>
      <w:r>
        <w:t>Adapter Requirements</w:t>
      </w:r>
      <w:bookmarkEnd w:id="17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268"/>
        <w:gridCol w:w="2268"/>
        <w:gridCol w:w="2268"/>
      </w:tblGrid>
      <w:tr w:rsidR="00C604C6" w:rsidRPr="00AE25BB" w14:paraId="5CD29826" w14:textId="77777777" w:rsidTr="00ED2B3C">
        <w:tc>
          <w:tcPr>
            <w:tcW w:w="2268" w:type="dxa"/>
            <w:shd w:val="clear" w:color="auto" w:fill="D9D9D9" w:themeFill="background1" w:themeFillShade="D9"/>
          </w:tcPr>
          <w:p w14:paraId="736DECBD" w14:textId="686DACF0" w:rsidR="00C604C6" w:rsidRPr="009C1732" w:rsidRDefault="00C604C6" w:rsidP="00ED2B3C">
            <w:pPr>
              <w:contextualSpacing/>
            </w:pPr>
            <w:r>
              <w:t>Number of Type 2 Sensors</w:t>
            </w:r>
            <w:r w:rsidR="00871702">
              <w:t xml:space="preserve"> Connected</w:t>
            </w:r>
          </w:p>
        </w:tc>
        <w:tc>
          <w:tcPr>
            <w:tcW w:w="2268" w:type="dxa"/>
            <w:shd w:val="clear" w:color="auto" w:fill="D9D9D9" w:themeFill="background1" w:themeFillShade="D9"/>
          </w:tcPr>
          <w:p w14:paraId="5B2000D9" w14:textId="298B4E0D" w:rsidR="00C604C6" w:rsidRPr="009C1732" w:rsidRDefault="00C604C6" w:rsidP="00ED2B3C">
            <w:pPr>
              <w:contextualSpacing/>
            </w:pPr>
            <w:r>
              <w:t>Number of Adapter Cables</w:t>
            </w:r>
            <w:r w:rsidR="00871702">
              <w:t xml:space="preserve"> Required</w:t>
            </w:r>
          </w:p>
        </w:tc>
        <w:tc>
          <w:tcPr>
            <w:tcW w:w="2268" w:type="dxa"/>
            <w:shd w:val="clear" w:color="auto" w:fill="D9D9D9" w:themeFill="background1" w:themeFillShade="D9"/>
          </w:tcPr>
          <w:p w14:paraId="75CD7E23" w14:textId="61E6EBE8" w:rsidR="00C604C6" w:rsidRPr="009C1732" w:rsidRDefault="00C604C6" w:rsidP="00ED2B3C">
            <w:pPr>
              <w:contextualSpacing/>
            </w:pPr>
            <w:r>
              <w:t xml:space="preserve">Number of Type 1 </w:t>
            </w:r>
            <w:r w:rsidR="003F2CC0">
              <w:t xml:space="preserve">Sensor </w:t>
            </w:r>
            <w:r>
              <w:t>Connectors</w:t>
            </w:r>
          </w:p>
        </w:tc>
        <w:tc>
          <w:tcPr>
            <w:tcW w:w="2268" w:type="dxa"/>
            <w:shd w:val="clear" w:color="auto" w:fill="D9D9D9" w:themeFill="background1" w:themeFillShade="D9"/>
          </w:tcPr>
          <w:p w14:paraId="676D07D6" w14:textId="77777777" w:rsidR="00C604C6" w:rsidRPr="009C1732" w:rsidRDefault="00C604C6" w:rsidP="00ED2B3C">
            <w:pPr>
              <w:contextualSpacing/>
            </w:pPr>
            <w:r>
              <w:t>Type 1 Interface Link Wires Required?</w:t>
            </w:r>
          </w:p>
        </w:tc>
      </w:tr>
      <w:tr w:rsidR="00C604C6" w14:paraId="7C843F07" w14:textId="77777777" w:rsidTr="00ED2B3C">
        <w:tc>
          <w:tcPr>
            <w:tcW w:w="2268" w:type="dxa"/>
          </w:tcPr>
          <w:p w14:paraId="1623C9DE" w14:textId="77777777" w:rsidR="00C604C6" w:rsidRPr="009C1732" w:rsidRDefault="00C604C6" w:rsidP="00ED2B3C">
            <w:pPr>
              <w:contextualSpacing/>
            </w:pPr>
            <w:r>
              <w:t>1</w:t>
            </w:r>
          </w:p>
        </w:tc>
        <w:tc>
          <w:tcPr>
            <w:tcW w:w="2268" w:type="dxa"/>
          </w:tcPr>
          <w:p w14:paraId="7603F7E0" w14:textId="77777777" w:rsidR="00C604C6" w:rsidRPr="009C1732" w:rsidRDefault="00C604C6" w:rsidP="00ED2B3C">
            <w:pPr>
              <w:contextualSpacing/>
            </w:pPr>
            <w:r>
              <w:t>1</w:t>
            </w:r>
          </w:p>
        </w:tc>
        <w:tc>
          <w:tcPr>
            <w:tcW w:w="2268" w:type="dxa"/>
          </w:tcPr>
          <w:p w14:paraId="11494F5A" w14:textId="77777777" w:rsidR="00C604C6" w:rsidRPr="009C1732" w:rsidRDefault="00C604C6" w:rsidP="00ED2B3C">
            <w:pPr>
              <w:contextualSpacing/>
            </w:pPr>
            <w:r>
              <w:t>1</w:t>
            </w:r>
          </w:p>
        </w:tc>
        <w:tc>
          <w:tcPr>
            <w:tcW w:w="2268" w:type="dxa"/>
          </w:tcPr>
          <w:p w14:paraId="4475F6A7" w14:textId="77777777" w:rsidR="00C604C6" w:rsidRPr="009C1732" w:rsidRDefault="00C604C6" w:rsidP="00ED2B3C">
            <w:pPr>
              <w:contextualSpacing/>
            </w:pPr>
            <w:r>
              <w:t>No</w:t>
            </w:r>
          </w:p>
        </w:tc>
      </w:tr>
      <w:tr w:rsidR="00C604C6" w14:paraId="2C6EB9AB" w14:textId="77777777" w:rsidTr="00ED2B3C">
        <w:tc>
          <w:tcPr>
            <w:tcW w:w="2268" w:type="dxa"/>
          </w:tcPr>
          <w:p w14:paraId="7872F1FD" w14:textId="77777777" w:rsidR="00C604C6" w:rsidRPr="009C1732" w:rsidRDefault="00C604C6" w:rsidP="00ED2B3C">
            <w:pPr>
              <w:contextualSpacing/>
            </w:pPr>
            <w:r>
              <w:t>2</w:t>
            </w:r>
          </w:p>
        </w:tc>
        <w:tc>
          <w:tcPr>
            <w:tcW w:w="2268" w:type="dxa"/>
          </w:tcPr>
          <w:p w14:paraId="6CBA8040" w14:textId="77777777" w:rsidR="00C604C6" w:rsidRPr="009C1732" w:rsidRDefault="00C604C6" w:rsidP="00ED2B3C">
            <w:pPr>
              <w:contextualSpacing/>
            </w:pPr>
            <w:r>
              <w:t>1</w:t>
            </w:r>
          </w:p>
        </w:tc>
        <w:tc>
          <w:tcPr>
            <w:tcW w:w="2268" w:type="dxa"/>
          </w:tcPr>
          <w:p w14:paraId="49D71581" w14:textId="6527BD0A" w:rsidR="00C604C6" w:rsidRPr="009C1732" w:rsidRDefault="00C604C6" w:rsidP="00ED2B3C">
            <w:pPr>
              <w:contextualSpacing/>
            </w:pPr>
            <w:r>
              <w:t>1</w:t>
            </w:r>
            <w:r w:rsidR="003F2CC0">
              <w:t xml:space="preserve"> (plus 1 unused)</w:t>
            </w:r>
          </w:p>
        </w:tc>
        <w:tc>
          <w:tcPr>
            <w:tcW w:w="2268" w:type="dxa"/>
          </w:tcPr>
          <w:p w14:paraId="5B60D240" w14:textId="712362C6" w:rsidR="00C604C6" w:rsidRPr="009C1732" w:rsidRDefault="00C604C6" w:rsidP="00ED2B3C">
            <w:pPr>
              <w:contextualSpacing/>
            </w:pPr>
            <w:r>
              <w:t>Yes</w:t>
            </w:r>
            <w:r w:rsidR="003F2CC0">
              <w:t xml:space="preserve"> - 1</w:t>
            </w:r>
          </w:p>
        </w:tc>
      </w:tr>
      <w:tr w:rsidR="00C604C6" w14:paraId="724F1613" w14:textId="77777777" w:rsidTr="00ED2B3C">
        <w:tc>
          <w:tcPr>
            <w:tcW w:w="2268" w:type="dxa"/>
          </w:tcPr>
          <w:p w14:paraId="2ED5957C" w14:textId="77777777" w:rsidR="00C604C6" w:rsidRPr="009C1732" w:rsidRDefault="00C604C6" w:rsidP="00ED2B3C">
            <w:pPr>
              <w:contextualSpacing/>
            </w:pPr>
            <w:r>
              <w:t>3</w:t>
            </w:r>
          </w:p>
        </w:tc>
        <w:tc>
          <w:tcPr>
            <w:tcW w:w="2268" w:type="dxa"/>
          </w:tcPr>
          <w:p w14:paraId="52D49102" w14:textId="77777777" w:rsidR="00C604C6" w:rsidRPr="009C1732" w:rsidRDefault="00C604C6" w:rsidP="00ED2B3C">
            <w:pPr>
              <w:contextualSpacing/>
            </w:pPr>
            <w:r>
              <w:t>2</w:t>
            </w:r>
          </w:p>
        </w:tc>
        <w:tc>
          <w:tcPr>
            <w:tcW w:w="2268" w:type="dxa"/>
          </w:tcPr>
          <w:p w14:paraId="3FCBE732" w14:textId="749189E3" w:rsidR="00C604C6" w:rsidRPr="009C1732" w:rsidRDefault="00C604C6" w:rsidP="00ED2B3C">
            <w:pPr>
              <w:contextualSpacing/>
            </w:pPr>
            <w:r>
              <w:t>2</w:t>
            </w:r>
            <w:r w:rsidR="003F2CC0">
              <w:t xml:space="preserve"> (plus 1 unused)</w:t>
            </w:r>
          </w:p>
        </w:tc>
        <w:tc>
          <w:tcPr>
            <w:tcW w:w="2268" w:type="dxa"/>
          </w:tcPr>
          <w:p w14:paraId="0C715178" w14:textId="1E456FC6" w:rsidR="00C604C6" w:rsidRPr="009C1732" w:rsidRDefault="003F2CC0" w:rsidP="00ED2B3C">
            <w:pPr>
              <w:contextualSpacing/>
            </w:pPr>
            <w:r>
              <w:t>Yes - 1</w:t>
            </w:r>
          </w:p>
        </w:tc>
      </w:tr>
      <w:tr w:rsidR="00C604C6" w14:paraId="5615E18F" w14:textId="77777777" w:rsidTr="00ED2B3C">
        <w:tc>
          <w:tcPr>
            <w:tcW w:w="2268" w:type="dxa"/>
          </w:tcPr>
          <w:p w14:paraId="5F0EBA8E" w14:textId="77777777" w:rsidR="00C604C6" w:rsidRDefault="00C604C6" w:rsidP="00ED2B3C">
            <w:pPr>
              <w:contextualSpacing/>
            </w:pPr>
            <w:r>
              <w:t>4</w:t>
            </w:r>
          </w:p>
        </w:tc>
        <w:tc>
          <w:tcPr>
            <w:tcW w:w="2268" w:type="dxa"/>
          </w:tcPr>
          <w:p w14:paraId="5317C9E7" w14:textId="77777777" w:rsidR="00C604C6" w:rsidRDefault="00C604C6" w:rsidP="00ED2B3C">
            <w:pPr>
              <w:contextualSpacing/>
            </w:pPr>
            <w:r>
              <w:t>2</w:t>
            </w:r>
          </w:p>
        </w:tc>
        <w:tc>
          <w:tcPr>
            <w:tcW w:w="2268" w:type="dxa"/>
          </w:tcPr>
          <w:p w14:paraId="52A98779" w14:textId="4B605A2A" w:rsidR="00C604C6" w:rsidRPr="003F2CC0" w:rsidRDefault="00C604C6" w:rsidP="00ED2B3C">
            <w:pPr>
              <w:contextualSpacing/>
            </w:pPr>
            <w:r>
              <w:t>2</w:t>
            </w:r>
            <w:r w:rsidR="003F2CC0">
              <w:t xml:space="preserve"> (plus 2 unused)</w:t>
            </w:r>
          </w:p>
        </w:tc>
        <w:tc>
          <w:tcPr>
            <w:tcW w:w="2268" w:type="dxa"/>
          </w:tcPr>
          <w:p w14:paraId="4CBEFDA8" w14:textId="4CBCA1C1" w:rsidR="00C604C6" w:rsidRDefault="00C604C6" w:rsidP="00ED2B3C">
            <w:pPr>
              <w:contextualSpacing/>
            </w:pPr>
            <w:r>
              <w:t>Yes</w:t>
            </w:r>
            <w:r w:rsidR="003F2CC0">
              <w:t xml:space="preserve"> - 2</w:t>
            </w:r>
          </w:p>
        </w:tc>
      </w:tr>
    </w:tbl>
    <w:p w14:paraId="5C5707E4" w14:textId="77777777" w:rsidR="00C604C6" w:rsidRDefault="00C604C6" w:rsidP="00C604C6">
      <w:pPr>
        <w:keepNext/>
      </w:pPr>
    </w:p>
    <w:p w14:paraId="6AA349CB" w14:textId="2EF9367D" w:rsidR="00C604C6" w:rsidRDefault="00C604C6" w:rsidP="00C604C6">
      <w:pPr>
        <w:keepNext/>
      </w:pPr>
      <w:r>
        <w:t xml:space="preserve">The construction of the adapter cables and the configuration of link wires in the Type 1 Simulator Interface are </w:t>
      </w:r>
      <w:r w:rsidR="003F2CC0">
        <w:t xml:space="preserve">described </w:t>
      </w:r>
      <w:r w:rsidR="00871702">
        <w:t>below</w:t>
      </w:r>
      <w:r w:rsidR="003F2CC0">
        <w:t>.</w:t>
      </w:r>
    </w:p>
    <w:p w14:paraId="3848C4E7" w14:textId="77777777" w:rsidR="00C604C6" w:rsidRDefault="00C604C6">
      <w:r>
        <w:br w:type="page"/>
      </w:r>
    </w:p>
    <w:p w14:paraId="2575A462" w14:textId="5B0028D0" w:rsidR="00C604C6" w:rsidRDefault="00C604C6" w:rsidP="00BE024C">
      <w:pPr>
        <w:sectPr w:rsidR="00C604C6" w:rsidSect="00D55A61">
          <w:headerReference w:type="even" r:id="rId67"/>
          <w:headerReference w:type="default" r:id="rId68"/>
          <w:footerReference w:type="even" r:id="rId69"/>
          <w:footerReference w:type="default" r:id="rId70"/>
          <w:footerReference w:type="first" r:id="rId71"/>
          <w:endnotePr>
            <w:numFmt w:val="decimal"/>
          </w:endnotePr>
          <w:pgSz w:w="11906" w:h="16838"/>
          <w:pgMar w:top="1440" w:right="1440" w:bottom="1440" w:left="1440" w:header="709" w:footer="709" w:gutter="0"/>
          <w:cols w:space="708"/>
          <w:titlePg/>
          <w:docGrid w:linePitch="360"/>
        </w:sectPr>
      </w:pPr>
    </w:p>
    <w:p w14:paraId="540190E6" w14:textId="7901EA41" w:rsidR="00DE3D08" w:rsidRDefault="00DE3D08" w:rsidP="00004B06">
      <w:pPr>
        <w:pStyle w:val="Heading2"/>
      </w:pPr>
      <w:bookmarkStart w:id="1728" w:name="_Toc202969207"/>
      <w:r>
        <w:lastRenderedPageBreak/>
        <w:t>Schematic</w:t>
      </w:r>
      <w:bookmarkEnd w:id="1728"/>
    </w:p>
    <w:p w14:paraId="040AD70F" w14:textId="52A01616" w:rsidR="00BE024C" w:rsidRPr="00BE024C" w:rsidRDefault="00BE024C" w:rsidP="00004B06">
      <w:pPr>
        <w:jc w:val="center"/>
      </w:pPr>
      <w:del w:id="1729" w:author="Andrew Instone-Cowie" w:date="2025-05-07T12:24:00Z" w16du:dateUtc="2025-05-07T11:24:00Z">
        <w:r w:rsidDel="00004B06">
          <w:rPr>
            <w:noProof/>
          </w:rPr>
          <w:drawing>
            <wp:inline distT="0" distB="0" distL="0" distR="0" wp14:anchorId="07EFE448" wp14:editId="5BA916C7">
              <wp:extent cx="8244000" cy="5490000"/>
              <wp:effectExtent l="0" t="0" r="5080" b="0"/>
              <wp:docPr id="1121238382"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38382" name="Picture 4" descr="A computer screen shot of a diagram&#10;&#10;AI-generated content may be incorrec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8244000" cy="5490000"/>
                      </a:xfrm>
                      <a:prstGeom prst="rect">
                        <a:avLst/>
                      </a:prstGeom>
                    </pic:spPr>
                  </pic:pic>
                </a:graphicData>
              </a:graphic>
            </wp:inline>
          </w:drawing>
        </w:r>
      </w:del>
      <w:ins w:id="1730" w:author="Andrew Instone-Cowie" w:date="2025-05-07T12:24:00Z" w16du:dateUtc="2025-05-07T11:24:00Z">
        <w:r w:rsidR="00004B06">
          <w:rPr>
            <w:noProof/>
          </w:rPr>
          <w:drawing>
            <wp:inline distT="0" distB="0" distL="0" distR="0" wp14:anchorId="627C2C4C" wp14:editId="6160B1A6">
              <wp:extent cx="7869600" cy="5400000"/>
              <wp:effectExtent l="0" t="0" r="0" b="0"/>
              <wp:docPr id="177516995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9958" name="Picture 1" descr="A computer screen shot of a computer&#10;&#10;AI-generated content may be incorrec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869600" cy="5400000"/>
                      </a:xfrm>
                      <a:prstGeom prst="rect">
                        <a:avLst/>
                      </a:prstGeom>
                    </pic:spPr>
                  </pic:pic>
                </a:graphicData>
              </a:graphic>
            </wp:inline>
          </w:drawing>
        </w:r>
      </w:ins>
    </w:p>
    <w:bookmarkEnd w:id="1678"/>
    <w:p w14:paraId="3F57F751" w14:textId="77777777" w:rsidR="00BE024C" w:rsidRDefault="00BE024C" w:rsidP="00AF0947">
      <w:pPr>
        <w:pStyle w:val="ListParagraph"/>
        <w:keepNext/>
        <w:spacing w:after="120"/>
        <w:contextualSpacing w:val="0"/>
        <w:jc w:val="center"/>
        <w:sectPr w:rsidR="00BE024C" w:rsidSect="00004B06">
          <w:headerReference w:type="first" r:id="rId74"/>
          <w:endnotePr>
            <w:numFmt w:val="decimal"/>
          </w:endnotePr>
          <w:pgSz w:w="16838" w:h="11906" w:orient="landscape"/>
          <w:pgMar w:top="1440" w:right="1440" w:bottom="1440" w:left="1440" w:header="709" w:footer="709" w:gutter="0"/>
          <w:cols w:space="708"/>
          <w:docGrid w:linePitch="360"/>
        </w:sectPr>
      </w:pPr>
    </w:p>
    <w:p w14:paraId="7CC07E02" w14:textId="447D1216" w:rsidR="00AF0947" w:rsidRDefault="00A67EB0" w:rsidP="007B51D6">
      <w:pPr>
        <w:pStyle w:val="Heading2"/>
      </w:pPr>
      <w:bookmarkStart w:id="1731" w:name="_Toc202969208"/>
      <w:r>
        <w:lastRenderedPageBreak/>
        <w:t xml:space="preserve">Interface </w:t>
      </w:r>
      <w:r w:rsidR="007B51D6">
        <w:t>Adapter PCB</w:t>
      </w:r>
      <w:bookmarkEnd w:id="1731"/>
    </w:p>
    <w:p w14:paraId="4CC50433" w14:textId="125AA656" w:rsidR="003F2CC0" w:rsidRPr="003F2CC0" w:rsidRDefault="003F2CC0" w:rsidP="00004B06">
      <w:r>
        <w:t xml:space="preserve">Eagle CAD files </w:t>
      </w:r>
      <w:r w:rsidR="00871702">
        <w:t xml:space="preserve">and manufacturing Gerber files </w:t>
      </w:r>
      <w:r w:rsidR="00A67EB0">
        <w:t xml:space="preserve">for the Interface Adapter PCB </w:t>
      </w:r>
      <w:r>
        <w:t>are available in the Type 2 GitHub repository.</w:t>
      </w:r>
      <w:r w:rsidR="004D22FC">
        <w:t xml:space="preserve"> The </w:t>
      </w:r>
      <w:r w:rsidR="00871702">
        <w:t xml:space="preserve">Interface Adapter </w:t>
      </w:r>
      <w:r w:rsidR="004D22FC">
        <w:t xml:space="preserve">PCB is the same size as a Type 2 </w:t>
      </w:r>
      <w:r w:rsidR="00871702">
        <w:t>sensor PCB and</w:t>
      </w:r>
      <w:r w:rsidR="004D22FC">
        <w:t xml:space="preserve"> will fit in the same size 0.07 Litre </w:t>
      </w:r>
      <w:r w:rsidR="004D22FC" w:rsidRPr="00212D29">
        <w:t>Really Useful Box®</w:t>
      </w:r>
      <w:r w:rsidR="004D22FC">
        <w:t xml:space="preserve">. </w:t>
      </w:r>
    </w:p>
    <w:p w14:paraId="27557D30" w14:textId="6ED84540" w:rsidR="00BE024C" w:rsidRDefault="003F2CC0" w:rsidP="00004B06">
      <w:pPr>
        <w:keepNext/>
      </w:pPr>
      <w:r w:rsidRPr="00212D29">
        <w:t>The following diagram shows the layout of</w:t>
      </w:r>
      <w:r>
        <w:t xml:space="preserve"> the Type 1 – Type 2 Interface Adapter</w:t>
      </w:r>
      <w:r w:rsidRPr="00212D29">
        <w:t xml:space="preserve"> PCB. All components are mounted on the top (silkscreen) side of the board.</w:t>
      </w:r>
    </w:p>
    <w:p w14:paraId="40ACB640" w14:textId="37504048" w:rsidR="00BE024C" w:rsidRDefault="00BE024C" w:rsidP="00004B06">
      <w:pPr>
        <w:jc w:val="center"/>
      </w:pPr>
      <w:del w:id="1732" w:author="Andrew Instone-Cowie" w:date="2025-05-07T12:24:00Z" w16du:dateUtc="2025-05-07T11:24:00Z">
        <w:r w:rsidDel="00004B06">
          <w:rPr>
            <w:noProof/>
          </w:rPr>
          <w:drawing>
            <wp:inline distT="0" distB="0" distL="0" distR="0" wp14:anchorId="0A25DB1E" wp14:editId="61D9941B">
              <wp:extent cx="2880000" cy="1944000"/>
              <wp:effectExtent l="19050" t="19050" r="15875" b="18415"/>
              <wp:docPr id="2750781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78113" name="Picture 3" descr="A screenshot of a computer&#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2880000" cy="1944000"/>
                      </a:xfrm>
                      <a:prstGeom prst="rect">
                        <a:avLst/>
                      </a:prstGeom>
                      <a:ln w="12700">
                        <a:solidFill>
                          <a:schemeClr val="tx1"/>
                        </a:solidFill>
                      </a:ln>
                    </pic:spPr>
                  </pic:pic>
                </a:graphicData>
              </a:graphic>
            </wp:inline>
          </w:drawing>
        </w:r>
      </w:del>
      <w:ins w:id="1733" w:author="Andrew Instone-Cowie" w:date="2025-05-07T12:25:00Z" w16du:dateUtc="2025-05-07T11:25:00Z">
        <w:r w:rsidR="00004B06">
          <w:rPr>
            <w:noProof/>
          </w:rPr>
          <w:drawing>
            <wp:inline distT="0" distB="0" distL="0" distR="0" wp14:anchorId="1CBEE02D" wp14:editId="32B192FD">
              <wp:extent cx="2880000" cy="1897200"/>
              <wp:effectExtent l="0" t="0" r="0" b="8255"/>
              <wp:docPr id="8617169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6903" name="Picture 2" descr="A screenshot of a computer&#10;&#10;AI-generated content may be incorrect."/>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80000" cy="1897200"/>
                      </a:xfrm>
                      <a:prstGeom prst="rect">
                        <a:avLst/>
                      </a:prstGeom>
                    </pic:spPr>
                  </pic:pic>
                </a:graphicData>
              </a:graphic>
            </wp:inline>
          </w:drawing>
        </w:r>
      </w:ins>
    </w:p>
    <w:p w14:paraId="0D374795" w14:textId="5A18392A" w:rsidR="00BE024C" w:rsidRDefault="00BE024C" w:rsidP="00004B06">
      <w:pPr>
        <w:pStyle w:val="Caption"/>
        <w:jc w:val="center"/>
      </w:pPr>
      <w:bookmarkStart w:id="1734" w:name="_Toc202969362"/>
      <w:r>
        <w:t xml:space="preserve">Figure </w:t>
      </w:r>
      <w:fldSimple w:instr=" SEQ Figure \* ARABIC ">
        <w:r w:rsidR="00044299">
          <w:rPr>
            <w:noProof/>
          </w:rPr>
          <w:t>58</w:t>
        </w:r>
      </w:fldSimple>
      <w:r>
        <w:t xml:space="preserve"> - Type 1 - Type 2 Adapter </w:t>
      </w:r>
      <w:r w:rsidR="00DE3D08">
        <w:t xml:space="preserve">Board </w:t>
      </w:r>
      <w:r>
        <w:t>Layout</w:t>
      </w:r>
      <w:bookmarkEnd w:id="1734"/>
    </w:p>
    <w:p w14:paraId="3A102FFB" w14:textId="1C03EC74" w:rsidR="003F2CC0" w:rsidRDefault="003F2CC0" w:rsidP="00004B06">
      <w:pPr>
        <w:keepNext/>
      </w:pPr>
      <w:r w:rsidRPr="003F2CC0">
        <w:t xml:space="preserve">An example of a completed </w:t>
      </w:r>
      <w:r>
        <w:t>Interface A</w:t>
      </w:r>
      <w:r w:rsidRPr="003F2CC0">
        <w:t>dapter is shown in the following photograph</w:t>
      </w:r>
      <w:r>
        <w:t xml:space="preserve">. </w:t>
      </w:r>
      <w:r w:rsidR="00A67EB0">
        <w:t>As shown, t</w:t>
      </w:r>
      <w:r>
        <w:t xml:space="preserve">his adapter would support </w:t>
      </w:r>
      <w:r w:rsidR="00A67EB0">
        <w:t xml:space="preserve">the connection of up </w:t>
      </w:r>
      <w:r>
        <w:t>to two Type 2 sensors to a Type 1 Simulator Interface</w:t>
      </w:r>
      <w:r w:rsidR="004D22FC">
        <w:t>.</w:t>
      </w:r>
      <w:r w:rsidR="00871702">
        <w:t xml:space="preserve"> An additional 4-way connector would need to be installed on the board to support a further two Type 2 sensors.</w:t>
      </w:r>
    </w:p>
    <w:p w14:paraId="2EBDA446" w14:textId="064256FF" w:rsidR="00DE3D08" w:rsidRDefault="00DE3D08" w:rsidP="003F2CC0">
      <w:pPr>
        <w:keepNext/>
        <w:jc w:val="center"/>
      </w:pPr>
      <w:r>
        <w:rPr>
          <w:noProof/>
        </w:rPr>
        <w:drawing>
          <wp:inline distT="0" distB="0" distL="0" distR="0" wp14:anchorId="7B419E8E" wp14:editId="1F6C954A">
            <wp:extent cx="3240000" cy="2098800"/>
            <wp:effectExtent l="19050" t="19050" r="17780" b="15875"/>
            <wp:docPr id="747068155" name="Picture 2" descr="A red circuit board with a black and white conn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68155" name="Picture 2" descr="A red circuit board with a black and white connector&#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3240000" cy="2098800"/>
                    </a:xfrm>
                    <a:prstGeom prst="rect">
                      <a:avLst/>
                    </a:prstGeom>
                    <a:ln w="12700">
                      <a:solidFill>
                        <a:schemeClr val="tx1"/>
                      </a:solidFill>
                    </a:ln>
                  </pic:spPr>
                </pic:pic>
              </a:graphicData>
            </a:graphic>
          </wp:inline>
        </w:drawing>
      </w:r>
    </w:p>
    <w:p w14:paraId="3C53F097" w14:textId="37AC3649" w:rsidR="00DE3D08" w:rsidRDefault="00DE3D08" w:rsidP="00DE3D08">
      <w:pPr>
        <w:pStyle w:val="Caption"/>
        <w:jc w:val="center"/>
      </w:pPr>
      <w:bookmarkStart w:id="1735" w:name="_Toc202969363"/>
      <w:r>
        <w:t xml:space="preserve">Figure </w:t>
      </w:r>
      <w:fldSimple w:instr=" SEQ Figure \* ARABIC ">
        <w:r w:rsidR="00044299">
          <w:rPr>
            <w:noProof/>
          </w:rPr>
          <w:t>59</w:t>
        </w:r>
      </w:fldSimple>
      <w:r>
        <w:t xml:space="preserve"> - Type 1 - Type 2 Adapter PCB</w:t>
      </w:r>
      <w:bookmarkEnd w:id="1735"/>
    </w:p>
    <w:p w14:paraId="448181EC" w14:textId="77777777" w:rsidR="004D22FC" w:rsidRDefault="004D22FC">
      <w:pPr>
        <w:rPr>
          <w:rFonts w:asciiTheme="majorHAnsi" w:eastAsiaTheme="majorEastAsia" w:hAnsiTheme="majorHAnsi" w:cstheme="majorBidi"/>
          <w:b/>
          <w:bCs/>
          <w:color w:val="4F81BD" w:themeColor="accent1"/>
        </w:rPr>
      </w:pPr>
      <w:bookmarkStart w:id="1736" w:name="_Toc170378754"/>
      <w:r>
        <w:br w:type="page"/>
      </w:r>
    </w:p>
    <w:p w14:paraId="48E16911" w14:textId="28D9BF02" w:rsidR="003F2CC0" w:rsidRDefault="003F2CC0" w:rsidP="003F2CC0">
      <w:pPr>
        <w:pStyle w:val="Heading3"/>
      </w:pPr>
      <w:bookmarkStart w:id="1737" w:name="_Toc202969209"/>
      <w:r>
        <w:lastRenderedPageBreak/>
        <w:t>Parts List</w:t>
      </w:r>
      <w:bookmarkEnd w:id="1736"/>
      <w:bookmarkEnd w:id="1737"/>
    </w:p>
    <w:p w14:paraId="0A889C7A" w14:textId="1862A804" w:rsidR="003F2CC0" w:rsidRPr="00393B25" w:rsidRDefault="003F2CC0" w:rsidP="003F2CC0">
      <w:pPr>
        <w:pStyle w:val="Caption"/>
        <w:keepNext/>
      </w:pPr>
      <w:bookmarkStart w:id="1738" w:name="_Toc170378900"/>
      <w:bookmarkStart w:id="1739" w:name="_Toc202969295"/>
      <w:r>
        <w:t xml:space="preserve">Table </w:t>
      </w:r>
      <w:r>
        <w:rPr>
          <w:noProof/>
        </w:rPr>
        <w:fldChar w:fldCharType="begin"/>
      </w:r>
      <w:r>
        <w:rPr>
          <w:noProof/>
        </w:rPr>
        <w:instrText xml:space="preserve"> SEQ Table \* ARABIC </w:instrText>
      </w:r>
      <w:r>
        <w:rPr>
          <w:noProof/>
        </w:rPr>
        <w:fldChar w:fldCharType="separate"/>
      </w:r>
      <w:r w:rsidR="00044299">
        <w:rPr>
          <w:noProof/>
        </w:rPr>
        <w:t>6</w:t>
      </w:r>
      <w:r>
        <w:rPr>
          <w:noProof/>
        </w:rPr>
        <w:fldChar w:fldCharType="end"/>
      </w:r>
      <w:r>
        <w:t xml:space="preserve"> – </w:t>
      </w:r>
      <w:r w:rsidR="00A67EB0">
        <w:t xml:space="preserve">Type 1 – Type 2 Interface Adapter </w:t>
      </w:r>
      <w:r>
        <w:t>Parts List</w:t>
      </w:r>
      <w:bookmarkEnd w:id="1738"/>
      <w:bookmarkEnd w:id="17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86"/>
        <w:gridCol w:w="4172"/>
      </w:tblGrid>
      <w:tr w:rsidR="003F2CC0" w:rsidRPr="00AE25BB" w14:paraId="74A06DF0" w14:textId="77777777" w:rsidTr="00004B06">
        <w:tc>
          <w:tcPr>
            <w:tcW w:w="1276" w:type="dxa"/>
            <w:shd w:val="clear" w:color="auto" w:fill="D9D9D9" w:themeFill="background1" w:themeFillShade="D9"/>
          </w:tcPr>
          <w:p w14:paraId="35E7ABFE" w14:textId="77777777" w:rsidR="003F2CC0" w:rsidRPr="00212D29" w:rsidRDefault="003F2CC0" w:rsidP="00ED2B3C">
            <w:pPr>
              <w:contextualSpacing/>
              <w:rPr>
                <w:b/>
              </w:rPr>
            </w:pPr>
            <w:r w:rsidRPr="00212D29">
              <w:rPr>
                <w:b/>
              </w:rPr>
              <w:t>Reference</w:t>
            </w:r>
          </w:p>
        </w:tc>
        <w:tc>
          <w:tcPr>
            <w:tcW w:w="3686" w:type="dxa"/>
            <w:shd w:val="clear" w:color="auto" w:fill="D9D9D9" w:themeFill="background1" w:themeFillShade="D9"/>
          </w:tcPr>
          <w:p w14:paraId="13BE078B" w14:textId="77777777" w:rsidR="003F2CC0" w:rsidRPr="00212D29" w:rsidRDefault="003F2CC0" w:rsidP="00ED2B3C">
            <w:pPr>
              <w:contextualSpacing/>
              <w:rPr>
                <w:b/>
              </w:rPr>
            </w:pPr>
            <w:r w:rsidRPr="00212D29">
              <w:rPr>
                <w:b/>
              </w:rPr>
              <w:t>Component</w:t>
            </w:r>
          </w:p>
        </w:tc>
        <w:tc>
          <w:tcPr>
            <w:tcW w:w="4172" w:type="dxa"/>
            <w:shd w:val="clear" w:color="auto" w:fill="D9D9D9" w:themeFill="background1" w:themeFillShade="D9"/>
          </w:tcPr>
          <w:p w14:paraId="7C3411EB" w14:textId="77777777" w:rsidR="003F2CC0" w:rsidRPr="00212D29" w:rsidRDefault="003F2CC0" w:rsidP="00ED2B3C">
            <w:pPr>
              <w:contextualSpacing/>
              <w:rPr>
                <w:b/>
              </w:rPr>
            </w:pPr>
            <w:r w:rsidRPr="00212D29">
              <w:rPr>
                <w:b/>
              </w:rPr>
              <w:t>Notes</w:t>
            </w:r>
          </w:p>
        </w:tc>
      </w:tr>
      <w:tr w:rsidR="003F2CC0" w:rsidRPr="007A4ECF" w14:paraId="2E6D22BA" w14:textId="77777777" w:rsidTr="00004B06">
        <w:tc>
          <w:tcPr>
            <w:tcW w:w="1276" w:type="dxa"/>
          </w:tcPr>
          <w:p w14:paraId="49A67CE8" w14:textId="77777777" w:rsidR="003F2CC0" w:rsidRPr="00212D29" w:rsidRDefault="003F2CC0" w:rsidP="00ED2B3C">
            <w:pPr>
              <w:contextualSpacing/>
            </w:pPr>
            <w:r w:rsidRPr="00212D29">
              <w:t>PCB</w:t>
            </w:r>
          </w:p>
        </w:tc>
        <w:tc>
          <w:tcPr>
            <w:tcW w:w="3686" w:type="dxa"/>
          </w:tcPr>
          <w:p w14:paraId="1312BFB4" w14:textId="14F5A03A" w:rsidR="003F2CC0" w:rsidRPr="00212D29" w:rsidRDefault="003F2CC0" w:rsidP="00ED2B3C">
            <w:pPr>
              <w:contextualSpacing/>
            </w:pPr>
            <w:r w:rsidRPr="00212D29">
              <w:t xml:space="preserve">Type </w:t>
            </w:r>
            <w:r>
              <w:t xml:space="preserve">1 – Type </w:t>
            </w:r>
            <w:r w:rsidRPr="00212D29">
              <w:t xml:space="preserve">2 </w:t>
            </w:r>
            <w:r>
              <w:t xml:space="preserve">Interface Adapter </w:t>
            </w:r>
            <w:r w:rsidRPr="00212D29">
              <w:t>PCB</w:t>
            </w:r>
          </w:p>
        </w:tc>
        <w:tc>
          <w:tcPr>
            <w:tcW w:w="4172" w:type="dxa"/>
          </w:tcPr>
          <w:p w14:paraId="515113B0" w14:textId="77777777" w:rsidR="003F2CC0" w:rsidRPr="00212D29" w:rsidRDefault="003F2CC0" w:rsidP="00ED2B3C">
            <w:pPr>
              <w:contextualSpacing/>
            </w:pPr>
          </w:p>
        </w:tc>
      </w:tr>
      <w:tr w:rsidR="00A67EB0" w:rsidRPr="007A4ECF" w14:paraId="405201C2" w14:textId="77777777" w:rsidTr="00004B06">
        <w:tc>
          <w:tcPr>
            <w:tcW w:w="1276" w:type="dxa"/>
          </w:tcPr>
          <w:p w14:paraId="2BDA009B" w14:textId="6E000453" w:rsidR="00A67EB0" w:rsidRPr="00212D29" w:rsidRDefault="00A67EB0" w:rsidP="00A67EB0">
            <w:pPr>
              <w:contextualSpacing/>
            </w:pPr>
            <w:r>
              <w:t>JP1</w:t>
            </w:r>
          </w:p>
        </w:tc>
        <w:tc>
          <w:tcPr>
            <w:tcW w:w="3686" w:type="dxa"/>
          </w:tcPr>
          <w:p w14:paraId="6555F546" w14:textId="72F3F88F" w:rsidR="00A67EB0" w:rsidRPr="00212D29" w:rsidRDefault="00A67EB0" w:rsidP="00A67EB0">
            <w:pPr>
              <w:contextualSpacing/>
            </w:pPr>
            <w:r w:rsidRPr="00212D29">
              <w:t>Amphenol RJHSE-5080</w:t>
            </w:r>
            <w:r>
              <w:rPr>
                <w:rStyle w:val="FootnoteReference"/>
              </w:rPr>
              <w:footnoteReference w:id="50"/>
            </w:r>
          </w:p>
        </w:tc>
        <w:tc>
          <w:tcPr>
            <w:tcW w:w="4172" w:type="dxa"/>
          </w:tcPr>
          <w:p w14:paraId="2DAF7CC3" w14:textId="64721EE3" w:rsidR="00A67EB0" w:rsidRPr="00212D29" w:rsidRDefault="00A67EB0" w:rsidP="00A67EB0">
            <w:pPr>
              <w:contextualSpacing/>
            </w:pPr>
            <w:r w:rsidRPr="00212D29">
              <w:t>Farnell 1860577</w:t>
            </w:r>
          </w:p>
        </w:tc>
      </w:tr>
      <w:tr w:rsidR="003F2CC0" w:rsidRPr="007A4ECF" w14:paraId="2BF2A079" w14:textId="77777777" w:rsidTr="00004B06">
        <w:tc>
          <w:tcPr>
            <w:tcW w:w="1276" w:type="dxa"/>
          </w:tcPr>
          <w:p w14:paraId="251A3CCE" w14:textId="2FFAAB27" w:rsidR="003F2CC0" w:rsidRPr="00212D29" w:rsidRDefault="00A67EB0" w:rsidP="00ED2B3C">
            <w:pPr>
              <w:contextualSpacing/>
            </w:pPr>
            <w:r>
              <w:t>JP2</w:t>
            </w:r>
            <w:r w:rsidR="004D22FC">
              <w:t>, JP2</w:t>
            </w:r>
          </w:p>
        </w:tc>
        <w:tc>
          <w:tcPr>
            <w:tcW w:w="3686" w:type="dxa"/>
          </w:tcPr>
          <w:p w14:paraId="7A9B6FB1" w14:textId="002F34D6" w:rsidR="003F2CC0" w:rsidRPr="00212D29" w:rsidRDefault="004D22FC" w:rsidP="00ED2B3C">
            <w:pPr>
              <w:contextualSpacing/>
            </w:pPr>
            <w:r>
              <w:t>4-Way</w:t>
            </w:r>
            <w:r w:rsidR="00A67EB0">
              <w:t xml:space="preserve"> Molex KK</w:t>
            </w:r>
            <w:r>
              <w:t xml:space="preserve"> </w:t>
            </w:r>
            <w:r w:rsidR="00A67EB0">
              <w:t xml:space="preserve">254 Connector </w:t>
            </w:r>
          </w:p>
        </w:tc>
        <w:tc>
          <w:tcPr>
            <w:tcW w:w="4172" w:type="dxa"/>
          </w:tcPr>
          <w:p w14:paraId="2C842A8B" w14:textId="77777777" w:rsidR="002D4880" w:rsidRDefault="002D4880" w:rsidP="00ED2B3C">
            <w:pPr>
              <w:contextualSpacing/>
            </w:pPr>
            <w:r>
              <w:t>Farnell 1756798</w:t>
            </w:r>
          </w:p>
          <w:p w14:paraId="612213CB" w14:textId="1E89EE35" w:rsidR="004162DA" w:rsidRPr="00004B06" w:rsidRDefault="002D4880" w:rsidP="00ED2B3C">
            <w:pPr>
              <w:contextualSpacing/>
              <w:rPr>
                <w:i/>
                <w:iCs/>
              </w:rPr>
            </w:pPr>
            <w:r w:rsidRPr="00004B06">
              <w:rPr>
                <w:i/>
                <w:iCs/>
              </w:rPr>
              <w:t>(</w:t>
            </w:r>
            <w:r w:rsidR="004D22FC" w:rsidRPr="00004B06">
              <w:rPr>
                <w:i/>
                <w:iCs/>
              </w:rPr>
              <w:t xml:space="preserve">Molex </w:t>
            </w:r>
            <w:r w:rsidR="004162DA" w:rsidRPr="00004B06">
              <w:rPr>
                <w:i/>
                <w:iCs/>
              </w:rPr>
              <w:t>22</w:t>
            </w:r>
            <w:r w:rsidRPr="00004B06">
              <w:rPr>
                <w:i/>
                <w:iCs/>
              </w:rPr>
              <w:t>-</w:t>
            </w:r>
            <w:r w:rsidR="004162DA" w:rsidRPr="00004B06">
              <w:rPr>
                <w:i/>
                <w:iCs/>
              </w:rPr>
              <w:t>05</w:t>
            </w:r>
            <w:r w:rsidRPr="00004B06">
              <w:rPr>
                <w:i/>
                <w:iCs/>
              </w:rPr>
              <w:t>-</w:t>
            </w:r>
            <w:r w:rsidR="004162DA" w:rsidRPr="00004B06">
              <w:rPr>
                <w:i/>
                <w:iCs/>
              </w:rPr>
              <w:t>3041 Series 7478 PCB Header</w:t>
            </w:r>
            <w:r w:rsidRPr="00004B06">
              <w:rPr>
                <w:i/>
                <w:iCs/>
              </w:rPr>
              <w:t>)</w:t>
            </w:r>
          </w:p>
          <w:p w14:paraId="551C1DB8" w14:textId="77777777" w:rsidR="002D4880" w:rsidRDefault="002D4880" w:rsidP="00ED2B3C">
            <w:pPr>
              <w:contextualSpacing/>
            </w:pPr>
            <w:r>
              <w:t>Farnell 1462809</w:t>
            </w:r>
          </w:p>
          <w:p w14:paraId="1EABBD79" w14:textId="7E7B23DF" w:rsidR="004162DA" w:rsidRPr="00004B06" w:rsidRDefault="002D4880" w:rsidP="00ED2B3C">
            <w:pPr>
              <w:contextualSpacing/>
              <w:rPr>
                <w:i/>
                <w:iCs/>
              </w:rPr>
            </w:pPr>
            <w:r w:rsidRPr="00004B06">
              <w:rPr>
                <w:i/>
                <w:iCs/>
              </w:rPr>
              <w:t>(</w:t>
            </w:r>
            <w:r w:rsidR="004162DA" w:rsidRPr="00004B06">
              <w:rPr>
                <w:i/>
                <w:iCs/>
              </w:rPr>
              <w:t>Molex 22</w:t>
            </w:r>
            <w:r w:rsidRPr="00004B06">
              <w:rPr>
                <w:i/>
                <w:iCs/>
              </w:rPr>
              <w:t>-</w:t>
            </w:r>
            <w:r w:rsidR="004162DA" w:rsidRPr="00004B06">
              <w:rPr>
                <w:i/>
                <w:iCs/>
              </w:rPr>
              <w:t>01</w:t>
            </w:r>
            <w:r w:rsidRPr="00004B06">
              <w:rPr>
                <w:i/>
                <w:iCs/>
              </w:rPr>
              <w:t>-</w:t>
            </w:r>
            <w:r w:rsidR="004162DA" w:rsidRPr="00004B06">
              <w:rPr>
                <w:i/>
                <w:iCs/>
              </w:rPr>
              <w:t>2047 Series 2695 Receptacle</w:t>
            </w:r>
            <w:r w:rsidRPr="00004B06">
              <w:rPr>
                <w:i/>
                <w:iCs/>
              </w:rPr>
              <w:t>)</w:t>
            </w:r>
          </w:p>
          <w:p w14:paraId="5DC8A3D8" w14:textId="77777777" w:rsidR="002D4880" w:rsidRDefault="002D4880" w:rsidP="00ED2B3C">
            <w:pPr>
              <w:contextualSpacing/>
            </w:pPr>
            <w:r>
              <w:t>Farnell 2063734</w:t>
            </w:r>
          </w:p>
          <w:p w14:paraId="3818D6BB" w14:textId="7CE5D270" w:rsidR="004162DA" w:rsidRPr="00004B06" w:rsidRDefault="002D4880" w:rsidP="00ED2B3C">
            <w:pPr>
              <w:contextualSpacing/>
              <w:rPr>
                <w:i/>
                <w:iCs/>
              </w:rPr>
            </w:pPr>
            <w:r w:rsidRPr="00004B06">
              <w:rPr>
                <w:i/>
                <w:iCs/>
              </w:rPr>
              <w:t>(</w:t>
            </w:r>
            <w:r w:rsidR="004D22FC" w:rsidRPr="00004B06">
              <w:rPr>
                <w:i/>
                <w:iCs/>
              </w:rPr>
              <w:t>Molex 08</w:t>
            </w:r>
            <w:r w:rsidRPr="00004B06">
              <w:rPr>
                <w:i/>
                <w:iCs/>
              </w:rPr>
              <w:t>-</w:t>
            </w:r>
            <w:r w:rsidR="004D22FC" w:rsidRPr="00004B06">
              <w:rPr>
                <w:i/>
                <w:iCs/>
              </w:rPr>
              <w:t>50</w:t>
            </w:r>
            <w:r w:rsidRPr="00004B06">
              <w:rPr>
                <w:i/>
                <w:iCs/>
              </w:rPr>
              <w:t>-</w:t>
            </w:r>
            <w:r w:rsidR="004D22FC" w:rsidRPr="00004B06">
              <w:rPr>
                <w:i/>
                <w:iCs/>
              </w:rPr>
              <w:t>0113 Series 2759 Terminal</w:t>
            </w:r>
            <w:r w:rsidRPr="00004B06">
              <w:rPr>
                <w:i/>
                <w:iCs/>
              </w:rPr>
              <w:t>)</w:t>
            </w:r>
          </w:p>
        </w:tc>
      </w:tr>
    </w:tbl>
    <w:p w14:paraId="1FE45166" w14:textId="767370B3" w:rsidR="00BE024C" w:rsidRDefault="00A67EB0" w:rsidP="007B51D6">
      <w:pPr>
        <w:pStyle w:val="Heading2"/>
      </w:pPr>
      <w:bookmarkStart w:id="1740" w:name="_Toc202969210"/>
      <w:r>
        <w:t xml:space="preserve">Interface </w:t>
      </w:r>
      <w:r w:rsidR="007B51D6">
        <w:t>Adapter Cabling</w:t>
      </w:r>
      <w:bookmarkEnd w:id="1740"/>
    </w:p>
    <w:p w14:paraId="3E5B6422" w14:textId="75672808" w:rsidR="00A67EB0" w:rsidRPr="00A67EB0" w:rsidRDefault="00A67EB0" w:rsidP="00004B06">
      <w:r>
        <w:t xml:space="preserve">The wiring of the Interface Adapter cables is shown in the following diagram. One cable can support up to two Type 2 sensors, two cables are required to support up to four Type 2 sensors. </w:t>
      </w:r>
    </w:p>
    <w:p w14:paraId="69339E0F" w14:textId="77777777" w:rsidR="007B51D6" w:rsidRDefault="007B51D6" w:rsidP="00004B06">
      <w:pPr>
        <w:jc w:val="center"/>
      </w:pPr>
      <w:r>
        <w:rPr>
          <w:noProof/>
        </w:rPr>
        <w:drawing>
          <wp:inline distT="0" distB="0" distL="0" distR="0" wp14:anchorId="648CE798" wp14:editId="267940B5">
            <wp:extent cx="4561200" cy="1828800"/>
            <wp:effectExtent l="19050" t="19050" r="11430" b="19050"/>
            <wp:docPr id="1063962237" name="Picture 5" descr="A diagram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62237" name="Picture 5" descr="A diagram of a cable&#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61200" cy="1828800"/>
                    </a:xfrm>
                    <a:prstGeom prst="rect">
                      <a:avLst/>
                    </a:prstGeom>
                    <a:ln>
                      <a:solidFill>
                        <a:schemeClr val="tx1"/>
                      </a:solidFill>
                    </a:ln>
                  </pic:spPr>
                </pic:pic>
              </a:graphicData>
            </a:graphic>
          </wp:inline>
        </w:drawing>
      </w:r>
    </w:p>
    <w:p w14:paraId="0DF68BFF" w14:textId="2BC19150" w:rsidR="007B51D6" w:rsidRPr="00044299" w:rsidRDefault="007B51D6" w:rsidP="00044299">
      <w:pPr>
        <w:pStyle w:val="Caption"/>
        <w:jc w:val="center"/>
        <w:pPrChange w:id="1741" w:author="Andrew Instone-Cowie" w:date="2025-07-09T16:00:00Z" w16du:dateUtc="2025-07-09T15:00:00Z">
          <w:pPr>
            <w:jc w:val="center"/>
          </w:pPr>
        </w:pPrChange>
      </w:pPr>
      <w:bookmarkStart w:id="1742" w:name="_Toc202969364"/>
      <w:r w:rsidRPr="00044299">
        <w:t xml:space="preserve">Figure </w:t>
      </w:r>
      <w:fldSimple w:instr=" SEQ Figure \* ARABIC ">
        <w:ins w:id="1743" w:author="Andrew Instone-Cowie" w:date="2025-07-09T16:03:00Z" w16du:dateUtc="2025-07-09T15:03:00Z">
          <w:r w:rsidR="00044299">
            <w:rPr>
              <w:noProof/>
            </w:rPr>
            <w:t>60</w:t>
          </w:r>
        </w:ins>
        <w:del w:id="1744" w:author="Andrew Instone-Cowie" w:date="2025-07-09T16:02:00Z" w16du:dateUtc="2025-07-09T15:02:00Z">
          <w:r w:rsidR="00044299" w:rsidRPr="00044299" w:rsidDel="00044299">
            <w:rPr>
              <w:noProof/>
            </w:rPr>
            <w:delText>60</w:delText>
          </w:r>
        </w:del>
      </w:fldSimple>
      <w:r w:rsidRPr="00044299">
        <w:t xml:space="preserve"> - Type 1 - Type 2 Adapter Cable</w:t>
      </w:r>
      <w:bookmarkEnd w:id="1742"/>
    </w:p>
    <w:p w14:paraId="34B5A6EE" w14:textId="77777777" w:rsidR="00064D2B" w:rsidRDefault="00064D2B">
      <w:pPr>
        <w:rPr>
          <w:rFonts w:asciiTheme="majorHAnsi" w:eastAsiaTheme="majorEastAsia" w:hAnsiTheme="majorHAnsi" w:cstheme="majorBidi"/>
          <w:b/>
          <w:bCs/>
          <w:color w:val="4F81BD" w:themeColor="accent1"/>
          <w:sz w:val="26"/>
          <w:szCs w:val="26"/>
        </w:rPr>
      </w:pPr>
      <w:r>
        <w:br w:type="page"/>
      </w:r>
    </w:p>
    <w:p w14:paraId="416C5CFA" w14:textId="4567A870" w:rsidR="00EC7337" w:rsidRDefault="00EC7337" w:rsidP="00EC7337">
      <w:pPr>
        <w:pStyle w:val="Heading2"/>
      </w:pPr>
      <w:bookmarkStart w:id="1745" w:name="_Toc202969211"/>
      <w:r>
        <w:lastRenderedPageBreak/>
        <w:t>Type 1 Interface Wiring Modification</w:t>
      </w:r>
      <w:bookmarkEnd w:id="1745"/>
    </w:p>
    <w:p w14:paraId="6F768022" w14:textId="4F394B78" w:rsidR="00EC7337" w:rsidRDefault="00064D2B" w:rsidP="00EC7337">
      <w:r>
        <w:t>To</w:t>
      </w:r>
      <w:r w:rsidR="00A67EB0">
        <w:t xml:space="preserve"> support more than one Type 2 sensor connected via the Interface Adapter, the Type 1 interface must be wired to support two sensors per GX16-4 connector.  This approach is mentioned in the Type 1 </w:t>
      </w:r>
      <w:r w:rsidR="00A67EB0" w:rsidRPr="00ED2B3C">
        <w:rPr>
          <w:b/>
          <w:bCs/>
          <w:i/>
          <w:iCs/>
        </w:rPr>
        <w:t>Simulator Sensors Hardware Manual</w:t>
      </w:r>
      <w:r w:rsidR="00A67EB0">
        <w:t xml:space="preserve"> to support </w:t>
      </w:r>
      <w:r w:rsidR="00871702">
        <w:t xml:space="preserve">Type 1 </w:t>
      </w:r>
      <w:r w:rsidR="00A67EB0">
        <w:t>sensor heads with two sensors.</w:t>
      </w:r>
    </w:p>
    <w:p w14:paraId="25662133" w14:textId="2F6E9484" w:rsidR="00064D2B" w:rsidRDefault="00064D2B" w:rsidP="00EC7337">
      <w:r>
        <w:t xml:space="preserve">An example of the required modification is illustrated in the following diagram. In this example, the Interface Adapter cable </w:t>
      </w:r>
      <w:r w:rsidR="00871702">
        <w:t xml:space="preserve">is </w:t>
      </w:r>
      <w:r>
        <w:t xml:space="preserve">connected to the top connector, Connector 1, and Connector 2 would be unused. An additional link wire is fitted between pin 4 of Connector 1 and pin 3 of Connector 2, to route the signal from the second sensor to the </w:t>
      </w:r>
      <w:r w:rsidR="00871702">
        <w:t xml:space="preserve">channel 2 of the </w:t>
      </w:r>
      <w:r>
        <w:t>interface.</w:t>
      </w:r>
    </w:p>
    <w:p w14:paraId="47EDFF00" w14:textId="64378814" w:rsidR="00EC7337" w:rsidRDefault="00EC7337" w:rsidP="00004B06">
      <w:pPr>
        <w:keepNext/>
        <w:jc w:val="center"/>
      </w:pPr>
      <w:r>
        <w:rPr>
          <w:b/>
          <w:bCs/>
          <w:noProof/>
          <w:color w:val="4F81BD" w:themeColor="accent1"/>
          <w:sz w:val="18"/>
          <w:szCs w:val="18"/>
        </w:rPr>
        <w:drawing>
          <wp:inline distT="0" distB="0" distL="0" distR="0" wp14:anchorId="0B651BF7" wp14:editId="20D3DAA7">
            <wp:extent cx="2880000" cy="4766400"/>
            <wp:effectExtent l="0" t="0" r="0" b="0"/>
            <wp:docPr id="893546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6831" name="Picture 893546831"/>
                    <pic:cNvPicPr/>
                  </pic:nvPicPr>
                  <pic:blipFill>
                    <a:blip r:embed="rId79">
                      <a:extLst>
                        <a:ext uri="{28A0092B-C50C-407E-A947-70E740481C1C}">
                          <a14:useLocalDpi xmlns:a14="http://schemas.microsoft.com/office/drawing/2010/main" val="0"/>
                        </a:ext>
                      </a:extLst>
                    </a:blip>
                    <a:stretch>
                      <a:fillRect/>
                    </a:stretch>
                  </pic:blipFill>
                  <pic:spPr>
                    <a:xfrm>
                      <a:off x="0" y="0"/>
                      <a:ext cx="2880000" cy="4766400"/>
                    </a:xfrm>
                    <a:prstGeom prst="rect">
                      <a:avLst/>
                    </a:prstGeom>
                  </pic:spPr>
                </pic:pic>
              </a:graphicData>
            </a:graphic>
          </wp:inline>
        </w:drawing>
      </w:r>
    </w:p>
    <w:p w14:paraId="1ED06D58" w14:textId="0893E586" w:rsidR="00EC7337" w:rsidRPr="00EC7337" w:rsidRDefault="00EC7337" w:rsidP="00004B06">
      <w:pPr>
        <w:pStyle w:val="Caption"/>
        <w:jc w:val="center"/>
      </w:pPr>
      <w:bookmarkStart w:id="1746" w:name="_Toc202969365"/>
      <w:r>
        <w:t xml:space="preserve">Figure </w:t>
      </w:r>
      <w:fldSimple w:instr=" SEQ Figure \* ARABIC ">
        <w:r w:rsidR="00044299">
          <w:rPr>
            <w:noProof/>
          </w:rPr>
          <w:t>61</w:t>
        </w:r>
      </w:fldSimple>
      <w:r>
        <w:t xml:space="preserve"> - Type 1 Interface Connector Wiring Modification</w:t>
      </w:r>
      <w:bookmarkEnd w:id="1746"/>
    </w:p>
    <w:p w14:paraId="2A898EF1" w14:textId="77777777" w:rsidR="00AF0947" w:rsidRPr="00BA08DE" w:rsidRDefault="00AF0947" w:rsidP="00AF0947">
      <w:pPr>
        <w:pStyle w:val="Heading1"/>
        <w:pageBreakBefore/>
      </w:pPr>
      <w:bookmarkStart w:id="1747" w:name="_Toc415420549"/>
      <w:bookmarkStart w:id="1748" w:name="_Toc472625828"/>
      <w:bookmarkStart w:id="1749" w:name="_Toc202969212"/>
      <w:r w:rsidRPr="00BA08DE">
        <w:lastRenderedPageBreak/>
        <w:t>Appendices</w:t>
      </w:r>
      <w:bookmarkEnd w:id="1747"/>
      <w:bookmarkEnd w:id="1748"/>
      <w:bookmarkEnd w:id="1749"/>
    </w:p>
    <w:p w14:paraId="7A3D7E07" w14:textId="77777777" w:rsidR="00AF0947" w:rsidRDefault="00AF0947" w:rsidP="00AF0947">
      <w:pPr>
        <w:pStyle w:val="Heading2"/>
      </w:pPr>
      <w:bookmarkStart w:id="1750" w:name="_Toc415420550"/>
      <w:bookmarkStart w:id="1751" w:name="_Toc472625829"/>
      <w:bookmarkStart w:id="1752" w:name="_Toc202969213"/>
      <w:r w:rsidRPr="007F2193">
        <w:t>Appendix A: MBI Protocol Description</w:t>
      </w:r>
      <w:bookmarkEnd w:id="1750"/>
      <w:bookmarkEnd w:id="1751"/>
      <w:bookmarkEnd w:id="1752"/>
    </w:p>
    <w:p w14:paraId="786CF58A" w14:textId="4D6F53FB" w:rsidR="009E5AFB" w:rsidRPr="00DB2E7A" w:rsidRDefault="009E5AFB" w:rsidP="009E5AFB">
      <w:pPr>
        <w:rPr>
          <w:i/>
          <w:iCs/>
        </w:rPr>
      </w:pPr>
      <w:r w:rsidRPr="00DB2E7A">
        <w:rPr>
          <w:i/>
          <w:iCs/>
        </w:rPr>
        <w:t>Note that although the Type 2 Liverpool Ringing Simulator uses the basic MBI serial protocol described below, it does not upload or store the delay timers in the Simulator Interface Module, and those parts of the protocol are not implemented. Delays are instead applied by the Simulator Software Package on the Simulator PC. This allows the simulator to support more than 12 sensors and allows more flexibility, for example in the simulation of raising and lowering.</w:t>
      </w:r>
    </w:p>
    <w:p w14:paraId="2418C184" w14:textId="0714A4A0" w:rsidR="00AF0947" w:rsidRPr="00DB2E7A" w:rsidRDefault="00AF0947" w:rsidP="00AF0947">
      <w:r w:rsidRPr="00DB2E7A">
        <w:t>The following description of the MBI Protocol is derived from information supplied by David Bagley and Chris Hughes.</w:t>
      </w:r>
    </w:p>
    <w:p w14:paraId="64C498E0" w14:textId="7F77321C" w:rsidR="00AF0947" w:rsidRPr="00DB2E7A" w:rsidRDefault="00AF0947" w:rsidP="00AF0947">
      <w:r w:rsidRPr="00DB2E7A">
        <w:t xml:space="preserve">The MBI aggregates signals from a number of </w:t>
      </w:r>
      <w:r w:rsidR="006007E4" w:rsidRPr="00DB2E7A">
        <w:t>s</w:t>
      </w:r>
      <w:r w:rsidRPr="00DB2E7A">
        <w:t>ensor</w:t>
      </w:r>
      <w:r w:rsidR="006007E4" w:rsidRPr="00DB2E7A">
        <w:t>s</w:t>
      </w:r>
      <w:r w:rsidRPr="00DB2E7A">
        <w:t>, one per bell, into a stream of ASCII characters sent over a RS-232 serial data link to the Simulator. This link operates at 2400 bps, 8 data bits, 1 stop bit, no parity.</w:t>
      </w:r>
    </w:p>
    <w:p w14:paraId="6529C4DB" w14:textId="53116BD7" w:rsidR="00AF0947" w:rsidRPr="00DB2E7A" w:rsidRDefault="00AF0947" w:rsidP="00AF0947">
      <w:r w:rsidRPr="00DB2E7A">
        <w:t xml:space="preserve">Within the MBI, each bell has a delay timer value configured which corresponds to the time between the bell passing through the bottom dead centre of its swing, and the time the clapper would normally strike the bell. These delay values are uploaded by the Simulator </w:t>
      </w:r>
      <w:r w:rsidR="006007E4" w:rsidRPr="00DB2E7A">
        <w:t xml:space="preserve">PC </w:t>
      </w:r>
      <w:r w:rsidRPr="00DB2E7A">
        <w:t>and stored by the MBI in non-volatile memory.</w:t>
      </w:r>
    </w:p>
    <w:p w14:paraId="0E71EC97" w14:textId="77777777" w:rsidR="00AF0947" w:rsidRPr="00DB2E7A" w:rsidRDefault="00AF0947" w:rsidP="00AF0947">
      <w:r w:rsidRPr="00DB2E7A">
        <w:t>When a signal from a Sensor Head is detected, the MBI applies the delay timer (appropriate to that bell), and at the expiry of that timer the MBI sends the corresponding single ASCII character to the Simulator, which then produces the simulated sound of that bell. The characters are defined using the usual change ringing convention of “0”, ”E” &amp; “T” for bells 10, 11 &amp; 12. At present a maximum of 12 bells are supported by the protocol.</w:t>
      </w:r>
    </w:p>
    <w:p w14:paraId="438E06F7" w14:textId="77777777" w:rsidR="00AF0947" w:rsidRPr="00DB2E7A" w:rsidRDefault="00AF0947" w:rsidP="00AF0947">
      <w:r w:rsidRPr="00DB2E7A">
        <w:t>The MBI Protocol also includes provision for connecting up to 4 external command switches, for which the characters sent are “W”, “X”, “Y” &amp; “Z”. This behaviour is not currently supported by Bagley MBI interface hardware, but Abel has support for the protocol functionality.</w:t>
      </w:r>
    </w:p>
    <w:p w14:paraId="3AAE0EB8" w14:textId="77777777" w:rsidR="00AF0947" w:rsidRPr="00DB2E7A" w:rsidRDefault="00AF0947" w:rsidP="00AF0947">
      <w:r w:rsidRPr="00DB2E7A">
        <w:t>The MBI also receives serial input from the Simulator. The command set defined by the protocol is described in Appendix B. Not all features of the command set are used by all Simulator applications.</w:t>
      </w:r>
    </w:p>
    <w:p w14:paraId="4705FE03" w14:textId="77777777" w:rsidR="003912A1" w:rsidRDefault="003912A1" w:rsidP="00AF0947">
      <w:pPr>
        <w:pStyle w:val="Heading2"/>
      </w:pPr>
      <w:bookmarkStart w:id="1753" w:name="_Toc415420551"/>
      <w:bookmarkStart w:id="1754" w:name="_Toc472625830"/>
      <w:r>
        <w:br w:type="page"/>
      </w:r>
    </w:p>
    <w:p w14:paraId="42776C48" w14:textId="25FBC6CA" w:rsidR="00AF0947" w:rsidRDefault="00AF0947" w:rsidP="00AF0947">
      <w:pPr>
        <w:pStyle w:val="Heading2"/>
      </w:pPr>
      <w:bookmarkStart w:id="1755" w:name="_Toc202969214"/>
      <w:r>
        <w:lastRenderedPageBreak/>
        <w:t>Appendix B: MBI Protocol Commands</w:t>
      </w:r>
      <w:bookmarkEnd w:id="1753"/>
      <w:bookmarkEnd w:id="1754"/>
      <w:bookmarkEnd w:id="1755"/>
    </w:p>
    <w:p w14:paraId="7A81CBE9" w14:textId="77777777" w:rsidR="00AF0947" w:rsidRPr="00DB2E7A" w:rsidRDefault="00AF0947" w:rsidP="00AF0947">
      <w:r w:rsidRPr="00DB2E7A">
        <w:t>The following table lists the commands defined in the MBI Protocol.</w:t>
      </w:r>
    </w:p>
    <w:p w14:paraId="6078ADF7" w14:textId="784215F8" w:rsidR="00AF0947" w:rsidRDefault="00AF0947" w:rsidP="00AF0947">
      <w:pPr>
        <w:pStyle w:val="Caption"/>
        <w:keepNext/>
      </w:pPr>
      <w:bookmarkStart w:id="1756" w:name="_Toc415420634"/>
      <w:bookmarkStart w:id="1757" w:name="_Toc472625916"/>
      <w:bookmarkStart w:id="1758" w:name="_Toc202969296"/>
      <w:r>
        <w:t xml:space="preserve">Table </w:t>
      </w:r>
      <w:r>
        <w:rPr>
          <w:noProof/>
        </w:rPr>
        <w:fldChar w:fldCharType="begin"/>
      </w:r>
      <w:r>
        <w:rPr>
          <w:noProof/>
        </w:rPr>
        <w:instrText xml:space="preserve"> SEQ Table \* ARABIC </w:instrText>
      </w:r>
      <w:r>
        <w:rPr>
          <w:noProof/>
        </w:rPr>
        <w:fldChar w:fldCharType="separate"/>
      </w:r>
      <w:r w:rsidR="00044299">
        <w:rPr>
          <w:noProof/>
        </w:rPr>
        <w:t>7</w:t>
      </w:r>
      <w:r>
        <w:rPr>
          <w:noProof/>
        </w:rPr>
        <w:fldChar w:fldCharType="end"/>
      </w:r>
      <w:r>
        <w:t xml:space="preserve"> – MBI Protocol Commands</w:t>
      </w:r>
      <w:bookmarkEnd w:id="1756"/>
      <w:bookmarkEnd w:id="1757"/>
      <w:bookmarkEnd w:id="17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724"/>
      </w:tblGrid>
      <w:tr w:rsidR="00AF0947" w:rsidRPr="00AE25BB" w14:paraId="390723C6" w14:textId="77777777" w:rsidTr="008D175F">
        <w:tc>
          <w:tcPr>
            <w:tcW w:w="2410" w:type="dxa"/>
            <w:shd w:val="clear" w:color="auto" w:fill="D9D9D9" w:themeFill="background1" w:themeFillShade="D9"/>
          </w:tcPr>
          <w:p w14:paraId="10B6D48B" w14:textId="77777777" w:rsidR="00AF0947" w:rsidRPr="00DB2E7A" w:rsidRDefault="00AF0947" w:rsidP="008D175F">
            <w:pPr>
              <w:contextualSpacing/>
              <w:rPr>
                <w:b/>
              </w:rPr>
            </w:pPr>
            <w:r w:rsidRPr="00DB2E7A">
              <w:rPr>
                <w:b/>
              </w:rPr>
              <w:t>Command</w:t>
            </w:r>
          </w:p>
        </w:tc>
        <w:tc>
          <w:tcPr>
            <w:tcW w:w="6724" w:type="dxa"/>
            <w:shd w:val="clear" w:color="auto" w:fill="D9D9D9" w:themeFill="background1" w:themeFillShade="D9"/>
          </w:tcPr>
          <w:p w14:paraId="51049CFB" w14:textId="77777777" w:rsidR="00AF0947" w:rsidRPr="00DB2E7A" w:rsidRDefault="00AF0947" w:rsidP="008D175F">
            <w:pPr>
              <w:contextualSpacing/>
              <w:rPr>
                <w:b/>
              </w:rPr>
            </w:pPr>
            <w:r w:rsidRPr="00DB2E7A">
              <w:rPr>
                <w:b/>
              </w:rPr>
              <w:t>Function</w:t>
            </w:r>
          </w:p>
        </w:tc>
      </w:tr>
      <w:tr w:rsidR="00AF0947" w14:paraId="4447BA70" w14:textId="77777777" w:rsidTr="008D175F">
        <w:tc>
          <w:tcPr>
            <w:tcW w:w="2410" w:type="dxa"/>
          </w:tcPr>
          <w:p w14:paraId="61F42D8E" w14:textId="77777777" w:rsidR="00AF0947" w:rsidRPr="00DB2E7A" w:rsidRDefault="00AF0947" w:rsidP="008D175F">
            <w:pPr>
              <w:contextualSpacing/>
            </w:pPr>
            <w:r w:rsidRPr="00DB2E7A">
              <w:t>0xFD</w:t>
            </w:r>
          </w:p>
        </w:tc>
        <w:tc>
          <w:tcPr>
            <w:tcW w:w="6724" w:type="dxa"/>
          </w:tcPr>
          <w:p w14:paraId="6F849D7D" w14:textId="77777777" w:rsidR="00AF0947" w:rsidRPr="00DB2E7A" w:rsidRDefault="00AF0947" w:rsidP="008D175F">
            <w:pPr>
              <w:contextualSpacing/>
            </w:pPr>
            <w:r w:rsidRPr="00DB2E7A">
              <w:t xml:space="preserve">The 0xFD command is used to detect the presence of a Simulator Interface. The expected response is for the Interface to return one byte, hexadecimal value 0xFD. </w:t>
            </w:r>
          </w:p>
          <w:p w14:paraId="3F83ABA9" w14:textId="044A92D5" w:rsidR="00EE121F" w:rsidRPr="00DB2E7A" w:rsidRDefault="00EE121F" w:rsidP="00EE121F">
            <w:pPr>
              <w:pStyle w:val="ListParagraph"/>
              <w:numPr>
                <w:ilvl w:val="0"/>
                <w:numId w:val="20"/>
              </w:numPr>
            </w:pPr>
            <w:r w:rsidRPr="00DB2E7A">
              <w:t xml:space="preserve">This command is used by the tested version of </w:t>
            </w:r>
            <w:r>
              <w:t>Abel</w:t>
            </w:r>
            <w:r w:rsidRPr="00DB2E7A">
              <w:t xml:space="preserve"> </w:t>
            </w:r>
            <w:r>
              <w:t>from version 10.3.2</w:t>
            </w:r>
            <w:r w:rsidRPr="00DB2E7A">
              <w:t>.</w:t>
            </w:r>
          </w:p>
          <w:p w14:paraId="61BC74DF" w14:textId="0FC94E16" w:rsidR="00AF0947" w:rsidRPr="00DB2E7A" w:rsidRDefault="00AF0947" w:rsidP="00EE121F">
            <w:pPr>
              <w:pStyle w:val="ListParagraph"/>
              <w:numPr>
                <w:ilvl w:val="0"/>
                <w:numId w:val="20"/>
              </w:numPr>
            </w:pPr>
            <w:r w:rsidRPr="00DB2E7A">
              <w:t>This command does not appear to be used by tested versions of either Beltower or Virtual Belfry.</w:t>
            </w:r>
          </w:p>
          <w:p w14:paraId="4D9ABCBF" w14:textId="38C54EE0" w:rsidR="009E5AFB" w:rsidRPr="00DB2E7A" w:rsidRDefault="009E5AFB" w:rsidP="00EE121F">
            <w:pPr>
              <w:pStyle w:val="ListParagraph"/>
              <w:numPr>
                <w:ilvl w:val="0"/>
                <w:numId w:val="20"/>
              </w:numPr>
            </w:pPr>
            <w:r w:rsidRPr="00DB2E7A">
              <w:t>This command is supported by the Type 2 Liverpool Ringing Simulator firmware</w:t>
            </w:r>
            <w:r w:rsidR="00EE121F">
              <w:t xml:space="preserve"> from version 3.7</w:t>
            </w:r>
            <w:r w:rsidRPr="00DB2E7A">
              <w:t>.</w:t>
            </w:r>
          </w:p>
        </w:tc>
      </w:tr>
      <w:tr w:rsidR="00AF0947" w14:paraId="568A812C" w14:textId="77777777" w:rsidTr="008D175F">
        <w:tc>
          <w:tcPr>
            <w:tcW w:w="2410" w:type="dxa"/>
          </w:tcPr>
          <w:p w14:paraId="0EC8265E" w14:textId="77777777" w:rsidR="00AF0947" w:rsidRPr="00DB2E7A" w:rsidRDefault="00AF0947" w:rsidP="008D175F">
            <w:pPr>
              <w:contextualSpacing/>
            </w:pPr>
            <w:r w:rsidRPr="00DB2E7A">
              <w:t>0xFE</w:t>
            </w:r>
          </w:p>
        </w:tc>
        <w:tc>
          <w:tcPr>
            <w:tcW w:w="6724" w:type="dxa"/>
          </w:tcPr>
          <w:p w14:paraId="2F74A929" w14:textId="77777777" w:rsidR="00AF0947" w:rsidRPr="00DB2E7A" w:rsidRDefault="00AF0947" w:rsidP="008D175F">
            <w:pPr>
              <w:contextualSpacing/>
            </w:pPr>
            <w:r w:rsidRPr="00DB2E7A">
              <w:t>The 0xFE command is used to retrieve the current timer delay versions from the Simulator Interface. The expected response is for the Interface to return 13 bytes, one byte for each bell in the order 1 to 12, containing the current delay value in centiseconds expressed as a hexadecimal value, and a trailing termination byte, hexadecimal value 0xFF.</w:t>
            </w:r>
          </w:p>
          <w:p w14:paraId="298A4889" w14:textId="34363E89" w:rsidR="00AF0947" w:rsidRPr="00DB2E7A" w:rsidRDefault="00AF0947" w:rsidP="005E5122">
            <w:pPr>
              <w:pStyle w:val="ListParagraph"/>
              <w:numPr>
                <w:ilvl w:val="0"/>
                <w:numId w:val="19"/>
              </w:numPr>
            </w:pPr>
            <w:r w:rsidRPr="00DB2E7A">
              <w:t>This command is used by the tested version of Beltower</w:t>
            </w:r>
            <w:r w:rsidR="009E5AFB" w:rsidRPr="00DB2E7A">
              <w:t xml:space="preserve"> when operating in MBI mode.</w:t>
            </w:r>
          </w:p>
          <w:p w14:paraId="68459135" w14:textId="11560C26" w:rsidR="00AF0947" w:rsidRPr="00DB2E7A" w:rsidRDefault="00AF0947" w:rsidP="005E5122">
            <w:pPr>
              <w:pStyle w:val="ListParagraph"/>
              <w:keepLines/>
              <w:numPr>
                <w:ilvl w:val="0"/>
                <w:numId w:val="19"/>
              </w:numPr>
              <w:ind w:left="714" w:hanging="357"/>
            </w:pPr>
            <w:r w:rsidRPr="00DB2E7A">
              <w:t>This command does not appear to be used by the tested version</w:t>
            </w:r>
            <w:r w:rsidR="009E5AFB" w:rsidRPr="00DB2E7A">
              <w:t xml:space="preserve">s </w:t>
            </w:r>
            <w:r w:rsidRPr="00DB2E7A">
              <w:t>of Abel or Virtual Belfry.</w:t>
            </w:r>
          </w:p>
          <w:p w14:paraId="390D83EA" w14:textId="1A1CE820" w:rsidR="009E5AFB" w:rsidRPr="00DB2E7A" w:rsidRDefault="009E5AFB" w:rsidP="005E5122">
            <w:pPr>
              <w:pStyle w:val="ListParagraph"/>
              <w:keepLines/>
              <w:numPr>
                <w:ilvl w:val="0"/>
                <w:numId w:val="19"/>
              </w:numPr>
              <w:ind w:left="714" w:hanging="357"/>
            </w:pPr>
            <w:r w:rsidRPr="00DB2E7A">
              <w:t>This command is not used or supported by the Type 2 Liverpool Ringing Simulator firmware.</w:t>
            </w:r>
          </w:p>
        </w:tc>
      </w:tr>
      <w:tr w:rsidR="00AF0947" w14:paraId="459F0D89" w14:textId="77777777" w:rsidTr="008D175F">
        <w:tc>
          <w:tcPr>
            <w:tcW w:w="2410" w:type="dxa"/>
          </w:tcPr>
          <w:p w14:paraId="1A8A54AC" w14:textId="77777777" w:rsidR="00AF0947" w:rsidRPr="00DB2E7A" w:rsidRDefault="00AF0947" w:rsidP="008D175F">
            <w:pPr>
              <w:contextualSpacing/>
            </w:pPr>
            <w:r w:rsidRPr="00DB2E7A">
              <w:t>0xNN … 0xFF</w:t>
            </w:r>
          </w:p>
        </w:tc>
        <w:tc>
          <w:tcPr>
            <w:tcW w:w="6724" w:type="dxa"/>
          </w:tcPr>
          <w:p w14:paraId="47DEFC3D" w14:textId="77777777" w:rsidR="00AF0947" w:rsidRPr="00DB2E7A" w:rsidRDefault="00AF0947" w:rsidP="008D175F">
            <w:pPr>
              <w:contextualSpacing/>
            </w:pPr>
            <w:r w:rsidRPr="00DB2E7A">
              <w:t>Timer delay data is sent to the Simulator Interface by the Simulator Software Package as a series of 13 bytes, one byte for each bell in the order 1 to 12, containing the new delay value in centiseconds expressed as a hexadecimal value, and a trailing termination byte, hexadecimal value 0xFF. All 12 values are always sent, even if fewer than 12 bells are configured. In this case the data is padded with 0x00 bytes.</w:t>
            </w:r>
          </w:p>
          <w:p w14:paraId="05BE3B99" w14:textId="6272EC41" w:rsidR="00AF0947" w:rsidRPr="00DB2E7A" w:rsidRDefault="00AF0947" w:rsidP="005E5122">
            <w:pPr>
              <w:pStyle w:val="ListParagraph"/>
              <w:numPr>
                <w:ilvl w:val="0"/>
                <w:numId w:val="7"/>
              </w:numPr>
            </w:pPr>
            <w:r w:rsidRPr="00DB2E7A">
              <w:t>This command is used by tested versions of Abel, Beltower and Virtual Belfry</w:t>
            </w:r>
            <w:r w:rsidR="009E5AFB" w:rsidRPr="00DB2E7A">
              <w:t xml:space="preserve"> when operating in MBI mode.</w:t>
            </w:r>
          </w:p>
          <w:p w14:paraId="507F7B03" w14:textId="6E00FF45" w:rsidR="009E5AFB" w:rsidRPr="00DB2E7A" w:rsidRDefault="009E5AFB" w:rsidP="005E5122">
            <w:pPr>
              <w:pStyle w:val="ListParagraph"/>
              <w:numPr>
                <w:ilvl w:val="0"/>
                <w:numId w:val="7"/>
              </w:numPr>
            </w:pPr>
            <w:r w:rsidRPr="00DB2E7A">
              <w:t>This command is not used or supported by the Type 2 Liverpool Ringing Simulator firmware.</w:t>
            </w:r>
          </w:p>
        </w:tc>
      </w:tr>
    </w:tbl>
    <w:p w14:paraId="68176C8D" w14:textId="77777777" w:rsidR="003912A1" w:rsidRDefault="003912A1" w:rsidP="00AF0947">
      <w:pPr>
        <w:pStyle w:val="Heading2"/>
      </w:pPr>
      <w:bookmarkStart w:id="1759" w:name="_Toc415420554"/>
      <w:bookmarkStart w:id="1760" w:name="_Toc472625831"/>
      <w:r>
        <w:br w:type="page"/>
      </w:r>
    </w:p>
    <w:p w14:paraId="01D72CBF" w14:textId="1A090BD3" w:rsidR="00AF0947" w:rsidRDefault="00AF0947" w:rsidP="00AF0947">
      <w:pPr>
        <w:pStyle w:val="Heading2"/>
      </w:pPr>
      <w:bookmarkStart w:id="1761" w:name="_Toc202969215"/>
      <w:r>
        <w:lastRenderedPageBreak/>
        <w:t>Appendix C: Metrics Tables</w:t>
      </w:r>
      <w:bookmarkEnd w:id="1759"/>
      <w:bookmarkEnd w:id="1760"/>
      <w:bookmarkEnd w:id="1761"/>
    </w:p>
    <w:p w14:paraId="36DC450C" w14:textId="77777777" w:rsidR="00AF0947" w:rsidRDefault="00AF0947" w:rsidP="00AF0947">
      <w:pPr>
        <w:pStyle w:val="Heading3"/>
      </w:pPr>
      <w:bookmarkStart w:id="1762" w:name="_Toc415420555"/>
      <w:bookmarkStart w:id="1763" w:name="_Toc472625832"/>
      <w:bookmarkStart w:id="1764" w:name="_Toc202969216"/>
      <w:r w:rsidRPr="0044502E">
        <w:t xml:space="preserve">Inter-Blow </w:t>
      </w:r>
      <w:r>
        <w:t xml:space="preserve">&amp; Inter-Row </w:t>
      </w:r>
      <w:r w:rsidRPr="0044502E">
        <w:t>Interval</w:t>
      </w:r>
      <w:bookmarkEnd w:id="1762"/>
      <w:bookmarkEnd w:id="1763"/>
      <w:bookmarkEnd w:id="1764"/>
    </w:p>
    <w:p w14:paraId="3B51B6E7" w14:textId="77777777" w:rsidR="00AF0947" w:rsidRPr="00DB2E7A" w:rsidRDefault="00AF0947" w:rsidP="00AF0947">
      <w:r w:rsidRPr="00DB2E7A">
        <w:t xml:space="preserve">This appendix contains a more detailed analysis of the inter-blow and inter-row intervals for a large sample of rings of bells. A total of 4096 records of peals and quarter peals were downloaded from the </w:t>
      </w:r>
      <w:r w:rsidRPr="00DB2E7A">
        <w:rPr>
          <w:i/>
        </w:rPr>
        <w:t>Ringing World Bell Board</w:t>
      </w:r>
      <w:r w:rsidRPr="00DB2E7A">
        <w:t xml:space="preserve"> database using the experimental XML API.</w:t>
      </w:r>
    </w:p>
    <w:p w14:paraId="48E288B8" w14:textId="77777777" w:rsidR="00AF0947" w:rsidRPr="00DB2E7A" w:rsidRDefault="00AF0947" w:rsidP="00AF0947">
      <w:r w:rsidRPr="00DB2E7A">
        <w:t xml:space="preserve">This data was then sanitised to remove all hand bell performances, any performances for which the duration or number of changes was not specified, and to convert the duration to consistent units. This left a total of 3080 performances comprising 54.7 Million blows for analysis. </w:t>
      </w:r>
    </w:p>
    <w:p w14:paraId="35A3DBA7" w14:textId="77777777" w:rsidR="00AF0947" w:rsidRPr="00DB2E7A" w:rsidRDefault="00AF0947" w:rsidP="00AF0947">
      <w:r w:rsidRPr="00DB2E7A">
        <w:t>The following table shows the results of this analysis:</w:t>
      </w:r>
    </w:p>
    <w:p w14:paraId="6A2E6337" w14:textId="5AC0C9BB" w:rsidR="00AF0947" w:rsidRDefault="00AF0947" w:rsidP="00AF0947">
      <w:pPr>
        <w:pStyle w:val="Caption"/>
        <w:keepNext/>
      </w:pPr>
      <w:bookmarkStart w:id="1765" w:name="_Toc415420637"/>
      <w:bookmarkStart w:id="1766" w:name="_Toc472625917"/>
      <w:bookmarkStart w:id="1767" w:name="_Toc202969297"/>
      <w:r>
        <w:t xml:space="preserve">Table </w:t>
      </w:r>
      <w:r>
        <w:rPr>
          <w:noProof/>
        </w:rPr>
        <w:fldChar w:fldCharType="begin"/>
      </w:r>
      <w:r>
        <w:rPr>
          <w:noProof/>
        </w:rPr>
        <w:instrText xml:space="preserve"> SEQ Table \* ARABIC </w:instrText>
      </w:r>
      <w:r>
        <w:rPr>
          <w:noProof/>
        </w:rPr>
        <w:fldChar w:fldCharType="separate"/>
      </w:r>
      <w:r w:rsidR="00044299">
        <w:rPr>
          <w:noProof/>
        </w:rPr>
        <w:t>8</w:t>
      </w:r>
      <w:r>
        <w:rPr>
          <w:noProof/>
        </w:rPr>
        <w:fldChar w:fldCharType="end"/>
      </w:r>
      <w:r>
        <w:t xml:space="preserve"> – Inter-Blow &amp; Inter-Row Intervals</w:t>
      </w:r>
      <w:bookmarkEnd w:id="1765"/>
      <w:bookmarkEnd w:id="1766"/>
      <w:bookmarkEnd w:id="17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558"/>
        <w:gridCol w:w="1418"/>
        <w:gridCol w:w="1701"/>
        <w:gridCol w:w="1603"/>
        <w:gridCol w:w="1940"/>
      </w:tblGrid>
      <w:tr w:rsidR="00AF0947" w:rsidRPr="00297EA5" w14:paraId="611DA9AE" w14:textId="77777777" w:rsidTr="008D175F">
        <w:trPr>
          <w:trHeight w:val="300"/>
        </w:trPr>
        <w:tc>
          <w:tcPr>
            <w:tcW w:w="852" w:type="dxa"/>
            <w:tcBorders>
              <w:bottom w:val="single" w:sz="4" w:space="0" w:color="auto"/>
            </w:tcBorders>
            <w:shd w:val="clear" w:color="auto" w:fill="D9D9D9" w:themeFill="background1" w:themeFillShade="D9"/>
            <w:noWrap/>
            <w:hideMark/>
          </w:tcPr>
          <w:p w14:paraId="10A1351C" w14:textId="77777777" w:rsidR="00AF0947" w:rsidRPr="00DB2E7A" w:rsidRDefault="00AF0947" w:rsidP="008D175F">
            <w:pPr>
              <w:contextualSpacing/>
              <w:rPr>
                <w:rFonts w:cstheme="minorHAnsi"/>
                <w:b/>
                <w:bCs/>
              </w:rPr>
            </w:pPr>
            <w:r w:rsidRPr="00DB2E7A">
              <w:rPr>
                <w:rFonts w:cstheme="minorHAnsi"/>
                <w:b/>
                <w:bCs/>
              </w:rPr>
              <w:t>Bells</w:t>
            </w:r>
            <w:r w:rsidRPr="00DB2E7A">
              <w:rPr>
                <w:rStyle w:val="FootnoteReference"/>
                <w:rFonts w:cstheme="minorHAnsi"/>
                <w:b/>
                <w:bCs/>
              </w:rPr>
              <w:footnoteReference w:id="51"/>
            </w:r>
          </w:p>
        </w:tc>
        <w:tc>
          <w:tcPr>
            <w:tcW w:w="1558" w:type="dxa"/>
            <w:tcBorders>
              <w:bottom w:val="single" w:sz="4" w:space="0" w:color="auto"/>
            </w:tcBorders>
            <w:shd w:val="clear" w:color="auto" w:fill="D9D9D9" w:themeFill="background1" w:themeFillShade="D9"/>
            <w:noWrap/>
            <w:hideMark/>
          </w:tcPr>
          <w:p w14:paraId="137F3DE1" w14:textId="77777777" w:rsidR="00AF0947" w:rsidRPr="00DB2E7A" w:rsidRDefault="00AF0947" w:rsidP="008D175F">
            <w:pPr>
              <w:contextualSpacing/>
              <w:rPr>
                <w:rFonts w:cstheme="minorHAnsi"/>
                <w:b/>
                <w:bCs/>
              </w:rPr>
            </w:pPr>
            <w:r w:rsidRPr="00DB2E7A">
              <w:rPr>
                <w:rFonts w:cstheme="minorHAnsi"/>
                <w:b/>
                <w:bCs/>
              </w:rPr>
              <w:t>Total Performances</w:t>
            </w:r>
          </w:p>
        </w:tc>
        <w:tc>
          <w:tcPr>
            <w:tcW w:w="1418" w:type="dxa"/>
            <w:tcBorders>
              <w:bottom w:val="single" w:sz="4" w:space="0" w:color="auto"/>
            </w:tcBorders>
            <w:shd w:val="clear" w:color="auto" w:fill="D9D9D9" w:themeFill="background1" w:themeFillShade="D9"/>
            <w:noWrap/>
            <w:hideMark/>
          </w:tcPr>
          <w:p w14:paraId="137597E3" w14:textId="77777777" w:rsidR="00AF0947" w:rsidRPr="00DB2E7A" w:rsidRDefault="00AF0947" w:rsidP="008D175F">
            <w:pPr>
              <w:contextualSpacing/>
              <w:rPr>
                <w:rFonts w:cstheme="minorHAnsi"/>
                <w:b/>
                <w:bCs/>
              </w:rPr>
            </w:pPr>
            <w:r w:rsidRPr="00DB2E7A">
              <w:rPr>
                <w:rFonts w:cstheme="minorHAnsi"/>
                <w:b/>
                <w:bCs/>
              </w:rPr>
              <w:t>Total Blows</w:t>
            </w:r>
          </w:p>
        </w:tc>
        <w:tc>
          <w:tcPr>
            <w:tcW w:w="1701" w:type="dxa"/>
            <w:tcBorders>
              <w:bottom w:val="single" w:sz="4" w:space="0" w:color="auto"/>
            </w:tcBorders>
            <w:shd w:val="clear" w:color="auto" w:fill="D9D9D9" w:themeFill="background1" w:themeFillShade="D9"/>
            <w:noWrap/>
            <w:hideMark/>
          </w:tcPr>
          <w:p w14:paraId="2150AD51" w14:textId="77777777" w:rsidR="00AF0947" w:rsidRPr="00DB2E7A" w:rsidRDefault="00AF0947" w:rsidP="008D175F">
            <w:pPr>
              <w:contextualSpacing/>
              <w:rPr>
                <w:rFonts w:cstheme="minorHAnsi"/>
                <w:b/>
                <w:bCs/>
              </w:rPr>
            </w:pPr>
            <w:r w:rsidRPr="00DB2E7A">
              <w:rPr>
                <w:rFonts w:cstheme="minorHAnsi"/>
                <w:b/>
                <w:bCs/>
              </w:rPr>
              <w:t>Inter-Row Interval (s)</w:t>
            </w:r>
          </w:p>
        </w:tc>
        <w:tc>
          <w:tcPr>
            <w:tcW w:w="1603" w:type="dxa"/>
            <w:tcBorders>
              <w:bottom w:val="single" w:sz="4" w:space="0" w:color="auto"/>
            </w:tcBorders>
            <w:shd w:val="clear" w:color="auto" w:fill="D9D9D9" w:themeFill="background1" w:themeFillShade="D9"/>
            <w:noWrap/>
            <w:hideMark/>
          </w:tcPr>
          <w:p w14:paraId="2F15CBB4" w14:textId="77777777" w:rsidR="00AF0947" w:rsidRPr="00DB2E7A" w:rsidRDefault="00AF0947" w:rsidP="008D175F">
            <w:pPr>
              <w:contextualSpacing/>
              <w:rPr>
                <w:rFonts w:cstheme="minorHAnsi"/>
                <w:b/>
                <w:bCs/>
              </w:rPr>
            </w:pPr>
            <w:r w:rsidRPr="00DB2E7A">
              <w:rPr>
                <w:rFonts w:cstheme="minorHAnsi"/>
                <w:b/>
                <w:bCs/>
              </w:rPr>
              <w:t>Inter-Blow Interval (ms)</w:t>
            </w:r>
          </w:p>
        </w:tc>
        <w:tc>
          <w:tcPr>
            <w:tcW w:w="1940" w:type="dxa"/>
            <w:tcBorders>
              <w:bottom w:val="single" w:sz="4" w:space="0" w:color="auto"/>
            </w:tcBorders>
            <w:shd w:val="clear" w:color="auto" w:fill="D9D9D9" w:themeFill="background1" w:themeFillShade="D9"/>
            <w:noWrap/>
            <w:hideMark/>
          </w:tcPr>
          <w:p w14:paraId="7234729B" w14:textId="77777777" w:rsidR="00AF0947" w:rsidRPr="00DB2E7A" w:rsidRDefault="00AF0947" w:rsidP="008D175F">
            <w:pPr>
              <w:contextualSpacing/>
              <w:rPr>
                <w:rFonts w:cstheme="minorHAnsi"/>
                <w:b/>
              </w:rPr>
            </w:pPr>
          </w:p>
        </w:tc>
      </w:tr>
      <w:tr w:rsidR="00AF0947" w:rsidRPr="003B7101" w14:paraId="7229050C" w14:textId="77777777" w:rsidTr="008D175F">
        <w:trPr>
          <w:trHeight w:val="300"/>
        </w:trPr>
        <w:tc>
          <w:tcPr>
            <w:tcW w:w="852" w:type="dxa"/>
            <w:vMerge w:val="restart"/>
            <w:noWrap/>
            <w:hideMark/>
          </w:tcPr>
          <w:p w14:paraId="4A035E57" w14:textId="77777777" w:rsidR="00AF0947" w:rsidRPr="00DB2E7A" w:rsidRDefault="00AF0947" w:rsidP="008D175F">
            <w:pPr>
              <w:contextualSpacing/>
              <w:rPr>
                <w:rFonts w:cstheme="minorHAnsi"/>
                <w:bCs/>
              </w:rPr>
            </w:pPr>
            <w:r w:rsidRPr="00DB2E7A">
              <w:rPr>
                <w:rFonts w:cstheme="minorHAnsi"/>
                <w:bCs/>
              </w:rPr>
              <w:t>12</w:t>
            </w:r>
          </w:p>
        </w:tc>
        <w:tc>
          <w:tcPr>
            <w:tcW w:w="1558" w:type="dxa"/>
            <w:vMerge w:val="restart"/>
            <w:noWrap/>
            <w:hideMark/>
          </w:tcPr>
          <w:p w14:paraId="7E46F92E" w14:textId="77777777" w:rsidR="00AF0947" w:rsidRPr="00DB2E7A" w:rsidRDefault="00AF0947" w:rsidP="008D175F">
            <w:pPr>
              <w:contextualSpacing/>
              <w:rPr>
                <w:rFonts w:cstheme="minorHAnsi"/>
                <w:bCs/>
              </w:rPr>
            </w:pPr>
            <w:r w:rsidRPr="00DB2E7A">
              <w:rPr>
                <w:rFonts w:cstheme="minorHAnsi"/>
                <w:bCs/>
              </w:rPr>
              <w:t>111</w:t>
            </w:r>
          </w:p>
        </w:tc>
        <w:tc>
          <w:tcPr>
            <w:tcW w:w="1418" w:type="dxa"/>
            <w:vMerge w:val="restart"/>
            <w:noWrap/>
            <w:hideMark/>
          </w:tcPr>
          <w:p w14:paraId="03D26827" w14:textId="77777777" w:rsidR="00AF0947" w:rsidRPr="00DB2E7A" w:rsidRDefault="00AF0947" w:rsidP="008D175F">
            <w:pPr>
              <w:contextualSpacing/>
              <w:rPr>
                <w:rFonts w:cstheme="minorHAnsi"/>
                <w:bCs/>
              </w:rPr>
            </w:pPr>
            <w:r w:rsidRPr="00DB2E7A">
              <w:rPr>
                <w:rFonts w:cstheme="minorHAnsi"/>
                <w:bCs/>
              </w:rPr>
              <w:t>4452144</w:t>
            </w:r>
          </w:p>
        </w:tc>
        <w:tc>
          <w:tcPr>
            <w:tcW w:w="1701" w:type="dxa"/>
            <w:noWrap/>
            <w:hideMark/>
          </w:tcPr>
          <w:p w14:paraId="39F25F2F" w14:textId="77777777" w:rsidR="00AF0947" w:rsidRPr="00DB2E7A" w:rsidRDefault="00AF0947" w:rsidP="008D175F">
            <w:pPr>
              <w:contextualSpacing/>
              <w:rPr>
                <w:rFonts w:cstheme="minorHAnsi"/>
                <w:bCs/>
              </w:rPr>
            </w:pPr>
            <w:r w:rsidRPr="00DB2E7A">
              <w:rPr>
                <w:rFonts w:cstheme="minorHAnsi"/>
                <w:bCs/>
              </w:rPr>
              <w:t>2.93</w:t>
            </w:r>
          </w:p>
        </w:tc>
        <w:tc>
          <w:tcPr>
            <w:tcW w:w="1603" w:type="dxa"/>
            <w:noWrap/>
            <w:hideMark/>
          </w:tcPr>
          <w:p w14:paraId="223A5EB3" w14:textId="77777777" w:rsidR="00AF0947" w:rsidRPr="00DB2E7A" w:rsidRDefault="00AF0947" w:rsidP="008D175F">
            <w:pPr>
              <w:contextualSpacing/>
              <w:rPr>
                <w:rFonts w:cstheme="minorHAnsi"/>
                <w:bCs/>
              </w:rPr>
            </w:pPr>
            <w:r w:rsidRPr="00DB2E7A">
              <w:rPr>
                <w:rFonts w:cstheme="minorHAnsi"/>
                <w:bCs/>
              </w:rPr>
              <w:t>244</w:t>
            </w:r>
          </w:p>
        </w:tc>
        <w:tc>
          <w:tcPr>
            <w:tcW w:w="1940" w:type="dxa"/>
            <w:noWrap/>
            <w:hideMark/>
          </w:tcPr>
          <w:p w14:paraId="344FBD96"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20AF065E" w14:textId="77777777" w:rsidTr="008D175F">
        <w:trPr>
          <w:trHeight w:val="300"/>
        </w:trPr>
        <w:tc>
          <w:tcPr>
            <w:tcW w:w="852" w:type="dxa"/>
            <w:vMerge/>
            <w:noWrap/>
            <w:hideMark/>
          </w:tcPr>
          <w:p w14:paraId="2AB38A3B" w14:textId="77777777" w:rsidR="00AF0947" w:rsidRPr="00DB2E7A" w:rsidRDefault="00AF0947" w:rsidP="008D175F">
            <w:pPr>
              <w:contextualSpacing/>
              <w:rPr>
                <w:rFonts w:cstheme="minorHAnsi"/>
                <w:bCs/>
              </w:rPr>
            </w:pPr>
          </w:p>
        </w:tc>
        <w:tc>
          <w:tcPr>
            <w:tcW w:w="1558" w:type="dxa"/>
            <w:vMerge/>
            <w:noWrap/>
            <w:hideMark/>
          </w:tcPr>
          <w:p w14:paraId="44CAD06D" w14:textId="77777777" w:rsidR="00AF0947" w:rsidRPr="00DB2E7A" w:rsidRDefault="00AF0947" w:rsidP="008D175F">
            <w:pPr>
              <w:contextualSpacing/>
              <w:rPr>
                <w:rFonts w:cstheme="minorHAnsi"/>
                <w:bCs/>
              </w:rPr>
            </w:pPr>
          </w:p>
        </w:tc>
        <w:tc>
          <w:tcPr>
            <w:tcW w:w="1418" w:type="dxa"/>
            <w:vMerge/>
            <w:noWrap/>
            <w:hideMark/>
          </w:tcPr>
          <w:p w14:paraId="33AABB04" w14:textId="77777777" w:rsidR="00AF0947" w:rsidRPr="00DB2E7A" w:rsidRDefault="00AF0947" w:rsidP="008D175F">
            <w:pPr>
              <w:contextualSpacing/>
              <w:rPr>
                <w:rFonts w:cstheme="minorHAnsi"/>
                <w:bCs/>
              </w:rPr>
            </w:pPr>
          </w:p>
        </w:tc>
        <w:tc>
          <w:tcPr>
            <w:tcW w:w="1701" w:type="dxa"/>
            <w:noWrap/>
            <w:hideMark/>
          </w:tcPr>
          <w:p w14:paraId="37D564FE" w14:textId="77777777" w:rsidR="00AF0947" w:rsidRPr="00DB2E7A" w:rsidRDefault="00AF0947" w:rsidP="008D175F">
            <w:pPr>
              <w:contextualSpacing/>
              <w:rPr>
                <w:rFonts w:cstheme="minorHAnsi"/>
                <w:bCs/>
              </w:rPr>
            </w:pPr>
            <w:r w:rsidRPr="00DB2E7A">
              <w:rPr>
                <w:rFonts w:cstheme="minorHAnsi"/>
                <w:bCs/>
              </w:rPr>
              <w:t>1.96</w:t>
            </w:r>
          </w:p>
        </w:tc>
        <w:tc>
          <w:tcPr>
            <w:tcW w:w="1603" w:type="dxa"/>
            <w:noWrap/>
            <w:hideMark/>
          </w:tcPr>
          <w:p w14:paraId="10902444" w14:textId="77777777" w:rsidR="00AF0947" w:rsidRPr="00DB2E7A" w:rsidRDefault="00AF0947" w:rsidP="008D175F">
            <w:pPr>
              <w:contextualSpacing/>
              <w:rPr>
                <w:rFonts w:cstheme="minorHAnsi"/>
                <w:bCs/>
              </w:rPr>
            </w:pPr>
            <w:r w:rsidRPr="00DB2E7A">
              <w:rPr>
                <w:rFonts w:cstheme="minorHAnsi"/>
                <w:bCs/>
              </w:rPr>
              <w:t>164</w:t>
            </w:r>
          </w:p>
        </w:tc>
        <w:tc>
          <w:tcPr>
            <w:tcW w:w="1940" w:type="dxa"/>
            <w:noWrap/>
            <w:hideMark/>
          </w:tcPr>
          <w:p w14:paraId="04CBFCD4"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97ADF6D" w14:textId="77777777" w:rsidTr="008D175F">
        <w:trPr>
          <w:trHeight w:val="300"/>
        </w:trPr>
        <w:tc>
          <w:tcPr>
            <w:tcW w:w="852" w:type="dxa"/>
            <w:vMerge/>
            <w:tcBorders>
              <w:bottom w:val="single" w:sz="12" w:space="0" w:color="auto"/>
            </w:tcBorders>
            <w:noWrap/>
            <w:hideMark/>
          </w:tcPr>
          <w:p w14:paraId="75940436"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A727112"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3689748"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7E807387" w14:textId="77777777" w:rsidR="00AF0947" w:rsidRPr="00DB2E7A" w:rsidRDefault="00AF0947" w:rsidP="008D175F">
            <w:pPr>
              <w:contextualSpacing/>
              <w:rPr>
                <w:rFonts w:cstheme="minorHAnsi"/>
                <w:bCs/>
              </w:rPr>
            </w:pPr>
            <w:r w:rsidRPr="00DB2E7A">
              <w:rPr>
                <w:rFonts w:cstheme="minorHAnsi"/>
                <w:bCs/>
              </w:rPr>
              <w:t>2.41</w:t>
            </w:r>
          </w:p>
        </w:tc>
        <w:tc>
          <w:tcPr>
            <w:tcW w:w="1603" w:type="dxa"/>
            <w:tcBorders>
              <w:bottom w:val="single" w:sz="12" w:space="0" w:color="auto"/>
            </w:tcBorders>
            <w:noWrap/>
            <w:hideMark/>
          </w:tcPr>
          <w:p w14:paraId="20DD0219" w14:textId="77777777" w:rsidR="00AF0947" w:rsidRPr="00DB2E7A" w:rsidRDefault="00AF0947" w:rsidP="008D175F">
            <w:pPr>
              <w:contextualSpacing/>
              <w:rPr>
                <w:rFonts w:cstheme="minorHAnsi"/>
                <w:bCs/>
              </w:rPr>
            </w:pPr>
            <w:r w:rsidRPr="00DB2E7A">
              <w:rPr>
                <w:rFonts w:cstheme="minorHAnsi"/>
                <w:bCs/>
              </w:rPr>
              <w:t>200</w:t>
            </w:r>
          </w:p>
        </w:tc>
        <w:tc>
          <w:tcPr>
            <w:tcW w:w="1940" w:type="dxa"/>
            <w:tcBorders>
              <w:bottom w:val="single" w:sz="12" w:space="0" w:color="auto"/>
            </w:tcBorders>
            <w:noWrap/>
            <w:hideMark/>
          </w:tcPr>
          <w:p w14:paraId="59A63CE4"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2F8224A" w14:textId="77777777" w:rsidTr="008D175F">
        <w:trPr>
          <w:trHeight w:val="300"/>
        </w:trPr>
        <w:tc>
          <w:tcPr>
            <w:tcW w:w="852" w:type="dxa"/>
            <w:vMerge w:val="restart"/>
            <w:tcBorders>
              <w:top w:val="single" w:sz="12" w:space="0" w:color="auto"/>
            </w:tcBorders>
            <w:noWrap/>
            <w:hideMark/>
          </w:tcPr>
          <w:p w14:paraId="59DA4851" w14:textId="77777777" w:rsidR="00AF0947" w:rsidRPr="00DB2E7A" w:rsidRDefault="00AF0947" w:rsidP="008D175F">
            <w:pPr>
              <w:contextualSpacing/>
              <w:rPr>
                <w:rFonts w:cstheme="minorHAnsi"/>
                <w:bCs/>
              </w:rPr>
            </w:pPr>
            <w:r w:rsidRPr="00DB2E7A">
              <w:rPr>
                <w:rFonts w:cstheme="minorHAnsi"/>
                <w:bCs/>
              </w:rPr>
              <w:t>10</w:t>
            </w:r>
          </w:p>
        </w:tc>
        <w:tc>
          <w:tcPr>
            <w:tcW w:w="1558" w:type="dxa"/>
            <w:vMerge w:val="restart"/>
            <w:tcBorders>
              <w:top w:val="single" w:sz="12" w:space="0" w:color="auto"/>
            </w:tcBorders>
            <w:noWrap/>
            <w:hideMark/>
          </w:tcPr>
          <w:p w14:paraId="26151E99" w14:textId="77777777" w:rsidR="00AF0947" w:rsidRPr="00DB2E7A" w:rsidRDefault="00AF0947" w:rsidP="008D175F">
            <w:pPr>
              <w:contextualSpacing/>
              <w:rPr>
                <w:rFonts w:cstheme="minorHAnsi"/>
                <w:bCs/>
              </w:rPr>
            </w:pPr>
            <w:r w:rsidRPr="00DB2E7A">
              <w:rPr>
                <w:rFonts w:cstheme="minorHAnsi"/>
                <w:bCs/>
              </w:rPr>
              <w:t>265</w:t>
            </w:r>
          </w:p>
        </w:tc>
        <w:tc>
          <w:tcPr>
            <w:tcW w:w="1418" w:type="dxa"/>
            <w:vMerge w:val="restart"/>
            <w:tcBorders>
              <w:top w:val="single" w:sz="12" w:space="0" w:color="auto"/>
            </w:tcBorders>
            <w:noWrap/>
            <w:hideMark/>
          </w:tcPr>
          <w:p w14:paraId="13439EE3" w14:textId="77777777" w:rsidR="00AF0947" w:rsidRPr="00DB2E7A" w:rsidRDefault="00AF0947" w:rsidP="008D175F">
            <w:pPr>
              <w:contextualSpacing/>
              <w:rPr>
                <w:rFonts w:cstheme="minorHAnsi"/>
                <w:bCs/>
              </w:rPr>
            </w:pPr>
            <w:r w:rsidRPr="00DB2E7A">
              <w:rPr>
                <w:rFonts w:cstheme="minorHAnsi"/>
                <w:bCs/>
              </w:rPr>
              <w:t>8554130</w:t>
            </w:r>
          </w:p>
        </w:tc>
        <w:tc>
          <w:tcPr>
            <w:tcW w:w="1701" w:type="dxa"/>
            <w:tcBorders>
              <w:top w:val="single" w:sz="12" w:space="0" w:color="auto"/>
            </w:tcBorders>
            <w:noWrap/>
            <w:hideMark/>
          </w:tcPr>
          <w:p w14:paraId="243332FF" w14:textId="77777777" w:rsidR="00AF0947" w:rsidRPr="00DB2E7A" w:rsidRDefault="00AF0947" w:rsidP="008D175F">
            <w:pPr>
              <w:contextualSpacing/>
              <w:rPr>
                <w:rFonts w:cstheme="minorHAnsi"/>
                <w:bCs/>
              </w:rPr>
            </w:pPr>
            <w:r w:rsidRPr="00DB2E7A">
              <w:rPr>
                <w:rFonts w:cstheme="minorHAnsi"/>
                <w:bCs/>
              </w:rPr>
              <w:t>2.84</w:t>
            </w:r>
          </w:p>
        </w:tc>
        <w:tc>
          <w:tcPr>
            <w:tcW w:w="1603" w:type="dxa"/>
            <w:tcBorders>
              <w:top w:val="single" w:sz="12" w:space="0" w:color="auto"/>
            </w:tcBorders>
            <w:noWrap/>
            <w:hideMark/>
          </w:tcPr>
          <w:p w14:paraId="5B3833E1" w14:textId="77777777" w:rsidR="00AF0947" w:rsidRPr="00DB2E7A" w:rsidRDefault="00AF0947" w:rsidP="008D175F">
            <w:pPr>
              <w:contextualSpacing/>
              <w:rPr>
                <w:rFonts w:cstheme="minorHAnsi"/>
                <w:bCs/>
              </w:rPr>
            </w:pPr>
            <w:r w:rsidRPr="00DB2E7A">
              <w:rPr>
                <w:rFonts w:cstheme="minorHAnsi"/>
                <w:bCs/>
              </w:rPr>
              <w:t>284</w:t>
            </w:r>
          </w:p>
        </w:tc>
        <w:tc>
          <w:tcPr>
            <w:tcW w:w="1940" w:type="dxa"/>
            <w:tcBorders>
              <w:top w:val="single" w:sz="12" w:space="0" w:color="auto"/>
            </w:tcBorders>
            <w:noWrap/>
            <w:hideMark/>
          </w:tcPr>
          <w:p w14:paraId="162B376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55A12B5" w14:textId="77777777" w:rsidTr="008D175F">
        <w:trPr>
          <w:trHeight w:val="300"/>
        </w:trPr>
        <w:tc>
          <w:tcPr>
            <w:tcW w:w="852" w:type="dxa"/>
            <w:vMerge/>
            <w:noWrap/>
            <w:hideMark/>
          </w:tcPr>
          <w:p w14:paraId="54481E23" w14:textId="77777777" w:rsidR="00AF0947" w:rsidRPr="00DB2E7A" w:rsidRDefault="00AF0947" w:rsidP="008D175F">
            <w:pPr>
              <w:contextualSpacing/>
              <w:rPr>
                <w:rFonts w:cstheme="minorHAnsi"/>
                <w:bCs/>
              </w:rPr>
            </w:pPr>
          </w:p>
        </w:tc>
        <w:tc>
          <w:tcPr>
            <w:tcW w:w="1558" w:type="dxa"/>
            <w:vMerge/>
            <w:noWrap/>
            <w:hideMark/>
          </w:tcPr>
          <w:p w14:paraId="6DB919D3" w14:textId="77777777" w:rsidR="00AF0947" w:rsidRPr="00DB2E7A" w:rsidRDefault="00AF0947" w:rsidP="008D175F">
            <w:pPr>
              <w:contextualSpacing/>
              <w:rPr>
                <w:rFonts w:cstheme="minorHAnsi"/>
                <w:bCs/>
              </w:rPr>
            </w:pPr>
          </w:p>
        </w:tc>
        <w:tc>
          <w:tcPr>
            <w:tcW w:w="1418" w:type="dxa"/>
            <w:vMerge/>
            <w:noWrap/>
            <w:hideMark/>
          </w:tcPr>
          <w:p w14:paraId="7120B02E" w14:textId="77777777" w:rsidR="00AF0947" w:rsidRPr="00DB2E7A" w:rsidRDefault="00AF0947" w:rsidP="008D175F">
            <w:pPr>
              <w:contextualSpacing/>
              <w:rPr>
                <w:rFonts w:cstheme="minorHAnsi"/>
                <w:bCs/>
              </w:rPr>
            </w:pPr>
          </w:p>
        </w:tc>
        <w:tc>
          <w:tcPr>
            <w:tcW w:w="1701" w:type="dxa"/>
            <w:noWrap/>
            <w:hideMark/>
          </w:tcPr>
          <w:p w14:paraId="0E13D0B8"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293AEE00" w14:textId="77777777" w:rsidR="00AF0947" w:rsidRPr="00DB2E7A" w:rsidRDefault="00AF0947" w:rsidP="008D175F">
            <w:pPr>
              <w:contextualSpacing/>
              <w:rPr>
                <w:rFonts w:cstheme="minorHAnsi"/>
                <w:bCs/>
              </w:rPr>
            </w:pPr>
            <w:r w:rsidRPr="00DB2E7A">
              <w:rPr>
                <w:rFonts w:cstheme="minorHAnsi"/>
                <w:bCs/>
              </w:rPr>
              <w:t>167</w:t>
            </w:r>
          </w:p>
        </w:tc>
        <w:tc>
          <w:tcPr>
            <w:tcW w:w="1940" w:type="dxa"/>
            <w:noWrap/>
            <w:hideMark/>
          </w:tcPr>
          <w:p w14:paraId="54C9309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377010F2" w14:textId="77777777" w:rsidTr="008D175F">
        <w:trPr>
          <w:trHeight w:val="300"/>
        </w:trPr>
        <w:tc>
          <w:tcPr>
            <w:tcW w:w="852" w:type="dxa"/>
            <w:vMerge/>
            <w:tcBorders>
              <w:bottom w:val="single" w:sz="12" w:space="0" w:color="auto"/>
            </w:tcBorders>
            <w:noWrap/>
            <w:hideMark/>
          </w:tcPr>
          <w:p w14:paraId="2B8C7B4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7621E3F"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1A2F2D5B"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1EEBC710" w14:textId="77777777" w:rsidR="00AF0947" w:rsidRPr="00DB2E7A" w:rsidRDefault="00AF0947" w:rsidP="008D175F">
            <w:pPr>
              <w:contextualSpacing/>
              <w:rPr>
                <w:rFonts w:cstheme="minorHAnsi"/>
                <w:bCs/>
              </w:rPr>
            </w:pPr>
            <w:r w:rsidRPr="00DB2E7A">
              <w:rPr>
                <w:rFonts w:cstheme="minorHAnsi"/>
                <w:bCs/>
              </w:rPr>
              <w:t>2.22</w:t>
            </w:r>
          </w:p>
        </w:tc>
        <w:tc>
          <w:tcPr>
            <w:tcW w:w="1603" w:type="dxa"/>
            <w:tcBorders>
              <w:bottom w:val="single" w:sz="12" w:space="0" w:color="auto"/>
            </w:tcBorders>
            <w:noWrap/>
            <w:hideMark/>
          </w:tcPr>
          <w:p w14:paraId="564083D5" w14:textId="77777777" w:rsidR="00AF0947" w:rsidRPr="00DB2E7A" w:rsidRDefault="00AF0947" w:rsidP="008D175F">
            <w:pPr>
              <w:contextualSpacing/>
              <w:rPr>
                <w:rFonts w:cstheme="minorHAnsi"/>
                <w:bCs/>
              </w:rPr>
            </w:pPr>
            <w:r w:rsidRPr="00DB2E7A">
              <w:rPr>
                <w:rFonts w:cstheme="minorHAnsi"/>
                <w:bCs/>
              </w:rPr>
              <w:t>222</w:t>
            </w:r>
          </w:p>
        </w:tc>
        <w:tc>
          <w:tcPr>
            <w:tcW w:w="1940" w:type="dxa"/>
            <w:tcBorders>
              <w:bottom w:val="single" w:sz="12" w:space="0" w:color="auto"/>
            </w:tcBorders>
            <w:noWrap/>
            <w:hideMark/>
          </w:tcPr>
          <w:p w14:paraId="040E661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038CD12A" w14:textId="77777777" w:rsidTr="008D175F">
        <w:trPr>
          <w:trHeight w:val="300"/>
        </w:trPr>
        <w:tc>
          <w:tcPr>
            <w:tcW w:w="852" w:type="dxa"/>
            <w:vMerge w:val="restart"/>
            <w:tcBorders>
              <w:top w:val="single" w:sz="12" w:space="0" w:color="auto"/>
            </w:tcBorders>
            <w:noWrap/>
            <w:hideMark/>
          </w:tcPr>
          <w:p w14:paraId="6146E669" w14:textId="77777777" w:rsidR="00AF0947" w:rsidRPr="00DB2E7A" w:rsidRDefault="00AF0947" w:rsidP="008D175F">
            <w:pPr>
              <w:contextualSpacing/>
              <w:rPr>
                <w:rFonts w:cstheme="minorHAnsi"/>
                <w:bCs/>
              </w:rPr>
            </w:pPr>
            <w:r w:rsidRPr="00DB2E7A">
              <w:rPr>
                <w:rFonts w:cstheme="minorHAnsi"/>
                <w:bCs/>
              </w:rPr>
              <w:t>8</w:t>
            </w:r>
          </w:p>
        </w:tc>
        <w:tc>
          <w:tcPr>
            <w:tcW w:w="1558" w:type="dxa"/>
            <w:vMerge w:val="restart"/>
            <w:tcBorders>
              <w:top w:val="single" w:sz="12" w:space="0" w:color="auto"/>
            </w:tcBorders>
            <w:noWrap/>
            <w:hideMark/>
          </w:tcPr>
          <w:p w14:paraId="78022375" w14:textId="77777777" w:rsidR="00AF0947" w:rsidRPr="00DB2E7A" w:rsidRDefault="00AF0947" w:rsidP="008D175F">
            <w:pPr>
              <w:contextualSpacing/>
              <w:rPr>
                <w:rFonts w:cstheme="minorHAnsi"/>
                <w:bCs/>
              </w:rPr>
            </w:pPr>
            <w:r w:rsidRPr="00DB2E7A">
              <w:rPr>
                <w:rFonts w:cstheme="minorHAnsi"/>
                <w:bCs/>
              </w:rPr>
              <w:t>1203</w:t>
            </w:r>
          </w:p>
        </w:tc>
        <w:tc>
          <w:tcPr>
            <w:tcW w:w="1418" w:type="dxa"/>
            <w:vMerge w:val="restart"/>
            <w:tcBorders>
              <w:top w:val="single" w:sz="12" w:space="0" w:color="auto"/>
            </w:tcBorders>
            <w:noWrap/>
            <w:hideMark/>
          </w:tcPr>
          <w:p w14:paraId="05172D21" w14:textId="77777777" w:rsidR="00AF0947" w:rsidRPr="00DB2E7A" w:rsidRDefault="00AF0947" w:rsidP="008D175F">
            <w:pPr>
              <w:contextualSpacing/>
              <w:rPr>
                <w:rFonts w:cstheme="minorHAnsi"/>
                <w:bCs/>
              </w:rPr>
            </w:pPr>
            <w:r w:rsidRPr="00DB2E7A">
              <w:rPr>
                <w:rFonts w:cstheme="minorHAnsi"/>
                <w:bCs/>
              </w:rPr>
              <w:t>25199176</w:t>
            </w:r>
          </w:p>
        </w:tc>
        <w:tc>
          <w:tcPr>
            <w:tcW w:w="1701" w:type="dxa"/>
            <w:tcBorders>
              <w:top w:val="single" w:sz="12" w:space="0" w:color="auto"/>
            </w:tcBorders>
            <w:noWrap/>
            <w:hideMark/>
          </w:tcPr>
          <w:p w14:paraId="652AF492" w14:textId="77777777" w:rsidR="00AF0947" w:rsidRPr="00DB2E7A" w:rsidRDefault="00AF0947" w:rsidP="008D175F">
            <w:pPr>
              <w:contextualSpacing/>
              <w:rPr>
                <w:rFonts w:cstheme="minorHAnsi"/>
                <w:bCs/>
              </w:rPr>
            </w:pPr>
            <w:r w:rsidRPr="00DB2E7A">
              <w:rPr>
                <w:rFonts w:cstheme="minorHAnsi"/>
                <w:bCs/>
              </w:rPr>
              <w:t>2.69</w:t>
            </w:r>
          </w:p>
        </w:tc>
        <w:tc>
          <w:tcPr>
            <w:tcW w:w="1603" w:type="dxa"/>
            <w:tcBorders>
              <w:top w:val="single" w:sz="12" w:space="0" w:color="auto"/>
            </w:tcBorders>
            <w:noWrap/>
            <w:hideMark/>
          </w:tcPr>
          <w:p w14:paraId="3BF57DF9" w14:textId="77777777" w:rsidR="00AF0947" w:rsidRPr="00DB2E7A" w:rsidRDefault="00AF0947" w:rsidP="008D175F">
            <w:pPr>
              <w:contextualSpacing/>
              <w:rPr>
                <w:rFonts w:cstheme="minorHAnsi"/>
                <w:bCs/>
              </w:rPr>
            </w:pPr>
            <w:r w:rsidRPr="00DB2E7A">
              <w:rPr>
                <w:rFonts w:cstheme="minorHAnsi"/>
                <w:bCs/>
              </w:rPr>
              <w:t>336</w:t>
            </w:r>
          </w:p>
        </w:tc>
        <w:tc>
          <w:tcPr>
            <w:tcW w:w="1940" w:type="dxa"/>
            <w:tcBorders>
              <w:top w:val="single" w:sz="12" w:space="0" w:color="auto"/>
            </w:tcBorders>
            <w:noWrap/>
            <w:hideMark/>
          </w:tcPr>
          <w:p w14:paraId="53EE99BD"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1F4B158A" w14:textId="77777777" w:rsidTr="008D175F">
        <w:trPr>
          <w:trHeight w:val="300"/>
        </w:trPr>
        <w:tc>
          <w:tcPr>
            <w:tcW w:w="852" w:type="dxa"/>
            <w:vMerge/>
            <w:noWrap/>
            <w:hideMark/>
          </w:tcPr>
          <w:p w14:paraId="4C40E224" w14:textId="77777777" w:rsidR="00AF0947" w:rsidRPr="00DB2E7A" w:rsidRDefault="00AF0947" w:rsidP="008D175F">
            <w:pPr>
              <w:contextualSpacing/>
              <w:rPr>
                <w:rFonts w:cstheme="minorHAnsi"/>
                <w:bCs/>
              </w:rPr>
            </w:pPr>
          </w:p>
        </w:tc>
        <w:tc>
          <w:tcPr>
            <w:tcW w:w="1558" w:type="dxa"/>
            <w:vMerge/>
            <w:noWrap/>
            <w:hideMark/>
          </w:tcPr>
          <w:p w14:paraId="70306D85" w14:textId="77777777" w:rsidR="00AF0947" w:rsidRPr="00DB2E7A" w:rsidRDefault="00AF0947" w:rsidP="008D175F">
            <w:pPr>
              <w:contextualSpacing/>
              <w:rPr>
                <w:rFonts w:cstheme="minorHAnsi"/>
                <w:bCs/>
              </w:rPr>
            </w:pPr>
          </w:p>
        </w:tc>
        <w:tc>
          <w:tcPr>
            <w:tcW w:w="1418" w:type="dxa"/>
            <w:vMerge/>
            <w:noWrap/>
            <w:hideMark/>
          </w:tcPr>
          <w:p w14:paraId="0CE67D7B" w14:textId="77777777" w:rsidR="00AF0947" w:rsidRPr="00DB2E7A" w:rsidRDefault="00AF0947" w:rsidP="008D175F">
            <w:pPr>
              <w:contextualSpacing/>
              <w:rPr>
                <w:rFonts w:cstheme="minorHAnsi"/>
                <w:bCs/>
              </w:rPr>
            </w:pPr>
          </w:p>
        </w:tc>
        <w:tc>
          <w:tcPr>
            <w:tcW w:w="1701" w:type="dxa"/>
            <w:noWrap/>
            <w:hideMark/>
          </w:tcPr>
          <w:p w14:paraId="01689C66" w14:textId="77777777" w:rsidR="00AF0947" w:rsidRPr="00DB2E7A" w:rsidRDefault="00AF0947" w:rsidP="008D175F">
            <w:pPr>
              <w:contextualSpacing/>
              <w:rPr>
                <w:rFonts w:cstheme="minorHAnsi"/>
                <w:bCs/>
              </w:rPr>
            </w:pPr>
            <w:r w:rsidRPr="00DB2E7A">
              <w:rPr>
                <w:rFonts w:cstheme="minorHAnsi"/>
                <w:bCs/>
              </w:rPr>
              <w:t>1.25</w:t>
            </w:r>
          </w:p>
        </w:tc>
        <w:tc>
          <w:tcPr>
            <w:tcW w:w="1603" w:type="dxa"/>
            <w:noWrap/>
            <w:hideMark/>
          </w:tcPr>
          <w:p w14:paraId="254497D3" w14:textId="77777777" w:rsidR="00AF0947" w:rsidRPr="00DB2E7A" w:rsidRDefault="00AF0947" w:rsidP="008D175F">
            <w:pPr>
              <w:contextualSpacing/>
              <w:rPr>
                <w:rFonts w:cstheme="minorHAnsi"/>
                <w:bCs/>
              </w:rPr>
            </w:pPr>
            <w:r w:rsidRPr="00DB2E7A">
              <w:rPr>
                <w:rFonts w:cstheme="minorHAnsi"/>
                <w:bCs/>
              </w:rPr>
              <w:t>157</w:t>
            </w:r>
          </w:p>
        </w:tc>
        <w:tc>
          <w:tcPr>
            <w:tcW w:w="1940" w:type="dxa"/>
            <w:noWrap/>
            <w:hideMark/>
          </w:tcPr>
          <w:p w14:paraId="538137EB"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87210AF" w14:textId="77777777" w:rsidTr="008D175F">
        <w:trPr>
          <w:trHeight w:val="300"/>
        </w:trPr>
        <w:tc>
          <w:tcPr>
            <w:tcW w:w="852" w:type="dxa"/>
            <w:vMerge/>
            <w:tcBorders>
              <w:bottom w:val="single" w:sz="12" w:space="0" w:color="auto"/>
            </w:tcBorders>
            <w:noWrap/>
            <w:hideMark/>
          </w:tcPr>
          <w:p w14:paraId="1E86252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4C10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02A74F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7D59620"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bottom w:val="single" w:sz="12" w:space="0" w:color="auto"/>
            </w:tcBorders>
            <w:noWrap/>
            <w:hideMark/>
          </w:tcPr>
          <w:p w14:paraId="27ED092A" w14:textId="77777777" w:rsidR="00AF0947" w:rsidRPr="00DB2E7A" w:rsidRDefault="00AF0947" w:rsidP="008D175F">
            <w:pPr>
              <w:contextualSpacing/>
              <w:rPr>
                <w:rFonts w:cstheme="minorHAnsi"/>
                <w:bCs/>
              </w:rPr>
            </w:pPr>
            <w:r w:rsidRPr="00DB2E7A">
              <w:rPr>
                <w:rFonts w:cstheme="minorHAnsi"/>
                <w:bCs/>
              </w:rPr>
              <w:t>262</w:t>
            </w:r>
          </w:p>
        </w:tc>
        <w:tc>
          <w:tcPr>
            <w:tcW w:w="1940" w:type="dxa"/>
            <w:tcBorders>
              <w:bottom w:val="single" w:sz="12" w:space="0" w:color="auto"/>
            </w:tcBorders>
            <w:noWrap/>
            <w:hideMark/>
          </w:tcPr>
          <w:p w14:paraId="4B856B4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DF6F2E9" w14:textId="77777777" w:rsidTr="008D175F">
        <w:trPr>
          <w:trHeight w:val="300"/>
        </w:trPr>
        <w:tc>
          <w:tcPr>
            <w:tcW w:w="852" w:type="dxa"/>
            <w:vMerge w:val="restart"/>
            <w:tcBorders>
              <w:top w:val="single" w:sz="12" w:space="0" w:color="auto"/>
            </w:tcBorders>
            <w:noWrap/>
            <w:hideMark/>
          </w:tcPr>
          <w:p w14:paraId="2AF6EDC1" w14:textId="77777777" w:rsidR="00AF0947" w:rsidRPr="00DB2E7A" w:rsidRDefault="00AF0947" w:rsidP="008D175F">
            <w:pPr>
              <w:contextualSpacing/>
              <w:rPr>
                <w:rFonts w:cstheme="minorHAnsi"/>
                <w:bCs/>
              </w:rPr>
            </w:pPr>
            <w:r w:rsidRPr="00DB2E7A">
              <w:rPr>
                <w:rFonts w:cstheme="minorHAnsi"/>
                <w:bCs/>
              </w:rPr>
              <w:t>7</w:t>
            </w:r>
          </w:p>
        </w:tc>
        <w:tc>
          <w:tcPr>
            <w:tcW w:w="1558" w:type="dxa"/>
            <w:vMerge w:val="restart"/>
            <w:tcBorders>
              <w:top w:val="single" w:sz="12" w:space="0" w:color="auto"/>
            </w:tcBorders>
            <w:noWrap/>
            <w:hideMark/>
          </w:tcPr>
          <w:p w14:paraId="5E0BD955" w14:textId="77777777" w:rsidR="00AF0947" w:rsidRPr="00DB2E7A" w:rsidRDefault="00AF0947" w:rsidP="008D175F">
            <w:pPr>
              <w:contextualSpacing/>
              <w:rPr>
                <w:rFonts w:cstheme="minorHAnsi"/>
                <w:bCs/>
              </w:rPr>
            </w:pPr>
            <w:r w:rsidRPr="00DB2E7A">
              <w:rPr>
                <w:rFonts w:cstheme="minorHAnsi"/>
                <w:bCs/>
              </w:rPr>
              <w:t>9</w:t>
            </w:r>
          </w:p>
        </w:tc>
        <w:tc>
          <w:tcPr>
            <w:tcW w:w="1418" w:type="dxa"/>
            <w:vMerge w:val="restart"/>
            <w:tcBorders>
              <w:top w:val="single" w:sz="12" w:space="0" w:color="auto"/>
            </w:tcBorders>
            <w:noWrap/>
            <w:hideMark/>
          </w:tcPr>
          <w:p w14:paraId="079D7204" w14:textId="77777777" w:rsidR="00AF0947" w:rsidRPr="00DB2E7A" w:rsidRDefault="00AF0947" w:rsidP="008D175F">
            <w:pPr>
              <w:contextualSpacing/>
              <w:rPr>
                <w:rFonts w:cstheme="minorHAnsi"/>
                <w:bCs/>
              </w:rPr>
            </w:pPr>
            <w:r w:rsidRPr="00DB2E7A">
              <w:rPr>
                <w:rFonts w:cstheme="minorHAnsi"/>
                <w:bCs/>
              </w:rPr>
              <w:t>81396</w:t>
            </w:r>
          </w:p>
        </w:tc>
        <w:tc>
          <w:tcPr>
            <w:tcW w:w="1701" w:type="dxa"/>
            <w:tcBorders>
              <w:top w:val="single" w:sz="12" w:space="0" w:color="auto"/>
            </w:tcBorders>
            <w:noWrap/>
            <w:hideMark/>
          </w:tcPr>
          <w:p w14:paraId="3E2BB8A7"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2E57B729" w14:textId="77777777" w:rsidR="00AF0947" w:rsidRPr="00DB2E7A" w:rsidRDefault="00AF0947" w:rsidP="008D175F">
            <w:pPr>
              <w:contextualSpacing/>
              <w:rPr>
                <w:rFonts w:cstheme="minorHAnsi"/>
                <w:bCs/>
              </w:rPr>
            </w:pPr>
            <w:r w:rsidRPr="00DB2E7A">
              <w:rPr>
                <w:rFonts w:cstheme="minorHAnsi"/>
                <w:bCs/>
              </w:rPr>
              <w:t>323</w:t>
            </w:r>
          </w:p>
        </w:tc>
        <w:tc>
          <w:tcPr>
            <w:tcW w:w="1940" w:type="dxa"/>
            <w:tcBorders>
              <w:top w:val="single" w:sz="12" w:space="0" w:color="auto"/>
            </w:tcBorders>
            <w:noWrap/>
            <w:hideMark/>
          </w:tcPr>
          <w:p w14:paraId="761A673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1E3A88C" w14:textId="77777777" w:rsidTr="008D175F">
        <w:trPr>
          <w:trHeight w:val="300"/>
        </w:trPr>
        <w:tc>
          <w:tcPr>
            <w:tcW w:w="852" w:type="dxa"/>
            <w:vMerge/>
            <w:noWrap/>
            <w:hideMark/>
          </w:tcPr>
          <w:p w14:paraId="35D1C291" w14:textId="77777777" w:rsidR="00AF0947" w:rsidRPr="00DB2E7A" w:rsidRDefault="00AF0947" w:rsidP="008D175F">
            <w:pPr>
              <w:contextualSpacing/>
              <w:rPr>
                <w:rFonts w:cstheme="minorHAnsi"/>
                <w:bCs/>
              </w:rPr>
            </w:pPr>
          </w:p>
        </w:tc>
        <w:tc>
          <w:tcPr>
            <w:tcW w:w="1558" w:type="dxa"/>
            <w:vMerge/>
            <w:noWrap/>
            <w:hideMark/>
          </w:tcPr>
          <w:p w14:paraId="4B21FA22" w14:textId="77777777" w:rsidR="00AF0947" w:rsidRPr="00DB2E7A" w:rsidRDefault="00AF0947" w:rsidP="008D175F">
            <w:pPr>
              <w:contextualSpacing/>
              <w:rPr>
                <w:rFonts w:cstheme="minorHAnsi"/>
                <w:bCs/>
              </w:rPr>
            </w:pPr>
          </w:p>
        </w:tc>
        <w:tc>
          <w:tcPr>
            <w:tcW w:w="1418" w:type="dxa"/>
            <w:vMerge/>
            <w:noWrap/>
            <w:hideMark/>
          </w:tcPr>
          <w:p w14:paraId="7185D2CD" w14:textId="77777777" w:rsidR="00AF0947" w:rsidRPr="00DB2E7A" w:rsidRDefault="00AF0947" w:rsidP="008D175F">
            <w:pPr>
              <w:contextualSpacing/>
              <w:rPr>
                <w:rFonts w:cstheme="minorHAnsi"/>
                <w:bCs/>
              </w:rPr>
            </w:pPr>
          </w:p>
        </w:tc>
        <w:tc>
          <w:tcPr>
            <w:tcW w:w="1701" w:type="dxa"/>
            <w:noWrap/>
            <w:hideMark/>
          </w:tcPr>
          <w:p w14:paraId="35F4E441" w14:textId="77777777" w:rsidR="00AF0947" w:rsidRPr="00DB2E7A" w:rsidRDefault="00AF0947" w:rsidP="008D175F">
            <w:pPr>
              <w:contextualSpacing/>
              <w:rPr>
                <w:rFonts w:cstheme="minorHAnsi"/>
                <w:bCs/>
              </w:rPr>
            </w:pPr>
            <w:r w:rsidRPr="00DB2E7A">
              <w:rPr>
                <w:rFonts w:cstheme="minorHAnsi"/>
                <w:bCs/>
              </w:rPr>
              <w:t>2.05</w:t>
            </w:r>
          </w:p>
        </w:tc>
        <w:tc>
          <w:tcPr>
            <w:tcW w:w="1603" w:type="dxa"/>
            <w:noWrap/>
            <w:hideMark/>
          </w:tcPr>
          <w:p w14:paraId="0EE56D1B" w14:textId="77777777" w:rsidR="00AF0947" w:rsidRPr="00DB2E7A" w:rsidRDefault="00AF0947" w:rsidP="008D175F">
            <w:pPr>
              <w:contextualSpacing/>
              <w:rPr>
                <w:rFonts w:cstheme="minorHAnsi"/>
                <w:bCs/>
              </w:rPr>
            </w:pPr>
            <w:r w:rsidRPr="00DB2E7A">
              <w:rPr>
                <w:rFonts w:cstheme="minorHAnsi"/>
                <w:bCs/>
              </w:rPr>
              <w:t>292</w:t>
            </w:r>
          </w:p>
        </w:tc>
        <w:tc>
          <w:tcPr>
            <w:tcW w:w="1940" w:type="dxa"/>
            <w:noWrap/>
            <w:hideMark/>
          </w:tcPr>
          <w:p w14:paraId="12974FF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49D03EC6" w14:textId="77777777" w:rsidTr="008D175F">
        <w:trPr>
          <w:trHeight w:val="300"/>
        </w:trPr>
        <w:tc>
          <w:tcPr>
            <w:tcW w:w="852" w:type="dxa"/>
            <w:vMerge/>
            <w:tcBorders>
              <w:bottom w:val="single" w:sz="12" w:space="0" w:color="auto"/>
            </w:tcBorders>
            <w:noWrap/>
            <w:hideMark/>
          </w:tcPr>
          <w:p w14:paraId="25C5D954"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322F3685"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84B5F56"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5E9549F8" w14:textId="77777777" w:rsidR="00AF0947" w:rsidRPr="00DB2E7A" w:rsidRDefault="00AF0947" w:rsidP="008D175F">
            <w:pPr>
              <w:contextualSpacing/>
              <w:rPr>
                <w:rFonts w:cstheme="minorHAnsi"/>
                <w:bCs/>
              </w:rPr>
            </w:pPr>
            <w:r w:rsidRPr="00DB2E7A">
              <w:rPr>
                <w:rFonts w:cstheme="minorHAnsi"/>
                <w:bCs/>
              </w:rPr>
              <w:t>2.18</w:t>
            </w:r>
          </w:p>
        </w:tc>
        <w:tc>
          <w:tcPr>
            <w:tcW w:w="1603" w:type="dxa"/>
            <w:tcBorders>
              <w:bottom w:val="single" w:sz="12" w:space="0" w:color="auto"/>
            </w:tcBorders>
            <w:noWrap/>
            <w:hideMark/>
          </w:tcPr>
          <w:p w14:paraId="2043A63B" w14:textId="77777777" w:rsidR="00AF0947" w:rsidRPr="00DB2E7A" w:rsidRDefault="00AF0947" w:rsidP="008D175F">
            <w:pPr>
              <w:contextualSpacing/>
              <w:rPr>
                <w:rFonts w:cstheme="minorHAnsi"/>
                <w:bCs/>
              </w:rPr>
            </w:pPr>
            <w:r w:rsidRPr="00DB2E7A">
              <w:rPr>
                <w:rFonts w:cstheme="minorHAnsi"/>
                <w:bCs/>
              </w:rPr>
              <w:t>312</w:t>
            </w:r>
          </w:p>
        </w:tc>
        <w:tc>
          <w:tcPr>
            <w:tcW w:w="1940" w:type="dxa"/>
            <w:tcBorders>
              <w:bottom w:val="single" w:sz="12" w:space="0" w:color="auto"/>
            </w:tcBorders>
            <w:noWrap/>
            <w:hideMark/>
          </w:tcPr>
          <w:p w14:paraId="5E4CF7EE"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9A06743" w14:textId="77777777" w:rsidTr="008D175F">
        <w:trPr>
          <w:trHeight w:val="300"/>
        </w:trPr>
        <w:tc>
          <w:tcPr>
            <w:tcW w:w="852" w:type="dxa"/>
            <w:vMerge w:val="restart"/>
            <w:tcBorders>
              <w:top w:val="single" w:sz="12" w:space="0" w:color="auto"/>
            </w:tcBorders>
            <w:noWrap/>
            <w:hideMark/>
          </w:tcPr>
          <w:p w14:paraId="55051F8C" w14:textId="77777777" w:rsidR="00AF0947" w:rsidRPr="00DB2E7A" w:rsidRDefault="00AF0947" w:rsidP="008D175F">
            <w:pPr>
              <w:keepNext/>
              <w:keepLines/>
              <w:contextualSpacing/>
              <w:rPr>
                <w:rFonts w:cstheme="minorHAnsi"/>
                <w:bCs/>
              </w:rPr>
            </w:pPr>
            <w:r w:rsidRPr="00DB2E7A">
              <w:rPr>
                <w:rFonts w:cstheme="minorHAnsi"/>
                <w:bCs/>
              </w:rPr>
              <w:t>6</w:t>
            </w:r>
          </w:p>
        </w:tc>
        <w:tc>
          <w:tcPr>
            <w:tcW w:w="1558" w:type="dxa"/>
            <w:vMerge w:val="restart"/>
            <w:tcBorders>
              <w:top w:val="single" w:sz="12" w:space="0" w:color="auto"/>
            </w:tcBorders>
            <w:noWrap/>
            <w:hideMark/>
          </w:tcPr>
          <w:p w14:paraId="40983419" w14:textId="77777777" w:rsidR="00AF0947" w:rsidRPr="00DB2E7A" w:rsidRDefault="00AF0947" w:rsidP="008D175F">
            <w:pPr>
              <w:keepNext/>
              <w:keepLines/>
              <w:contextualSpacing/>
              <w:rPr>
                <w:rFonts w:cstheme="minorHAnsi"/>
                <w:bCs/>
              </w:rPr>
            </w:pPr>
            <w:r w:rsidRPr="00DB2E7A">
              <w:rPr>
                <w:rFonts w:cstheme="minorHAnsi"/>
                <w:bCs/>
              </w:rPr>
              <w:t>1341</w:t>
            </w:r>
          </w:p>
        </w:tc>
        <w:tc>
          <w:tcPr>
            <w:tcW w:w="1418" w:type="dxa"/>
            <w:vMerge w:val="restart"/>
            <w:tcBorders>
              <w:top w:val="single" w:sz="12" w:space="0" w:color="auto"/>
            </w:tcBorders>
            <w:noWrap/>
            <w:hideMark/>
          </w:tcPr>
          <w:p w14:paraId="2A136EB0" w14:textId="77777777" w:rsidR="00AF0947" w:rsidRPr="00DB2E7A" w:rsidRDefault="00AF0947" w:rsidP="008D175F">
            <w:pPr>
              <w:keepNext/>
              <w:keepLines/>
              <w:contextualSpacing/>
              <w:rPr>
                <w:rFonts w:cstheme="minorHAnsi"/>
                <w:bCs/>
              </w:rPr>
            </w:pPr>
            <w:r w:rsidRPr="00DB2E7A">
              <w:rPr>
                <w:rFonts w:cstheme="minorHAnsi"/>
                <w:bCs/>
              </w:rPr>
              <w:t>15074688</w:t>
            </w:r>
          </w:p>
        </w:tc>
        <w:tc>
          <w:tcPr>
            <w:tcW w:w="1701" w:type="dxa"/>
            <w:tcBorders>
              <w:top w:val="single" w:sz="12" w:space="0" w:color="auto"/>
            </w:tcBorders>
            <w:noWrap/>
            <w:hideMark/>
          </w:tcPr>
          <w:p w14:paraId="468A13FA" w14:textId="77777777" w:rsidR="00AF0947" w:rsidRPr="00DB2E7A" w:rsidRDefault="00AF0947" w:rsidP="008D175F">
            <w:pPr>
              <w:keepNext/>
              <w:keepLines/>
              <w:contextualSpacing/>
              <w:rPr>
                <w:rFonts w:cstheme="minorHAnsi"/>
                <w:bCs/>
              </w:rPr>
            </w:pPr>
            <w:r w:rsidRPr="00DB2E7A">
              <w:rPr>
                <w:rFonts w:cstheme="minorHAnsi"/>
                <w:bCs/>
              </w:rPr>
              <w:t>2.68</w:t>
            </w:r>
          </w:p>
        </w:tc>
        <w:tc>
          <w:tcPr>
            <w:tcW w:w="1603" w:type="dxa"/>
            <w:tcBorders>
              <w:top w:val="single" w:sz="12" w:space="0" w:color="auto"/>
            </w:tcBorders>
            <w:noWrap/>
            <w:hideMark/>
          </w:tcPr>
          <w:p w14:paraId="3A2D46F2" w14:textId="77777777" w:rsidR="00AF0947" w:rsidRPr="00DB2E7A" w:rsidRDefault="00AF0947" w:rsidP="008D175F">
            <w:pPr>
              <w:keepNext/>
              <w:keepLines/>
              <w:contextualSpacing/>
              <w:rPr>
                <w:rFonts w:cstheme="minorHAnsi"/>
                <w:bCs/>
              </w:rPr>
            </w:pPr>
            <w:r w:rsidRPr="00DB2E7A">
              <w:rPr>
                <w:rFonts w:cstheme="minorHAnsi"/>
                <w:bCs/>
              </w:rPr>
              <w:t>447</w:t>
            </w:r>
          </w:p>
        </w:tc>
        <w:tc>
          <w:tcPr>
            <w:tcW w:w="1940" w:type="dxa"/>
            <w:tcBorders>
              <w:top w:val="single" w:sz="12" w:space="0" w:color="auto"/>
            </w:tcBorders>
            <w:noWrap/>
            <w:hideMark/>
          </w:tcPr>
          <w:p w14:paraId="760785AE" w14:textId="77777777" w:rsidR="00AF0947" w:rsidRPr="00DB2E7A" w:rsidRDefault="00AF0947" w:rsidP="008D175F">
            <w:pPr>
              <w:keepNext/>
              <w:keepLines/>
              <w:contextualSpacing/>
              <w:rPr>
                <w:rFonts w:cstheme="minorHAnsi"/>
                <w:bCs/>
              </w:rPr>
            </w:pPr>
            <w:r w:rsidRPr="00DB2E7A">
              <w:rPr>
                <w:rFonts w:cstheme="minorHAnsi"/>
                <w:bCs/>
              </w:rPr>
              <w:t>Max</w:t>
            </w:r>
          </w:p>
        </w:tc>
      </w:tr>
      <w:tr w:rsidR="00AF0947" w:rsidRPr="003B7101" w14:paraId="417D8B55" w14:textId="77777777" w:rsidTr="008D175F">
        <w:trPr>
          <w:trHeight w:val="300"/>
        </w:trPr>
        <w:tc>
          <w:tcPr>
            <w:tcW w:w="852" w:type="dxa"/>
            <w:vMerge/>
            <w:noWrap/>
            <w:hideMark/>
          </w:tcPr>
          <w:p w14:paraId="39A64357" w14:textId="77777777" w:rsidR="00AF0947" w:rsidRPr="00DB2E7A" w:rsidRDefault="00AF0947" w:rsidP="008D175F">
            <w:pPr>
              <w:keepNext/>
              <w:keepLines/>
              <w:contextualSpacing/>
              <w:rPr>
                <w:rFonts w:cstheme="minorHAnsi"/>
                <w:bCs/>
              </w:rPr>
            </w:pPr>
          </w:p>
        </w:tc>
        <w:tc>
          <w:tcPr>
            <w:tcW w:w="1558" w:type="dxa"/>
            <w:vMerge/>
            <w:noWrap/>
            <w:hideMark/>
          </w:tcPr>
          <w:p w14:paraId="3A723DD1" w14:textId="77777777" w:rsidR="00AF0947" w:rsidRPr="00DB2E7A" w:rsidRDefault="00AF0947" w:rsidP="008D175F">
            <w:pPr>
              <w:keepNext/>
              <w:keepLines/>
              <w:contextualSpacing/>
              <w:rPr>
                <w:rFonts w:cstheme="minorHAnsi"/>
                <w:bCs/>
              </w:rPr>
            </w:pPr>
          </w:p>
        </w:tc>
        <w:tc>
          <w:tcPr>
            <w:tcW w:w="1418" w:type="dxa"/>
            <w:vMerge/>
            <w:noWrap/>
            <w:hideMark/>
          </w:tcPr>
          <w:p w14:paraId="4BBA5344" w14:textId="77777777" w:rsidR="00AF0947" w:rsidRPr="00DB2E7A" w:rsidRDefault="00AF0947" w:rsidP="008D175F">
            <w:pPr>
              <w:keepNext/>
              <w:keepLines/>
              <w:contextualSpacing/>
              <w:rPr>
                <w:rFonts w:cstheme="minorHAnsi"/>
                <w:bCs/>
              </w:rPr>
            </w:pPr>
          </w:p>
        </w:tc>
        <w:tc>
          <w:tcPr>
            <w:tcW w:w="1701" w:type="dxa"/>
            <w:noWrap/>
            <w:hideMark/>
          </w:tcPr>
          <w:p w14:paraId="46193776" w14:textId="77777777" w:rsidR="00AF0947" w:rsidRPr="00DB2E7A" w:rsidRDefault="00AF0947" w:rsidP="008D175F">
            <w:pPr>
              <w:keepNext/>
              <w:keepLines/>
              <w:contextualSpacing/>
              <w:rPr>
                <w:rFonts w:cstheme="minorHAnsi"/>
                <w:bCs/>
              </w:rPr>
            </w:pPr>
            <w:r w:rsidRPr="00DB2E7A">
              <w:rPr>
                <w:rFonts w:cstheme="minorHAnsi"/>
                <w:bCs/>
              </w:rPr>
              <w:t>1.06</w:t>
            </w:r>
          </w:p>
        </w:tc>
        <w:tc>
          <w:tcPr>
            <w:tcW w:w="1603" w:type="dxa"/>
            <w:noWrap/>
            <w:hideMark/>
          </w:tcPr>
          <w:p w14:paraId="507188F3" w14:textId="77777777" w:rsidR="00AF0947" w:rsidRPr="00DB2E7A" w:rsidRDefault="00AF0947" w:rsidP="008D175F">
            <w:pPr>
              <w:keepNext/>
              <w:keepLines/>
              <w:contextualSpacing/>
              <w:rPr>
                <w:rFonts w:cstheme="minorHAnsi"/>
                <w:bCs/>
              </w:rPr>
            </w:pPr>
            <w:r w:rsidRPr="00DB2E7A">
              <w:rPr>
                <w:rFonts w:cstheme="minorHAnsi"/>
                <w:bCs/>
              </w:rPr>
              <w:t>177</w:t>
            </w:r>
          </w:p>
        </w:tc>
        <w:tc>
          <w:tcPr>
            <w:tcW w:w="1940" w:type="dxa"/>
            <w:noWrap/>
            <w:hideMark/>
          </w:tcPr>
          <w:p w14:paraId="2E9FBF60" w14:textId="77777777" w:rsidR="00AF0947" w:rsidRPr="00DB2E7A" w:rsidRDefault="00AF0947" w:rsidP="008D175F">
            <w:pPr>
              <w:keepNext/>
              <w:keepLines/>
              <w:contextualSpacing/>
              <w:rPr>
                <w:rFonts w:cstheme="minorHAnsi"/>
                <w:bCs/>
              </w:rPr>
            </w:pPr>
            <w:r w:rsidRPr="00DB2E7A">
              <w:rPr>
                <w:rFonts w:cstheme="minorHAnsi"/>
                <w:bCs/>
              </w:rPr>
              <w:t>Min</w:t>
            </w:r>
          </w:p>
        </w:tc>
      </w:tr>
      <w:tr w:rsidR="00AF0947" w:rsidRPr="003B7101" w14:paraId="55A66F39" w14:textId="77777777" w:rsidTr="008D175F">
        <w:trPr>
          <w:trHeight w:val="300"/>
        </w:trPr>
        <w:tc>
          <w:tcPr>
            <w:tcW w:w="852" w:type="dxa"/>
            <w:vMerge/>
            <w:tcBorders>
              <w:bottom w:val="single" w:sz="12" w:space="0" w:color="auto"/>
            </w:tcBorders>
            <w:noWrap/>
            <w:hideMark/>
          </w:tcPr>
          <w:p w14:paraId="08572455" w14:textId="77777777" w:rsidR="00AF0947" w:rsidRPr="00DB2E7A" w:rsidRDefault="00AF0947" w:rsidP="008D175F">
            <w:pPr>
              <w:keepLines/>
              <w:contextualSpacing/>
              <w:rPr>
                <w:rFonts w:cstheme="minorHAnsi"/>
                <w:bCs/>
              </w:rPr>
            </w:pPr>
          </w:p>
        </w:tc>
        <w:tc>
          <w:tcPr>
            <w:tcW w:w="1558" w:type="dxa"/>
            <w:vMerge/>
            <w:tcBorders>
              <w:bottom w:val="single" w:sz="12" w:space="0" w:color="auto"/>
            </w:tcBorders>
            <w:noWrap/>
            <w:hideMark/>
          </w:tcPr>
          <w:p w14:paraId="12198C4D" w14:textId="77777777" w:rsidR="00AF0947" w:rsidRPr="00DB2E7A" w:rsidRDefault="00AF0947" w:rsidP="008D175F">
            <w:pPr>
              <w:keepLines/>
              <w:contextualSpacing/>
              <w:rPr>
                <w:rFonts w:cstheme="minorHAnsi"/>
                <w:bCs/>
              </w:rPr>
            </w:pPr>
          </w:p>
        </w:tc>
        <w:tc>
          <w:tcPr>
            <w:tcW w:w="1418" w:type="dxa"/>
            <w:vMerge/>
            <w:tcBorders>
              <w:bottom w:val="single" w:sz="12" w:space="0" w:color="auto"/>
            </w:tcBorders>
            <w:noWrap/>
            <w:hideMark/>
          </w:tcPr>
          <w:p w14:paraId="79281B05" w14:textId="77777777" w:rsidR="00AF0947" w:rsidRPr="00DB2E7A" w:rsidRDefault="00AF0947" w:rsidP="008D175F">
            <w:pPr>
              <w:keepLines/>
              <w:contextualSpacing/>
              <w:rPr>
                <w:rFonts w:cstheme="minorHAnsi"/>
                <w:bCs/>
              </w:rPr>
            </w:pPr>
          </w:p>
        </w:tc>
        <w:tc>
          <w:tcPr>
            <w:tcW w:w="1701" w:type="dxa"/>
            <w:tcBorders>
              <w:bottom w:val="single" w:sz="12" w:space="0" w:color="auto"/>
            </w:tcBorders>
            <w:noWrap/>
            <w:hideMark/>
          </w:tcPr>
          <w:p w14:paraId="12A17FBD" w14:textId="77777777" w:rsidR="00AF0947" w:rsidRPr="00DB2E7A" w:rsidRDefault="00AF0947" w:rsidP="008D175F">
            <w:pPr>
              <w:keepLines/>
              <w:contextualSpacing/>
              <w:rPr>
                <w:rFonts w:cstheme="minorHAnsi"/>
                <w:bCs/>
              </w:rPr>
            </w:pPr>
            <w:r w:rsidRPr="00DB2E7A">
              <w:rPr>
                <w:rFonts w:cstheme="minorHAnsi"/>
                <w:bCs/>
              </w:rPr>
              <w:t>2.01</w:t>
            </w:r>
          </w:p>
        </w:tc>
        <w:tc>
          <w:tcPr>
            <w:tcW w:w="1603" w:type="dxa"/>
            <w:tcBorders>
              <w:bottom w:val="single" w:sz="12" w:space="0" w:color="auto"/>
            </w:tcBorders>
            <w:noWrap/>
            <w:hideMark/>
          </w:tcPr>
          <w:p w14:paraId="58AE1EF2" w14:textId="77777777" w:rsidR="00AF0947" w:rsidRPr="00DB2E7A" w:rsidRDefault="00AF0947" w:rsidP="008D175F">
            <w:pPr>
              <w:keepLines/>
              <w:contextualSpacing/>
              <w:rPr>
                <w:rFonts w:cstheme="minorHAnsi"/>
                <w:bCs/>
              </w:rPr>
            </w:pPr>
            <w:r w:rsidRPr="00DB2E7A">
              <w:rPr>
                <w:rFonts w:cstheme="minorHAnsi"/>
                <w:bCs/>
              </w:rPr>
              <w:t>334</w:t>
            </w:r>
          </w:p>
        </w:tc>
        <w:tc>
          <w:tcPr>
            <w:tcW w:w="1940" w:type="dxa"/>
            <w:tcBorders>
              <w:bottom w:val="single" w:sz="12" w:space="0" w:color="auto"/>
            </w:tcBorders>
            <w:noWrap/>
            <w:hideMark/>
          </w:tcPr>
          <w:p w14:paraId="2AE606FA" w14:textId="77777777" w:rsidR="00AF0947" w:rsidRPr="00DB2E7A" w:rsidRDefault="00AF0947" w:rsidP="008D175F">
            <w:pPr>
              <w:keepLines/>
              <w:contextualSpacing/>
              <w:rPr>
                <w:rFonts w:cstheme="minorHAnsi"/>
                <w:bCs/>
              </w:rPr>
            </w:pPr>
            <w:r w:rsidRPr="00DB2E7A">
              <w:rPr>
                <w:rFonts w:cstheme="minorHAnsi"/>
                <w:bCs/>
              </w:rPr>
              <w:t>Mean</w:t>
            </w:r>
          </w:p>
        </w:tc>
      </w:tr>
      <w:tr w:rsidR="00AF0947" w:rsidRPr="003B7101" w14:paraId="4732697B" w14:textId="77777777" w:rsidTr="008D175F">
        <w:trPr>
          <w:trHeight w:val="300"/>
        </w:trPr>
        <w:tc>
          <w:tcPr>
            <w:tcW w:w="852" w:type="dxa"/>
            <w:vMerge w:val="restart"/>
            <w:tcBorders>
              <w:top w:val="single" w:sz="12" w:space="0" w:color="auto"/>
            </w:tcBorders>
            <w:noWrap/>
            <w:hideMark/>
          </w:tcPr>
          <w:p w14:paraId="6D05C5B4" w14:textId="77777777" w:rsidR="00AF0947" w:rsidRPr="00DB2E7A" w:rsidRDefault="00AF0947" w:rsidP="008D175F">
            <w:pPr>
              <w:contextualSpacing/>
              <w:rPr>
                <w:rFonts w:cstheme="minorHAnsi"/>
                <w:bCs/>
              </w:rPr>
            </w:pPr>
            <w:r w:rsidRPr="00DB2E7A">
              <w:rPr>
                <w:rFonts w:cstheme="minorHAnsi"/>
                <w:bCs/>
              </w:rPr>
              <w:t>5</w:t>
            </w:r>
          </w:p>
        </w:tc>
        <w:tc>
          <w:tcPr>
            <w:tcW w:w="1558" w:type="dxa"/>
            <w:vMerge w:val="restart"/>
            <w:tcBorders>
              <w:top w:val="single" w:sz="12" w:space="0" w:color="auto"/>
            </w:tcBorders>
            <w:noWrap/>
            <w:hideMark/>
          </w:tcPr>
          <w:p w14:paraId="117E8F18" w14:textId="77777777" w:rsidR="00AF0947" w:rsidRPr="00DB2E7A" w:rsidRDefault="00AF0947" w:rsidP="008D175F">
            <w:pPr>
              <w:contextualSpacing/>
              <w:rPr>
                <w:rFonts w:cstheme="minorHAnsi"/>
                <w:bCs/>
              </w:rPr>
            </w:pPr>
            <w:r w:rsidRPr="00DB2E7A">
              <w:rPr>
                <w:rFonts w:cstheme="minorHAnsi"/>
                <w:bCs/>
              </w:rPr>
              <w:t>116</w:t>
            </w:r>
          </w:p>
        </w:tc>
        <w:tc>
          <w:tcPr>
            <w:tcW w:w="1418" w:type="dxa"/>
            <w:vMerge w:val="restart"/>
            <w:tcBorders>
              <w:top w:val="single" w:sz="12" w:space="0" w:color="auto"/>
            </w:tcBorders>
            <w:noWrap/>
            <w:hideMark/>
          </w:tcPr>
          <w:p w14:paraId="3F443335" w14:textId="77777777" w:rsidR="00AF0947" w:rsidRPr="00DB2E7A" w:rsidRDefault="00AF0947" w:rsidP="008D175F">
            <w:pPr>
              <w:contextualSpacing/>
              <w:rPr>
                <w:rFonts w:cstheme="minorHAnsi"/>
                <w:bCs/>
              </w:rPr>
            </w:pPr>
            <w:r w:rsidRPr="00DB2E7A">
              <w:rPr>
                <w:rFonts w:cstheme="minorHAnsi"/>
                <w:bCs/>
              </w:rPr>
              <w:t>1168285</w:t>
            </w:r>
          </w:p>
        </w:tc>
        <w:tc>
          <w:tcPr>
            <w:tcW w:w="1701" w:type="dxa"/>
            <w:tcBorders>
              <w:top w:val="single" w:sz="12" w:space="0" w:color="auto"/>
            </w:tcBorders>
            <w:noWrap/>
            <w:hideMark/>
          </w:tcPr>
          <w:p w14:paraId="366D4787"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195DE6A1" w14:textId="77777777" w:rsidR="00AF0947" w:rsidRPr="00DB2E7A" w:rsidRDefault="00AF0947" w:rsidP="008D175F">
            <w:pPr>
              <w:contextualSpacing/>
              <w:rPr>
                <w:rFonts w:cstheme="minorHAnsi"/>
                <w:bCs/>
              </w:rPr>
            </w:pPr>
            <w:r w:rsidRPr="00DB2E7A">
              <w:rPr>
                <w:rFonts w:cstheme="minorHAnsi"/>
                <w:bCs/>
              </w:rPr>
              <w:t>600</w:t>
            </w:r>
          </w:p>
        </w:tc>
        <w:tc>
          <w:tcPr>
            <w:tcW w:w="1940" w:type="dxa"/>
            <w:tcBorders>
              <w:top w:val="single" w:sz="12" w:space="0" w:color="auto"/>
            </w:tcBorders>
            <w:noWrap/>
            <w:hideMark/>
          </w:tcPr>
          <w:p w14:paraId="42656722"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9FF902F" w14:textId="77777777" w:rsidTr="008D175F">
        <w:trPr>
          <w:trHeight w:val="300"/>
        </w:trPr>
        <w:tc>
          <w:tcPr>
            <w:tcW w:w="852" w:type="dxa"/>
            <w:vMerge/>
            <w:noWrap/>
            <w:hideMark/>
          </w:tcPr>
          <w:p w14:paraId="74055D43" w14:textId="77777777" w:rsidR="00AF0947" w:rsidRPr="00DB2E7A" w:rsidRDefault="00AF0947" w:rsidP="008D175F">
            <w:pPr>
              <w:contextualSpacing/>
              <w:rPr>
                <w:rFonts w:cstheme="minorHAnsi"/>
                <w:bCs/>
              </w:rPr>
            </w:pPr>
          </w:p>
        </w:tc>
        <w:tc>
          <w:tcPr>
            <w:tcW w:w="1558" w:type="dxa"/>
            <w:vMerge/>
            <w:noWrap/>
            <w:hideMark/>
          </w:tcPr>
          <w:p w14:paraId="0CD7BB6B" w14:textId="77777777" w:rsidR="00AF0947" w:rsidRPr="00DB2E7A" w:rsidRDefault="00AF0947" w:rsidP="008D175F">
            <w:pPr>
              <w:contextualSpacing/>
              <w:rPr>
                <w:rFonts w:cstheme="minorHAnsi"/>
                <w:bCs/>
              </w:rPr>
            </w:pPr>
          </w:p>
        </w:tc>
        <w:tc>
          <w:tcPr>
            <w:tcW w:w="1418" w:type="dxa"/>
            <w:vMerge/>
            <w:noWrap/>
            <w:hideMark/>
          </w:tcPr>
          <w:p w14:paraId="4B3DB6E3" w14:textId="77777777" w:rsidR="00AF0947" w:rsidRPr="00DB2E7A" w:rsidRDefault="00AF0947" w:rsidP="008D175F">
            <w:pPr>
              <w:contextualSpacing/>
              <w:rPr>
                <w:rFonts w:cstheme="minorHAnsi"/>
                <w:bCs/>
              </w:rPr>
            </w:pPr>
          </w:p>
        </w:tc>
        <w:tc>
          <w:tcPr>
            <w:tcW w:w="1701" w:type="dxa"/>
            <w:noWrap/>
            <w:hideMark/>
          </w:tcPr>
          <w:p w14:paraId="199DF317" w14:textId="77777777" w:rsidR="00AF0947" w:rsidRPr="00DB2E7A" w:rsidRDefault="00AF0947" w:rsidP="008D175F">
            <w:pPr>
              <w:contextualSpacing/>
              <w:rPr>
                <w:rFonts w:cstheme="minorHAnsi"/>
                <w:bCs/>
              </w:rPr>
            </w:pPr>
            <w:r w:rsidRPr="00DB2E7A">
              <w:rPr>
                <w:rFonts w:cstheme="minorHAnsi"/>
                <w:bCs/>
              </w:rPr>
              <w:t>1.12</w:t>
            </w:r>
          </w:p>
        </w:tc>
        <w:tc>
          <w:tcPr>
            <w:tcW w:w="1603" w:type="dxa"/>
            <w:noWrap/>
            <w:hideMark/>
          </w:tcPr>
          <w:p w14:paraId="5B837DEA" w14:textId="77777777" w:rsidR="00AF0947" w:rsidRPr="00DB2E7A" w:rsidRDefault="00AF0947" w:rsidP="008D175F">
            <w:pPr>
              <w:contextualSpacing/>
              <w:rPr>
                <w:rFonts w:cstheme="minorHAnsi"/>
                <w:bCs/>
              </w:rPr>
            </w:pPr>
            <w:r w:rsidRPr="00DB2E7A">
              <w:rPr>
                <w:rFonts w:cstheme="minorHAnsi"/>
                <w:bCs/>
              </w:rPr>
              <w:t>224</w:t>
            </w:r>
          </w:p>
        </w:tc>
        <w:tc>
          <w:tcPr>
            <w:tcW w:w="1940" w:type="dxa"/>
            <w:noWrap/>
            <w:hideMark/>
          </w:tcPr>
          <w:p w14:paraId="5E825B90"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632E472" w14:textId="77777777" w:rsidTr="008D175F">
        <w:trPr>
          <w:trHeight w:val="300"/>
        </w:trPr>
        <w:tc>
          <w:tcPr>
            <w:tcW w:w="852" w:type="dxa"/>
            <w:vMerge/>
            <w:tcBorders>
              <w:bottom w:val="single" w:sz="12" w:space="0" w:color="auto"/>
            </w:tcBorders>
            <w:noWrap/>
            <w:hideMark/>
          </w:tcPr>
          <w:p w14:paraId="6C4B31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C9AB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2CDB8F1"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493CBC22" w14:textId="77777777" w:rsidR="00AF0947" w:rsidRPr="00DB2E7A" w:rsidRDefault="00AF0947" w:rsidP="008D175F">
            <w:pPr>
              <w:contextualSpacing/>
              <w:rPr>
                <w:rFonts w:cstheme="minorHAnsi"/>
                <w:bCs/>
              </w:rPr>
            </w:pPr>
            <w:r w:rsidRPr="00DB2E7A">
              <w:rPr>
                <w:rFonts w:cstheme="minorHAnsi"/>
                <w:bCs/>
              </w:rPr>
              <w:t>1.99</w:t>
            </w:r>
          </w:p>
        </w:tc>
        <w:tc>
          <w:tcPr>
            <w:tcW w:w="1603" w:type="dxa"/>
            <w:tcBorders>
              <w:bottom w:val="single" w:sz="12" w:space="0" w:color="auto"/>
            </w:tcBorders>
            <w:noWrap/>
            <w:hideMark/>
          </w:tcPr>
          <w:p w14:paraId="3A0A423D" w14:textId="77777777" w:rsidR="00AF0947" w:rsidRPr="00DB2E7A" w:rsidRDefault="00AF0947" w:rsidP="008D175F">
            <w:pPr>
              <w:contextualSpacing/>
              <w:rPr>
                <w:rFonts w:cstheme="minorHAnsi"/>
                <w:bCs/>
              </w:rPr>
            </w:pPr>
            <w:r w:rsidRPr="00DB2E7A">
              <w:rPr>
                <w:rFonts w:cstheme="minorHAnsi"/>
                <w:bCs/>
              </w:rPr>
              <w:t>398</w:t>
            </w:r>
          </w:p>
        </w:tc>
        <w:tc>
          <w:tcPr>
            <w:tcW w:w="1940" w:type="dxa"/>
            <w:tcBorders>
              <w:bottom w:val="single" w:sz="12" w:space="0" w:color="auto"/>
            </w:tcBorders>
            <w:noWrap/>
            <w:hideMark/>
          </w:tcPr>
          <w:p w14:paraId="369BE87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449AC03" w14:textId="77777777" w:rsidTr="008D175F">
        <w:trPr>
          <w:trHeight w:val="300"/>
        </w:trPr>
        <w:tc>
          <w:tcPr>
            <w:tcW w:w="852" w:type="dxa"/>
            <w:vMerge w:val="restart"/>
            <w:tcBorders>
              <w:top w:val="single" w:sz="12" w:space="0" w:color="auto"/>
            </w:tcBorders>
            <w:noWrap/>
            <w:hideMark/>
          </w:tcPr>
          <w:p w14:paraId="3972A582" w14:textId="77777777" w:rsidR="00AF0947" w:rsidRPr="00DB2E7A" w:rsidRDefault="00AF0947" w:rsidP="008D175F">
            <w:pPr>
              <w:contextualSpacing/>
              <w:rPr>
                <w:rFonts w:cstheme="minorHAnsi"/>
                <w:bCs/>
              </w:rPr>
            </w:pPr>
            <w:r w:rsidRPr="00DB2E7A">
              <w:rPr>
                <w:rFonts w:cstheme="minorHAnsi"/>
                <w:bCs/>
              </w:rPr>
              <w:t>4</w:t>
            </w:r>
          </w:p>
        </w:tc>
        <w:tc>
          <w:tcPr>
            <w:tcW w:w="1558" w:type="dxa"/>
            <w:vMerge w:val="restart"/>
            <w:tcBorders>
              <w:top w:val="single" w:sz="12" w:space="0" w:color="auto"/>
            </w:tcBorders>
            <w:noWrap/>
            <w:hideMark/>
          </w:tcPr>
          <w:p w14:paraId="7E4439A0" w14:textId="77777777" w:rsidR="00AF0947" w:rsidRPr="00DB2E7A" w:rsidRDefault="00AF0947" w:rsidP="008D175F">
            <w:pPr>
              <w:contextualSpacing/>
              <w:rPr>
                <w:rFonts w:cstheme="minorHAnsi"/>
                <w:bCs/>
              </w:rPr>
            </w:pPr>
            <w:r w:rsidRPr="00DB2E7A">
              <w:rPr>
                <w:rFonts w:cstheme="minorHAnsi"/>
                <w:bCs/>
              </w:rPr>
              <w:t>23</w:t>
            </w:r>
          </w:p>
        </w:tc>
        <w:tc>
          <w:tcPr>
            <w:tcW w:w="1418" w:type="dxa"/>
            <w:vMerge w:val="restart"/>
            <w:tcBorders>
              <w:top w:val="single" w:sz="12" w:space="0" w:color="auto"/>
            </w:tcBorders>
            <w:noWrap/>
            <w:hideMark/>
          </w:tcPr>
          <w:p w14:paraId="1A63A151" w14:textId="77777777" w:rsidR="00AF0947" w:rsidRPr="00DB2E7A" w:rsidRDefault="00AF0947" w:rsidP="008D175F">
            <w:pPr>
              <w:contextualSpacing/>
              <w:rPr>
                <w:rFonts w:cstheme="minorHAnsi"/>
                <w:bCs/>
              </w:rPr>
            </w:pPr>
            <w:r w:rsidRPr="00DB2E7A">
              <w:rPr>
                <w:rFonts w:cstheme="minorHAnsi"/>
                <w:bCs/>
              </w:rPr>
              <w:t>149088</w:t>
            </w:r>
          </w:p>
        </w:tc>
        <w:tc>
          <w:tcPr>
            <w:tcW w:w="1701" w:type="dxa"/>
            <w:tcBorders>
              <w:top w:val="single" w:sz="12" w:space="0" w:color="auto"/>
            </w:tcBorders>
            <w:noWrap/>
            <w:hideMark/>
          </w:tcPr>
          <w:p w14:paraId="7B30735E"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0CC6E047" w14:textId="77777777" w:rsidR="00AF0947" w:rsidRPr="00DB2E7A" w:rsidRDefault="00AF0947" w:rsidP="008D175F">
            <w:pPr>
              <w:contextualSpacing/>
              <w:rPr>
                <w:rFonts w:cstheme="minorHAnsi"/>
                <w:bCs/>
              </w:rPr>
            </w:pPr>
            <w:r w:rsidRPr="00DB2E7A">
              <w:rPr>
                <w:rFonts w:cstheme="minorHAnsi"/>
                <w:bCs/>
              </w:rPr>
              <w:t>566</w:t>
            </w:r>
          </w:p>
        </w:tc>
        <w:tc>
          <w:tcPr>
            <w:tcW w:w="1940" w:type="dxa"/>
            <w:tcBorders>
              <w:top w:val="single" w:sz="12" w:space="0" w:color="auto"/>
            </w:tcBorders>
            <w:noWrap/>
            <w:hideMark/>
          </w:tcPr>
          <w:p w14:paraId="4496B27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3639CBC2" w14:textId="77777777" w:rsidTr="008D175F">
        <w:trPr>
          <w:trHeight w:val="300"/>
        </w:trPr>
        <w:tc>
          <w:tcPr>
            <w:tcW w:w="852" w:type="dxa"/>
            <w:vMerge/>
            <w:noWrap/>
            <w:hideMark/>
          </w:tcPr>
          <w:p w14:paraId="7958EA0B" w14:textId="77777777" w:rsidR="00AF0947" w:rsidRPr="00DB2E7A" w:rsidRDefault="00AF0947" w:rsidP="008D175F">
            <w:pPr>
              <w:contextualSpacing/>
              <w:rPr>
                <w:rFonts w:cstheme="minorHAnsi"/>
                <w:bCs/>
              </w:rPr>
            </w:pPr>
          </w:p>
        </w:tc>
        <w:tc>
          <w:tcPr>
            <w:tcW w:w="1558" w:type="dxa"/>
            <w:vMerge/>
            <w:noWrap/>
            <w:hideMark/>
          </w:tcPr>
          <w:p w14:paraId="6317AAF8" w14:textId="77777777" w:rsidR="00AF0947" w:rsidRPr="00DB2E7A" w:rsidRDefault="00AF0947" w:rsidP="008D175F">
            <w:pPr>
              <w:contextualSpacing/>
              <w:rPr>
                <w:rFonts w:cstheme="minorHAnsi"/>
                <w:bCs/>
              </w:rPr>
            </w:pPr>
          </w:p>
        </w:tc>
        <w:tc>
          <w:tcPr>
            <w:tcW w:w="1418" w:type="dxa"/>
            <w:vMerge/>
            <w:noWrap/>
            <w:hideMark/>
          </w:tcPr>
          <w:p w14:paraId="1E06D96B" w14:textId="77777777" w:rsidR="00AF0947" w:rsidRPr="00DB2E7A" w:rsidRDefault="00AF0947" w:rsidP="008D175F">
            <w:pPr>
              <w:contextualSpacing/>
              <w:rPr>
                <w:rFonts w:cstheme="minorHAnsi"/>
                <w:bCs/>
              </w:rPr>
            </w:pPr>
          </w:p>
        </w:tc>
        <w:tc>
          <w:tcPr>
            <w:tcW w:w="1701" w:type="dxa"/>
            <w:noWrap/>
            <w:hideMark/>
          </w:tcPr>
          <w:p w14:paraId="07CF91E0" w14:textId="77777777" w:rsidR="00AF0947" w:rsidRPr="00DB2E7A" w:rsidRDefault="00AF0947" w:rsidP="008D175F">
            <w:pPr>
              <w:contextualSpacing/>
              <w:rPr>
                <w:rFonts w:cstheme="minorHAnsi"/>
                <w:bCs/>
              </w:rPr>
            </w:pPr>
            <w:r w:rsidRPr="00DB2E7A">
              <w:rPr>
                <w:rFonts w:cstheme="minorHAnsi"/>
                <w:bCs/>
              </w:rPr>
              <w:t>1.57</w:t>
            </w:r>
          </w:p>
        </w:tc>
        <w:tc>
          <w:tcPr>
            <w:tcW w:w="1603" w:type="dxa"/>
            <w:noWrap/>
            <w:hideMark/>
          </w:tcPr>
          <w:p w14:paraId="411BF419" w14:textId="77777777" w:rsidR="00AF0947" w:rsidRPr="00DB2E7A" w:rsidRDefault="00AF0947" w:rsidP="008D175F">
            <w:pPr>
              <w:contextualSpacing/>
              <w:rPr>
                <w:rFonts w:cstheme="minorHAnsi"/>
                <w:bCs/>
              </w:rPr>
            </w:pPr>
            <w:r w:rsidRPr="00DB2E7A">
              <w:rPr>
                <w:rFonts w:cstheme="minorHAnsi"/>
                <w:bCs/>
              </w:rPr>
              <w:t>393</w:t>
            </w:r>
          </w:p>
        </w:tc>
        <w:tc>
          <w:tcPr>
            <w:tcW w:w="1940" w:type="dxa"/>
            <w:noWrap/>
            <w:hideMark/>
          </w:tcPr>
          <w:p w14:paraId="687045FC"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5FCD276" w14:textId="77777777" w:rsidTr="008D175F">
        <w:trPr>
          <w:trHeight w:val="300"/>
        </w:trPr>
        <w:tc>
          <w:tcPr>
            <w:tcW w:w="852" w:type="dxa"/>
            <w:vMerge/>
            <w:tcBorders>
              <w:bottom w:val="single" w:sz="12" w:space="0" w:color="auto"/>
            </w:tcBorders>
            <w:noWrap/>
            <w:hideMark/>
          </w:tcPr>
          <w:p w14:paraId="624AAAF0"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658CB4BE"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1FECB0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6BF4B2C" w14:textId="77777777" w:rsidR="00AF0947" w:rsidRPr="00DB2E7A" w:rsidRDefault="00AF0947" w:rsidP="008D175F">
            <w:pPr>
              <w:contextualSpacing/>
              <w:rPr>
                <w:rFonts w:cstheme="minorHAnsi"/>
                <w:bCs/>
              </w:rPr>
            </w:pPr>
            <w:r w:rsidRPr="00DB2E7A">
              <w:rPr>
                <w:rFonts w:cstheme="minorHAnsi"/>
                <w:bCs/>
              </w:rPr>
              <w:t>1.88</w:t>
            </w:r>
          </w:p>
        </w:tc>
        <w:tc>
          <w:tcPr>
            <w:tcW w:w="1603" w:type="dxa"/>
            <w:tcBorders>
              <w:bottom w:val="single" w:sz="12" w:space="0" w:color="auto"/>
            </w:tcBorders>
            <w:noWrap/>
            <w:hideMark/>
          </w:tcPr>
          <w:p w14:paraId="73B38DFB" w14:textId="77777777" w:rsidR="00AF0947" w:rsidRPr="00DB2E7A" w:rsidRDefault="00AF0947" w:rsidP="008D175F">
            <w:pPr>
              <w:contextualSpacing/>
              <w:rPr>
                <w:rFonts w:cstheme="minorHAnsi"/>
                <w:bCs/>
              </w:rPr>
            </w:pPr>
            <w:r w:rsidRPr="00DB2E7A">
              <w:rPr>
                <w:rFonts w:cstheme="minorHAnsi"/>
                <w:bCs/>
              </w:rPr>
              <w:t>471</w:t>
            </w:r>
          </w:p>
        </w:tc>
        <w:tc>
          <w:tcPr>
            <w:tcW w:w="1940" w:type="dxa"/>
            <w:tcBorders>
              <w:bottom w:val="single" w:sz="12" w:space="0" w:color="auto"/>
            </w:tcBorders>
            <w:noWrap/>
            <w:hideMark/>
          </w:tcPr>
          <w:p w14:paraId="4A5ABC76"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38FB37A3" w14:textId="77777777" w:rsidTr="008D175F">
        <w:trPr>
          <w:trHeight w:val="300"/>
        </w:trPr>
        <w:tc>
          <w:tcPr>
            <w:tcW w:w="852" w:type="dxa"/>
            <w:vMerge w:val="restart"/>
            <w:tcBorders>
              <w:top w:val="single" w:sz="12" w:space="0" w:color="auto"/>
            </w:tcBorders>
            <w:noWrap/>
            <w:hideMark/>
          </w:tcPr>
          <w:p w14:paraId="1F22B94F" w14:textId="77777777" w:rsidR="00AF0947" w:rsidRPr="00DB2E7A" w:rsidRDefault="00AF0947" w:rsidP="008D175F">
            <w:pPr>
              <w:contextualSpacing/>
              <w:rPr>
                <w:rFonts w:cstheme="minorHAnsi"/>
                <w:bCs/>
              </w:rPr>
            </w:pPr>
            <w:r w:rsidRPr="00DB2E7A">
              <w:rPr>
                <w:rFonts w:cstheme="minorHAnsi"/>
                <w:bCs/>
              </w:rPr>
              <w:t>3</w:t>
            </w:r>
          </w:p>
        </w:tc>
        <w:tc>
          <w:tcPr>
            <w:tcW w:w="1558" w:type="dxa"/>
            <w:vMerge w:val="restart"/>
            <w:tcBorders>
              <w:top w:val="single" w:sz="12" w:space="0" w:color="auto"/>
            </w:tcBorders>
            <w:noWrap/>
            <w:hideMark/>
          </w:tcPr>
          <w:p w14:paraId="122BC745" w14:textId="77777777" w:rsidR="00AF0947" w:rsidRPr="00DB2E7A" w:rsidRDefault="00AF0947" w:rsidP="008D175F">
            <w:pPr>
              <w:contextualSpacing/>
              <w:rPr>
                <w:rFonts w:cstheme="minorHAnsi"/>
                <w:bCs/>
              </w:rPr>
            </w:pPr>
            <w:r w:rsidRPr="00DB2E7A">
              <w:rPr>
                <w:rFonts w:cstheme="minorHAnsi"/>
                <w:bCs/>
              </w:rPr>
              <w:t>12</w:t>
            </w:r>
          </w:p>
        </w:tc>
        <w:tc>
          <w:tcPr>
            <w:tcW w:w="1418" w:type="dxa"/>
            <w:vMerge w:val="restart"/>
            <w:tcBorders>
              <w:top w:val="single" w:sz="12" w:space="0" w:color="auto"/>
            </w:tcBorders>
            <w:noWrap/>
            <w:hideMark/>
          </w:tcPr>
          <w:p w14:paraId="3488650E" w14:textId="77777777" w:rsidR="00AF0947" w:rsidRPr="00DB2E7A" w:rsidRDefault="00AF0947" w:rsidP="008D175F">
            <w:pPr>
              <w:contextualSpacing/>
              <w:rPr>
                <w:rFonts w:cstheme="minorHAnsi"/>
                <w:bCs/>
              </w:rPr>
            </w:pPr>
            <w:r w:rsidRPr="00DB2E7A">
              <w:rPr>
                <w:rFonts w:cstheme="minorHAnsi"/>
                <w:bCs/>
              </w:rPr>
              <w:t>45432</w:t>
            </w:r>
          </w:p>
        </w:tc>
        <w:tc>
          <w:tcPr>
            <w:tcW w:w="1701" w:type="dxa"/>
            <w:tcBorders>
              <w:top w:val="single" w:sz="12" w:space="0" w:color="auto"/>
            </w:tcBorders>
            <w:noWrap/>
            <w:hideMark/>
          </w:tcPr>
          <w:p w14:paraId="6F998C65"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top w:val="single" w:sz="12" w:space="0" w:color="auto"/>
            </w:tcBorders>
            <w:noWrap/>
            <w:hideMark/>
          </w:tcPr>
          <w:p w14:paraId="70ABF560"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0FF1594A"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D5468ED" w14:textId="77777777" w:rsidTr="008D175F">
        <w:trPr>
          <w:trHeight w:val="300"/>
        </w:trPr>
        <w:tc>
          <w:tcPr>
            <w:tcW w:w="852" w:type="dxa"/>
            <w:vMerge/>
            <w:noWrap/>
            <w:hideMark/>
          </w:tcPr>
          <w:p w14:paraId="18923432" w14:textId="77777777" w:rsidR="00AF0947" w:rsidRPr="00DB2E7A" w:rsidRDefault="00AF0947" w:rsidP="008D175F">
            <w:pPr>
              <w:contextualSpacing/>
              <w:rPr>
                <w:rFonts w:cstheme="minorHAnsi"/>
                <w:bCs/>
              </w:rPr>
            </w:pPr>
          </w:p>
        </w:tc>
        <w:tc>
          <w:tcPr>
            <w:tcW w:w="1558" w:type="dxa"/>
            <w:vMerge/>
            <w:noWrap/>
            <w:hideMark/>
          </w:tcPr>
          <w:p w14:paraId="3BE91CAF" w14:textId="77777777" w:rsidR="00AF0947" w:rsidRPr="00DB2E7A" w:rsidRDefault="00AF0947" w:rsidP="008D175F">
            <w:pPr>
              <w:contextualSpacing/>
              <w:rPr>
                <w:rFonts w:cstheme="minorHAnsi"/>
                <w:bCs/>
              </w:rPr>
            </w:pPr>
          </w:p>
        </w:tc>
        <w:tc>
          <w:tcPr>
            <w:tcW w:w="1418" w:type="dxa"/>
            <w:vMerge/>
            <w:noWrap/>
            <w:hideMark/>
          </w:tcPr>
          <w:p w14:paraId="78FE3A17" w14:textId="77777777" w:rsidR="00AF0947" w:rsidRPr="00DB2E7A" w:rsidRDefault="00AF0947" w:rsidP="008D175F">
            <w:pPr>
              <w:contextualSpacing/>
              <w:rPr>
                <w:rFonts w:cstheme="minorHAnsi"/>
                <w:bCs/>
              </w:rPr>
            </w:pPr>
          </w:p>
        </w:tc>
        <w:tc>
          <w:tcPr>
            <w:tcW w:w="1701" w:type="dxa"/>
            <w:noWrap/>
            <w:hideMark/>
          </w:tcPr>
          <w:p w14:paraId="4C07805D"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56D43AF0" w14:textId="77777777" w:rsidR="00AF0947" w:rsidRPr="00DB2E7A" w:rsidRDefault="00AF0947" w:rsidP="008D175F">
            <w:pPr>
              <w:contextualSpacing/>
              <w:rPr>
                <w:rFonts w:cstheme="minorHAnsi"/>
                <w:bCs/>
              </w:rPr>
            </w:pPr>
            <w:r w:rsidRPr="00DB2E7A">
              <w:rPr>
                <w:rFonts w:cstheme="minorHAnsi"/>
                <w:bCs/>
              </w:rPr>
              <w:t>556</w:t>
            </w:r>
          </w:p>
        </w:tc>
        <w:tc>
          <w:tcPr>
            <w:tcW w:w="1940" w:type="dxa"/>
            <w:noWrap/>
            <w:hideMark/>
          </w:tcPr>
          <w:p w14:paraId="26E5EA26"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2D14BAB2" w14:textId="77777777" w:rsidTr="008D175F">
        <w:trPr>
          <w:trHeight w:val="300"/>
        </w:trPr>
        <w:tc>
          <w:tcPr>
            <w:tcW w:w="852" w:type="dxa"/>
            <w:vMerge/>
            <w:tcBorders>
              <w:bottom w:val="single" w:sz="12" w:space="0" w:color="auto"/>
            </w:tcBorders>
            <w:noWrap/>
            <w:hideMark/>
          </w:tcPr>
          <w:p w14:paraId="0A4A43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5E1EE600"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26A6477"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269D1A99" w14:textId="77777777" w:rsidR="00AF0947" w:rsidRPr="00DB2E7A" w:rsidRDefault="00AF0947" w:rsidP="008D175F">
            <w:pPr>
              <w:contextualSpacing/>
              <w:rPr>
                <w:rFonts w:cstheme="minorHAnsi"/>
                <w:bCs/>
              </w:rPr>
            </w:pPr>
            <w:r w:rsidRPr="00DB2E7A">
              <w:rPr>
                <w:rFonts w:cstheme="minorHAnsi"/>
                <w:bCs/>
              </w:rPr>
              <w:t>1.95</w:t>
            </w:r>
          </w:p>
        </w:tc>
        <w:tc>
          <w:tcPr>
            <w:tcW w:w="1603" w:type="dxa"/>
            <w:tcBorders>
              <w:bottom w:val="single" w:sz="12" w:space="0" w:color="auto"/>
            </w:tcBorders>
            <w:noWrap/>
            <w:hideMark/>
          </w:tcPr>
          <w:p w14:paraId="7412329A" w14:textId="77777777" w:rsidR="00AF0947" w:rsidRPr="00DB2E7A" w:rsidRDefault="00AF0947" w:rsidP="008D175F">
            <w:pPr>
              <w:contextualSpacing/>
              <w:rPr>
                <w:rFonts w:cstheme="minorHAnsi"/>
                <w:bCs/>
              </w:rPr>
            </w:pPr>
            <w:r w:rsidRPr="00DB2E7A">
              <w:rPr>
                <w:rFonts w:cstheme="minorHAnsi"/>
                <w:bCs/>
              </w:rPr>
              <w:t>651</w:t>
            </w:r>
          </w:p>
        </w:tc>
        <w:tc>
          <w:tcPr>
            <w:tcW w:w="1940" w:type="dxa"/>
            <w:tcBorders>
              <w:bottom w:val="single" w:sz="12" w:space="0" w:color="auto"/>
            </w:tcBorders>
            <w:noWrap/>
            <w:hideMark/>
          </w:tcPr>
          <w:p w14:paraId="792C21A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48C61C19" w14:textId="77777777" w:rsidTr="008D175F">
        <w:trPr>
          <w:trHeight w:val="300"/>
        </w:trPr>
        <w:tc>
          <w:tcPr>
            <w:tcW w:w="852" w:type="dxa"/>
            <w:vMerge w:val="restart"/>
            <w:tcBorders>
              <w:top w:val="single" w:sz="12" w:space="0" w:color="auto"/>
            </w:tcBorders>
            <w:noWrap/>
            <w:hideMark/>
          </w:tcPr>
          <w:p w14:paraId="0F4B1835" w14:textId="77777777" w:rsidR="00AF0947" w:rsidRPr="00DB2E7A" w:rsidRDefault="00AF0947" w:rsidP="008D175F">
            <w:pPr>
              <w:contextualSpacing/>
              <w:rPr>
                <w:rFonts w:cstheme="minorHAnsi"/>
              </w:rPr>
            </w:pPr>
            <w:r w:rsidRPr="00DB2E7A">
              <w:rPr>
                <w:rFonts w:cstheme="minorHAnsi"/>
              </w:rPr>
              <w:t>All</w:t>
            </w:r>
          </w:p>
        </w:tc>
        <w:tc>
          <w:tcPr>
            <w:tcW w:w="1558" w:type="dxa"/>
            <w:vMerge w:val="restart"/>
            <w:tcBorders>
              <w:top w:val="single" w:sz="12" w:space="0" w:color="auto"/>
            </w:tcBorders>
            <w:noWrap/>
            <w:hideMark/>
          </w:tcPr>
          <w:p w14:paraId="4EEC5F0D" w14:textId="77777777" w:rsidR="00AF0947" w:rsidRPr="00DB2E7A" w:rsidRDefault="00AF0947" w:rsidP="008D175F">
            <w:pPr>
              <w:contextualSpacing/>
              <w:rPr>
                <w:rFonts w:cstheme="minorHAnsi"/>
                <w:bCs/>
              </w:rPr>
            </w:pPr>
            <w:r w:rsidRPr="00DB2E7A">
              <w:rPr>
                <w:rFonts w:cstheme="minorHAnsi"/>
                <w:bCs/>
              </w:rPr>
              <w:t>3080</w:t>
            </w:r>
          </w:p>
        </w:tc>
        <w:tc>
          <w:tcPr>
            <w:tcW w:w="1418" w:type="dxa"/>
            <w:vMerge w:val="restart"/>
            <w:tcBorders>
              <w:top w:val="single" w:sz="12" w:space="0" w:color="auto"/>
            </w:tcBorders>
            <w:noWrap/>
            <w:hideMark/>
          </w:tcPr>
          <w:p w14:paraId="5D075F98" w14:textId="77777777" w:rsidR="00AF0947" w:rsidRPr="00DB2E7A" w:rsidRDefault="00AF0947" w:rsidP="008D175F">
            <w:pPr>
              <w:contextualSpacing/>
              <w:rPr>
                <w:rFonts w:cstheme="minorHAnsi"/>
                <w:bCs/>
              </w:rPr>
            </w:pPr>
            <w:r w:rsidRPr="00DB2E7A">
              <w:rPr>
                <w:rFonts w:cstheme="minorHAnsi"/>
                <w:bCs/>
              </w:rPr>
              <w:t>54724339</w:t>
            </w:r>
          </w:p>
        </w:tc>
        <w:tc>
          <w:tcPr>
            <w:tcW w:w="1701" w:type="dxa"/>
            <w:tcBorders>
              <w:top w:val="single" w:sz="12" w:space="0" w:color="auto"/>
            </w:tcBorders>
            <w:noWrap/>
            <w:hideMark/>
          </w:tcPr>
          <w:p w14:paraId="7EEB3D4E"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219BD98A"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72F554E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769791E6" w14:textId="77777777" w:rsidTr="008D175F">
        <w:trPr>
          <w:trHeight w:val="300"/>
        </w:trPr>
        <w:tc>
          <w:tcPr>
            <w:tcW w:w="852" w:type="dxa"/>
            <w:vMerge/>
            <w:tcBorders>
              <w:bottom w:val="single" w:sz="12" w:space="0" w:color="auto"/>
            </w:tcBorders>
            <w:noWrap/>
            <w:hideMark/>
          </w:tcPr>
          <w:p w14:paraId="7330B555" w14:textId="77777777" w:rsidR="00AF0947" w:rsidRPr="00DB2E7A" w:rsidRDefault="00AF0947" w:rsidP="008D175F">
            <w:pPr>
              <w:contextualSpacing/>
              <w:rPr>
                <w:rFonts w:cstheme="minorHAnsi"/>
              </w:rPr>
            </w:pPr>
          </w:p>
        </w:tc>
        <w:tc>
          <w:tcPr>
            <w:tcW w:w="1558" w:type="dxa"/>
            <w:vMerge/>
            <w:tcBorders>
              <w:bottom w:val="single" w:sz="12" w:space="0" w:color="auto"/>
            </w:tcBorders>
            <w:noWrap/>
            <w:hideMark/>
          </w:tcPr>
          <w:p w14:paraId="2EA97E4F" w14:textId="77777777" w:rsidR="00AF0947" w:rsidRPr="00DB2E7A" w:rsidRDefault="00AF0947" w:rsidP="008D175F">
            <w:pPr>
              <w:contextualSpacing/>
              <w:rPr>
                <w:rFonts w:cstheme="minorHAnsi"/>
              </w:rPr>
            </w:pPr>
          </w:p>
        </w:tc>
        <w:tc>
          <w:tcPr>
            <w:tcW w:w="1418" w:type="dxa"/>
            <w:vMerge/>
            <w:tcBorders>
              <w:bottom w:val="single" w:sz="12" w:space="0" w:color="auto"/>
            </w:tcBorders>
            <w:noWrap/>
            <w:hideMark/>
          </w:tcPr>
          <w:p w14:paraId="375F5D10" w14:textId="77777777" w:rsidR="00AF0947" w:rsidRPr="00DB2E7A" w:rsidRDefault="00AF0947" w:rsidP="008D175F">
            <w:pPr>
              <w:contextualSpacing/>
              <w:rPr>
                <w:rFonts w:cstheme="minorHAnsi"/>
              </w:rPr>
            </w:pPr>
          </w:p>
        </w:tc>
        <w:tc>
          <w:tcPr>
            <w:tcW w:w="1701" w:type="dxa"/>
            <w:tcBorders>
              <w:bottom w:val="single" w:sz="12" w:space="0" w:color="auto"/>
            </w:tcBorders>
            <w:noWrap/>
            <w:hideMark/>
          </w:tcPr>
          <w:p w14:paraId="608209C6" w14:textId="77777777" w:rsidR="00AF0947" w:rsidRPr="00DB2E7A" w:rsidRDefault="00AF0947" w:rsidP="008D175F">
            <w:pPr>
              <w:contextualSpacing/>
              <w:rPr>
                <w:rFonts w:cstheme="minorHAnsi"/>
                <w:bCs/>
              </w:rPr>
            </w:pPr>
            <w:r w:rsidRPr="00DB2E7A">
              <w:rPr>
                <w:rFonts w:cstheme="minorHAnsi"/>
                <w:bCs/>
              </w:rPr>
              <w:t>1.06</w:t>
            </w:r>
          </w:p>
        </w:tc>
        <w:tc>
          <w:tcPr>
            <w:tcW w:w="1603" w:type="dxa"/>
            <w:tcBorders>
              <w:bottom w:val="single" w:sz="12" w:space="0" w:color="auto"/>
            </w:tcBorders>
            <w:noWrap/>
            <w:hideMark/>
          </w:tcPr>
          <w:p w14:paraId="77BDDE66" w14:textId="77777777" w:rsidR="00AF0947" w:rsidRPr="00DB2E7A" w:rsidRDefault="00AF0947" w:rsidP="008D175F">
            <w:pPr>
              <w:contextualSpacing/>
              <w:rPr>
                <w:rFonts w:cstheme="minorHAnsi"/>
                <w:bCs/>
              </w:rPr>
            </w:pPr>
            <w:r w:rsidRPr="00DB2E7A">
              <w:rPr>
                <w:rFonts w:cstheme="minorHAnsi"/>
                <w:bCs/>
              </w:rPr>
              <w:t>157</w:t>
            </w:r>
          </w:p>
        </w:tc>
        <w:tc>
          <w:tcPr>
            <w:tcW w:w="1940" w:type="dxa"/>
            <w:tcBorders>
              <w:bottom w:val="single" w:sz="12" w:space="0" w:color="auto"/>
            </w:tcBorders>
            <w:noWrap/>
            <w:hideMark/>
          </w:tcPr>
          <w:p w14:paraId="4A09D75B" w14:textId="77777777" w:rsidR="00AF0947" w:rsidRPr="00DB2E7A" w:rsidRDefault="00AF0947" w:rsidP="008D175F">
            <w:pPr>
              <w:contextualSpacing/>
              <w:rPr>
                <w:rFonts w:cstheme="minorHAnsi"/>
                <w:bCs/>
              </w:rPr>
            </w:pPr>
            <w:r w:rsidRPr="00DB2E7A">
              <w:rPr>
                <w:rFonts w:cstheme="minorHAnsi"/>
                <w:bCs/>
              </w:rPr>
              <w:t>Min</w:t>
            </w:r>
          </w:p>
        </w:tc>
      </w:tr>
    </w:tbl>
    <w:p w14:paraId="2FC52E93" w14:textId="77777777" w:rsidR="00AF0947" w:rsidRPr="0076349F" w:rsidRDefault="00AF0947" w:rsidP="00AF0947">
      <w:pPr>
        <w:pStyle w:val="Heading3"/>
      </w:pPr>
      <w:bookmarkStart w:id="1768" w:name="_Toc415420556"/>
      <w:bookmarkStart w:id="1769" w:name="_Toc472625833"/>
      <w:bookmarkStart w:id="1770" w:name="_Toc202969217"/>
      <w:r>
        <w:lastRenderedPageBreak/>
        <w:t>Sensor Pulse Duration</w:t>
      </w:r>
      <w:bookmarkEnd w:id="1768"/>
      <w:bookmarkEnd w:id="1769"/>
      <w:bookmarkEnd w:id="1770"/>
    </w:p>
    <w:p w14:paraId="3A98875B" w14:textId="6847B66F" w:rsidR="00AF0947" w:rsidRPr="00DB2E7A" w:rsidRDefault="00AF0947" w:rsidP="00AF0947">
      <w:r w:rsidRPr="00DB2E7A">
        <w:t>The following table shows the small pendulum period, wheel radius, estimated wheel rim speed and theoretical pulse duration for each bell at Liverpool Cathedral, based on a reflector tape 25mm wide; and the observed pulse duration measured during development by the Simulator Interface firmware in debug mode, using infra-red detectors.</w:t>
      </w:r>
    </w:p>
    <w:p w14:paraId="088D929E" w14:textId="77777777" w:rsidR="00AF0947" w:rsidRPr="00DB2E7A" w:rsidRDefault="00AF0947" w:rsidP="00AF0947">
      <w:pPr>
        <w:keepNext/>
      </w:pPr>
      <w:r w:rsidRPr="00DB2E7A">
        <w:t>The wheel rim speed is calculated as 4</w:t>
      </w:r>
      <w:r w:rsidRPr="00DB2E7A">
        <w:rPr>
          <w:rFonts w:ascii="Calibri" w:hAnsi="Calibri" w:cs="Calibri"/>
        </w:rPr>
        <w:t xml:space="preserve">πR/T, where R is the radius of the wheel, and T is the pendulum period of the bell for small oscillations. </w:t>
      </w:r>
    </w:p>
    <w:p w14:paraId="3A3E61BC" w14:textId="1A5C1885" w:rsidR="00AF0947" w:rsidRDefault="00AF0947" w:rsidP="00AF0947">
      <w:pPr>
        <w:pStyle w:val="Caption"/>
        <w:keepNext/>
      </w:pPr>
      <w:bookmarkStart w:id="1771" w:name="_Toc415420638"/>
      <w:bookmarkStart w:id="1772" w:name="_Toc472625918"/>
      <w:bookmarkStart w:id="1773" w:name="_Toc202969298"/>
      <w:r>
        <w:t xml:space="preserve">Table </w:t>
      </w:r>
      <w:r>
        <w:rPr>
          <w:noProof/>
        </w:rPr>
        <w:fldChar w:fldCharType="begin"/>
      </w:r>
      <w:r>
        <w:rPr>
          <w:noProof/>
        </w:rPr>
        <w:instrText xml:space="preserve"> SEQ Table \* ARABIC </w:instrText>
      </w:r>
      <w:r>
        <w:rPr>
          <w:noProof/>
        </w:rPr>
        <w:fldChar w:fldCharType="separate"/>
      </w:r>
      <w:r w:rsidR="00044299">
        <w:rPr>
          <w:noProof/>
        </w:rPr>
        <w:t>9</w:t>
      </w:r>
      <w:r>
        <w:rPr>
          <w:noProof/>
        </w:rPr>
        <w:fldChar w:fldCharType="end"/>
      </w:r>
      <w:r>
        <w:t xml:space="preserve"> – Sensor Pulse Durations – Liverpool Cathedral</w:t>
      </w:r>
      <w:bookmarkEnd w:id="1771"/>
      <w:bookmarkEnd w:id="1772"/>
      <w:bookmarkEnd w:id="17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1417"/>
        <w:gridCol w:w="1843"/>
        <w:gridCol w:w="1559"/>
        <w:gridCol w:w="1763"/>
      </w:tblGrid>
      <w:tr w:rsidR="00AF0947" w:rsidRPr="00DB2E7A" w14:paraId="6E91A929" w14:textId="77777777" w:rsidTr="008D175F">
        <w:tc>
          <w:tcPr>
            <w:tcW w:w="1276" w:type="dxa"/>
            <w:shd w:val="clear" w:color="auto" w:fill="D9D9D9" w:themeFill="background1" w:themeFillShade="D9"/>
          </w:tcPr>
          <w:p w14:paraId="063834D4" w14:textId="77777777" w:rsidR="00AF0947" w:rsidRPr="00DB2E7A" w:rsidRDefault="00AF0947" w:rsidP="008D175F">
            <w:pPr>
              <w:keepNext/>
              <w:keepLines/>
              <w:contextualSpacing/>
              <w:rPr>
                <w:rFonts w:cs="Calibri"/>
                <w:b/>
              </w:rPr>
            </w:pPr>
            <w:r w:rsidRPr="00DB2E7A">
              <w:rPr>
                <w:rFonts w:cs="Calibri"/>
                <w:b/>
              </w:rPr>
              <w:t>Bell</w:t>
            </w:r>
          </w:p>
        </w:tc>
        <w:tc>
          <w:tcPr>
            <w:tcW w:w="1276" w:type="dxa"/>
            <w:shd w:val="clear" w:color="auto" w:fill="D9D9D9" w:themeFill="background1" w:themeFillShade="D9"/>
          </w:tcPr>
          <w:p w14:paraId="354F6017" w14:textId="77777777" w:rsidR="00AF0947" w:rsidRPr="00DB2E7A" w:rsidRDefault="00AF0947" w:rsidP="008D175F">
            <w:pPr>
              <w:keepNext/>
              <w:keepLines/>
              <w:contextualSpacing/>
              <w:rPr>
                <w:rFonts w:cs="Calibri"/>
                <w:b/>
              </w:rPr>
            </w:pPr>
            <w:r w:rsidRPr="00DB2E7A">
              <w:rPr>
                <w:rFonts w:cs="Calibri"/>
                <w:b/>
              </w:rPr>
              <w:t xml:space="preserve">Period </w:t>
            </w:r>
            <w:r w:rsidRPr="00DB2E7A">
              <w:rPr>
                <w:rFonts w:cs="Calibri"/>
                <w:b/>
                <w:i/>
              </w:rPr>
              <w:t>T</w:t>
            </w:r>
            <w:r w:rsidRPr="00DB2E7A">
              <w:rPr>
                <w:rFonts w:cs="Calibri"/>
                <w:b/>
              </w:rPr>
              <w:t xml:space="preserve"> (s)</w:t>
            </w:r>
          </w:p>
        </w:tc>
        <w:tc>
          <w:tcPr>
            <w:tcW w:w="1417" w:type="dxa"/>
            <w:shd w:val="clear" w:color="auto" w:fill="D9D9D9" w:themeFill="background1" w:themeFillShade="D9"/>
          </w:tcPr>
          <w:p w14:paraId="4126193D" w14:textId="77777777" w:rsidR="00AF0947" w:rsidRPr="00DB2E7A" w:rsidRDefault="00AF0947" w:rsidP="008D175F">
            <w:pPr>
              <w:keepNext/>
              <w:keepLines/>
              <w:contextualSpacing/>
              <w:rPr>
                <w:rFonts w:cs="Calibri"/>
                <w:b/>
              </w:rPr>
            </w:pPr>
            <w:r w:rsidRPr="00DB2E7A">
              <w:rPr>
                <w:rFonts w:cs="Calibri"/>
                <w:b/>
              </w:rPr>
              <w:t xml:space="preserve">Wheel Radius </w:t>
            </w:r>
            <w:r w:rsidRPr="00DB2E7A">
              <w:rPr>
                <w:rFonts w:cs="Calibri"/>
                <w:b/>
                <w:i/>
              </w:rPr>
              <w:t>R</w:t>
            </w:r>
            <w:r w:rsidRPr="00DB2E7A">
              <w:rPr>
                <w:rFonts w:cs="Calibri"/>
                <w:b/>
              </w:rPr>
              <w:t xml:space="preserve"> (m)</w:t>
            </w:r>
          </w:p>
        </w:tc>
        <w:tc>
          <w:tcPr>
            <w:tcW w:w="1843" w:type="dxa"/>
            <w:shd w:val="clear" w:color="auto" w:fill="D9D9D9" w:themeFill="background1" w:themeFillShade="D9"/>
          </w:tcPr>
          <w:p w14:paraId="6DA30C8E" w14:textId="77777777" w:rsidR="00AF0947" w:rsidRPr="00DB2E7A" w:rsidRDefault="00AF0947" w:rsidP="008D175F">
            <w:pPr>
              <w:keepNext/>
              <w:keepLines/>
              <w:contextualSpacing/>
              <w:rPr>
                <w:rFonts w:cs="Calibri"/>
                <w:b/>
              </w:rPr>
            </w:pPr>
            <w:r w:rsidRPr="00DB2E7A">
              <w:rPr>
                <w:rFonts w:cs="Calibri"/>
                <w:b/>
              </w:rPr>
              <w:t>Estimated Wheel Rim Speed (m/s)</w:t>
            </w:r>
          </w:p>
        </w:tc>
        <w:tc>
          <w:tcPr>
            <w:tcW w:w="1559" w:type="dxa"/>
            <w:shd w:val="clear" w:color="auto" w:fill="D9D9D9" w:themeFill="background1" w:themeFillShade="D9"/>
          </w:tcPr>
          <w:p w14:paraId="232583CC" w14:textId="77777777" w:rsidR="00AF0947" w:rsidRPr="00DB2E7A" w:rsidRDefault="00AF0947" w:rsidP="008D175F">
            <w:pPr>
              <w:keepNext/>
              <w:keepLines/>
              <w:contextualSpacing/>
              <w:rPr>
                <w:rFonts w:cs="Calibri"/>
                <w:b/>
              </w:rPr>
            </w:pPr>
            <w:r w:rsidRPr="00DB2E7A">
              <w:rPr>
                <w:rFonts w:cs="Calibri"/>
                <w:b/>
              </w:rPr>
              <w:t>Theoretical Pulse Duration (ms)</w:t>
            </w:r>
          </w:p>
        </w:tc>
        <w:tc>
          <w:tcPr>
            <w:tcW w:w="1763" w:type="dxa"/>
            <w:shd w:val="clear" w:color="auto" w:fill="D9D9D9" w:themeFill="background1" w:themeFillShade="D9"/>
          </w:tcPr>
          <w:p w14:paraId="713DE546" w14:textId="77777777" w:rsidR="00AF0947" w:rsidRPr="00DB2E7A" w:rsidRDefault="00AF0947" w:rsidP="008D175F">
            <w:pPr>
              <w:keepNext/>
              <w:keepLines/>
              <w:contextualSpacing/>
              <w:rPr>
                <w:rFonts w:cs="Calibri"/>
                <w:b/>
              </w:rPr>
            </w:pPr>
            <w:r w:rsidRPr="00DB2E7A">
              <w:rPr>
                <w:rFonts w:cs="Calibri"/>
                <w:b/>
              </w:rPr>
              <w:t>Observed Pulse Duration (Range) (ms)</w:t>
            </w:r>
          </w:p>
        </w:tc>
      </w:tr>
      <w:tr w:rsidR="00AF0947" w:rsidRPr="00DB2E7A" w14:paraId="7ADEF298" w14:textId="77777777" w:rsidTr="008D175F">
        <w:tc>
          <w:tcPr>
            <w:tcW w:w="1276" w:type="dxa"/>
            <w:vAlign w:val="center"/>
          </w:tcPr>
          <w:p w14:paraId="6513781D" w14:textId="77777777" w:rsidR="00AF0947" w:rsidRPr="00DB2E7A" w:rsidRDefault="00AF0947" w:rsidP="008D175F">
            <w:pPr>
              <w:contextualSpacing/>
              <w:rPr>
                <w:rFonts w:cs="Calibri"/>
              </w:rPr>
            </w:pPr>
            <w:r w:rsidRPr="00DB2E7A">
              <w:rPr>
                <w:rFonts w:cs="Calibri"/>
              </w:rPr>
              <w:t>1</w:t>
            </w:r>
          </w:p>
        </w:tc>
        <w:tc>
          <w:tcPr>
            <w:tcW w:w="1276" w:type="dxa"/>
            <w:vAlign w:val="center"/>
          </w:tcPr>
          <w:p w14:paraId="36F3D1DE" w14:textId="77777777" w:rsidR="00AF0947" w:rsidRPr="00DB2E7A" w:rsidRDefault="00AF0947" w:rsidP="008D175F">
            <w:pPr>
              <w:contextualSpacing/>
              <w:rPr>
                <w:rFonts w:cs="Calibri"/>
              </w:rPr>
            </w:pPr>
            <w:r w:rsidRPr="00DB2E7A">
              <w:rPr>
                <w:rFonts w:cs="Calibri"/>
              </w:rPr>
              <w:t>1.60</w:t>
            </w:r>
            <w:r w:rsidRPr="00DB2E7A">
              <w:rPr>
                <w:rFonts w:cs="Calibri"/>
              </w:rPr>
              <w:tab/>
            </w:r>
          </w:p>
        </w:tc>
        <w:tc>
          <w:tcPr>
            <w:tcW w:w="1417" w:type="dxa"/>
            <w:vAlign w:val="center"/>
          </w:tcPr>
          <w:p w14:paraId="42C7099D" w14:textId="77777777" w:rsidR="00AF0947" w:rsidRPr="00DB2E7A" w:rsidRDefault="00AF0947" w:rsidP="008D175F">
            <w:pPr>
              <w:contextualSpacing/>
              <w:rPr>
                <w:rFonts w:cs="Calibri"/>
              </w:rPr>
            </w:pPr>
            <w:r w:rsidRPr="00DB2E7A">
              <w:rPr>
                <w:rFonts w:cs="Calibri"/>
              </w:rPr>
              <w:t>0.81</w:t>
            </w:r>
          </w:p>
        </w:tc>
        <w:tc>
          <w:tcPr>
            <w:tcW w:w="1843" w:type="dxa"/>
            <w:vAlign w:val="center"/>
          </w:tcPr>
          <w:p w14:paraId="68C8AF50"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75FA83C0"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269D47F9" w14:textId="77777777" w:rsidR="00AF0947" w:rsidRPr="00DB2E7A" w:rsidRDefault="00AF0947" w:rsidP="008D175F">
            <w:pPr>
              <w:contextualSpacing/>
              <w:rPr>
                <w:rFonts w:cs="Calibri"/>
              </w:rPr>
            </w:pPr>
            <w:r w:rsidRPr="00DB2E7A">
              <w:rPr>
                <w:rFonts w:cs="Calibri"/>
              </w:rPr>
              <w:t>5.7  (5.6 - 6.2)</w:t>
            </w:r>
          </w:p>
        </w:tc>
      </w:tr>
      <w:tr w:rsidR="00AF0947" w:rsidRPr="00DB2E7A" w14:paraId="10850C3A" w14:textId="77777777" w:rsidTr="008D175F">
        <w:tc>
          <w:tcPr>
            <w:tcW w:w="1276" w:type="dxa"/>
            <w:vAlign w:val="center"/>
          </w:tcPr>
          <w:p w14:paraId="560DBAF0" w14:textId="77777777" w:rsidR="00AF0947" w:rsidRPr="00DB2E7A" w:rsidRDefault="00AF0947" w:rsidP="008D175F">
            <w:pPr>
              <w:contextualSpacing/>
              <w:rPr>
                <w:rFonts w:cs="Calibri"/>
              </w:rPr>
            </w:pPr>
            <w:r w:rsidRPr="00DB2E7A">
              <w:rPr>
                <w:rFonts w:cs="Calibri"/>
              </w:rPr>
              <w:t>2</w:t>
            </w:r>
          </w:p>
        </w:tc>
        <w:tc>
          <w:tcPr>
            <w:tcW w:w="1276" w:type="dxa"/>
            <w:vAlign w:val="center"/>
          </w:tcPr>
          <w:p w14:paraId="67C95DA1"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3319DE87" w14:textId="77777777" w:rsidR="00AF0947" w:rsidRPr="00DB2E7A" w:rsidRDefault="00AF0947" w:rsidP="008D175F">
            <w:pPr>
              <w:contextualSpacing/>
              <w:rPr>
                <w:rFonts w:cs="Calibri"/>
              </w:rPr>
            </w:pPr>
            <w:r w:rsidRPr="00DB2E7A">
              <w:rPr>
                <w:rFonts w:cs="Calibri"/>
              </w:rPr>
              <w:t>0.84</w:t>
            </w:r>
          </w:p>
        </w:tc>
        <w:tc>
          <w:tcPr>
            <w:tcW w:w="1843" w:type="dxa"/>
            <w:vAlign w:val="center"/>
          </w:tcPr>
          <w:p w14:paraId="027AB03F" w14:textId="77777777" w:rsidR="00AF0947" w:rsidRPr="00DB2E7A" w:rsidRDefault="00AF0947" w:rsidP="008D175F">
            <w:pPr>
              <w:contextualSpacing/>
              <w:rPr>
                <w:rFonts w:cs="Calibri"/>
              </w:rPr>
            </w:pPr>
            <w:r w:rsidRPr="00DB2E7A">
              <w:rPr>
                <w:rFonts w:cs="Calibri"/>
              </w:rPr>
              <w:t>6.58</w:t>
            </w:r>
          </w:p>
        </w:tc>
        <w:tc>
          <w:tcPr>
            <w:tcW w:w="1559" w:type="dxa"/>
            <w:vAlign w:val="center"/>
          </w:tcPr>
          <w:p w14:paraId="37C81423"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11B965DA" w14:textId="77777777" w:rsidR="00AF0947" w:rsidRPr="00DB2E7A" w:rsidRDefault="00AF0947" w:rsidP="008D175F">
            <w:pPr>
              <w:contextualSpacing/>
              <w:rPr>
                <w:rFonts w:cs="Calibri"/>
              </w:rPr>
            </w:pPr>
            <w:r w:rsidRPr="00DB2E7A">
              <w:rPr>
                <w:rFonts w:cs="Calibri"/>
              </w:rPr>
              <w:t>6.2  (6.1 - 6.3)</w:t>
            </w:r>
          </w:p>
        </w:tc>
      </w:tr>
      <w:tr w:rsidR="00AF0947" w:rsidRPr="00DB2E7A" w14:paraId="2BEAA084" w14:textId="77777777" w:rsidTr="008D175F">
        <w:tc>
          <w:tcPr>
            <w:tcW w:w="1276" w:type="dxa"/>
            <w:vAlign w:val="center"/>
          </w:tcPr>
          <w:p w14:paraId="5B32D11B" w14:textId="77777777" w:rsidR="00AF0947" w:rsidRPr="00DB2E7A" w:rsidRDefault="00AF0947" w:rsidP="008D175F">
            <w:pPr>
              <w:contextualSpacing/>
              <w:rPr>
                <w:rFonts w:cs="Calibri"/>
              </w:rPr>
            </w:pPr>
            <w:r w:rsidRPr="00DB2E7A">
              <w:rPr>
                <w:rFonts w:cs="Calibri"/>
              </w:rPr>
              <w:t>3</w:t>
            </w:r>
          </w:p>
        </w:tc>
        <w:tc>
          <w:tcPr>
            <w:tcW w:w="1276" w:type="dxa"/>
            <w:vAlign w:val="center"/>
          </w:tcPr>
          <w:p w14:paraId="478CCFF3"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001280A3"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60DD9B25" w14:textId="77777777" w:rsidR="00AF0947" w:rsidRPr="00DB2E7A" w:rsidRDefault="00AF0947" w:rsidP="008D175F">
            <w:pPr>
              <w:contextualSpacing/>
              <w:rPr>
                <w:rFonts w:cs="Calibri"/>
              </w:rPr>
            </w:pPr>
            <w:r w:rsidRPr="00DB2E7A">
              <w:rPr>
                <w:rFonts w:cs="Calibri"/>
              </w:rPr>
              <w:t>6.78</w:t>
            </w:r>
          </w:p>
        </w:tc>
        <w:tc>
          <w:tcPr>
            <w:tcW w:w="1559" w:type="dxa"/>
            <w:vAlign w:val="center"/>
          </w:tcPr>
          <w:p w14:paraId="3095C18C" w14:textId="77777777" w:rsidR="00AF0947" w:rsidRPr="00DB2E7A" w:rsidRDefault="00AF0947" w:rsidP="008D175F">
            <w:pPr>
              <w:contextualSpacing/>
              <w:rPr>
                <w:rFonts w:cs="Calibri"/>
                <w:bCs/>
              </w:rPr>
            </w:pPr>
            <w:r w:rsidRPr="00DB2E7A">
              <w:rPr>
                <w:rFonts w:cs="Calibri"/>
                <w:bCs/>
              </w:rPr>
              <w:t>3.7</w:t>
            </w:r>
          </w:p>
        </w:tc>
        <w:tc>
          <w:tcPr>
            <w:tcW w:w="1763" w:type="dxa"/>
            <w:vAlign w:val="center"/>
          </w:tcPr>
          <w:p w14:paraId="7C2ED692" w14:textId="77777777" w:rsidR="00AF0947" w:rsidRPr="00DB2E7A" w:rsidRDefault="00AF0947" w:rsidP="008D175F">
            <w:pPr>
              <w:contextualSpacing/>
              <w:rPr>
                <w:rFonts w:cs="Calibri"/>
              </w:rPr>
            </w:pPr>
            <w:r w:rsidRPr="00DB2E7A">
              <w:rPr>
                <w:rFonts w:cs="Calibri"/>
              </w:rPr>
              <w:t>6.0  (5.9 - 6.1)</w:t>
            </w:r>
          </w:p>
        </w:tc>
      </w:tr>
      <w:tr w:rsidR="00AF0947" w:rsidRPr="00DB2E7A" w14:paraId="645DDB2F" w14:textId="77777777" w:rsidTr="008D175F">
        <w:tc>
          <w:tcPr>
            <w:tcW w:w="1276" w:type="dxa"/>
            <w:vAlign w:val="center"/>
          </w:tcPr>
          <w:p w14:paraId="631CBCFF" w14:textId="77777777" w:rsidR="00AF0947" w:rsidRPr="00DB2E7A" w:rsidRDefault="00AF0947" w:rsidP="008D175F">
            <w:pPr>
              <w:contextualSpacing/>
              <w:rPr>
                <w:rFonts w:cs="Calibri"/>
              </w:rPr>
            </w:pPr>
            <w:r w:rsidRPr="00DB2E7A">
              <w:rPr>
                <w:rFonts w:cs="Calibri"/>
              </w:rPr>
              <w:t>4</w:t>
            </w:r>
          </w:p>
        </w:tc>
        <w:tc>
          <w:tcPr>
            <w:tcW w:w="1276" w:type="dxa"/>
            <w:vAlign w:val="center"/>
          </w:tcPr>
          <w:p w14:paraId="608B62B1" w14:textId="77777777" w:rsidR="00AF0947" w:rsidRPr="00DB2E7A" w:rsidRDefault="00AF0947" w:rsidP="008D175F">
            <w:pPr>
              <w:contextualSpacing/>
              <w:rPr>
                <w:rFonts w:cs="Calibri"/>
              </w:rPr>
            </w:pPr>
            <w:r w:rsidRPr="00DB2E7A">
              <w:rPr>
                <w:rFonts w:cs="Calibri"/>
              </w:rPr>
              <w:t>1.70</w:t>
            </w:r>
          </w:p>
        </w:tc>
        <w:tc>
          <w:tcPr>
            <w:tcW w:w="1417" w:type="dxa"/>
            <w:vAlign w:val="center"/>
          </w:tcPr>
          <w:p w14:paraId="5E561B42"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28608F97"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1B715AD1"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66B5B7ED" w14:textId="77777777" w:rsidR="00AF0947" w:rsidRPr="00DB2E7A" w:rsidRDefault="00AF0947" w:rsidP="008D175F">
            <w:pPr>
              <w:contextualSpacing/>
              <w:rPr>
                <w:rFonts w:cs="Calibri"/>
              </w:rPr>
            </w:pPr>
            <w:r w:rsidRPr="00DB2E7A">
              <w:rPr>
                <w:rFonts w:cs="Calibri"/>
              </w:rPr>
              <w:t>6.2  (6.0 - 6.3)</w:t>
            </w:r>
          </w:p>
        </w:tc>
      </w:tr>
      <w:tr w:rsidR="00AF0947" w:rsidRPr="00DB2E7A" w14:paraId="460C2428" w14:textId="77777777" w:rsidTr="008D175F">
        <w:tc>
          <w:tcPr>
            <w:tcW w:w="1276" w:type="dxa"/>
            <w:vAlign w:val="center"/>
          </w:tcPr>
          <w:p w14:paraId="7FAE7CFA" w14:textId="77777777" w:rsidR="00AF0947" w:rsidRPr="00DB2E7A" w:rsidRDefault="00AF0947" w:rsidP="008D175F">
            <w:pPr>
              <w:contextualSpacing/>
              <w:rPr>
                <w:rFonts w:cs="Calibri"/>
              </w:rPr>
            </w:pPr>
            <w:r w:rsidRPr="00DB2E7A">
              <w:rPr>
                <w:rFonts w:cs="Calibri"/>
              </w:rPr>
              <w:t>5</w:t>
            </w:r>
          </w:p>
        </w:tc>
        <w:tc>
          <w:tcPr>
            <w:tcW w:w="1276" w:type="dxa"/>
            <w:vAlign w:val="center"/>
          </w:tcPr>
          <w:p w14:paraId="63FD7A08" w14:textId="77777777" w:rsidR="00AF0947" w:rsidRPr="00DB2E7A" w:rsidRDefault="00AF0947" w:rsidP="008D175F">
            <w:pPr>
              <w:contextualSpacing/>
              <w:rPr>
                <w:rFonts w:cs="Calibri"/>
              </w:rPr>
            </w:pPr>
            <w:r w:rsidRPr="00DB2E7A">
              <w:rPr>
                <w:rFonts w:cs="Calibri"/>
              </w:rPr>
              <w:t>1.75</w:t>
            </w:r>
          </w:p>
        </w:tc>
        <w:tc>
          <w:tcPr>
            <w:tcW w:w="1417" w:type="dxa"/>
            <w:vAlign w:val="center"/>
          </w:tcPr>
          <w:p w14:paraId="0E3F5E73"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30171794"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00F04C48"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DAB0C86" w14:textId="77777777" w:rsidR="00AF0947" w:rsidRPr="00DB2E7A" w:rsidRDefault="00AF0947" w:rsidP="008D175F">
            <w:pPr>
              <w:contextualSpacing/>
              <w:rPr>
                <w:rFonts w:cs="Calibri"/>
              </w:rPr>
            </w:pPr>
            <w:r w:rsidRPr="00DB2E7A">
              <w:rPr>
                <w:rFonts w:cs="Calibri"/>
              </w:rPr>
              <w:t>6.4  (6.3 - 7.2)</w:t>
            </w:r>
          </w:p>
        </w:tc>
      </w:tr>
      <w:tr w:rsidR="00AF0947" w:rsidRPr="00DB2E7A" w14:paraId="596266B9" w14:textId="77777777" w:rsidTr="008D175F">
        <w:tc>
          <w:tcPr>
            <w:tcW w:w="1276" w:type="dxa"/>
            <w:vAlign w:val="center"/>
          </w:tcPr>
          <w:p w14:paraId="5AD3EFB4" w14:textId="77777777" w:rsidR="00AF0947" w:rsidRPr="00DB2E7A" w:rsidRDefault="00AF0947" w:rsidP="008D175F">
            <w:pPr>
              <w:contextualSpacing/>
              <w:rPr>
                <w:rFonts w:cs="Calibri"/>
              </w:rPr>
            </w:pPr>
            <w:r w:rsidRPr="00DB2E7A">
              <w:rPr>
                <w:rFonts w:cs="Calibri"/>
              </w:rPr>
              <w:t>6</w:t>
            </w:r>
          </w:p>
        </w:tc>
        <w:tc>
          <w:tcPr>
            <w:tcW w:w="1276" w:type="dxa"/>
            <w:vAlign w:val="center"/>
          </w:tcPr>
          <w:p w14:paraId="0F9FB465" w14:textId="77777777" w:rsidR="00AF0947" w:rsidRPr="00DB2E7A" w:rsidRDefault="00AF0947" w:rsidP="008D175F">
            <w:pPr>
              <w:contextualSpacing/>
              <w:rPr>
                <w:rFonts w:cs="Calibri"/>
              </w:rPr>
            </w:pPr>
            <w:r w:rsidRPr="00DB2E7A">
              <w:rPr>
                <w:rFonts w:cs="Calibri"/>
              </w:rPr>
              <w:t>1.80</w:t>
            </w:r>
          </w:p>
        </w:tc>
        <w:tc>
          <w:tcPr>
            <w:tcW w:w="1417" w:type="dxa"/>
            <w:vAlign w:val="center"/>
          </w:tcPr>
          <w:p w14:paraId="7CD83EA9"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0EE8CD89" w14:textId="77777777" w:rsidR="00AF0947" w:rsidRPr="00DB2E7A" w:rsidRDefault="00AF0947" w:rsidP="008D175F">
            <w:pPr>
              <w:contextualSpacing/>
              <w:rPr>
                <w:rFonts w:cs="Calibri"/>
              </w:rPr>
            </w:pPr>
            <w:r w:rsidRPr="00DB2E7A">
              <w:rPr>
                <w:rFonts w:cs="Calibri"/>
              </w:rPr>
              <w:t>6.21</w:t>
            </w:r>
          </w:p>
        </w:tc>
        <w:tc>
          <w:tcPr>
            <w:tcW w:w="1559" w:type="dxa"/>
            <w:vAlign w:val="center"/>
          </w:tcPr>
          <w:p w14:paraId="1421C93A"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6F318258" w14:textId="77777777" w:rsidR="00AF0947" w:rsidRPr="00DB2E7A" w:rsidRDefault="00AF0947" w:rsidP="008D175F">
            <w:pPr>
              <w:contextualSpacing/>
              <w:rPr>
                <w:rFonts w:cs="Calibri"/>
              </w:rPr>
            </w:pPr>
            <w:r w:rsidRPr="00DB2E7A">
              <w:rPr>
                <w:rFonts w:cs="Calibri"/>
              </w:rPr>
              <w:t>5.9  (5.7 - 6.2)</w:t>
            </w:r>
          </w:p>
        </w:tc>
      </w:tr>
      <w:tr w:rsidR="00AF0947" w:rsidRPr="00DB2E7A" w14:paraId="3156834C" w14:textId="77777777" w:rsidTr="008D175F">
        <w:tc>
          <w:tcPr>
            <w:tcW w:w="1276" w:type="dxa"/>
            <w:vAlign w:val="center"/>
          </w:tcPr>
          <w:p w14:paraId="2F0BB1AE" w14:textId="77777777" w:rsidR="00AF0947" w:rsidRPr="00DB2E7A" w:rsidRDefault="00AF0947" w:rsidP="008D175F">
            <w:pPr>
              <w:contextualSpacing/>
              <w:rPr>
                <w:rFonts w:cs="Calibri"/>
              </w:rPr>
            </w:pPr>
            <w:r w:rsidRPr="00DB2E7A">
              <w:rPr>
                <w:rFonts w:cs="Calibri"/>
              </w:rPr>
              <w:t>7</w:t>
            </w:r>
          </w:p>
        </w:tc>
        <w:tc>
          <w:tcPr>
            <w:tcW w:w="1276" w:type="dxa"/>
            <w:vAlign w:val="center"/>
          </w:tcPr>
          <w:p w14:paraId="6EAC3E51" w14:textId="77777777" w:rsidR="00AF0947" w:rsidRPr="00DB2E7A" w:rsidRDefault="00AF0947" w:rsidP="008D175F">
            <w:pPr>
              <w:contextualSpacing/>
              <w:rPr>
                <w:rFonts w:cs="Calibri"/>
              </w:rPr>
            </w:pPr>
            <w:r w:rsidRPr="00DB2E7A">
              <w:rPr>
                <w:rFonts w:cs="Calibri"/>
              </w:rPr>
              <w:t>2.00</w:t>
            </w:r>
          </w:p>
        </w:tc>
        <w:tc>
          <w:tcPr>
            <w:tcW w:w="1417" w:type="dxa"/>
            <w:vAlign w:val="center"/>
          </w:tcPr>
          <w:p w14:paraId="60DFAF05" w14:textId="77777777" w:rsidR="00AF0947" w:rsidRPr="00DB2E7A" w:rsidRDefault="00AF0947" w:rsidP="008D175F">
            <w:pPr>
              <w:contextualSpacing/>
              <w:rPr>
                <w:rFonts w:cs="Calibri"/>
              </w:rPr>
            </w:pPr>
            <w:r w:rsidRPr="00DB2E7A">
              <w:rPr>
                <w:rFonts w:cs="Calibri"/>
              </w:rPr>
              <w:t>0.99</w:t>
            </w:r>
          </w:p>
        </w:tc>
        <w:tc>
          <w:tcPr>
            <w:tcW w:w="1843" w:type="dxa"/>
            <w:vAlign w:val="center"/>
          </w:tcPr>
          <w:p w14:paraId="004A4DEE" w14:textId="77777777" w:rsidR="00AF0947" w:rsidRPr="00DB2E7A" w:rsidRDefault="00AF0947" w:rsidP="008D175F">
            <w:pPr>
              <w:contextualSpacing/>
              <w:rPr>
                <w:rFonts w:cs="Calibri"/>
              </w:rPr>
            </w:pPr>
            <w:r w:rsidRPr="00DB2E7A">
              <w:rPr>
                <w:rFonts w:cs="Calibri"/>
              </w:rPr>
              <w:t>6.22</w:t>
            </w:r>
          </w:p>
        </w:tc>
        <w:tc>
          <w:tcPr>
            <w:tcW w:w="1559" w:type="dxa"/>
            <w:vAlign w:val="center"/>
          </w:tcPr>
          <w:p w14:paraId="3D9C4148"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2E814C3D" w14:textId="77777777" w:rsidR="00AF0947" w:rsidRPr="00DB2E7A" w:rsidRDefault="00AF0947" w:rsidP="008D175F">
            <w:pPr>
              <w:contextualSpacing/>
              <w:rPr>
                <w:rFonts w:cs="Calibri"/>
              </w:rPr>
            </w:pPr>
            <w:r w:rsidRPr="00DB2E7A">
              <w:rPr>
                <w:rFonts w:cs="Calibri"/>
              </w:rPr>
              <w:t>6.3  (5.8 - 6.4)</w:t>
            </w:r>
          </w:p>
        </w:tc>
      </w:tr>
      <w:tr w:rsidR="00AF0947" w:rsidRPr="00DB2E7A" w14:paraId="480323B5" w14:textId="77777777" w:rsidTr="008D175F">
        <w:tc>
          <w:tcPr>
            <w:tcW w:w="1276" w:type="dxa"/>
            <w:vAlign w:val="center"/>
          </w:tcPr>
          <w:p w14:paraId="5EF7CADB" w14:textId="77777777" w:rsidR="00AF0947" w:rsidRPr="00DB2E7A" w:rsidRDefault="00AF0947" w:rsidP="008D175F">
            <w:pPr>
              <w:contextualSpacing/>
              <w:rPr>
                <w:rFonts w:cs="Calibri"/>
              </w:rPr>
            </w:pPr>
            <w:r w:rsidRPr="00DB2E7A">
              <w:rPr>
                <w:rFonts w:cs="Calibri"/>
              </w:rPr>
              <w:t>8</w:t>
            </w:r>
          </w:p>
        </w:tc>
        <w:tc>
          <w:tcPr>
            <w:tcW w:w="1276" w:type="dxa"/>
            <w:vAlign w:val="center"/>
          </w:tcPr>
          <w:p w14:paraId="632E2200" w14:textId="77777777" w:rsidR="00AF0947" w:rsidRPr="00DB2E7A" w:rsidRDefault="00AF0947" w:rsidP="008D175F">
            <w:pPr>
              <w:contextualSpacing/>
              <w:rPr>
                <w:rFonts w:cs="Calibri"/>
              </w:rPr>
            </w:pPr>
            <w:r w:rsidRPr="00DB2E7A">
              <w:rPr>
                <w:rFonts w:cs="Calibri"/>
              </w:rPr>
              <w:t>2.05</w:t>
            </w:r>
          </w:p>
        </w:tc>
        <w:tc>
          <w:tcPr>
            <w:tcW w:w="1417" w:type="dxa"/>
            <w:vAlign w:val="center"/>
          </w:tcPr>
          <w:p w14:paraId="7BDB5029" w14:textId="77777777" w:rsidR="00AF0947" w:rsidRPr="00DB2E7A" w:rsidRDefault="00AF0947" w:rsidP="008D175F">
            <w:pPr>
              <w:contextualSpacing/>
              <w:rPr>
                <w:rFonts w:cs="Calibri"/>
              </w:rPr>
            </w:pPr>
            <w:r w:rsidRPr="00DB2E7A">
              <w:rPr>
                <w:rFonts w:cs="Calibri"/>
              </w:rPr>
              <w:t>1.07</w:t>
            </w:r>
          </w:p>
        </w:tc>
        <w:tc>
          <w:tcPr>
            <w:tcW w:w="1843" w:type="dxa"/>
            <w:vAlign w:val="center"/>
          </w:tcPr>
          <w:p w14:paraId="279F1FE5" w14:textId="77777777" w:rsidR="00AF0947" w:rsidRPr="00DB2E7A" w:rsidRDefault="00AF0947" w:rsidP="008D175F">
            <w:pPr>
              <w:contextualSpacing/>
              <w:rPr>
                <w:rFonts w:cs="Calibri"/>
              </w:rPr>
            </w:pPr>
            <w:r w:rsidRPr="00DB2E7A">
              <w:rPr>
                <w:rFonts w:cs="Calibri"/>
              </w:rPr>
              <w:t>6.54</w:t>
            </w:r>
          </w:p>
        </w:tc>
        <w:tc>
          <w:tcPr>
            <w:tcW w:w="1559" w:type="dxa"/>
            <w:vAlign w:val="center"/>
          </w:tcPr>
          <w:p w14:paraId="1E97565B"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2ED8A372" w14:textId="77777777" w:rsidR="00AF0947" w:rsidRPr="00DB2E7A" w:rsidRDefault="00AF0947" w:rsidP="008D175F">
            <w:pPr>
              <w:contextualSpacing/>
              <w:rPr>
                <w:rFonts w:cs="Calibri"/>
              </w:rPr>
            </w:pPr>
            <w:r w:rsidRPr="00DB2E7A">
              <w:rPr>
                <w:rFonts w:cs="Calibri"/>
              </w:rPr>
              <w:t>7.7 (7.5 - 7.8)</w:t>
            </w:r>
          </w:p>
        </w:tc>
      </w:tr>
      <w:tr w:rsidR="00AF0947" w:rsidRPr="00DB2E7A" w14:paraId="4C6B685A" w14:textId="77777777" w:rsidTr="008D175F">
        <w:tc>
          <w:tcPr>
            <w:tcW w:w="1276" w:type="dxa"/>
            <w:vAlign w:val="center"/>
          </w:tcPr>
          <w:p w14:paraId="3B7DA1AF" w14:textId="77777777" w:rsidR="00AF0947" w:rsidRPr="00DB2E7A" w:rsidRDefault="00AF0947" w:rsidP="008D175F">
            <w:pPr>
              <w:contextualSpacing/>
              <w:rPr>
                <w:rFonts w:cs="Calibri"/>
              </w:rPr>
            </w:pPr>
            <w:r w:rsidRPr="00DB2E7A">
              <w:rPr>
                <w:rFonts w:cs="Calibri"/>
              </w:rPr>
              <w:t>9</w:t>
            </w:r>
          </w:p>
        </w:tc>
        <w:tc>
          <w:tcPr>
            <w:tcW w:w="1276" w:type="dxa"/>
            <w:vAlign w:val="center"/>
          </w:tcPr>
          <w:p w14:paraId="5DB082A0" w14:textId="77777777" w:rsidR="00AF0947" w:rsidRPr="00DB2E7A" w:rsidRDefault="00AF0947" w:rsidP="008D175F">
            <w:pPr>
              <w:contextualSpacing/>
              <w:rPr>
                <w:rFonts w:cs="Calibri"/>
              </w:rPr>
            </w:pPr>
            <w:r w:rsidRPr="00DB2E7A">
              <w:rPr>
                <w:rFonts w:cs="Calibri"/>
              </w:rPr>
              <w:t>2.25</w:t>
            </w:r>
          </w:p>
        </w:tc>
        <w:tc>
          <w:tcPr>
            <w:tcW w:w="1417" w:type="dxa"/>
            <w:vAlign w:val="center"/>
          </w:tcPr>
          <w:p w14:paraId="57901BF9" w14:textId="77777777" w:rsidR="00AF0947" w:rsidRPr="00DB2E7A" w:rsidRDefault="00AF0947" w:rsidP="008D175F">
            <w:pPr>
              <w:contextualSpacing/>
              <w:rPr>
                <w:rFonts w:cs="Calibri"/>
              </w:rPr>
            </w:pPr>
            <w:r w:rsidRPr="00DB2E7A">
              <w:rPr>
                <w:rFonts w:cs="Calibri"/>
              </w:rPr>
              <w:t>1.14</w:t>
            </w:r>
          </w:p>
        </w:tc>
        <w:tc>
          <w:tcPr>
            <w:tcW w:w="1843" w:type="dxa"/>
            <w:vAlign w:val="center"/>
          </w:tcPr>
          <w:p w14:paraId="4E8E1638"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F7385D"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63A0F58" w14:textId="77777777" w:rsidR="00AF0947" w:rsidRPr="00DB2E7A" w:rsidRDefault="00AF0947" w:rsidP="008D175F">
            <w:pPr>
              <w:contextualSpacing/>
              <w:rPr>
                <w:rFonts w:cs="Calibri"/>
              </w:rPr>
            </w:pPr>
            <w:r w:rsidRPr="00DB2E7A">
              <w:rPr>
                <w:rFonts w:cs="Calibri"/>
              </w:rPr>
              <w:t>6.6 (6.4 - 6.7)</w:t>
            </w:r>
          </w:p>
        </w:tc>
      </w:tr>
      <w:tr w:rsidR="00AF0947" w:rsidRPr="00DB2E7A" w14:paraId="4D0DE361" w14:textId="77777777" w:rsidTr="008D175F">
        <w:tc>
          <w:tcPr>
            <w:tcW w:w="1276" w:type="dxa"/>
            <w:vAlign w:val="center"/>
          </w:tcPr>
          <w:p w14:paraId="4F8F262D" w14:textId="77777777" w:rsidR="00AF0947" w:rsidRPr="00DB2E7A" w:rsidRDefault="00AF0947" w:rsidP="008D175F">
            <w:pPr>
              <w:contextualSpacing/>
              <w:rPr>
                <w:rFonts w:cs="Calibri"/>
              </w:rPr>
            </w:pPr>
            <w:r w:rsidRPr="00DB2E7A">
              <w:rPr>
                <w:rFonts w:cs="Calibri"/>
              </w:rPr>
              <w:t>10</w:t>
            </w:r>
          </w:p>
        </w:tc>
        <w:tc>
          <w:tcPr>
            <w:tcW w:w="1276" w:type="dxa"/>
            <w:vAlign w:val="center"/>
          </w:tcPr>
          <w:p w14:paraId="41B87240"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5C03DC49" w14:textId="77777777" w:rsidR="00AF0947" w:rsidRPr="00DB2E7A" w:rsidRDefault="00AF0947" w:rsidP="008D175F">
            <w:pPr>
              <w:contextualSpacing/>
              <w:rPr>
                <w:rFonts w:cs="Calibri"/>
              </w:rPr>
            </w:pPr>
            <w:r w:rsidRPr="00DB2E7A">
              <w:rPr>
                <w:rFonts w:cs="Calibri"/>
              </w:rPr>
              <w:t>1.22</w:t>
            </w:r>
          </w:p>
        </w:tc>
        <w:tc>
          <w:tcPr>
            <w:tcW w:w="1843" w:type="dxa"/>
            <w:vAlign w:val="center"/>
          </w:tcPr>
          <w:p w14:paraId="1B26D0F6"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2B2B2F"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02247E4C" w14:textId="77777777" w:rsidR="00AF0947" w:rsidRPr="00DB2E7A" w:rsidRDefault="00AF0947" w:rsidP="008D175F">
            <w:pPr>
              <w:contextualSpacing/>
              <w:rPr>
                <w:rFonts w:cs="Calibri"/>
              </w:rPr>
            </w:pPr>
            <w:r w:rsidRPr="00DB2E7A">
              <w:rPr>
                <w:rFonts w:cs="Calibri"/>
              </w:rPr>
              <w:t>6.5  (6.1 - 6.7)</w:t>
            </w:r>
          </w:p>
        </w:tc>
      </w:tr>
      <w:tr w:rsidR="00AF0947" w:rsidRPr="00DB2E7A" w14:paraId="78141407" w14:textId="77777777" w:rsidTr="008D175F">
        <w:tc>
          <w:tcPr>
            <w:tcW w:w="1276" w:type="dxa"/>
            <w:vAlign w:val="center"/>
          </w:tcPr>
          <w:p w14:paraId="28D8DBCE" w14:textId="77777777" w:rsidR="00AF0947" w:rsidRPr="00DB2E7A" w:rsidRDefault="00AF0947" w:rsidP="008D175F">
            <w:pPr>
              <w:contextualSpacing/>
              <w:rPr>
                <w:rFonts w:cs="Calibri"/>
              </w:rPr>
            </w:pPr>
            <w:r w:rsidRPr="00DB2E7A">
              <w:rPr>
                <w:rFonts w:cs="Calibri"/>
              </w:rPr>
              <w:t>11</w:t>
            </w:r>
          </w:p>
        </w:tc>
        <w:tc>
          <w:tcPr>
            <w:tcW w:w="1276" w:type="dxa"/>
            <w:vAlign w:val="center"/>
          </w:tcPr>
          <w:p w14:paraId="227536F8"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05CA865D" w14:textId="77777777" w:rsidR="00AF0947" w:rsidRPr="00DB2E7A" w:rsidRDefault="00AF0947" w:rsidP="008D175F">
            <w:pPr>
              <w:contextualSpacing/>
              <w:rPr>
                <w:rFonts w:cs="Calibri"/>
              </w:rPr>
            </w:pPr>
            <w:r w:rsidRPr="00DB2E7A">
              <w:rPr>
                <w:rFonts w:cs="Calibri"/>
              </w:rPr>
              <w:t>1.32</w:t>
            </w:r>
          </w:p>
        </w:tc>
        <w:tc>
          <w:tcPr>
            <w:tcW w:w="1843" w:type="dxa"/>
            <w:vAlign w:val="center"/>
          </w:tcPr>
          <w:p w14:paraId="45914F17" w14:textId="77777777" w:rsidR="00AF0947" w:rsidRPr="00DB2E7A" w:rsidRDefault="00AF0947" w:rsidP="008D175F">
            <w:pPr>
              <w:contextualSpacing/>
              <w:rPr>
                <w:rFonts w:cs="Calibri"/>
              </w:rPr>
            </w:pPr>
            <w:r w:rsidRPr="00DB2E7A">
              <w:rPr>
                <w:rFonts w:cs="Calibri"/>
              </w:rPr>
              <w:t>6.92</w:t>
            </w:r>
          </w:p>
        </w:tc>
        <w:tc>
          <w:tcPr>
            <w:tcW w:w="1559" w:type="dxa"/>
            <w:vAlign w:val="center"/>
          </w:tcPr>
          <w:p w14:paraId="7293ECC2" w14:textId="77777777" w:rsidR="00AF0947" w:rsidRPr="00DB2E7A" w:rsidRDefault="00AF0947" w:rsidP="008D175F">
            <w:pPr>
              <w:contextualSpacing/>
              <w:rPr>
                <w:rFonts w:cs="Calibri"/>
                <w:bCs/>
              </w:rPr>
            </w:pPr>
            <w:r w:rsidRPr="00DB2E7A">
              <w:rPr>
                <w:rFonts w:cs="Calibri"/>
                <w:bCs/>
              </w:rPr>
              <w:t>3.6</w:t>
            </w:r>
          </w:p>
        </w:tc>
        <w:tc>
          <w:tcPr>
            <w:tcW w:w="1763" w:type="dxa"/>
            <w:vAlign w:val="center"/>
          </w:tcPr>
          <w:p w14:paraId="2FEED2A7" w14:textId="77777777" w:rsidR="00AF0947" w:rsidRPr="00DB2E7A" w:rsidRDefault="00AF0947" w:rsidP="008D175F">
            <w:pPr>
              <w:contextualSpacing/>
              <w:rPr>
                <w:rFonts w:cs="Calibri"/>
              </w:rPr>
            </w:pPr>
            <w:r w:rsidRPr="00DB2E7A">
              <w:rPr>
                <w:rFonts w:cs="Calibri"/>
              </w:rPr>
              <w:t>6.7  (6.5 - 6.9)</w:t>
            </w:r>
          </w:p>
        </w:tc>
      </w:tr>
      <w:tr w:rsidR="00AF0947" w:rsidRPr="00DB2E7A" w14:paraId="1A23A908" w14:textId="77777777" w:rsidTr="008D175F">
        <w:tc>
          <w:tcPr>
            <w:tcW w:w="1276" w:type="dxa"/>
            <w:vAlign w:val="center"/>
          </w:tcPr>
          <w:p w14:paraId="355135B2" w14:textId="77777777" w:rsidR="00AF0947" w:rsidRPr="00DB2E7A" w:rsidRDefault="00AF0947" w:rsidP="008D175F">
            <w:pPr>
              <w:contextualSpacing/>
              <w:rPr>
                <w:rFonts w:cs="Calibri"/>
              </w:rPr>
            </w:pPr>
            <w:r w:rsidRPr="00DB2E7A">
              <w:rPr>
                <w:rFonts w:cs="Calibri"/>
              </w:rPr>
              <w:t>12</w:t>
            </w:r>
          </w:p>
        </w:tc>
        <w:tc>
          <w:tcPr>
            <w:tcW w:w="1276" w:type="dxa"/>
            <w:vAlign w:val="center"/>
          </w:tcPr>
          <w:p w14:paraId="0785CFE6" w14:textId="77777777" w:rsidR="00AF0947" w:rsidRPr="00DB2E7A" w:rsidRDefault="00AF0947" w:rsidP="008D175F">
            <w:pPr>
              <w:contextualSpacing/>
              <w:rPr>
                <w:rFonts w:cs="Calibri"/>
              </w:rPr>
            </w:pPr>
            <w:r w:rsidRPr="00DB2E7A">
              <w:rPr>
                <w:rFonts w:cs="Calibri"/>
              </w:rPr>
              <w:t>2.60</w:t>
            </w:r>
          </w:p>
        </w:tc>
        <w:tc>
          <w:tcPr>
            <w:tcW w:w="1417" w:type="dxa"/>
            <w:vAlign w:val="center"/>
          </w:tcPr>
          <w:p w14:paraId="3385630D" w14:textId="77777777" w:rsidR="00AF0947" w:rsidRPr="00DB2E7A" w:rsidRDefault="00AF0947" w:rsidP="008D175F">
            <w:pPr>
              <w:contextualSpacing/>
              <w:rPr>
                <w:rFonts w:cs="Calibri"/>
              </w:rPr>
            </w:pPr>
            <w:r w:rsidRPr="00DB2E7A">
              <w:rPr>
                <w:rFonts w:cs="Calibri"/>
              </w:rPr>
              <w:t>1.50</w:t>
            </w:r>
          </w:p>
        </w:tc>
        <w:tc>
          <w:tcPr>
            <w:tcW w:w="1843" w:type="dxa"/>
            <w:vAlign w:val="center"/>
          </w:tcPr>
          <w:p w14:paraId="1F35C1EA" w14:textId="77777777" w:rsidR="00AF0947" w:rsidRPr="00DB2E7A" w:rsidRDefault="00AF0947" w:rsidP="008D175F">
            <w:pPr>
              <w:contextualSpacing/>
              <w:rPr>
                <w:rFonts w:cs="Calibri"/>
              </w:rPr>
            </w:pPr>
            <w:r w:rsidRPr="00DB2E7A">
              <w:rPr>
                <w:rFonts w:cs="Calibri"/>
              </w:rPr>
              <w:t>7.24</w:t>
            </w:r>
          </w:p>
        </w:tc>
        <w:tc>
          <w:tcPr>
            <w:tcW w:w="1559" w:type="dxa"/>
            <w:vAlign w:val="center"/>
          </w:tcPr>
          <w:p w14:paraId="6C5CFFD4" w14:textId="77777777" w:rsidR="00AF0947" w:rsidRPr="00DB2E7A" w:rsidRDefault="00AF0947" w:rsidP="008D175F">
            <w:pPr>
              <w:contextualSpacing/>
              <w:rPr>
                <w:rFonts w:cs="Calibri"/>
                <w:bCs/>
              </w:rPr>
            </w:pPr>
            <w:r w:rsidRPr="00DB2E7A">
              <w:rPr>
                <w:rFonts w:cs="Calibri"/>
                <w:bCs/>
              </w:rPr>
              <w:t>3.5</w:t>
            </w:r>
          </w:p>
        </w:tc>
        <w:tc>
          <w:tcPr>
            <w:tcW w:w="1763" w:type="dxa"/>
            <w:vAlign w:val="center"/>
          </w:tcPr>
          <w:p w14:paraId="46CF4F57" w14:textId="77777777" w:rsidR="00AF0947" w:rsidRPr="00DB2E7A" w:rsidRDefault="00AF0947" w:rsidP="008D175F">
            <w:pPr>
              <w:contextualSpacing/>
              <w:rPr>
                <w:rFonts w:cs="Calibri"/>
              </w:rPr>
            </w:pPr>
            <w:r w:rsidRPr="00DB2E7A">
              <w:rPr>
                <w:rFonts w:cs="Calibri"/>
              </w:rPr>
              <w:t>6.1  (6.0 - 6.3)</w:t>
            </w:r>
          </w:p>
        </w:tc>
      </w:tr>
    </w:tbl>
    <w:p w14:paraId="65184503" w14:textId="77777777" w:rsidR="00AF0947" w:rsidRPr="00DB2E7A" w:rsidRDefault="00AF0947" w:rsidP="00AF0947">
      <w:r w:rsidRPr="00DB2E7A">
        <w:t xml:space="preserve">The effect of the “overlap” effect described in the main text on the observed pulse durations is evident when the theoretical and observed duration figures are compared. </w:t>
      </w:r>
    </w:p>
    <w:p w14:paraId="304BEE1D" w14:textId="749D23BB" w:rsidR="00AF0947" w:rsidRPr="009E5AFB" w:rsidRDefault="00AF0947" w:rsidP="00A76E79">
      <w:pPr>
        <w:rPr>
          <w:color w:val="00B050"/>
        </w:rPr>
      </w:pPr>
      <w:r w:rsidRPr="00DB2E7A">
        <w:t xml:space="preserve">Similar measurements of period and wheel radius have been made on a number of other smaller bells, and these yield similar results. This suggests that, in this regard at least, the Cathedral bells are </w:t>
      </w:r>
      <w:r w:rsidR="009E5AFB" w:rsidRPr="00DB2E7A">
        <w:t>unexceptional,</w:t>
      </w:r>
      <w:r w:rsidRPr="00DB2E7A">
        <w:t xml:space="preserve"> and the sensing approach adopted may be re-used elsewhere.</w:t>
      </w:r>
      <w:r w:rsidR="00A76E79">
        <w:t xml:space="preserve"> </w:t>
      </w:r>
      <w:r w:rsidRPr="00DB2E7A">
        <w:t>The following table shows the results of these investigations. No simulators are currently fitted to these bells and no actual pulse duration measurements have been made.</w:t>
      </w:r>
    </w:p>
    <w:p w14:paraId="6BFAA347" w14:textId="42BD7FE3" w:rsidR="00AF0947" w:rsidRDefault="00AF0947" w:rsidP="00AF0947">
      <w:pPr>
        <w:pStyle w:val="Caption"/>
        <w:keepNext/>
      </w:pPr>
      <w:bookmarkStart w:id="1774" w:name="_Toc415420640"/>
      <w:bookmarkStart w:id="1775" w:name="_Toc472625919"/>
      <w:bookmarkStart w:id="1776" w:name="_Toc202969299"/>
      <w:r>
        <w:t xml:space="preserve">Table </w:t>
      </w:r>
      <w:r>
        <w:rPr>
          <w:noProof/>
        </w:rPr>
        <w:fldChar w:fldCharType="begin"/>
      </w:r>
      <w:r>
        <w:rPr>
          <w:noProof/>
        </w:rPr>
        <w:instrText xml:space="preserve"> SEQ Table \* ARABIC </w:instrText>
      </w:r>
      <w:r>
        <w:rPr>
          <w:noProof/>
        </w:rPr>
        <w:fldChar w:fldCharType="separate"/>
      </w:r>
      <w:r w:rsidR="00044299">
        <w:rPr>
          <w:noProof/>
        </w:rPr>
        <w:t>10</w:t>
      </w:r>
      <w:r>
        <w:rPr>
          <w:noProof/>
        </w:rPr>
        <w:fldChar w:fldCharType="end"/>
      </w:r>
      <w:r>
        <w:t xml:space="preserve"> – Theoretical </w:t>
      </w:r>
      <w:r w:rsidRPr="00BA0549">
        <w:t xml:space="preserve">Sensor Pulse Durations </w:t>
      </w:r>
      <w:r>
        <w:t>–</w:t>
      </w:r>
      <w:r w:rsidRPr="00BA0549">
        <w:t xml:space="preserve"> </w:t>
      </w:r>
      <w:r>
        <w:t>Other Towers</w:t>
      </w:r>
      <w:bookmarkEnd w:id="1774"/>
      <w:bookmarkEnd w:id="1775"/>
      <w:bookmarkEnd w:id="17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4"/>
        <w:gridCol w:w="1815"/>
        <w:gridCol w:w="1814"/>
        <w:gridCol w:w="1815"/>
      </w:tblGrid>
      <w:tr w:rsidR="00AF0947" w:rsidRPr="00AE25BB" w14:paraId="35BA1DDB" w14:textId="77777777" w:rsidTr="008D175F">
        <w:tc>
          <w:tcPr>
            <w:tcW w:w="1814" w:type="dxa"/>
            <w:shd w:val="clear" w:color="auto" w:fill="D9D9D9" w:themeFill="background1" w:themeFillShade="D9"/>
          </w:tcPr>
          <w:p w14:paraId="0956C558"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Bell</w:t>
            </w:r>
          </w:p>
        </w:tc>
        <w:tc>
          <w:tcPr>
            <w:tcW w:w="1814" w:type="dxa"/>
            <w:shd w:val="clear" w:color="auto" w:fill="D9D9D9" w:themeFill="background1" w:themeFillShade="D9"/>
          </w:tcPr>
          <w:p w14:paraId="60DD7FD5"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Period </w:t>
            </w:r>
            <w:r w:rsidRPr="00E91A7E">
              <w:rPr>
                <w:rFonts w:ascii="Calibri" w:hAnsi="Calibri" w:cs="Calibri"/>
                <w:b/>
                <w:i/>
              </w:rPr>
              <w:t>T</w:t>
            </w:r>
            <w:r w:rsidRPr="00E91A7E">
              <w:rPr>
                <w:rFonts w:ascii="Calibri" w:hAnsi="Calibri" w:cs="Calibri"/>
                <w:b/>
              </w:rPr>
              <w:t xml:space="preserve"> (s)</w:t>
            </w:r>
          </w:p>
        </w:tc>
        <w:tc>
          <w:tcPr>
            <w:tcW w:w="1815" w:type="dxa"/>
            <w:shd w:val="clear" w:color="auto" w:fill="D9D9D9" w:themeFill="background1" w:themeFillShade="D9"/>
          </w:tcPr>
          <w:p w14:paraId="2C7DF76E"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Wheel Radius </w:t>
            </w:r>
            <w:r w:rsidRPr="00E91A7E">
              <w:rPr>
                <w:rFonts w:ascii="Calibri" w:hAnsi="Calibri" w:cs="Calibri"/>
                <w:b/>
                <w:i/>
              </w:rPr>
              <w:t>R</w:t>
            </w:r>
            <w:r w:rsidRPr="00E91A7E">
              <w:rPr>
                <w:rFonts w:ascii="Calibri" w:hAnsi="Calibri" w:cs="Calibri"/>
                <w:b/>
              </w:rPr>
              <w:t xml:space="preserve"> (m)</w:t>
            </w:r>
          </w:p>
        </w:tc>
        <w:tc>
          <w:tcPr>
            <w:tcW w:w="1814" w:type="dxa"/>
            <w:shd w:val="clear" w:color="auto" w:fill="D9D9D9" w:themeFill="background1" w:themeFillShade="D9"/>
          </w:tcPr>
          <w:p w14:paraId="778A03C2"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Estimated Wheel Rim Speed (m/s)</w:t>
            </w:r>
          </w:p>
        </w:tc>
        <w:tc>
          <w:tcPr>
            <w:tcW w:w="1815" w:type="dxa"/>
            <w:shd w:val="clear" w:color="auto" w:fill="D9D9D9" w:themeFill="background1" w:themeFillShade="D9"/>
          </w:tcPr>
          <w:p w14:paraId="04BF30A7"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Theoretical Pulse Duration (ms)</w:t>
            </w:r>
          </w:p>
        </w:tc>
      </w:tr>
      <w:tr w:rsidR="00AF0947" w14:paraId="7B9C1EDA" w14:textId="77777777" w:rsidTr="008D175F">
        <w:tc>
          <w:tcPr>
            <w:tcW w:w="9072" w:type="dxa"/>
            <w:gridSpan w:val="5"/>
            <w:vAlign w:val="center"/>
          </w:tcPr>
          <w:p w14:paraId="40183453" w14:textId="77777777" w:rsidR="00AF0947" w:rsidRPr="00DB2E7A" w:rsidRDefault="00AF0947" w:rsidP="008D175F">
            <w:pPr>
              <w:contextualSpacing/>
              <w:rPr>
                <w:rFonts w:ascii="Calibri" w:hAnsi="Calibri" w:cs="Calibri"/>
                <w:b/>
                <w:bCs/>
                <w:i/>
              </w:rPr>
            </w:pPr>
            <w:r w:rsidRPr="00DB2E7A">
              <w:rPr>
                <w:rFonts w:ascii="Calibri" w:hAnsi="Calibri" w:cs="Calibri"/>
                <w:b/>
                <w:i/>
              </w:rPr>
              <w:t>St John the Baptist, Tuebrook</w:t>
            </w:r>
          </w:p>
        </w:tc>
      </w:tr>
      <w:tr w:rsidR="00AF0947" w14:paraId="2E97FA81" w14:textId="77777777" w:rsidTr="008D175F">
        <w:tc>
          <w:tcPr>
            <w:tcW w:w="1814" w:type="dxa"/>
            <w:vAlign w:val="center"/>
          </w:tcPr>
          <w:p w14:paraId="2F589512"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745BA163"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vAlign w:val="center"/>
          </w:tcPr>
          <w:p w14:paraId="7A4B4899" w14:textId="77777777" w:rsidR="00AF0947" w:rsidRPr="00DB2E7A" w:rsidRDefault="00AF0947" w:rsidP="008D175F">
            <w:pPr>
              <w:contextualSpacing/>
              <w:rPr>
                <w:rFonts w:ascii="Calibri" w:hAnsi="Calibri" w:cs="Calibri"/>
              </w:rPr>
            </w:pPr>
            <w:r w:rsidRPr="00DB2E7A">
              <w:rPr>
                <w:rFonts w:ascii="Calibri" w:hAnsi="Calibri" w:cs="Calibri"/>
              </w:rPr>
              <w:t>0.80</w:t>
            </w:r>
          </w:p>
        </w:tc>
        <w:tc>
          <w:tcPr>
            <w:tcW w:w="1814" w:type="dxa"/>
            <w:vAlign w:val="center"/>
          </w:tcPr>
          <w:p w14:paraId="352D1CAE" w14:textId="77777777" w:rsidR="00AF0947" w:rsidRPr="00DB2E7A" w:rsidRDefault="00AF0947" w:rsidP="008D175F">
            <w:pPr>
              <w:contextualSpacing/>
              <w:rPr>
                <w:rFonts w:ascii="Calibri" w:hAnsi="Calibri" w:cs="Calibri"/>
              </w:rPr>
            </w:pPr>
            <w:r w:rsidRPr="00DB2E7A">
              <w:rPr>
                <w:rFonts w:ascii="Calibri" w:hAnsi="Calibri" w:cs="Calibri"/>
              </w:rPr>
              <w:t>6.28</w:t>
            </w:r>
          </w:p>
        </w:tc>
        <w:tc>
          <w:tcPr>
            <w:tcW w:w="1815" w:type="dxa"/>
            <w:vAlign w:val="center"/>
          </w:tcPr>
          <w:p w14:paraId="1EB205DF" w14:textId="77777777" w:rsidR="00AF0947" w:rsidRPr="00DB2E7A" w:rsidRDefault="00AF0947" w:rsidP="008D175F">
            <w:pPr>
              <w:contextualSpacing/>
              <w:rPr>
                <w:rFonts w:ascii="Calibri" w:hAnsi="Calibri" w:cs="Calibri"/>
                <w:bCs/>
              </w:rPr>
            </w:pPr>
            <w:r w:rsidRPr="00DB2E7A">
              <w:rPr>
                <w:rFonts w:ascii="Calibri" w:hAnsi="Calibri" w:cs="Calibri"/>
                <w:bCs/>
              </w:rPr>
              <w:t>4.0</w:t>
            </w:r>
          </w:p>
        </w:tc>
      </w:tr>
      <w:tr w:rsidR="00AF0947" w14:paraId="601A5228" w14:textId="77777777" w:rsidTr="008D175F">
        <w:tc>
          <w:tcPr>
            <w:tcW w:w="1814" w:type="dxa"/>
            <w:tcBorders>
              <w:bottom w:val="single" w:sz="4" w:space="0" w:color="auto"/>
            </w:tcBorders>
            <w:vAlign w:val="center"/>
          </w:tcPr>
          <w:p w14:paraId="1771ED13" w14:textId="77777777" w:rsidR="00AF0947" w:rsidRPr="00DB2E7A" w:rsidRDefault="00AF0947" w:rsidP="008D175F">
            <w:pPr>
              <w:contextualSpacing/>
              <w:rPr>
                <w:rFonts w:ascii="Calibri" w:hAnsi="Calibri" w:cs="Calibri"/>
              </w:rPr>
            </w:pPr>
            <w:r w:rsidRPr="00DB2E7A">
              <w:rPr>
                <w:rFonts w:ascii="Calibri" w:hAnsi="Calibri" w:cs="Calibri"/>
              </w:rPr>
              <w:t>5</w:t>
            </w:r>
          </w:p>
        </w:tc>
        <w:tc>
          <w:tcPr>
            <w:tcW w:w="1814" w:type="dxa"/>
            <w:tcBorders>
              <w:bottom w:val="single" w:sz="4" w:space="0" w:color="auto"/>
            </w:tcBorders>
            <w:vAlign w:val="center"/>
          </w:tcPr>
          <w:p w14:paraId="08A0ACF3" w14:textId="77777777" w:rsidR="00AF0947" w:rsidRPr="00DB2E7A" w:rsidRDefault="00AF0947" w:rsidP="008D175F">
            <w:pPr>
              <w:contextualSpacing/>
              <w:rPr>
                <w:rFonts w:ascii="Calibri" w:hAnsi="Calibri" w:cs="Calibri"/>
              </w:rPr>
            </w:pPr>
            <w:r w:rsidRPr="00DB2E7A">
              <w:rPr>
                <w:rFonts w:ascii="Calibri" w:hAnsi="Calibri" w:cs="Calibri"/>
              </w:rPr>
              <w:t>1.70</w:t>
            </w:r>
          </w:p>
        </w:tc>
        <w:tc>
          <w:tcPr>
            <w:tcW w:w="1815" w:type="dxa"/>
            <w:tcBorders>
              <w:bottom w:val="single" w:sz="4" w:space="0" w:color="auto"/>
            </w:tcBorders>
            <w:vAlign w:val="center"/>
          </w:tcPr>
          <w:p w14:paraId="17179EDA" w14:textId="77777777" w:rsidR="00AF0947" w:rsidRPr="00DB2E7A" w:rsidRDefault="00AF0947" w:rsidP="008D175F">
            <w:pPr>
              <w:contextualSpacing/>
              <w:rPr>
                <w:rFonts w:ascii="Calibri" w:hAnsi="Calibri" w:cs="Calibri"/>
              </w:rPr>
            </w:pPr>
            <w:r w:rsidRPr="00DB2E7A">
              <w:rPr>
                <w:rFonts w:ascii="Calibri" w:hAnsi="Calibri" w:cs="Calibri"/>
              </w:rPr>
              <w:t>0.88</w:t>
            </w:r>
          </w:p>
        </w:tc>
        <w:tc>
          <w:tcPr>
            <w:tcW w:w="1814" w:type="dxa"/>
            <w:tcBorders>
              <w:bottom w:val="single" w:sz="4" w:space="0" w:color="auto"/>
            </w:tcBorders>
            <w:vAlign w:val="center"/>
          </w:tcPr>
          <w:p w14:paraId="0035C9FF" w14:textId="77777777" w:rsidR="00AF0947" w:rsidRPr="00DB2E7A" w:rsidRDefault="00AF0947" w:rsidP="008D175F">
            <w:pPr>
              <w:contextualSpacing/>
              <w:rPr>
                <w:rFonts w:ascii="Calibri" w:hAnsi="Calibri" w:cs="Calibri"/>
              </w:rPr>
            </w:pPr>
            <w:r w:rsidRPr="00DB2E7A">
              <w:rPr>
                <w:rFonts w:ascii="Calibri" w:hAnsi="Calibri" w:cs="Calibri"/>
              </w:rPr>
              <w:t>6.47</w:t>
            </w:r>
          </w:p>
        </w:tc>
        <w:tc>
          <w:tcPr>
            <w:tcW w:w="1815" w:type="dxa"/>
            <w:tcBorders>
              <w:bottom w:val="single" w:sz="4" w:space="0" w:color="auto"/>
            </w:tcBorders>
            <w:vAlign w:val="center"/>
          </w:tcPr>
          <w:p w14:paraId="2A92E2FA" w14:textId="77777777" w:rsidR="00AF0947" w:rsidRPr="00DB2E7A" w:rsidRDefault="00AF0947" w:rsidP="008D175F">
            <w:pPr>
              <w:contextualSpacing/>
              <w:rPr>
                <w:rFonts w:ascii="Calibri" w:hAnsi="Calibri" w:cs="Calibri"/>
                <w:bCs/>
              </w:rPr>
            </w:pPr>
            <w:r w:rsidRPr="00DB2E7A">
              <w:rPr>
                <w:rFonts w:ascii="Calibri" w:hAnsi="Calibri" w:cs="Calibri"/>
                <w:bCs/>
              </w:rPr>
              <w:t>3.9</w:t>
            </w:r>
          </w:p>
        </w:tc>
      </w:tr>
      <w:tr w:rsidR="00AF0947" w14:paraId="36A71EAF" w14:textId="77777777" w:rsidTr="008D175F">
        <w:tc>
          <w:tcPr>
            <w:tcW w:w="1814" w:type="dxa"/>
            <w:tcBorders>
              <w:bottom w:val="single" w:sz="12" w:space="0" w:color="auto"/>
            </w:tcBorders>
            <w:vAlign w:val="center"/>
          </w:tcPr>
          <w:p w14:paraId="6CCEBFBD" w14:textId="77777777" w:rsidR="00AF0947" w:rsidRPr="00DB2E7A" w:rsidRDefault="00AF0947" w:rsidP="008D175F">
            <w:pPr>
              <w:contextualSpacing/>
              <w:rPr>
                <w:rFonts w:ascii="Calibri" w:hAnsi="Calibri" w:cs="Calibri"/>
              </w:rPr>
            </w:pPr>
            <w:r w:rsidRPr="00DB2E7A">
              <w:rPr>
                <w:rFonts w:ascii="Calibri" w:hAnsi="Calibri" w:cs="Calibri"/>
              </w:rPr>
              <w:t>8</w:t>
            </w:r>
          </w:p>
        </w:tc>
        <w:tc>
          <w:tcPr>
            <w:tcW w:w="1814" w:type="dxa"/>
            <w:tcBorders>
              <w:bottom w:val="single" w:sz="12" w:space="0" w:color="auto"/>
            </w:tcBorders>
            <w:vAlign w:val="center"/>
          </w:tcPr>
          <w:p w14:paraId="529EB57D" w14:textId="77777777" w:rsidR="00AF0947" w:rsidRPr="00DB2E7A" w:rsidRDefault="00AF0947" w:rsidP="008D175F">
            <w:pPr>
              <w:contextualSpacing/>
              <w:rPr>
                <w:rFonts w:ascii="Calibri" w:hAnsi="Calibri" w:cs="Calibri"/>
              </w:rPr>
            </w:pPr>
            <w:r w:rsidRPr="00DB2E7A">
              <w:rPr>
                <w:rFonts w:ascii="Calibri" w:hAnsi="Calibri" w:cs="Calibri"/>
              </w:rPr>
              <w:t>2.00</w:t>
            </w:r>
          </w:p>
        </w:tc>
        <w:tc>
          <w:tcPr>
            <w:tcW w:w="1815" w:type="dxa"/>
            <w:tcBorders>
              <w:bottom w:val="single" w:sz="12" w:space="0" w:color="auto"/>
            </w:tcBorders>
            <w:vAlign w:val="center"/>
          </w:tcPr>
          <w:p w14:paraId="2DA551C1" w14:textId="77777777" w:rsidR="00AF0947" w:rsidRPr="00DB2E7A" w:rsidRDefault="00AF0947" w:rsidP="008D175F">
            <w:pPr>
              <w:contextualSpacing/>
              <w:rPr>
                <w:rFonts w:ascii="Calibri" w:hAnsi="Calibri" w:cs="Calibri"/>
              </w:rPr>
            </w:pPr>
            <w:r w:rsidRPr="00DB2E7A">
              <w:rPr>
                <w:rFonts w:ascii="Calibri" w:hAnsi="Calibri" w:cs="Calibri"/>
              </w:rPr>
              <w:t>0.98</w:t>
            </w:r>
          </w:p>
        </w:tc>
        <w:tc>
          <w:tcPr>
            <w:tcW w:w="1814" w:type="dxa"/>
            <w:tcBorders>
              <w:bottom w:val="single" w:sz="12" w:space="0" w:color="auto"/>
            </w:tcBorders>
            <w:vAlign w:val="center"/>
          </w:tcPr>
          <w:p w14:paraId="3A3E2EAF" w14:textId="77777777" w:rsidR="00AF0947" w:rsidRPr="00DB2E7A" w:rsidRDefault="00AF0947" w:rsidP="008D175F">
            <w:pPr>
              <w:contextualSpacing/>
              <w:rPr>
                <w:rFonts w:ascii="Calibri" w:hAnsi="Calibri" w:cs="Calibri"/>
              </w:rPr>
            </w:pPr>
            <w:r w:rsidRPr="00DB2E7A">
              <w:rPr>
                <w:rFonts w:ascii="Calibri" w:hAnsi="Calibri" w:cs="Calibri"/>
              </w:rPr>
              <w:t>6.16</w:t>
            </w:r>
          </w:p>
        </w:tc>
        <w:tc>
          <w:tcPr>
            <w:tcW w:w="1815" w:type="dxa"/>
            <w:tcBorders>
              <w:bottom w:val="single" w:sz="12" w:space="0" w:color="auto"/>
            </w:tcBorders>
            <w:vAlign w:val="center"/>
          </w:tcPr>
          <w:p w14:paraId="7E91B3AE"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r w:rsidR="00AF0947" w14:paraId="724C1FDE" w14:textId="77777777" w:rsidTr="008D175F">
        <w:tc>
          <w:tcPr>
            <w:tcW w:w="9072" w:type="dxa"/>
            <w:gridSpan w:val="5"/>
            <w:tcBorders>
              <w:top w:val="single" w:sz="12" w:space="0" w:color="auto"/>
            </w:tcBorders>
            <w:vAlign w:val="center"/>
          </w:tcPr>
          <w:p w14:paraId="4450FECF" w14:textId="77777777" w:rsidR="00AF0947" w:rsidRPr="00DB2E7A" w:rsidRDefault="00AF0947" w:rsidP="008D175F">
            <w:pPr>
              <w:contextualSpacing/>
              <w:rPr>
                <w:rFonts w:ascii="Calibri" w:hAnsi="Calibri" w:cs="Calibri"/>
                <w:b/>
                <w:bCs/>
                <w:i/>
              </w:rPr>
            </w:pPr>
            <w:r w:rsidRPr="00DB2E7A">
              <w:rPr>
                <w:rFonts w:ascii="Calibri" w:hAnsi="Calibri" w:cs="Calibri"/>
                <w:b/>
                <w:i/>
              </w:rPr>
              <w:t>St Helen, Sefton</w:t>
            </w:r>
          </w:p>
        </w:tc>
      </w:tr>
      <w:tr w:rsidR="00AF0947" w14:paraId="46E22323" w14:textId="77777777" w:rsidTr="008D175F">
        <w:tc>
          <w:tcPr>
            <w:tcW w:w="1814" w:type="dxa"/>
            <w:vAlign w:val="center"/>
          </w:tcPr>
          <w:p w14:paraId="6D6F6B3A"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66717958" w14:textId="77777777" w:rsidR="00AF0947" w:rsidRPr="00DB2E7A" w:rsidRDefault="00AF0947" w:rsidP="008D175F">
            <w:pPr>
              <w:contextualSpacing/>
              <w:rPr>
                <w:rFonts w:ascii="Calibri" w:hAnsi="Calibri" w:cs="Calibri"/>
              </w:rPr>
            </w:pPr>
            <w:r w:rsidRPr="00DB2E7A">
              <w:rPr>
                <w:rFonts w:ascii="Calibri" w:hAnsi="Calibri" w:cs="Calibri"/>
              </w:rPr>
              <w:t>1.50</w:t>
            </w:r>
          </w:p>
        </w:tc>
        <w:tc>
          <w:tcPr>
            <w:tcW w:w="1815" w:type="dxa"/>
            <w:vAlign w:val="center"/>
          </w:tcPr>
          <w:p w14:paraId="2A4906C0" w14:textId="77777777" w:rsidR="00AF0947" w:rsidRPr="00DB2E7A" w:rsidRDefault="00AF0947" w:rsidP="008D175F">
            <w:pPr>
              <w:contextualSpacing/>
              <w:rPr>
                <w:rFonts w:ascii="Calibri" w:hAnsi="Calibri" w:cs="Calibri"/>
              </w:rPr>
            </w:pPr>
            <w:r w:rsidRPr="00DB2E7A">
              <w:rPr>
                <w:rFonts w:ascii="Calibri" w:hAnsi="Calibri" w:cs="Calibri"/>
              </w:rPr>
              <w:t>0.71</w:t>
            </w:r>
          </w:p>
        </w:tc>
        <w:tc>
          <w:tcPr>
            <w:tcW w:w="1814" w:type="dxa"/>
            <w:vAlign w:val="center"/>
          </w:tcPr>
          <w:p w14:paraId="4E94CF29" w14:textId="77777777" w:rsidR="00AF0947" w:rsidRPr="00DB2E7A" w:rsidRDefault="00AF0947" w:rsidP="008D175F">
            <w:pPr>
              <w:contextualSpacing/>
              <w:rPr>
                <w:rFonts w:ascii="Calibri" w:hAnsi="Calibri" w:cs="Calibri"/>
              </w:rPr>
            </w:pPr>
            <w:r w:rsidRPr="00DB2E7A">
              <w:rPr>
                <w:rFonts w:ascii="Calibri" w:hAnsi="Calibri" w:cs="Calibri"/>
              </w:rPr>
              <w:t>5.95</w:t>
            </w:r>
          </w:p>
        </w:tc>
        <w:tc>
          <w:tcPr>
            <w:tcW w:w="1815" w:type="dxa"/>
            <w:vAlign w:val="center"/>
          </w:tcPr>
          <w:p w14:paraId="3DDC48D0"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29355238" w14:textId="77777777" w:rsidTr="008D175F">
        <w:tc>
          <w:tcPr>
            <w:tcW w:w="1814" w:type="dxa"/>
            <w:tcBorders>
              <w:bottom w:val="single" w:sz="4" w:space="0" w:color="auto"/>
            </w:tcBorders>
            <w:vAlign w:val="center"/>
          </w:tcPr>
          <w:p w14:paraId="6C6ACBCE" w14:textId="77777777" w:rsidR="00AF0947" w:rsidRPr="00DB2E7A" w:rsidRDefault="00AF0947" w:rsidP="008D175F">
            <w:pPr>
              <w:contextualSpacing/>
              <w:rPr>
                <w:rFonts w:ascii="Calibri" w:hAnsi="Calibri" w:cs="Calibri"/>
              </w:rPr>
            </w:pPr>
            <w:r w:rsidRPr="00DB2E7A">
              <w:rPr>
                <w:rFonts w:ascii="Calibri" w:hAnsi="Calibri" w:cs="Calibri"/>
              </w:rPr>
              <w:t>4</w:t>
            </w:r>
          </w:p>
        </w:tc>
        <w:tc>
          <w:tcPr>
            <w:tcW w:w="1814" w:type="dxa"/>
            <w:tcBorders>
              <w:bottom w:val="single" w:sz="4" w:space="0" w:color="auto"/>
            </w:tcBorders>
            <w:vAlign w:val="center"/>
          </w:tcPr>
          <w:p w14:paraId="581992B9"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tcBorders>
              <w:bottom w:val="single" w:sz="4" w:space="0" w:color="auto"/>
            </w:tcBorders>
            <w:vAlign w:val="center"/>
          </w:tcPr>
          <w:p w14:paraId="681EAAD5" w14:textId="77777777" w:rsidR="00AF0947" w:rsidRPr="00DB2E7A" w:rsidRDefault="00AF0947" w:rsidP="008D175F">
            <w:pPr>
              <w:contextualSpacing/>
              <w:rPr>
                <w:rFonts w:ascii="Calibri" w:hAnsi="Calibri" w:cs="Calibri"/>
              </w:rPr>
            </w:pPr>
            <w:r w:rsidRPr="00DB2E7A">
              <w:rPr>
                <w:rFonts w:ascii="Calibri" w:hAnsi="Calibri" w:cs="Calibri"/>
              </w:rPr>
              <w:t>0.77</w:t>
            </w:r>
          </w:p>
        </w:tc>
        <w:tc>
          <w:tcPr>
            <w:tcW w:w="1814" w:type="dxa"/>
            <w:tcBorders>
              <w:bottom w:val="single" w:sz="4" w:space="0" w:color="auto"/>
            </w:tcBorders>
            <w:vAlign w:val="center"/>
          </w:tcPr>
          <w:p w14:paraId="7B8C8F3B" w14:textId="77777777" w:rsidR="00AF0947" w:rsidRPr="00DB2E7A" w:rsidRDefault="00AF0947" w:rsidP="008D175F">
            <w:pPr>
              <w:contextualSpacing/>
              <w:rPr>
                <w:rFonts w:ascii="Calibri" w:hAnsi="Calibri" w:cs="Calibri"/>
              </w:rPr>
            </w:pPr>
            <w:r w:rsidRPr="00DB2E7A">
              <w:rPr>
                <w:rFonts w:ascii="Calibri" w:hAnsi="Calibri" w:cs="Calibri"/>
              </w:rPr>
              <w:t>6.01</w:t>
            </w:r>
          </w:p>
        </w:tc>
        <w:tc>
          <w:tcPr>
            <w:tcW w:w="1815" w:type="dxa"/>
            <w:tcBorders>
              <w:bottom w:val="single" w:sz="4" w:space="0" w:color="auto"/>
            </w:tcBorders>
            <w:vAlign w:val="center"/>
          </w:tcPr>
          <w:p w14:paraId="5A5FD32D"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19769543" w14:textId="77777777" w:rsidTr="008D175F">
        <w:tc>
          <w:tcPr>
            <w:tcW w:w="1814" w:type="dxa"/>
            <w:tcBorders>
              <w:bottom w:val="single" w:sz="12" w:space="0" w:color="auto"/>
            </w:tcBorders>
            <w:vAlign w:val="center"/>
          </w:tcPr>
          <w:p w14:paraId="7DA00542" w14:textId="77777777" w:rsidR="00AF0947" w:rsidRPr="00DB2E7A" w:rsidRDefault="00AF0947" w:rsidP="008D175F">
            <w:pPr>
              <w:contextualSpacing/>
              <w:rPr>
                <w:rFonts w:ascii="Calibri" w:hAnsi="Calibri" w:cs="Calibri"/>
              </w:rPr>
            </w:pPr>
            <w:r w:rsidRPr="00DB2E7A">
              <w:rPr>
                <w:rFonts w:ascii="Calibri" w:hAnsi="Calibri" w:cs="Calibri"/>
              </w:rPr>
              <w:t>7</w:t>
            </w:r>
          </w:p>
        </w:tc>
        <w:tc>
          <w:tcPr>
            <w:tcW w:w="1814" w:type="dxa"/>
            <w:tcBorders>
              <w:bottom w:val="single" w:sz="12" w:space="0" w:color="auto"/>
            </w:tcBorders>
            <w:vAlign w:val="center"/>
          </w:tcPr>
          <w:p w14:paraId="7EF6A9C9" w14:textId="77777777" w:rsidR="00AF0947" w:rsidRPr="00DB2E7A" w:rsidRDefault="00AF0947" w:rsidP="008D175F">
            <w:pPr>
              <w:contextualSpacing/>
              <w:rPr>
                <w:rFonts w:ascii="Calibri" w:hAnsi="Calibri" w:cs="Calibri"/>
              </w:rPr>
            </w:pPr>
            <w:r w:rsidRPr="00DB2E7A">
              <w:rPr>
                <w:rFonts w:ascii="Calibri" w:hAnsi="Calibri" w:cs="Calibri"/>
              </w:rPr>
              <w:t>1.80</w:t>
            </w:r>
          </w:p>
        </w:tc>
        <w:tc>
          <w:tcPr>
            <w:tcW w:w="1815" w:type="dxa"/>
            <w:tcBorders>
              <w:bottom w:val="single" w:sz="12" w:space="0" w:color="auto"/>
            </w:tcBorders>
            <w:vAlign w:val="center"/>
          </w:tcPr>
          <w:p w14:paraId="57DC8B1D" w14:textId="77777777" w:rsidR="00AF0947" w:rsidRPr="00DB2E7A" w:rsidRDefault="00AF0947" w:rsidP="008D175F">
            <w:pPr>
              <w:contextualSpacing/>
              <w:rPr>
                <w:rFonts w:ascii="Calibri" w:hAnsi="Calibri" w:cs="Calibri"/>
              </w:rPr>
            </w:pPr>
            <w:r w:rsidRPr="00DB2E7A">
              <w:rPr>
                <w:rFonts w:ascii="Calibri" w:hAnsi="Calibri" w:cs="Calibri"/>
              </w:rPr>
              <w:t>0.87</w:t>
            </w:r>
          </w:p>
        </w:tc>
        <w:tc>
          <w:tcPr>
            <w:tcW w:w="1814" w:type="dxa"/>
            <w:tcBorders>
              <w:bottom w:val="single" w:sz="12" w:space="0" w:color="auto"/>
            </w:tcBorders>
            <w:vAlign w:val="center"/>
          </w:tcPr>
          <w:p w14:paraId="42D1C48E" w14:textId="77777777" w:rsidR="00AF0947" w:rsidRPr="00DB2E7A" w:rsidRDefault="00AF0947" w:rsidP="008D175F">
            <w:pPr>
              <w:contextualSpacing/>
              <w:rPr>
                <w:rFonts w:ascii="Calibri" w:hAnsi="Calibri" w:cs="Calibri"/>
              </w:rPr>
            </w:pPr>
            <w:r w:rsidRPr="00DB2E7A">
              <w:rPr>
                <w:rFonts w:ascii="Calibri" w:hAnsi="Calibri" w:cs="Calibri"/>
              </w:rPr>
              <w:t>6.04</w:t>
            </w:r>
          </w:p>
        </w:tc>
        <w:tc>
          <w:tcPr>
            <w:tcW w:w="1815" w:type="dxa"/>
            <w:tcBorders>
              <w:bottom w:val="single" w:sz="12" w:space="0" w:color="auto"/>
            </w:tcBorders>
            <w:vAlign w:val="center"/>
          </w:tcPr>
          <w:p w14:paraId="046E6072"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bl>
    <w:p w14:paraId="7548E661" w14:textId="77777777" w:rsidR="00AF0947" w:rsidRDefault="00AF0947" w:rsidP="00AF0947">
      <w:pPr>
        <w:pStyle w:val="Heading2"/>
        <w:sectPr w:rsidR="00AF0947" w:rsidSect="00004B06">
          <w:endnotePr>
            <w:numFmt w:val="decimal"/>
          </w:endnotePr>
          <w:pgSz w:w="11906" w:h="16838"/>
          <w:pgMar w:top="1440" w:right="1440" w:bottom="1440" w:left="1440" w:header="709" w:footer="709" w:gutter="0"/>
          <w:cols w:space="708"/>
          <w:docGrid w:linePitch="360"/>
        </w:sectPr>
      </w:pPr>
    </w:p>
    <w:p w14:paraId="76024D5F" w14:textId="77777777" w:rsidR="00A5122C" w:rsidRPr="00B3201F" w:rsidRDefault="00A5122C" w:rsidP="00A5122C">
      <w:pPr>
        <w:pStyle w:val="Heading3"/>
        <w:pageBreakBefore/>
      </w:pPr>
      <w:bookmarkStart w:id="1777" w:name="_Toc415420542"/>
      <w:bookmarkStart w:id="1778" w:name="_Toc472625823"/>
      <w:bookmarkStart w:id="1779" w:name="_Toc382313186"/>
      <w:bookmarkStart w:id="1780" w:name="_Toc415420560"/>
      <w:bookmarkStart w:id="1781" w:name="_Toc472625834"/>
      <w:bookmarkStart w:id="1782" w:name="_Toc202969218"/>
      <w:r>
        <w:lastRenderedPageBreak/>
        <w:t>BDC-to-Strike Intervals</w:t>
      </w:r>
      <w:bookmarkEnd w:id="1777"/>
      <w:bookmarkEnd w:id="1778"/>
      <w:bookmarkEnd w:id="1782"/>
    </w:p>
    <w:p w14:paraId="515F2C59" w14:textId="7B48DE82" w:rsidR="00A5122C" w:rsidRPr="00DB2E7A" w:rsidRDefault="00A5122C" w:rsidP="00A5122C">
      <w:r w:rsidRPr="00DB2E7A">
        <w:t>The following chart shows the average time differences obtained during development between the triggering of an infra-red optical Sensor Module and a sound operated sensor for each bell at Liverpool Cathedral. Separate average values are shown for handstroke, backstroke, and both strokes combined. The total sample size was 93 blows.</w:t>
      </w:r>
    </w:p>
    <w:p w14:paraId="4B352F78" w14:textId="77777777" w:rsidR="00A5122C" w:rsidRDefault="00A5122C" w:rsidP="00A5122C">
      <w:pPr>
        <w:keepNext/>
        <w:jc w:val="center"/>
      </w:pPr>
      <w:r>
        <w:rPr>
          <w:noProof/>
          <w:lang w:eastAsia="en-GB"/>
        </w:rPr>
        <w:drawing>
          <wp:inline distT="0" distB="0" distL="0" distR="0" wp14:anchorId="691EEA9C" wp14:editId="7E77F96F">
            <wp:extent cx="5331587" cy="4175603"/>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_to_strike_average_revised_20140426.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327102" cy="4172090"/>
                    </a:xfrm>
                    <a:prstGeom prst="rect">
                      <a:avLst/>
                    </a:prstGeom>
                  </pic:spPr>
                </pic:pic>
              </a:graphicData>
            </a:graphic>
          </wp:inline>
        </w:drawing>
      </w:r>
    </w:p>
    <w:p w14:paraId="526ADFF7" w14:textId="10CD6ACA" w:rsidR="00A5122C" w:rsidRDefault="00A5122C" w:rsidP="00A5122C">
      <w:pPr>
        <w:pStyle w:val="Caption"/>
        <w:jc w:val="center"/>
      </w:pPr>
      <w:bookmarkStart w:id="1783" w:name="_Toc415420616"/>
      <w:bookmarkStart w:id="1784" w:name="_Toc472625908"/>
      <w:bookmarkStart w:id="1785" w:name="_Toc202969366"/>
      <w:r>
        <w:t xml:space="preserve">Figure </w:t>
      </w:r>
      <w:r>
        <w:rPr>
          <w:noProof/>
        </w:rPr>
        <w:fldChar w:fldCharType="begin"/>
      </w:r>
      <w:r>
        <w:rPr>
          <w:noProof/>
        </w:rPr>
        <w:instrText xml:space="preserve"> SEQ Figure \* ARABIC </w:instrText>
      </w:r>
      <w:r>
        <w:rPr>
          <w:noProof/>
        </w:rPr>
        <w:fldChar w:fldCharType="separate"/>
      </w:r>
      <w:r w:rsidR="00044299">
        <w:rPr>
          <w:noProof/>
        </w:rPr>
        <w:t>62</w:t>
      </w:r>
      <w:r>
        <w:rPr>
          <w:noProof/>
        </w:rPr>
        <w:fldChar w:fldCharType="end"/>
      </w:r>
      <w:r>
        <w:t xml:space="preserve"> – Liverpool Cathedral Odd-Struckness Chart</w:t>
      </w:r>
      <w:bookmarkEnd w:id="1783"/>
      <w:bookmarkEnd w:id="1784"/>
      <w:bookmarkEnd w:id="1785"/>
    </w:p>
    <w:p w14:paraId="3882EE1A" w14:textId="77777777" w:rsidR="00A76E79" w:rsidRDefault="00A76E79" w:rsidP="00AF0947">
      <w:pPr>
        <w:pStyle w:val="Heading2"/>
      </w:pPr>
      <w:r>
        <w:br w:type="page"/>
      </w:r>
    </w:p>
    <w:p w14:paraId="08BB1C8A" w14:textId="3FB5B238" w:rsidR="00AF0947" w:rsidRDefault="00AF0947" w:rsidP="00AF0947">
      <w:pPr>
        <w:pStyle w:val="Heading2"/>
      </w:pPr>
      <w:bookmarkStart w:id="1786" w:name="_Toc202969219"/>
      <w:r>
        <w:lastRenderedPageBreak/>
        <w:t>Appendix D: CLI Command Reference</w:t>
      </w:r>
      <w:bookmarkEnd w:id="1779"/>
      <w:bookmarkEnd w:id="1780"/>
      <w:bookmarkEnd w:id="1781"/>
      <w:bookmarkEnd w:id="1786"/>
    </w:p>
    <w:p w14:paraId="0D429302" w14:textId="046FB9A6" w:rsidR="00AF0947" w:rsidRPr="00DB2E7A" w:rsidRDefault="00AF0947" w:rsidP="00AF0947">
      <w:r w:rsidRPr="00DB2E7A">
        <w:t xml:space="preserve">The following table lists the additional CLI commands supported by the </w:t>
      </w:r>
      <w:r w:rsidR="009E5AFB" w:rsidRPr="00DB2E7A">
        <w:t xml:space="preserve">Type 2 </w:t>
      </w:r>
      <w:r w:rsidRPr="00DB2E7A">
        <w:t>Simulator Interface firmware, and their functions, as of v</w:t>
      </w:r>
      <w:r w:rsidR="009E5AFB" w:rsidRPr="00DB2E7A">
        <w:t>ersion 3.</w:t>
      </w:r>
      <w:r w:rsidR="0027489C">
        <w:t>7</w:t>
      </w:r>
      <w:r w:rsidRPr="00DB2E7A">
        <w:t xml:space="preserve">. </w:t>
      </w:r>
    </w:p>
    <w:p w14:paraId="0C266E40" w14:textId="578783B7" w:rsidR="00AF0947" w:rsidRDefault="00AF0947" w:rsidP="00AF0947">
      <w:pPr>
        <w:pStyle w:val="Caption"/>
        <w:keepNext/>
      </w:pPr>
      <w:bookmarkStart w:id="1787" w:name="_Toc415420643"/>
      <w:bookmarkStart w:id="1788" w:name="_Toc472625920"/>
      <w:bookmarkStart w:id="1789" w:name="_Toc202969300"/>
      <w:r>
        <w:t xml:space="preserve">Table </w:t>
      </w:r>
      <w:r>
        <w:rPr>
          <w:noProof/>
        </w:rPr>
        <w:fldChar w:fldCharType="begin"/>
      </w:r>
      <w:r>
        <w:rPr>
          <w:noProof/>
        </w:rPr>
        <w:instrText xml:space="preserve"> SEQ Table \* ARABIC </w:instrText>
      </w:r>
      <w:r>
        <w:rPr>
          <w:noProof/>
        </w:rPr>
        <w:fldChar w:fldCharType="separate"/>
      </w:r>
      <w:r w:rsidR="00044299">
        <w:rPr>
          <w:noProof/>
        </w:rPr>
        <w:t>11</w:t>
      </w:r>
      <w:r>
        <w:rPr>
          <w:noProof/>
        </w:rPr>
        <w:fldChar w:fldCharType="end"/>
      </w:r>
      <w:r>
        <w:t xml:space="preserve"> – CLI Command Reference</w:t>
      </w:r>
      <w:bookmarkEnd w:id="1787"/>
      <w:bookmarkEnd w:id="1788"/>
      <w:bookmarkEnd w:id="17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74"/>
      </w:tblGrid>
      <w:tr w:rsidR="00AF0947" w:rsidRPr="00AE25BB" w14:paraId="0A43A79B" w14:textId="77777777" w:rsidTr="008D175F">
        <w:tc>
          <w:tcPr>
            <w:tcW w:w="1560" w:type="dxa"/>
            <w:shd w:val="clear" w:color="auto" w:fill="D9D9D9" w:themeFill="background1" w:themeFillShade="D9"/>
          </w:tcPr>
          <w:p w14:paraId="396041A0" w14:textId="77777777" w:rsidR="00AF0947" w:rsidRPr="00DB2E7A" w:rsidRDefault="00AF0947" w:rsidP="008D175F">
            <w:pPr>
              <w:contextualSpacing/>
              <w:rPr>
                <w:b/>
              </w:rPr>
            </w:pPr>
            <w:r w:rsidRPr="00DB2E7A">
              <w:rPr>
                <w:b/>
              </w:rPr>
              <w:t>Command</w:t>
            </w:r>
          </w:p>
        </w:tc>
        <w:tc>
          <w:tcPr>
            <w:tcW w:w="7574" w:type="dxa"/>
            <w:shd w:val="clear" w:color="auto" w:fill="D9D9D9" w:themeFill="background1" w:themeFillShade="D9"/>
          </w:tcPr>
          <w:p w14:paraId="3CC26FB1" w14:textId="77777777" w:rsidR="00AF0947" w:rsidRPr="00DB2E7A" w:rsidRDefault="00AF0947" w:rsidP="008D175F">
            <w:pPr>
              <w:contextualSpacing/>
              <w:rPr>
                <w:b/>
              </w:rPr>
            </w:pPr>
            <w:r w:rsidRPr="00DB2E7A">
              <w:rPr>
                <w:b/>
              </w:rPr>
              <w:t>Function</w:t>
            </w:r>
          </w:p>
        </w:tc>
      </w:tr>
      <w:tr w:rsidR="00AF0947" w14:paraId="7D697111" w14:textId="77777777" w:rsidTr="008D175F">
        <w:tc>
          <w:tcPr>
            <w:tcW w:w="1560" w:type="dxa"/>
          </w:tcPr>
          <w:p w14:paraId="6E8AFDBD" w14:textId="27013C7F" w:rsidR="00AF0947" w:rsidRPr="00DB2E7A" w:rsidRDefault="00A5122C" w:rsidP="008D175F">
            <w:pPr>
              <w:contextualSpacing/>
            </w:pPr>
            <w:r w:rsidRPr="00DB2E7A">
              <w:t>?</w:t>
            </w:r>
          </w:p>
        </w:tc>
        <w:tc>
          <w:tcPr>
            <w:tcW w:w="7574" w:type="dxa"/>
          </w:tcPr>
          <w:p w14:paraId="2B926C5C" w14:textId="77777777" w:rsidR="00A5122C" w:rsidRPr="00DB2E7A" w:rsidRDefault="00A5122C" w:rsidP="00A5122C">
            <w:pPr>
              <w:contextualSpacing/>
            </w:pPr>
            <w:r w:rsidRPr="00DB2E7A">
              <w:t>Display current settings</w:t>
            </w:r>
          </w:p>
          <w:p w14:paraId="4457F547" w14:textId="2B53E21C" w:rsidR="00AF0947" w:rsidRPr="00DB2E7A" w:rsidRDefault="00A5122C" w:rsidP="00A5122C">
            <w:pPr>
              <w:contextualSpacing/>
            </w:pPr>
            <w:r w:rsidRPr="00DB2E7A">
              <w:t>This command sends a detailed set of configuration and operational values to the serial port for review.</w:t>
            </w:r>
          </w:p>
        </w:tc>
      </w:tr>
      <w:tr w:rsidR="00AF0947" w14:paraId="09360310" w14:textId="77777777" w:rsidTr="008D175F">
        <w:tc>
          <w:tcPr>
            <w:tcW w:w="1560" w:type="dxa"/>
          </w:tcPr>
          <w:p w14:paraId="512395EE" w14:textId="040D7D88" w:rsidR="00AF0947" w:rsidRPr="00DB2E7A" w:rsidRDefault="00AF0947" w:rsidP="008D175F">
            <w:pPr>
              <w:contextualSpacing/>
            </w:pPr>
            <w:r w:rsidRPr="00DB2E7A">
              <w:t>B</w:t>
            </w:r>
            <w:r w:rsidR="003D5D04" w:rsidRPr="00DB2E7A">
              <w:t>/b</w:t>
            </w:r>
          </w:p>
        </w:tc>
        <w:tc>
          <w:tcPr>
            <w:tcW w:w="7574" w:type="dxa"/>
          </w:tcPr>
          <w:p w14:paraId="5D3BB5EF" w14:textId="10E43341" w:rsidR="00AF0947" w:rsidRPr="00DB2E7A" w:rsidRDefault="00AF0947" w:rsidP="008D175F">
            <w:pPr>
              <w:contextualSpacing/>
            </w:pPr>
            <w:r w:rsidRPr="00DB2E7A">
              <w:t>Set the de-bounce timer (1ms -&gt; 20ms</w:t>
            </w:r>
            <w:r w:rsidR="009E5AFB" w:rsidRPr="00DB2E7A">
              <w:t>, default 2ms).</w:t>
            </w:r>
          </w:p>
          <w:p w14:paraId="56BF6FEF" w14:textId="77777777" w:rsidR="00AF0947" w:rsidRPr="00DB2E7A" w:rsidDel="00AC1650" w:rsidRDefault="00AF0947" w:rsidP="008D175F">
            <w:pPr>
              <w:contextualSpacing/>
            </w:pPr>
            <w:r w:rsidRPr="00DB2E7A">
              <w:t>This command prompts for the value of the de-bounce time, in milliseconds. See also command “S”.</w:t>
            </w:r>
          </w:p>
        </w:tc>
      </w:tr>
      <w:tr w:rsidR="003D5D04" w14:paraId="3F30E20C" w14:textId="77777777" w:rsidTr="008D175F">
        <w:tc>
          <w:tcPr>
            <w:tcW w:w="1560" w:type="dxa"/>
          </w:tcPr>
          <w:p w14:paraId="093D0D98" w14:textId="677F5D19" w:rsidR="003D5D04" w:rsidRPr="00DB2E7A" w:rsidRDefault="003D5D04" w:rsidP="008D175F">
            <w:pPr>
              <w:contextualSpacing/>
            </w:pPr>
            <w:r w:rsidRPr="00DB2E7A">
              <w:t>G/g</w:t>
            </w:r>
          </w:p>
        </w:tc>
        <w:tc>
          <w:tcPr>
            <w:tcW w:w="7574" w:type="dxa"/>
          </w:tcPr>
          <w:p w14:paraId="19078075" w14:textId="28BBAE8F" w:rsidR="003D5D04" w:rsidRPr="00DB2E7A" w:rsidRDefault="003D5D04" w:rsidP="003D5D04">
            <w:pPr>
              <w:contextualSpacing/>
            </w:pPr>
            <w:r w:rsidRPr="00DB2E7A">
              <w:t>Set the guard timer (1cs -&gt; 50</w:t>
            </w:r>
            <w:r w:rsidR="0078272C">
              <w:t>c</w:t>
            </w:r>
            <w:r w:rsidRPr="00DB2E7A">
              <w:t>s, default 10cs).</w:t>
            </w:r>
          </w:p>
          <w:p w14:paraId="063F2310" w14:textId="44344922" w:rsidR="003D5D04" w:rsidRPr="00DB2E7A" w:rsidRDefault="003D5D04" w:rsidP="003D5D04">
            <w:pPr>
              <w:contextualSpacing/>
            </w:pPr>
            <w:r w:rsidRPr="00DB2E7A">
              <w:t>This command prompts for the value of the guard time, in centiseconds (1cs = 10ms). See also command “S”.</w:t>
            </w:r>
          </w:p>
        </w:tc>
      </w:tr>
      <w:tr w:rsidR="00AF0947" w14:paraId="35F73EED" w14:textId="77777777" w:rsidTr="008D175F">
        <w:tc>
          <w:tcPr>
            <w:tcW w:w="1560" w:type="dxa"/>
          </w:tcPr>
          <w:p w14:paraId="78202B1D" w14:textId="37D0ABF9" w:rsidR="00AF0947" w:rsidRPr="00DB2E7A" w:rsidDel="00B65F5B" w:rsidRDefault="00AF0947" w:rsidP="008D175F">
            <w:pPr>
              <w:contextualSpacing/>
            </w:pPr>
            <w:r w:rsidRPr="00DB2E7A">
              <w:t>E</w:t>
            </w:r>
            <w:r w:rsidR="003D5D04" w:rsidRPr="00DB2E7A">
              <w:t>/e</w:t>
            </w:r>
          </w:p>
        </w:tc>
        <w:tc>
          <w:tcPr>
            <w:tcW w:w="7574" w:type="dxa"/>
          </w:tcPr>
          <w:p w14:paraId="0523017B" w14:textId="579C87A0" w:rsidR="00AF0947" w:rsidRPr="00DB2E7A" w:rsidRDefault="00AF0947" w:rsidP="008D175F">
            <w:pPr>
              <w:contextualSpacing/>
            </w:pPr>
            <w:r w:rsidRPr="00DB2E7A">
              <w:t>Enable/disable sensors</w:t>
            </w:r>
            <w:r w:rsidR="003D5D04" w:rsidRPr="00DB2E7A">
              <w:t>.</w:t>
            </w:r>
          </w:p>
          <w:p w14:paraId="2AFC8E99" w14:textId="718A01F7" w:rsidR="00AF0947" w:rsidRPr="00DB2E7A" w:rsidRDefault="00AF0947" w:rsidP="008D175F">
            <w:pPr>
              <w:contextualSpacing/>
            </w:pPr>
            <w:r w:rsidRPr="00DB2E7A">
              <w:t xml:space="preserve">This command prompts for the enable mask bit to be set or unset for each input channel. This determines which channels will generate output, and can be used for example to bypass a faulty Sensor </w:t>
            </w:r>
            <w:r w:rsidR="003D5D04" w:rsidRPr="00DB2E7A">
              <w:t>Module</w:t>
            </w:r>
            <w:r w:rsidRPr="00DB2E7A">
              <w:t>. See also command “S”.</w:t>
            </w:r>
          </w:p>
        </w:tc>
      </w:tr>
      <w:tr w:rsidR="00A5122C" w14:paraId="39E91086" w14:textId="77777777" w:rsidTr="008D175F">
        <w:tc>
          <w:tcPr>
            <w:tcW w:w="1560" w:type="dxa"/>
          </w:tcPr>
          <w:p w14:paraId="69C054A4" w14:textId="7319272F" w:rsidR="00A5122C" w:rsidRPr="00DB2E7A" w:rsidRDefault="00A5122C" w:rsidP="008D175F">
            <w:pPr>
              <w:contextualSpacing/>
            </w:pPr>
            <w:r w:rsidRPr="00DB2E7A">
              <w:t>R/r</w:t>
            </w:r>
          </w:p>
        </w:tc>
        <w:tc>
          <w:tcPr>
            <w:tcW w:w="7574" w:type="dxa"/>
          </w:tcPr>
          <w:p w14:paraId="127BFEC2" w14:textId="60F3789F" w:rsidR="00A5122C" w:rsidRPr="00DB2E7A" w:rsidRDefault="00A5122C" w:rsidP="00A5122C">
            <w:pPr>
              <w:contextualSpacing/>
            </w:pPr>
            <w:r w:rsidRPr="00DB2E7A">
              <w:t>Remaps Sensor Module channel numbers (1 to 16) to Simulator output signals, following the usual conventions for bell numbers (0-90ETABCD). Can also be used to map channels to the MBI external switch codes (WXYZ), supported by Abel only.</w:t>
            </w:r>
          </w:p>
        </w:tc>
      </w:tr>
      <w:tr w:rsidR="00AF0947" w14:paraId="2FA7A0B1" w14:textId="77777777" w:rsidTr="008D175F">
        <w:tc>
          <w:tcPr>
            <w:tcW w:w="1560" w:type="dxa"/>
          </w:tcPr>
          <w:p w14:paraId="6935DE8A" w14:textId="14B029CB" w:rsidR="00AF0947" w:rsidRPr="00DB2E7A" w:rsidRDefault="00AF0947" w:rsidP="008D175F">
            <w:pPr>
              <w:contextualSpacing/>
            </w:pPr>
            <w:r w:rsidRPr="00DB2E7A">
              <w:t>S</w:t>
            </w:r>
            <w:r w:rsidR="003D5D04" w:rsidRPr="00DB2E7A">
              <w:t>/s</w:t>
            </w:r>
          </w:p>
        </w:tc>
        <w:tc>
          <w:tcPr>
            <w:tcW w:w="7574" w:type="dxa"/>
          </w:tcPr>
          <w:p w14:paraId="52A7492C" w14:textId="5703182A" w:rsidR="00AF0947" w:rsidRPr="00DB2E7A" w:rsidRDefault="00AF0947" w:rsidP="008D175F">
            <w:pPr>
              <w:keepNext/>
              <w:keepLines/>
              <w:contextualSpacing/>
            </w:pPr>
            <w:r w:rsidRPr="00DB2E7A">
              <w:t>Save settings to EEPROM</w:t>
            </w:r>
            <w:r w:rsidR="003D5D04" w:rsidRPr="00DB2E7A">
              <w:t>.</w:t>
            </w:r>
          </w:p>
          <w:p w14:paraId="76AEEC2E" w14:textId="76188803" w:rsidR="00AF0947" w:rsidRPr="00DB2E7A" w:rsidRDefault="00AF0947" w:rsidP="008D175F">
            <w:pPr>
              <w:keepNext/>
              <w:keepLines/>
              <w:contextualSpacing/>
            </w:pPr>
            <w:r w:rsidRPr="00DB2E7A">
              <w:t>This command saves the value set by the “</w:t>
            </w:r>
            <w:r w:rsidR="003D5D04" w:rsidRPr="00DB2E7A">
              <w:t>B</w:t>
            </w:r>
            <w:r w:rsidRPr="00DB2E7A">
              <w:t>”, “</w:t>
            </w:r>
            <w:r w:rsidR="003D5D04" w:rsidRPr="00DB2E7A">
              <w:t>G”, “</w:t>
            </w:r>
            <w:r w:rsidR="00A5122C" w:rsidRPr="00DB2E7A">
              <w:t>E</w:t>
            </w:r>
            <w:r w:rsidR="003D5D04" w:rsidRPr="00DB2E7A">
              <w:t>”</w:t>
            </w:r>
            <w:r w:rsidRPr="00DB2E7A">
              <w:t xml:space="preserve"> and “</w:t>
            </w:r>
            <w:r w:rsidR="00A5122C" w:rsidRPr="00DB2E7A">
              <w:t>R</w:t>
            </w:r>
            <w:r w:rsidRPr="00DB2E7A">
              <w:t>” commands to non-volatile memory. If Debug Mode is enabled, the Debug Mask (“M”) is also saved.</w:t>
            </w:r>
          </w:p>
        </w:tc>
      </w:tr>
      <w:tr w:rsidR="00AF0947" w14:paraId="684A4DA1" w14:textId="77777777" w:rsidTr="008D175F">
        <w:tc>
          <w:tcPr>
            <w:tcW w:w="1560" w:type="dxa"/>
          </w:tcPr>
          <w:p w14:paraId="4CCC6311" w14:textId="4EB3AB32" w:rsidR="00AF0947" w:rsidRPr="00DB2E7A" w:rsidRDefault="00AF0947" w:rsidP="008D175F">
            <w:pPr>
              <w:contextualSpacing/>
            </w:pPr>
            <w:r w:rsidRPr="00DB2E7A">
              <w:t>P</w:t>
            </w:r>
            <w:r w:rsidR="003D5D04" w:rsidRPr="00DB2E7A">
              <w:t>/p</w:t>
            </w:r>
          </w:p>
        </w:tc>
        <w:tc>
          <w:tcPr>
            <w:tcW w:w="7574" w:type="dxa"/>
          </w:tcPr>
          <w:p w14:paraId="580168ED" w14:textId="6F16C150" w:rsidR="00AF0947" w:rsidRPr="00DB2E7A" w:rsidRDefault="00AF0947" w:rsidP="008D175F">
            <w:pPr>
              <w:keepNext/>
              <w:keepLines/>
              <w:contextualSpacing/>
            </w:pPr>
            <w:r w:rsidRPr="00DB2E7A">
              <w:t>Set the serial port speed</w:t>
            </w:r>
            <w:r w:rsidR="003D5D04" w:rsidRPr="00DB2E7A">
              <w:t>.</w:t>
            </w:r>
          </w:p>
          <w:p w14:paraId="49233F90" w14:textId="251B430A" w:rsidR="00AF0947" w:rsidRPr="00DB2E7A" w:rsidRDefault="00AF0947" w:rsidP="008D175F">
            <w:pPr>
              <w:keepNext/>
              <w:keepLines/>
              <w:contextualSpacing/>
            </w:pPr>
            <w:r w:rsidRPr="00DB2E7A">
              <w:t xml:space="preserve">The serial port speed may be set to 2400, 4800 or 9600bps with this command. The new speed is stored in EEPROM </w:t>
            </w:r>
            <w:r w:rsidR="00A5122C" w:rsidRPr="00DB2E7A">
              <w:t xml:space="preserve">immediately </w:t>
            </w:r>
            <w:r w:rsidRPr="00DB2E7A">
              <w:t>and an interface reset is required to make it active. This command is provided for debugging use only, all tested Simulator Software packages support 2400bps only.</w:t>
            </w:r>
          </w:p>
        </w:tc>
      </w:tr>
      <w:tr w:rsidR="00A5122C" w14:paraId="157F77A3" w14:textId="77777777" w:rsidTr="008D175F">
        <w:tc>
          <w:tcPr>
            <w:tcW w:w="1560" w:type="dxa"/>
          </w:tcPr>
          <w:p w14:paraId="7CCC4809" w14:textId="0A6BE894" w:rsidR="00A5122C" w:rsidRPr="00DB2E7A" w:rsidRDefault="00A5122C" w:rsidP="00A5122C">
            <w:pPr>
              <w:contextualSpacing/>
            </w:pPr>
            <w:r w:rsidRPr="00DB2E7A">
              <w:t>T/t</w:t>
            </w:r>
          </w:p>
        </w:tc>
        <w:tc>
          <w:tcPr>
            <w:tcW w:w="7574" w:type="dxa"/>
          </w:tcPr>
          <w:p w14:paraId="70B0D12A" w14:textId="77777777" w:rsidR="00A5122C" w:rsidRPr="00DB2E7A" w:rsidRDefault="00A5122C" w:rsidP="00A5122C">
            <w:pPr>
              <w:keepNext/>
              <w:keepLines/>
              <w:contextualSpacing/>
            </w:pPr>
            <w:r w:rsidRPr="00DB2E7A">
              <w:t>Enable test mode.</w:t>
            </w:r>
          </w:p>
          <w:p w14:paraId="43F47D80" w14:textId="055C8A9F" w:rsidR="00A5122C" w:rsidRPr="00DB2E7A" w:rsidRDefault="00A5122C" w:rsidP="00A5122C">
            <w:pPr>
              <w:keepNext/>
              <w:keepLines/>
              <w:contextualSpacing/>
            </w:pPr>
            <w:r w:rsidRPr="00DB2E7A">
              <w:t>Generates several useful test patterns on the serial interface. A hardware reset is required to exit test mode.</w:t>
            </w:r>
          </w:p>
        </w:tc>
      </w:tr>
      <w:tr w:rsidR="00A5122C" w14:paraId="13AEC87B" w14:textId="77777777" w:rsidTr="008D175F">
        <w:tc>
          <w:tcPr>
            <w:tcW w:w="1560" w:type="dxa"/>
          </w:tcPr>
          <w:p w14:paraId="5AC9D79D" w14:textId="018C97DE" w:rsidR="00A5122C" w:rsidRPr="00DB2E7A" w:rsidRDefault="00A5122C" w:rsidP="00A5122C">
            <w:pPr>
              <w:contextualSpacing/>
            </w:pPr>
            <w:r w:rsidRPr="00DB2E7A">
              <w:t>H/h</w:t>
            </w:r>
          </w:p>
        </w:tc>
        <w:tc>
          <w:tcPr>
            <w:tcW w:w="7574" w:type="dxa"/>
          </w:tcPr>
          <w:p w14:paraId="0C61816C" w14:textId="09AAC198" w:rsidR="00A5122C" w:rsidRPr="00DB2E7A" w:rsidRDefault="00A5122C" w:rsidP="00A5122C">
            <w:pPr>
              <w:keepNext/>
              <w:keepLines/>
              <w:contextualSpacing/>
            </w:pPr>
            <w:r w:rsidRPr="00DB2E7A">
              <w:t>Display CLI help text.</w:t>
            </w:r>
          </w:p>
        </w:tc>
      </w:tr>
      <w:tr w:rsidR="00A5122C" w14:paraId="61785DCB" w14:textId="77777777" w:rsidTr="008D175F">
        <w:tc>
          <w:tcPr>
            <w:tcW w:w="1560" w:type="dxa"/>
          </w:tcPr>
          <w:p w14:paraId="0590FCEC" w14:textId="77777777" w:rsidR="00A5122C" w:rsidRPr="00DB2E7A" w:rsidRDefault="00A5122C" w:rsidP="00A5122C">
            <w:pPr>
              <w:contextualSpacing/>
            </w:pPr>
            <w:r w:rsidRPr="00DB2E7A">
              <w:t>D</w:t>
            </w:r>
          </w:p>
        </w:tc>
        <w:tc>
          <w:tcPr>
            <w:tcW w:w="7574" w:type="dxa"/>
          </w:tcPr>
          <w:p w14:paraId="26439EA3" w14:textId="6C2EBBF2" w:rsidR="00A5122C" w:rsidRPr="00DB2E7A" w:rsidRDefault="00A5122C" w:rsidP="00A5122C">
            <w:pPr>
              <w:contextualSpacing/>
            </w:pPr>
            <w:r w:rsidRPr="00DB2E7A">
              <w:t>Turn debug mode ON, or set debug flags.</w:t>
            </w:r>
          </w:p>
          <w:p w14:paraId="0B298FD6" w14:textId="77777777" w:rsidR="00A5122C" w:rsidRPr="00DB2E7A" w:rsidRDefault="00A5122C" w:rsidP="00A5122C">
            <w:pPr>
              <w:contextualSpacing/>
            </w:pPr>
            <w:r w:rsidRPr="00DB2E7A">
              <w:t>If Debug Mode is off, this command turns it on.</w:t>
            </w:r>
          </w:p>
          <w:p w14:paraId="547FB632" w14:textId="3DAD073D" w:rsidR="00A5122C" w:rsidRPr="00DB2E7A" w:rsidRDefault="00A5122C" w:rsidP="00A5122C">
            <w:pPr>
              <w:contextualSpacing/>
            </w:pPr>
            <w:r w:rsidRPr="00DB2E7A">
              <w:t xml:space="preserve">If Debug Mode is on, this command prompts the user to enable or disable each Debug Flag. </w:t>
            </w:r>
          </w:p>
          <w:p w14:paraId="427D7182" w14:textId="180BCA76" w:rsidR="00A5122C" w:rsidRPr="00DB2E7A" w:rsidRDefault="00A5122C" w:rsidP="00A5122C">
            <w:pPr>
              <w:contextualSpacing/>
            </w:pPr>
            <w:r w:rsidRPr="00DB2E7A">
              <w:t>This output is intended to be accessed via a terminal emulator and is not suitable for use by the Simulator. Debug mode should be disabled before starting the Simulator Software Package.</w:t>
            </w:r>
          </w:p>
        </w:tc>
      </w:tr>
      <w:tr w:rsidR="00A5122C" w14:paraId="2E299260" w14:textId="77777777" w:rsidTr="008D175F">
        <w:tc>
          <w:tcPr>
            <w:tcW w:w="1560" w:type="dxa"/>
          </w:tcPr>
          <w:p w14:paraId="61B31F38" w14:textId="77777777" w:rsidR="00A5122C" w:rsidRPr="00DB2E7A" w:rsidRDefault="00A5122C" w:rsidP="00A5122C">
            <w:pPr>
              <w:contextualSpacing/>
            </w:pPr>
            <w:r w:rsidRPr="00DB2E7A">
              <w:t>d</w:t>
            </w:r>
          </w:p>
        </w:tc>
        <w:tc>
          <w:tcPr>
            <w:tcW w:w="7574" w:type="dxa"/>
          </w:tcPr>
          <w:p w14:paraId="2FC18574" w14:textId="77777777" w:rsidR="00A5122C" w:rsidRPr="00DB2E7A" w:rsidRDefault="00A5122C" w:rsidP="00A5122C">
            <w:pPr>
              <w:contextualSpacing/>
            </w:pPr>
            <w:r w:rsidRPr="00DB2E7A">
              <w:t>Turn debug mode OFF</w:t>
            </w:r>
          </w:p>
        </w:tc>
      </w:tr>
      <w:tr w:rsidR="00A5122C" w14:paraId="0D6D5B73" w14:textId="77777777" w:rsidTr="00EE370F">
        <w:tc>
          <w:tcPr>
            <w:tcW w:w="9134" w:type="dxa"/>
            <w:gridSpan w:val="2"/>
          </w:tcPr>
          <w:p w14:paraId="62485EE5" w14:textId="73291CE8" w:rsidR="00A5122C" w:rsidRPr="00DB2E7A" w:rsidRDefault="00A5122C" w:rsidP="00A5122C">
            <w:pPr>
              <w:contextualSpacing/>
              <w:rPr>
                <w:i/>
                <w:iCs/>
              </w:rPr>
            </w:pPr>
            <w:r w:rsidRPr="00DB2E7A">
              <w:rPr>
                <w:i/>
                <w:iCs/>
              </w:rPr>
              <w:t>The following commands are available in Debug Mode only.</w:t>
            </w:r>
          </w:p>
        </w:tc>
      </w:tr>
      <w:tr w:rsidR="00A5122C" w14:paraId="0A15F730" w14:textId="77777777" w:rsidTr="008D175F">
        <w:tc>
          <w:tcPr>
            <w:tcW w:w="1560" w:type="dxa"/>
          </w:tcPr>
          <w:p w14:paraId="0BE1418C" w14:textId="4582F994" w:rsidR="00A5122C" w:rsidRPr="00DB2E7A" w:rsidRDefault="00A5122C" w:rsidP="00A5122C">
            <w:pPr>
              <w:contextualSpacing/>
            </w:pPr>
            <w:r w:rsidRPr="00DB2E7A">
              <w:lastRenderedPageBreak/>
              <w:t>M/m</w:t>
            </w:r>
          </w:p>
        </w:tc>
        <w:tc>
          <w:tcPr>
            <w:tcW w:w="7574" w:type="dxa"/>
          </w:tcPr>
          <w:p w14:paraId="5B9C5513" w14:textId="566E5311" w:rsidR="00A5122C" w:rsidRPr="00DB2E7A" w:rsidRDefault="00A5122C" w:rsidP="00A5122C">
            <w:pPr>
              <w:contextualSpacing/>
            </w:pPr>
            <w:r w:rsidRPr="00DB2E7A">
              <w:t>Set or unset the debug mask bits. (Debug Mode only)</w:t>
            </w:r>
          </w:p>
          <w:p w14:paraId="1778A31B" w14:textId="048AB10F" w:rsidR="00A5122C" w:rsidRPr="00DB2E7A" w:rsidRDefault="00A5122C" w:rsidP="00A5122C">
            <w:pPr>
              <w:contextualSpacing/>
            </w:pPr>
            <w:r w:rsidRPr="00DB2E7A">
              <w:t>This command is available only when Debug Mode is turned on, and prompts for the debug mask bit to be set or unset for each input channel. This determines which channels will generate debug output and can be used to reduce the volume of debug messages when troubleshooting a specific channel or Sensor Module. See also command “S”.</w:t>
            </w:r>
          </w:p>
        </w:tc>
      </w:tr>
      <w:tr w:rsidR="00A5122C" w14:paraId="4783D7B9" w14:textId="77777777" w:rsidTr="008D175F">
        <w:tc>
          <w:tcPr>
            <w:tcW w:w="1560" w:type="dxa"/>
          </w:tcPr>
          <w:p w14:paraId="07B89EA5" w14:textId="2DA8FDEB" w:rsidR="00A5122C" w:rsidRPr="00DB2E7A" w:rsidRDefault="00A5122C" w:rsidP="00A5122C">
            <w:pPr>
              <w:contextualSpacing/>
            </w:pPr>
            <w:r w:rsidRPr="00DB2E7A">
              <w:t>Z/z</w:t>
            </w:r>
          </w:p>
        </w:tc>
        <w:tc>
          <w:tcPr>
            <w:tcW w:w="7574" w:type="dxa"/>
          </w:tcPr>
          <w:p w14:paraId="50AAC7E1" w14:textId="768A1A4B" w:rsidR="00A5122C" w:rsidRPr="00DB2E7A" w:rsidRDefault="00A5122C" w:rsidP="00A5122C">
            <w:pPr>
              <w:contextualSpacing/>
            </w:pPr>
            <w:r w:rsidRPr="00DB2E7A">
              <w:t>Set defaults. (Debug Mode only)</w:t>
            </w:r>
          </w:p>
          <w:p w14:paraId="42C2D576" w14:textId="1365F095" w:rsidR="00A5122C" w:rsidRPr="00DB2E7A" w:rsidRDefault="00A5122C" w:rsidP="00A5122C">
            <w:pPr>
              <w:contextualSpacing/>
            </w:pPr>
            <w:r w:rsidRPr="00DB2E7A">
              <w:t>This command is available only when Debug Mode is turned on, and sets default values for all the configurable settings. See also command “S”.</w:t>
            </w:r>
          </w:p>
        </w:tc>
      </w:tr>
      <w:tr w:rsidR="00A5122C" w14:paraId="686405E8" w14:textId="77777777" w:rsidTr="008D175F">
        <w:tc>
          <w:tcPr>
            <w:tcW w:w="1560" w:type="dxa"/>
          </w:tcPr>
          <w:p w14:paraId="27F7B577" w14:textId="77777777" w:rsidR="00A5122C" w:rsidRPr="00DB2E7A" w:rsidRDefault="00A5122C" w:rsidP="00A5122C">
            <w:pPr>
              <w:contextualSpacing/>
            </w:pPr>
            <w:r w:rsidRPr="00DB2E7A">
              <w:t>0 … 9</w:t>
            </w:r>
          </w:p>
        </w:tc>
        <w:tc>
          <w:tcPr>
            <w:tcW w:w="7574" w:type="dxa"/>
          </w:tcPr>
          <w:p w14:paraId="64F9673A" w14:textId="298BC2B1" w:rsidR="00A5122C" w:rsidRPr="00DB2E7A" w:rsidRDefault="00A5122C" w:rsidP="00A5122C">
            <w:pPr>
              <w:contextualSpacing/>
            </w:pPr>
            <w:r w:rsidRPr="00DB2E7A">
              <w:t>Print debug markers (Debug Mode only)</w:t>
            </w:r>
          </w:p>
          <w:p w14:paraId="4EFA0379" w14:textId="77777777" w:rsidR="00A5122C" w:rsidRPr="00DB2E7A" w:rsidRDefault="00A5122C" w:rsidP="00A5122C">
            <w:pPr>
              <w:contextualSpacing/>
            </w:pPr>
            <w:r w:rsidRPr="00DB2E7A">
              <w:t xml:space="preserve">This command is available only when Debug Mode is turned on, and sends the text “DEBUG MARKER </w:t>
            </w:r>
            <w:r w:rsidRPr="00DB2E7A">
              <w:rPr>
                <w:i/>
              </w:rPr>
              <w:t>N</w:t>
            </w:r>
            <w:r w:rsidRPr="00DB2E7A">
              <w:t xml:space="preserve">” to the serial port, where </w:t>
            </w:r>
            <w:r w:rsidRPr="00DB2E7A">
              <w:rPr>
                <w:i/>
              </w:rPr>
              <w:t>N</w:t>
            </w:r>
            <w:r w:rsidRPr="00DB2E7A">
              <w:t xml:space="preserve"> = 0 to 9. This is useful for identifying areas of interest in the output when logging debug output with a terminal emulator.</w:t>
            </w:r>
          </w:p>
        </w:tc>
      </w:tr>
      <w:tr w:rsidR="00A5122C" w14:paraId="3C81AA68" w14:textId="77777777" w:rsidTr="008D175F">
        <w:tc>
          <w:tcPr>
            <w:tcW w:w="1560" w:type="dxa"/>
          </w:tcPr>
          <w:p w14:paraId="6F6A7D70" w14:textId="07B45475" w:rsidR="00A5122C" w:rsidRPr="00DB2E7A" w:rsidRDefault="00A5122C" w:rsidP="00A5122C">
            <w:pPr>
              <w:contextualSpacing/>
            </w:pPr>
            <w:r w:rsidRPr="00DB2E7A">
              <w:t>L/l</w:t>
            </w:r>
          </w:p>
        </w:tc>
        <w:tc>
          <w:tcPr>
            <w:tcW w:w="7574" w:type="dxa"/>
          </w:tcPr>
          <w:p w14:paraId="635B315D" w14:textId="4C0597CE" w:rsidR="00A5122C" w:rsidRPr="00DB2E7A" w:rsidRDefault="00A5122C" w:rsidP="00A5122C">
            <w:pPr>
              <w:contextualSpacing/>
            </w:pPr>
            <w:r w:rsidRPr="00DB2E7A">
              <w:t>Display CLI debug mode help text (Debug Mode only)</w:t>
            </w:r>
          </w:p>
        </w:tc>
      </w:tr>
    </w:tbl>
    <w:p w14:paraId="3626E66E" w14:textId="77777777" w:rsidR="00AF0947" w:rsidRDefault="00AF0947" w:rsidP="00AF0947">
      <w:pPr>
        <w:pStyle w:val="Heading2"/>
        <w:pageBreakBefore/>
      </w:pPr>
      <w:bookmarkStart w:id="1790" w:name="_Toc415420561"/>
      <w:bookmarkStart w:id="1791" w:name="_Toc472625835"/>
      <w:bookmarkStart w:id="1792" w:name="_Toc202969220"/>
      <w:r>
        <w:lastRenderedPageBreak/>
        <w:t>Appendix E: Diagnostic LED Codes</w:t>
      </w:r>
      <w:bookmarkEnd w:id="1790"/>
      <w:bookmarkEnd w:id="1791"/>
      <w:bookmarkEnd w:id="1792"/>
    </w:p>
    <w:p w14:paraId="0D62E6A7" w14:textId="4D31D9B7" w:rsidR="00AF0947" w:rsidRPr="00DB2E7A" w:rsidRDefault="00AF0947" w:rsidP="00AF0947">
      <w:r w:rsidRPr="00DB2E7A">
        <w:t>The following tables list the meanings of the codes shown by the flashes of the diagnostic LED on the Simulator Interface</w:t>
      </w:r>
      <w:r w:rsidR="00EE370F" w:rsidRPr="00DB2E7A">
        <w:t xml:space="preserve"> Module</w:t>
      </w:r>
      <w:r w:rsidRPr="00DB2E7A">
        <w:t>. This list is correct as of firmware v</w:t>
      </w:r>
      <w:r w:rsidR="00EE370F" w:rsidRPr="00DB2E7A">
        <w:t>3.</w:t>
      </w:r>
      <w:r w:rsidR="0027489C">
        <w:t>7</w:t>
      </w:r>
      <w:r w:rsidRPr="00DB2E7A">
        <w:t>.</w:t>
      </w:r>
    </w:p>
    <w:p w14:paraId="365EBE4F" w14:textId="55185E40" w:rsidR="00AF0947" w:rsidRPr="00DB2E7A" w:rsidRDefault="00A049AB" w:rsidP="005E5122">
      <w:pPr>
        <w:pStyle w:val="ListParagraph"/>
        <w:numPr>
          <w:ilvl w:val="0"/>
          <w:numId w:val="7"/>
        </w:numPr>
        <w:spacing w:after="120"/>
        <w:ind w:left="714" w:hanging="357"/>
        <w:contextualSpacing w:val="0"/>
      </w:pPr>
      <w:r w:rsidRPr="00DB2E7A">
        <w:rPr>
          <w:rFonts w:ascii="Calibri" w:hAnsi="Calibri" w:cs="Calibri"/>
        </w:rPr>
        <w:t>The</w:t>
      </w:r>
      <w:r w:rsidR="00AF0947" w:rsidRPr="00DB2E7A">
        <w:rPr>
          <w:rFonts w:ascii="Calibri" w:hAnsi="Calibri" w:cs="Calibri"/>
        </w:rPr>
        <w:t xml:space="preserve"> LED flash</w:t>
      </w:r>
      <w:r w:rsidRPr="00DB2E7A">
        <w:rPr>
          <w:rFonts w:ascii="Calibri" w:hAnsi="Calibri" w:cs="Calibri"/>
        </w:rPr>
        <w:t>es</w:t>
      </w:r>
      <w:r w:rsidR="00AF0947" w:rsidRPr="00DB2E7A">
        <w:rPr>
          <w:rFonts w:ascii="Calibri" w:hAnsi="Calibri" w:cs="Calibri"/>
        </w:rPr>
        <w:t xml:space="preserve"> slowly when test mode is </w:t>
      </w:r>
      <w:r w:rsidRPr="00DB2E7A">
        <w:rPr>
          <w:rFonts w:ascii="Calibri" w:hAnsi="Calibri" w:cs="Calibri"/>
        </w:rPr>
        <w:t>running</w:t>
      </w:r>
      <w:r w:rsidR="00AF0947" w:rsidRPr="00DB2E7A">
        <w:rPr>
          <w:rFonts w:ascii="Calibri" w:hAnsi="Calibri" w:cs="Calibri"/>
          <w:sz w:val="24"/>
          <w:szCs w:val="24"/>
        </w:rPr>
        <w:t>.</w:t>
      </w:r>
    </w:p>
    <w:p w14:paraId="77893820" w14:textId="77777777" w:rsidR="00AF0947" w:rsidRPr="00DB2E7A" w:rsidRDefault="00AF0947" w:rsidP="00AF0947">
      <w:r w:rsidRPr="00DB2E7A">
        <w:t>The following table lists the signal codes displayed on the yellow LED of the Simulator Interface.</w:t>
      </w:r>
    </w:p>
    <w:p w14:paraId="663B2254" w14:textId="0707C6DC" w:rsidR="00AF0947" w:rsidRDefault="00AF0947" w:rsidP="00AF0947">
      <w:pPr>
        <w:pStyle w:val="Caption"/>
        <w:keepNext/>
      </w:pPr>
      <w:bookmarkStart w:id="1793" w:name="_Toc415420645"/>
      <w:bookmarkStart w:id="1794" w:name="_Toc472625922"/>
      <w:bookmarkStart w:id="1795" w:name="_Toc202969301"/>
      <w:r>
        <w:t xml:space="preserve">Table </w:t>
      </w:r>
      <w:r>
        <w:rPr>
          <w:noProof/>
        </w:rPr>
        <w:fldChar w:fldCharType="begin"/>
      </w:r>
      <w:r>
        <w:rPr>
          <w:noProof/>
        </w:rPr>
        <w:instrText xml:space="preserve"> SEQ Table \* ARABIC </w:instrText>
      </w:r>
      <w:r>
        <w:rPr>
          <w:noProof/>
        </w:rPr>
        <w:fldChar w:fldCharType="separate"/>
      </w:r>
      <w:r w:rsidR="00044299">
        <w:rPr>
          <w:noProof/>
        </w:rPr>
        <w:t>12</w:t>
      </w:r>
      <w:r>
        <w:rPr>
          <w:noProof/>
        </w:rPr>
        <w:fldChar w:fldCharType="end"/>
      </w:r>
      <w:r>
        <w:t xml:space="preserve"> –</w:t>
      </w:r>
      <w:r w:rsidR="00A049AB">
        <w:t xml:space="preserve"> </w:t>
      </w:r>
      <w:r w:rsidRPr="00BC3784">
        <w:t>LED Signal Codes</w:t>
      </w:r>
      <w:bookmarkEnd w:id="1793"/>
      <w:bookmarkEnd w:id="1794"/>
      <w:bookmarkEnd w:id="17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779"/>
        <w:gridCol w:w="5917"/>
        <w:gridCol w:w="1617"/>
      </w:tblGrid>
      <w:tr w:rsidR="00AF0947" w:rsidRPr="00AE25BB" w14:paraId="7D276D82" w14:textId="77777777" w:rsidTr="00A049AB">
        <w:tc>
          <w:tcPr>
            <w:tcW w:w="821" w:type="dxa"/>
            <w:tcBorders>
              <w:bottom w:val="single" w:sz="4" w:space="0" w:color="auto"/>
            </w:tcBorders>
            <w:shd w:val="clear" w:color="auto" w:fill="D9D9D9" w:themeFill="background1" w:themeFillShade="D9"/>
          </w:tcPr>
          <w:p w14:paraId="05A0D05A" w14:textId="77777777" w:rsidR="00AF0947" w:rsidRPr="00DB2E7A" w:rsidRDefault="00AF0947" w:rsidP="008D175F">
            <w:pPr>
              <w:contextualSpacing/>
              <w:rPr>
                <w:b/>
              </w:rPr>
            </w:pPr>
            <w:r w:rsidRPr="00DB2E7A">
              <w:rPr>
                <w:b/>
              </w:rPr>
              <w:t>Long</w:t>
            </w:r>
          </w:p>
        </w:tc>
        <w:tc>
          <w:tcPr>
            <w:tcW w:w="779" w:type="dxa"/>
            <w:tcBorders>
              <w:bottom w:val="single" w:sz="4" w:space="0" w:color="auto"/>
            </w:tcBorders>
            <w:shd w:val="clear" w:color="auto" w:fill="D9D9D9" w:themeFill="background1" w:themeFillShade="D9"/>
          </w:tcPr>
          <w:p w14:paraId="0565CC63" w14:textId="77777777" w:rsidR="00AF0947" w:rsidRPr="00DB2E7A" w:rsidRDefault="00AF0947" w:rsidP="008D175F">
            <w:pPr>
              <w:contextualSpacing/>
              <w:rPr>
                <w:b/>
              </w:rPr>
            </w:pPr>
            <w:r w:rsidRPr="00DB2E7A">
              <w:rPr>
                <w:b/>
              </w:rPr>
              <w:t>Short</w:t>
            </w:r>
          </w:p>
        </w:tc>
        <w:tc>
          <w:tcPr>
            <w:tcW w:w="5917" w:type="dxa"/>
            <w:tcBorders>
              <w:bottom w:val="single" w:sz="4" w:space="0" w:color="auto"/>
            </w:tcBorders>
            <w:shd w:val="clear" w:color="auto" w:fill="D9D9D9" w:themeFill="background1" w:themeFillShade="D9"/>
          </w:tcPr>
          <w:p w14:paraId="2D5EB494" w14:textId="77777777" w:rsidR="00AF0947" w:rsidRPr="00DB2E7A" w:rsidRDefault="00AF0947" w:rsidP="008D175F">
            <w:pPr>
              <w:contextualSpacing/>
              <w:rPr>
                <w:b/>
              </w:rPr>
            </w:pPr>
            <w:r w:rsidRPr="00DB2E7A">
              <w:rPr>
                <w:b/>
              </w:rPr>
              <w:t>Meaning</w:t>
            </w:r>
          </w:p>
        </w:tc>
        <w:tc>
          <w:tcPr>
            <w:tcW w:w="1617" w:type="dxa"/>
            <w:tcBorders>
              <w:bottom w:val="single" w:sz="4" w:space="0" w:color="auto"/>
            </w:tcBorders>
            <w:shd w:val="clear" w:color="auto" w:fill="D9D9D9" w:themeFill="background1" w:themeFillShade="D9"/>
          </w:tcPr>
          <w:p w14:paraId="2542579A" w14:textId="77777777" w:rsidR="00AF0947" w:rsidRPr="00DB2E7A" w:rsidRDefault="00AF0947" w:rsidP="008D175F">
            <w:pPr>
              <w:contextualSpacing/>
              <w:rPr>
                <w:b/>
              </w:rPr>
            </w:pPr>
            <w:r w:rsidRPr="00DB2E7A">
              <w:rPr>
                <w:b/>
              </w:rPr>
              <w:t>CLI Command</w:t>
            </w:r>
          </w:p>
        </w:tc>
      </w:tr>
      <w:tr w:rsidR="00AF0947" w14:paraId="4881FB4F" w14:textId="77777777" w:rsidTr="00A049AB">
        <w:tc>
          <w:tcPr>
            <w:tcW w:w="821" w:type="dxa"/>
            <w:tcBorders>
              <w:bottom w:val="single" w:sz="4" w:space="0" w:color="auto"/>
            </w:tcBorders>
          </w:tcPr>
          <w:p w14:paraId="6CA107C3" w14:textId="77777777" w:rsidR="00AF0947" w:rsidRPr="00DB2E7A" w:rsidRDefault="00AF0947" w:rsidP="008D175F">
            <w:pPr>
              <w:contextualSpacing/>
              <w:rPr>
                <w:i/>
              </w:rPr>
            </w:pPr>
            <w:r w:rsidRPr="00DB2E7A">
              <w:rPr>
                <w:i/>
              </w:rPr>
              <w:t>N</w:t>
            </w:r>
          </w:p>
        </w:tc>
        <w:tc>
          <w:tcPr>
            <w:tcW w:w="779" w:type="dxa"/>
            <w:tcBorders>
              <w:bottom w:val="single" w:sz="4" w:space="0" w:color="auto"/>
            </w:tcBorders>
          </w:tcPr>
          <w:p w14:paraId="78B3C7A3" w14:textId="77777777" w:rsidR="00AF0947" w:rsidRPr="00DB2E7A" w:rsidRDefault="00AF0947" w:rsidP="008D175F">
            <w:pPr>
              <w:contextualSpacing/>
              <w:rPr>
                <w:i/>
              </w:rPr>
            </w:pPr>
            <w:r w:rsidRPr="00DB2E7A">
              <w:rPr>
                <w:i/>
              </w:rPr>
              <w:t>M</w:t>
            </w:r>
          </w:p>
        </w:tc>
        <w:tc>
          <w:tcPr>
            <w:tcW w:w="5917" w:type="dxa"/>
            <w:tcBorders>
              <w:bottom w:val="single" w:sz="4" w:space="0" w:color="auto"/>
            </w:tcBorders>
          </w:tcPr>
          <w:p w14:paraId="23FEA58A" w14:textId="77777777" w:rsidR="00AF0947" w:rsidRPr="00DB2E7A" w:rsidRDefault="00AF0947" w:rsidP="008D175F">
            <w:pPr>
              <w:contextualSpacing/>
            </w:pPr>
            <w:r w:rsidRPr="00DB2E7A">
              <w:t>Announces the firmware version on power-on.</w:t>
            </w:r>
          </w:p>
        </w:tc>
        <w:tc>
          <w:tcPr>
            <w:tcW w:w="1617" w:type="dxa"/>
            <w:tcBorders>
              <w:bottom w:val="single" w:sz="4" w:space="0" w:color="auto"/>
            </w:tcBorders>
          </w:tcPr>
          <w:p w14:paraId="7B215334" w14:textId="77777777" w:rsidR="00AF0947" w:rsidRPr="00DB2E7A" w:rsidRDefault="00AF0947" w:rsidP="008D175F">
            <w:pPr>
              <w:contextualSpacing/>
            </w:pPr>
            <w:r w:rsidRPr="00DB2E7A">
              <w:t>-</w:t>
            </w:r>
          </w:p>
        </w:tc>
      </w:tr>
      <w:tr w:rsidR="00EE370F" w14:paraId="05392B13" w14:textId="77777777" w:rsidTr="00A049AB">
        <w:tc>
          <w:tcPr>
            <w:tcW w:w="821" w:type="dxa"/>
            <w:tcBorders>
              <w:bottom w:val="single" w:sz="12" w:space="0" w:color="auto"/>
            </w:tcBorders>
          </w:tcPr>
          <w:p w14:paraId="493A24CE" w14:textId="070B2449" w:rsidR="00EE370F" w:rsidRPr="00DB2E7A" w:rsidRDefault="00A049AB" w:rsidP="008D175F">
            <w:pPr>
              <w:contextualSpacing/>
            </w:pPr>
            <w:r w:rsidRPr="00DB2E7A">
              <w:t>1</w:t>
            </w:r>
          </w:p>
        </w:tc>
        <w:tc>
          <w:tcPr>
            <w:tcW w:w="779" w:type="dxa"/>
            <w:tcBorders>
              <w:bottom w:val="single" w:sz="12" w:space="0" w:color="auto"/>
            </w:tcBorders>
          </w:tcPr>
          <w:p w14:paraId="56A2C9C0" w14:textId="10BEF54A" w:rsidR="00EE370F" w:rsidRPr="00DB2E7A" w:rsidRDefault="00A049AB" w:rsidP="008D175F">
            <w:pPr>
              <w:contextualSpacing/>
            </w:pPr>
            <w:r w:rsidRPr="00DB2E7A">
              <w:t>0</w:t>
            </w:r>
          </w:p>
        </w:tc>
        <w:tc>
          <w:tcPr>
            <w:tcW w:w="5917" w:type="dxa"/>
            <w:tcBorders>
              <w:bottom w:val="single" w:sz="12" w:space="0" w:color="auto"/>
            </w:tcBorders>
          </w:tcPr>
          <w:p w14:paraId="3E9AD6AC" w14:textId="4E3CED3E" w:rsidR="00A049AB" w:rsidRPr="00DB2E7A" w:rsidRDefault="00A049AB" w:rsidP="00A049AB">
            <w:pPr>
              <w:contextualSpacing/>
            </w:pPr>
            <w:r w:rsidRPr="00DB2E7A">
              <w:t>The LED gives one long flash every time the Sensor Module connected to Channel 1 is triggered. The LED lights when the signal from the Sensor Module is received, and extinguishes when the corresponding guard timer expires (the length of this flash is therefore equal to the setting of the guard timer).</w:t>
            </w:r>
          </w:p>
          <w:p w14:paraId="3E22BF90" w14:textId="552A478B" w:rsidR="00EE370F" w:rsidRPr="00DB2E7A" w:rsidRDefault="00A049AB" w:rsidP="00A049AB">
            <w:pPr>
              <w:contextualSpacing/>
            </w:pPr>
            <w:r w:rsidRPr="00DB2E7A">
              <w:t xml:space="preserve">The </w:t>
            </w:r>
            <w:r w:rsidRPr="00DB2E7A">
              <w:rPr>
                <w:i/>
              </w:rPr>
              <w:t>Debug Show LED</w:t>
            </w:r>
            <w:r w:rsidRPr="00DB2E7A">
              <w:t xml:space="preserve"> debug flag enables this behaviour for all channels for which debugging has been selected.</w:t>
            </w:r>
          </w:p>
        </w:tc>
        <w:tc>
          <w:tcPr>
            <w:tcW w:w="1617" w:type="dxa"/>
            <w:tcBorders>
              <w:bottom w:val="single" w:sz="12" w:space="0" w:color="auto"/>
            </w:tcBorders>
          </w:tcPr>
          <w:p w14:paraId="561BD7F8" w14:textId="1266502C" w:rsidR="00EE370F" w:rsidRPr="00DB2E7A" w:rsidRDefault="00A049AB" w:rsidP="008D175F">
            <w:pPr>
              <w:contextualSpacing/>
            </w:pPr>
            <w:r w:rsidRPr="00DB2E7A">
              <w:t>-</w:t>
            </w:r>
          </w:p>
        </w:tc>
      </w:tr>
      <w:tr w:rsidR="00A049AB" w14:paraId="66268974" w14:textId="77777777" w:rsidTr="00A049AB">
        <w:tc>
          <w:tcPr>
            <w:tcW w:w="1600" w:type="dxa"/>
            <w:gridSpan w:val="2"/>
            <w:tcBorders>
              <w:bottom w:val="single" w:sz="12" w:space="0" w:color="auto"/>
            </w:tcBorders>
          </w:tcPr>
          <w:p w14:paraId="4759FA03" w14:textId="1F51DC58" w:rsidR="00A049AB" w:rsidRPr="00DB2E7A" w:rsidRDefault="00A049AB" w:rsidP="008D175F">
            <w:pPr>
              <w:contextualSpacing/>
            </w:pPr>
            <w:r w:rsidRPr="00DB2E7A">
              <w:t>On Steady</w:t>
            </w:r>
          </w:p>
        </w:tc>
        <w:tc>
          <w:tcPr>
            <w:tcW w:w="5917" w:type="dxa"/>
            <w:tcBorders>
              <w:bottom w:val="single" w:sz="12" w:space="0" w:color="auto"/>
            </w:tcBorders>
          </w:tcPr>
          <w:p w14:paraId="61D912CA" w14:textId="32C41BCB" w:rsidR="00A049AB" w:rsidRPr="00DB2E7A" w:rsidRDefault="00A049AB" w:rsidP="008D175F">
            <w:pPr>
              <w:contextualSpacing/>
            </w:pPr>
            <w:r w:rsidRPr="00DB2E7A">
              <w:t>On after power-on: Port speed is not 2400bps, or a sensor channel is disabled (Debug mode only).</w:t>
            </w:r>
          </w:p>
        </w:tc>
        <w:tc>
          <w:tcPr>
            <w:tcW w:w="1617" w:type="dxa"/>
            <w:tcBorders>
              <w:bottom w:val="single" w:sz="12" w:space="0" w:color="auto"/>
            </w:tcBorders>
          </w:tcPr>
          <w:p w14:paraId="5FB2B715" w14:textId="77777777" w:rsidR="00A049AB" w:rsidRPr="00DB2E7A" w:rsidRDefault="00A049AB" w:rsidP="008D175F">
            <w:pPr>
              <w:contextualSpacing/>
            </w:pPr>
            <w:r w:rsidRPr="00DB2E7A">
              <w:t>-</w:t>
            </w:r>
          </w:p>
        </w:tc>
      </w:tr>
      <w:tr w:rsidR="00AF0947" w14:paraId="64A62546" w14:textId="77777777" w:rsidTr="00A049AB">
        <w:tc>
          <w:tcPr>
            <w:tcW w:w="821" w:type="dxa"/>
            <w:tcBorders>
              <w:bottom w:val="single" w:sz="12" w:space="0" w:color="auto"/>
            </w:tcBorders>
          </w:tcPr>
          <w:p w14:paraId="6F740566" w14:textId="77777777" w:rsidR="00AF0947" w:rsidRPr="00DB2E7A" w:rsidRDefault="00AF0947" w:rsidP="008D175F">
            <w:pPr>
              <w:contextualSpacing/>
            </w:pPr>
            <w:r w:rsidRPr="00DB2E7A">
              <w:t>0</w:t>
            </w:r>
          </w:p>
        </w:tc>
        <w:tc>
          <w:tcPr>
            <w:tcW w:w="779" w:type="dxa"/>
            <w:tcBorders>
              <w:bottom w:val="single" w:sz="12" w:space="0" w:color="auto"/>
            </w:tcBorders>
          </w:tcPr>
          <w:p w14:paraId="51000739" w14:textId="77777777" w:rsidR="00AF0947" w:rsidRPr="00DB2E7A" w:rsidRDefault="00AF0947" w:rsidP="008D175F">
            <w:pPr>
              <w:contextualSpacing/>
            </w:pPr>
            <w:r w:rsidRPr="00DB2E7A">
              <w:t>1</w:t>
            </w:r>
          </w:p>
        </w:tc>
        <w:tc>
          <w:tcPr>
            <w:tcW w:w="5917" w:type="dxa"/>
            <w:tcBorders>
              <w:bottom w:val="single" w:sz="12" w:space="0" w:color="auto"/>
            </w:tcBorders>
          </w:tcPr>
          <w:p w14:paraId="09220893" w14:textId="661FB02F" w:rsidR="00EE370F" w:rsidRPr="00DB2E7A" w:rsidRDefault="00AF0947" w:rsidP="008D175F">
            <w:pPr>
              <w:contextualSpacing/>
            </w:pPr>
            <w:r w:rsidRPr="00DB2E7A">
              <w:t>CLI key press acknowledgement.</w:t>
            </w:r>
          </w:p>
        </w:tc>
        <w:tc>
          <w:tcPr>
            <w:tcW w:w="1617" w:type="dxa"/>
            <w:tcBorders>
              <w:bottom w:val="single" w:sz="12" w:space="0" w:color="auto"/>
            </w:tcBorders>
          </w:tcPr>
          <w:p w14:paraId="79AFB455" w14:textId="5694FE46" w:rsidR="00AF0947" w:rsidRPr="00DB2E7A" w:rsidRDefault="00EE370F" w:rsidP="008D175F">
            <w:pPr>
              <w:contextualSpacing/>
            </w:pPr>
            <w:r w:rsidRPr="00DB2E7A">
              <w:t>-</w:t>
            </w:r>
          </w:p>
        </w:tc>
      </w:tr>
      <w:tr w:rsidR="00AF0947" w14:paraId="39B97B94" w14:textId="77777777" w:rsidTr="00A049AB">
        <w:tc>
          <w:tcPr>
            <w:tcW w:w="821" w:type="dxa"/>
            <w:tcBorders>
              <w:top w:val="single" w:sz="12" w:space="0" w:color="auto"/>
            </w:tcBorders>
          </w:tcPr>
          <w:p w14:paraId="54F0ED22" w14:textId="77777777" w:rsidR="00AF0947" w:rsidRPr="00DB2E7A" w:rsidRDefault="00AF0947" w:rsidP="008D175F">
            <w:pPr>
              <w:contextualSpacing/>
            </w:pPr>
            <w:r w:rsidRPr="00DB2E7A">
              <w:t>1</w:t>
            </w:r>
          </w:p>
        </w:tc>
        <w:tc>
          <w:tcPr>
            <w:tcW w:w="779" w:type="dxa"/>
            <w:tcBorders>
              <w:top w:val="single" w:sz="12" w:space="0" w:color="auto"/>
            </w:tcBorders>
          </w:tcPr>
          <w:p w14:paraId="39C6111C" w14:textId="77777777" w:rsidR="00AF0947" w:rsidRPr="00DB2E7A" w:rsidRDefault="00AF0947" w:rsidP="008D175F">
            <w:pPr>
              <w:contextualSpacing/>
            </w:pPr>
            <w:r w:rsidRPr="00DB2E7A">
              <w:t>1</w:t>
            </w:r>
          </w:p>
        </w:tc>
        <w:tc>
          <w:tcPr>
            <w:tcW w:w="5917" w:type="dxa"/>
            <w:tcBorders>
              <w:top w:val="single" w:sz="12" w:space="0" w:color="auto"/>
            </w:tcBorders>
          </w:tcPr>
          <w:p w14:paraId="7E8B3E41" w14:textId="736F7DB6" w:rsidR="00AF0947" w:rsidRPr="00DB2E7A" w:rsidRDefault="00AF0947" w:rsidP="008D175F">
            <w:pPr>
              <w:contextualSpacing/>
            </w:pPr>
            <w:r w:rsidRPr="00DB2E7A">
              <w:t>MBI Protocol command 0xFD received</w:t>
            </w:r>
            <w:r w:rsidR="0027489C">
              <w:t xml:space="preserve"> (0xFD response is sent)</w:t>
            </w:r>
            <w:r w:rsidRPr="00DB2E7A">
              <w:t>.</w:t>
            </w:r>
          </w:p>
        </w:tc>
        <w:tc>
          <w:tcPr>
            <w:tcW w:w="1617" w:type="dxa"/>
            <w:tcBorders>
              <w:top w:val="single" w:sz="12" w:space="0" w:color="auto"/>
            </w:tcBorders>
          </w:tcPr>
          <w:p w14:paraId="3EE030B6" w14:textId="77777777" w:rsidR="00AF0947" w:rsidRPr="00DB2E7A" w:rsidRDefault="00AF0947" w:rsidP="008D175F">
            <w:pPr>
              <w:contextualSpacing/>
            </w:pPr>
            <w:r w:rsidRPr="00DB2E7A">
              <w:t>-</w:t>
            </w:r>
          </w:p>
        </w:tc>
      </w:tr>
      <w:tr w:rsidR="00AF0947" w14:paraId="34BD1045" w14:textId="77777777" w:rsidTr="00A049AB">
        <w:tc>
          <w:tcPr>
            <w:tcW w:w="821" w:type="dxa"/>
            <w:tcBorders>
              <w:bottom w:val="single" w:sz="4" w:space="0" w:color="auto"/>
            </w:tcBorders>
          </w:tcPr>
          <w:p w14:paraId="1BC69EDB" w14:textId="77777777" w:rsidR="00AF0947" w:rsidRPr="00DB2E7A" w:rsidRDefault="00AF0947" w:rsidP="008D175F">
            <w:pPr>
              <w:contextualSpacing/>
            </w:pPr>
            <w:r w:rsidRPr="00DB2E7A">
              <w:t>1</w:t>
            </w:r>
          </w:p>
        </w:tc>
        <w:tc>
          <w:tcPr>
            <w:tcW w:w="779" w:type="dxa"/>
            <w:tcBorders>
              <w:bottom w:val="single" w:sz="4" w:space="0" w:color="auto"/>
            </w:tcBorders>
          </w:tcPr>
          <w:p w14:paraId="2DC8F2FA" w14:textId="77777777" w:rsidR="00AF0947" w:rsidRPr="00DB2E7A" w:rsidRDefault="00AF0947" w:rsidP="008D175F">
            <w:pPr>
              <w:contextualSpacing/>
            </w:pPr>
            <w:r w:rsidRPr="00DB2E7A">
              <w:t>2</w:t>
            </w:r>
          </w:p>
        </w:tc>
        <w:tc>
          <w:tcPr>
            <w:tcW w:w="5917" w:type="dxa"/>
            <w:tcBorders>
              <w:bottom w:val="single" w:sz="4" w:space="0" w:color="auto"/>
            </w:tcBorders>
          </w:tcPr>
          <w:p w14:paraId="111E3C3C" w14:textId="5CFCB5DE" w:rsidR="00AF0947" w:rsidRPr="00DB2E7A" w:rsidRDefault="00AF0947" w:rsidP="008D175F">
            <w:pPr>
              <w:contextualSpacing/>
            </w:pPr>
            <w:r w:rsidRPr="00DB2E7A">
              <w:t>MBI Protocol command 0xFE received</w:t>
            </w:r>
            <w:r w:rsidR="0027489C">
              <w:t xml:space="preserve"> (no response is sent)</w:t>
            </w:r>
            <w:r w:rsidRPr="00DB2E7A">
              <w:t>.</w:t>
            </w:r>
          </w:p>
        </w:tc>
        <w:tc>
          <w:tcPr>
            <w:tcW w:w="1617" w:type="dxa"/>
            <w:tcBorders>
              <w:bottom w:val="single" w:sz="4" w:space="0" w:color="auto"/>
            </w:tcBorders>
          </w:tcPr>
          <w:p w14:paraId="4FF9945A" w14:textId="77777777" w:rsidR="00AF0947" w:rsidRPr="00DB2E7A" w:rsidRDefault="00AF0947" w:rsidP="008D175F">
            <w:pPr>
              <w:contextualSpacing/>
            </w:pPr>
            <w:r w:rsidRPr="00DB2E7A">
              <w:t>-</w:t>
            </w:r>
          </w:p>
        </w:tc>
      </w:tr>
      <w:tr w:rsidR="00AF0947" w14:paraId="234E53A8" w14:textId="77777777" w:rsidTr="00A049AB">
        <w:tc>
          <w:tcPr>
            <w:tcW w:w="821" w:type="dxa"/>
            <w:tcBorders>
              <w:bottom w:val="single" w:sz="12" w:space="0" w:color="auto"/>
            </w:tcBorders>
          </w:tcPr>
          <w:p w14:paraId="5425FD28" w14:textId="77777777" w:rsidR="00AF0947" w:rsidRPr="00DB2E7A" w:rsidRDefault="00AF0947" w:rsidP="008D175F">
            <w:pPr>
              <w:contextualSpacing/>
            </w:pPr>
            <w:r w:rsidRPr="00DB2E7A">
              <w:t>1</w:t>
            </w:r>
          </w:p>
        </w:tc>
        <w:tc>
          <w:tcPr>
            <w:tcW w:w="779" w:type="dxa"/>
            <w:tcBorders>
              <w:bottom w:val="single" w:sz="12" w:space="0" w:color="auto"/>
            </w:tcBorders>
          </w:tcPr>
          <w:p w14:paraId="506DDC6B" w14:textId="77777777" w:rsidR="00AF0947" w:rsidRPr="00DB2E7A" w:rsidRDefault="00AF0947" w:rsidP="008D175F">
            <w:pPr>
              <w:contextualSpacing/>
            </w:pPr>
            <w:r w:rsidRPr="00DB2E7A">
              <w:t>3</w:t>
            </w:r>
          </w:p>
        </w:tc>
        <w:tc>
          <w:tcPr>
            <w:tcW w:w="5917" w:type="dxa"/>
            <w:tcBorders>
              <w:bottom w:val="single" w:sz="12" w:space="0" w:color="auto"/>
            </w:tcBorders>
          </w:tcPr>
          <w:p w14:paraId="21ADDC80" w14:textId="042226D0" w:rsidR="00AF0947" w:rsidRPr="00DB2E7A" w:rsidRDefault="00AF0947" w:rsidP="008D175F">
            <w:pPr>
              <w:contextualSpacing/>
            </w:pPr>
            <w:r w:rsidRPr="00DB2E7A">
              <w:t>MBI Protocol delay timers (and terminator</w:t>
            </w:r>
            <w:r w:rsidR="00EE370F" w:rsidRPr="00DB2E7A">
              <w:t xml:space="preserve"> byte</w:t>
            </w:r>
            <w:r w:rsidRPr="00DB2E7A">
              <w:t>) received.</w:t>
            </w:r>
          </w:p>
        </w:tc>
        <w:tc>
          <w:tcPr>
            <w:tcW w:w="1617" w:type="dxa"/>
            <w:tcBorders>
              <w:bottom w:val="single" w:sz="12" w:space="0" w:color="auto"/>
            </w:tcBorders>
          </w:tcPr>
          <w:p w14:paraId="25F0D5FF" w14:textId="77777777" w:rsidR="00AF0947" w:rsidRPr="00DB2E7A" w:rsidRDefault="00AF0947" w:rsidP="008D175F">
            <w:pPr>
              <w:contextualSpacing/>
            </w:pPr>
            <w:r w:rsidRPr="00DB2E7A">
              <w:t>-</w:t>
            </w:r>
          </w:p>
        </w:tc>
      </w:tr>
      <w:tr w:rsidR="00AF0947" w14:paraId="740BA353" w14:textId="77777777" w:rsidTr="00A049AB">
        <w:tc>
          <w:tcPr>
            <w:tcW w:w="821" w:type="dxa"/>
          </w:tcPr>
          <w:p w14:paraId="7F234FCB" w14:textId="77777777" w:rsidR="00AF0947" w:rsidRPr="00DB2E7A" w:rsidRDefault="00AF0947" w:rsidP="008D175F">
            <w:pPr>
              <w:contextualSpacing/>
            </w:pPr>
            <w:r w:rsidRPr="00DB2E7A">
              <w:t>2</w:t>
            </w:r>
          </w:p>
        </w:tc>
        <w:tc>
          <w:tcPr>
            <w:tcW w:w="779" w:type="dxa"/>
          </w:tcPr>
          <w:p w14:paraId="08B9197B" w14:textId="77777777" w:rsidR="00AF0947" w:rsidRPr="00DB2E7A" w:rsidRDefault="00AF0947" w:rsidP="008D175F">
            <w:pPr>
              <w:contextualSpacing/>
            </w:pPr>
            <w:r w:rsidRPr="00DB2E7A">
              <w:t>3</w:t>
            </w:r>
          </w:p>
        </w:tc>
        <w:tc>
          <w:tcPr>
            <w:tcW w:w="5917" w:type="dxa"/>
          </w:tcPr>
          <w:p w14:paraId="40134B8A" w14:textId="04D9F418" w:rsidR="00AF0947" w:rsidRPr="00DB2E7A" w:rsidRDefault="00AF0947" w:rsidP="008D175F">
            <w:pPr>
              <w:contextualSpacing/>
            </w:pPr>
            <w:r w:rsidRPr="00DB2E7A">
              <w:t>De-bounce timer set.</w:t>
            </w:r>
          </w:p>
        </w:tc>
        <w:tc>
          <w:tcPr>
            <w:tcW w:w="1617" w:type="dxa"/>
          </w:tcPr>
          <w:p w14:paraId="3F45CE64" w14:textId="77777777" w:rsidR="00AF0947" w:rsidRPr="00DB2E7A" w:rsidRDefault="00AF0947" w:rsidP="008D175F">
            <w:pPr>
              <w:contextualSpacing/>
            </w:pPr>
            <w:r w:rsidRPr="00DB2E7A">
              <w:t>B</w:t>
            </w:r>
          </w:p>
        </w:tc>
      </w:tr>
      <w:tr w:rsidR="00AF0947" w14:paraId="5DF77FBE" w14:textId="77777777" w:rsidTr="00A049AB">
        <w:tc>
          <w:tcPr>
            <w:tcW w:w="821" w:type="dxa"/>
          </w:tcPr>
          <w:p w14:paraId="7D858E8D" w14:textId="77777777" w:rsidR="00AF0947" w:rsidRPr="00DB2E7A" w:rsidRDefault="00AF0947" w:rsidP="008D175F">
            <w:pPr>
              <w:contextualSpacing/>
            </w:pPr>
            <w:r w:rsidRPr="00DB2E7A">
              <w:t>2</w:t>
            </w:r>
          </w:p>
        </w:tc>
        <w:tc>
          <w:tcPr>
            <w:tcW w:w="779" w:type="dxa"/>
          </w:tcPr>
          <w:p w14:paraId="07BAAA8B" w14:textId="77777777" w:rsidR="00AF0947" w:rsidRPr="00DB2E7A" w:rsidRDefault="00AF0947" w:rsidP="008D175F">
            <w:pPr>
              <w:contextualSpacing/>
            </w:pPr>
            <w:r w:rsidRPr="00DB2E7A">
              <w:t>4</w:t>
            </w:r>
          </w:p>
        </w:tc>
        <w:tc>
          <w:tcPr>
            <w:tcW w:w="5917" w:type="dxa"/>
          </w:tcPr>
          <w:p w14:paraId="1F2D3897" w14:textId="4C179493" w:rsidR="00AF0947" w:rsidRPr="00DB2E7A" w:rsidRDefault="00EE370F" w:rsidP="008D175F">
            <w:pPr>
              <w:contextualSpacing/>
            </w:pPr>
            <w:r w:rsidRPr="00DB2E7A">
              <w:t>Guard timer set</w:t>
            </w:r>
            <w:r w:rsidR="00AF0947" w:rsidRPr="00DB2E7A">
              <w:t>.</w:t>
            </w:r>
          </w:p>
        </w:tc>
        <w:tc>
          <w:tcPr>
            <w:tcW w:w="1617" w:type="dxa"/>
          </w:tcPr>
          <w:p w14:paraId="24E0C522" w14:textId="57688DF4" w:rsidR="00AF0947" w:rsidRPr="00DB2E7A" w:rsidRDefault="00EE370F" w:rsidP="008D175F">
            <w:pPr>
              <w:contextualSpacing/>
            </w:pPr>
            <w:r w:rsidRPr="00DB2E7A">
              <w:t>G</w:t>
            </w:r>
          </w:p>
        </w:tc>
      </w:tr>
      <w:tr w:rsidR="00AF0947" w14:paraId="280CC990" w14:textId="77777777" w:rsidTr="00A049AB">
        <w:tc>
          <w:tcPr>
            <w:tcW w:w="821" w:type="dxa"/>
          </w:tcPr>
          <w:p w14:paraId="7AEC866B" w14:textId="77777777" w:rsidR="00AF0947" w:rsidRPr="00DB2E7A" w:rsidRDefault="00AF0947" w:rsidP="008D175F">
            <w:pPr>
              <w:contextualSpacing/>
            </w:pPr>
            <w:r w:rsidRPr="00DB2E7A">
              <w:t>2</w:t>
            </w:r>
          </w:p>
        </w:tc>
        <w:tc>
          <w:tcPr>
            <w:tcW w:w="779" w:type="dxa"/>
          </w:tcPr>
          <w:p w14:paraId="5EEDB460" w14:textId="77777777" w:rsidR="00AF0947" w:rsidRPr="00DB2E7A" w:rsidRDefault="00AF0947" w:rsidP="008D175F">
            <w:pPr>
              <w:contextualSpacing/>
            </w:pPr>
            <w:r w:rsidRPr="00DB2E7A">
              <w:t>5</w:t>
            </w:r>
          </w:p>
        </w:tc>
        <w:tc>
          <w:tcPr>
            <w:tcW w:w="5917" w:type="dxa"/>
          </w:tcPr>
          <w:p w14:paraId="602DAA4E" w14:textId="77777777" w:rsidR="00AF0947" w:rsidRPr="00DB2E7A" w:rsidRDefault="00AF0947" w:rsidP="008D175F">
            <w:pPr>
              <w:contextualSpacing/>
            </w:pPr>
            <w:r w:rsidRPr="00DB2E7A">
              <w:t>Settings saved to EEPROM.</w:t>
            </w:r>
          </w:p>
        </w:tc>
        <w:tc>
          <w:tcPr>
            <w:tcW w:w="1617" w:type="dxa"/>
          </w:tcPr>
          <w:p w14:paraId="52EB4D99" w14:textId="77777777" w:rsidR="00AF0947" w:rsidRPr="00DB2E7A" w:rsidRDefault="00AF0947" w:rsidP="008D175F">
            <w:pPr>
              <w:contextualSpacing/>
            </w:pPr>
            <w:r w:rsidRPr="00DB2E7A">
              <w:t>S</w:t>
            </w:r>
          </w:p>
        </w:tc>
      </w:tr>
      <w:tr w:rsidR="00AF0947" w14:paraId="04A30B52" w14:textId="77777777" w:rsidTr="00A049AB">
        <w:tc>
          <w:tcPr>
            <w:tcW w:w="821" w:type="dxa"/>
          </w:tcPr>
          <w:p w14:paraId="0D9D7122" w14:textId="77777777" w:rsidR="00AF0947" w:rsidRPr="00DB2E7A" w:rsidRDefault="00AF0947" w:rsidP="008D175F">
            <w:pPr>
              <w:contextualSpacing/>
            </w:pPr>
            <w:r w:rsidRPr="00DB2E7A">
              <w:t>2</w:t>
            </w:r>
          </w:p>
        </w:tc>
        <w:tc>
          <w:tcPr>
            <w:tcW w:w="779" w:type="dxa"/>
          </w:tcPr>
          <w:p w14:paraId="6C09D454" w14:textId="77777777" w:rsidR="00AF0947" w:rsidRPr="00DB2E7A" w:rsidRDefault="00AF0947" w:rsidP="008D175F">
            <w:pPr>
              <w:tabs>
                <w:tab w:val="left" w:pos="587"/>
              </w:tabs>
              <w:contextualSpacing/>
            </w:pPr>
            <w:r w:rsidRPr="00DB2E7A">
              <w:t>6</w:t>
            </w:r>
          </w:p>
        </w:tc>
        <w:tc>
          <w:tcPr>
            <w:tcW w:w="5917" w:type="dxa"/>
          </w:tcPr>
          <w:p w14:paraId="50239672" w14:textId="2A48AEDC" w:rsidR="00AF0947" w:rsidRPr="00DB2E7A" w:rsidRDefault="00EE370F" w:rsidP="008D175F">
            <w:pPr>
              <w:contextualSpacing/>
            </w:pPr>
            <w:r w:rsidRPr="00DB2E7A">
              <w:t>Enabled channels set</w:t>
            </w:r>
            <w:r w:rsidR="00AF0947" w:rsidRPr="00DB2E7A">
              <w:t>.</w:t>
            </w:r>
          </w:p>
        </w:tc>
        <w:tc>
          <w:tcPr>
            <w:tcW w:w="1617" w:type="dxa"/>
          </w:tcPr>
          <w:p w14:paraId="004F7E0B" w14:textId="738FAA33" w:rsidR="00AF0947" w:rsidRPr="00DB2E7A" w:rsidRDefault="00EE370F" w:rsidP="008D175F">
            <w:pPr>
              <w:contextualSpacing/>
            </w:pPr>
            <w:r w:rsidRPr="00DB2E7A">
              <w:t>E</w:t>
            </w:r>
          </w:p>
        </w:tc>
      </w:tr>
      <w:tr w:rsidR="00EE370F" w14:paraId="5C69B64D" w14:textId="77777777" w:rsidTr="00A049AB">
        <w:tc>
          <w:tcPr>
            <w:tcW w:w="821" w:type="dxa"/>
            <w:tcBorders>
              <w:bottom w:val="single" w:sz="4" w:space="0" w:color="auto"/>
            </w:tcBorders>
          </w:tcPr>
          <w:p w14:paraId="7DF5F96A" w14:textId="77777777" w:rsidR="00EE370F" w:rsidRPr="00DB2E7A" w:rsidRDefault="00EE370F" w:rsidP="00EE370F">
            <w:pPr>
              <w:contextualSpacing/>
            </w:pPr>
            <w:r w:rsidRPr="00DB2E7A">
              <w:t>2</w:t>
            </w:r>
          </w:p>
        </w:tc>
        <w:tc>
          <w:tcPr>
            <w:tcW w:w="779" w:type="dxa"/>
            <w:tcBorders>
              <w:bottom w:val="single" w:sz="4" w:space="0" w:color="auto"/>
            </w:tcBorders>
          </w:tcPr>
          <w:p w14:paraId="606E61A9" w14:textId="77777777" w:rsidR="00EE370F" w:rsidRPr="00DB2E7A" w:rsidRDefault="00EE370F" w:rsidP="00EE370F">
            <w:pPr>
              <w:contextualSpacing/>
            </w:pPr>
            <w:r w:rsidRPr="00DB2E7A">
              <w:t>7</w:t>
            </w:r>
          </w:p>
        </w:tc>
        <w:tc>
          <w:tcPr>
            <w:tcW w:w="5917" w:type="dxa"/>
            <w:tcBorders>
              <w:bottom w:val="single" w:sz="4" w:space="0" w:color="auto"/>
            </w:tcBorders>
          </w:tcPr>
          <w:p w14:paraId="05A577B9" w14:textId="452A272E" w:rsidR="00EE370F" w:rsidRPr="00DB2E7A" w:rsidRDefault="00EE370F" w:rsidP="00EE370F">
            <w:pPr>
              <w:contextualSpacing/>
            </w:pPr>
            <w:r w:rsidRPr="00DB2E7A">
              <w:t>Serial port speed set in EEPROM.</w:t>
            </w:r>
          </w:p>
        </w:tc>
        <w:tc>
          <w:tcPr>
            <w:tcW w:w="1617" w:type="dxa"/>
            <w:tcBorders>
              <w:bottom w:val="single" w:sz="4" w:space="0" w:color="auto"/>
            </w:tcBorders>
          </w:tcPr>
          <w:p w14:paraId="37EEBA31" w14:textId="11CFF105" w:rsidR="00EE370F" w:rsidRPr="00DB2E7A" w:rsidRDefault="00EE370F" w:rsidP="00EE370F">
            <w:pPr>
              <w:contextualSpacing/>
            </w:pPr>
            <w:r w:rsidRPr="00DB2E7A">
              <w:t>P</w:t>
            </w:r>
          </w:p>
        </w:tc>
      </w:tr>
      <w:tr w:rsidR="00AF0947" w14:paraId="5D55BE3A" w14:textId="77777777" w:rsidTr="00A049AB">
        <w:tc>
          <w:tcPr>
            <w:tcW w:w="821" w:type="dxa"/>
            <w:tcBorders>
              <w:bottom w:val="single" w:sz="4" w:space="0" w:color="auto"/>
            </w:tcBorders>
          </w:tcPr>
          <w:p w14:paraId="5E839345" w14:textId="77777777" w:rsidR="00AF0947" w:rsidRPr="00DB2E7A" w:rsidRDefault="00AF0947" w:rsidP="008D175F">
            <w:pPr>
              <w:contextualSpacing/>
            </w:pPr>
            <w:r w:rsidRPr="00DB2E7A">
              <w:t>2</w:t>
            </w:r>
          </w:p>
        </w:tc>
        <w:tc>
          <w:tcPr>
            <w:tcW w:w="779" w:type="dxa"/>
            <w:tcBorders>
              <w:bottom w:val="single" w:sz="4" w:space="0" w:color="auto"/>
            </w:tcBorders>
          </w:tcPr>
          <w:p w14:paraId="78B59C19" w14:textId="77777777" w:rsidR="00AF0947" w:rsidRPr="00DB2E7A" w:rsidRDefault="00AF0947" w:rsidP="008D175F">
            <w:pPr>
              <w:contextualSpacing/>
            </w:pPr>
            <w:r w:rsidRPr="00DB2E7A">
              <w:t>8</w:t>
            </w:r>
          </w:p>
        </w:tc>
        <w:tc>
          <w:tcPr>
            <w:tcW w:w="5917" w:type="dxa"/>
            <w:tcBorders>
              <w:bottom w:val="single" w:sz="4" w:space="0" w:color="auto"/>
            </w:tcBorders>
          </w:tcPr>
          <w:p w14:paraId="6A3269B5" w14:textId="40C93D57" w:rsidR="00AF0947" w:rsidRPr="00DB2E7A" w:rsidRDefault="00EE370F" w:rsidP="008D175F">
            <w:pPr>
              <w:contextualSpacing/>
            </w:pPr>
            <w:r w:rsidRPr="00DB2E7A">
              <w:t>Debug mode on.</w:t>
            </w:r>
          </w:p>
        </w:tc>
        <w:tc>
          <w:tcPr>
            <w:tcW w:w="1617" w:type="dxa"/>
            <w:tcBorders>
              <w:bottom w:val="single" w:sz="4" w:space="0" w:color="auto"/>
            </w:tcBorders>
          </w:tcPr>
          <w:p w14:paraId="2B0E440F" w14:textId="3EE7FB96" w:rsidR="00AF0947" w:rsidRPr="00DB2E7A" w:rsidRDefault="00EE370F" w:rsidP="008D175F">
            <w:pPr>
              <w:contextualSpacing/>
            </w:pPr>
            <w:r w:rsidRPr="00DB2E7A">
              <w:t>D</w:t>
            </w:r>
          </w:p>
        </w:tc>
      </w:tr>
      <w:tr w:rsidR="00AF0947" w14:paraId="4291B230" w14:textId="77777777" w:rsidTr="00A049AB">
        <w:tc>
          <w:tcPr>
            <w:tcW w:w="821" w:type="dxa"/>
            <w:tcBorders>
              <w:bottom w:val="single" w:sz="4" w:space="0" w:color="auto"/>
            </w:tcBorders>
          </w:tcPr>
          <w:p w14:paraId="3D6F9B8D" w14:textId="77777777" w:rsidR="00AF0947" w:rsidRPr="00DB2E7A" w:rsidRDefault="00AF0947" w:rsidP="008D175F">
            <w:pPr>
              <w:contextualSpacing/>
            </w:pPr>
            <w:r w:rsidRPr="00DB2E7A">
              <w:t>2</w:t>
            </w:r>
          </w:p>
        </w:tc>
        <w:tc>
          <w:tcPr>
            <w:tcW w:w="779" w:type="dxa"/>
            <w:tcBorders>
              <w:bottom w:val="single" w:sz="4" w:space="0" w:color="auto"/>
            </w:tcBorders>
          </w:tcPr>
          <w:p w14:paraId="7DAF39F3" w14:textId="77777777" w:rsidR="00AF0947" w:rsidRPr="00DB2E7A" w:rsidRDefault="00AF0947" w:rsidP="008D175F">
            <w:pPr>
              <w:contextualSpacing/>
            </w:pPr>
            <w:r w:rsidRPr="00DB2E7A">
              <w:t>9</w:t>
            </w:r>
          </w:p>
        </w:tc>
        <w:tc>
          <w:tcPr>
            <w:tcW w:w="5917" w:type="dxa"/>
            <w:tcBorders>
              <w:bottom w:val="single" w:sz="4" w:space="0" w:color="auto"/>
            </w:tcBorders>
          </w:tcPr>
          <w:p w14:paraId="464F154A" w14:textId="3766E095" w:rsidR="00AF0947" w:rsidRPr="00DB2E7A" w:rsidRDefault="00EE370F" w:rsidP="008D175F">
            <w:pPr>
              <w:contextualSpacing/>
            </w:pPr>
            <w:r w:rsidRPr="00DB2E7A">
              <w:t>Debug mode off.</w:t>
            </w:r>
          </w:p>
        </w:tc>
        <w:tc>
          <w:tcPr>
            <w:tcW w:w="1617" w:type="dxa"/>
            <w:tcBorders>
              <w:bottom w:val="single" w:sz="4" w:space="0" w:color="auto"/>
            </w:tcBorders>
          </w:tcPr>
          <w:p w14:paraId="62F09504" w14:textId="403DD241" w:rsidR="00AF0947" w:rsidRPr="00DB2E7A" w:rsidRDefault="00EE370F" w:rsidP="008D175F">
            <w:pPr>
              <w:contextualSpacing/>
            </w:pPr>
            <w:r w:rsidRPr="00DB2E7A">
              <w:t>d</w:t>
            </w:r>
          </w:p>
        </w:tc>
      </w:tr>
      <w:tr w:rsidR="00EE370F" w14:paraId="35980CE4" w14:textId="77777777" w:rsidTr="00A049AB">
        <w:tc>
          <w:tcPr>
            <w:tcW w:w="821" w:type="dxa"/>
            <w:tcBorders>
              <w:bottom w:val="single" w:sz="4" w:space="0" w:color="auto"/>
            </w:tcBorders>
          </w:tcPr>
          <w:p w14:paraId="53428B35" w14:textId="691B3CF7" w:rsidR="00EE370F" w:rsidRPr="00DB2E7A" w:rsidRDefault="00EE370F" w:rsidP="00EE370F">
            <w:pPr>
              <w:contextualSpacing/>
            </w:pPr>
            <w:r w:rsidRPr="00DB2E7A">
              <w:t>2</w:t>
            </w:r>
          </w:p>
        </w:tc>
        <w:tc>
          <w:tcPr>
            <w:tcW w:w="779" w:type="dxa"/>
            <w:tcBorders>
              <w:bottom w:val="single" w:sz="4" w:space="0" w:color="auto"/>
            </w:tcBorders>
          </w:tcPr>
          <w:p w14:paraId="3AE3557C" w14:textId="54FEB508" w:rsidR="00EE370F" w:rsidRPr="00DB2E7A" w:rsidRDefault="00EE370F" w:rsidP="00EE370F">
            <w:pPr>
              <w:contextualSpacing/>
            </w:pPr>
            <w:r w:rsidRPr="00DB2E7A">
              <w:t>10</w:t>
            </w:r>
          </w:p>
        </w:tc>
        <w:tc>
          <w:tcPr>
            <w:tcW w:w="5917" w:type="dxa"/>
            <w:tcBorders>
              <w:bottom w:val="single" w:sz="4" w:space="0" w:color="auto"/>
            </w:tcBorders>
          </w:tcPr>
          <w:p w14:paraId="3E5338BC" w14:textId="4A73E3EC" w:rsidR="00EE370F" w:rsidRPr="00DB2E7A" w:rsidRDefault="00EE370F" w:rsidP="00EE370F">
            <w:pPr>
              <w:contextualSpacing/>
            </w:pPr>
            <w:r w:rsidRPr="00DB2E7A">
              <w:t>Debug mask set.</w:t>
            </w:r>
          </w:p>
        </w:tc>
        <w:tc>
          <w:tcPr>
            <w:tcW w:w="1617" w:type="dxa"/>
            <w:tcBorders>
              <w:bottom w:val="single" w:sz="4" w:space="0" w:color="auto"/>
            </w:tcBorders>
          </w:tcPr>
          <w:p w14:paraId="19B4511A" w14:textId="5AFBC3C7" w:rsidR="00EE370F" w:rsidRPr="00DB2E7A" w:rsidRDefault="00EE370F" w:rsidP="00EE370F">
            <w:pPr>
              <w:contextualSpacing/>
            </w:pPr>
            <w:r w:rsidRPr="00DB2E7A">
              <w:t>M</w:t>
            </w:r>
          </w:p>
        </w:tc>
      </w:tr>
      <w:tr w:rsidR="00EE370F" w14:paraId="14659A1C" w14:textId="77777777" w:rsidTr="00A049AB">
        <w:tc>
          <w:tcPr>
            <w:tcW w:w="821" w:type="dxa"/>
            <w:tcBorders>
              <w:bottom w:val="single" w:sz="12" w:space="0" w:color="auto"/>
            </w:tcBorders>
          </w:tcPr>
          <w:p w14:paraId="6A6DBF51" w14:textId="77777777" w:rsidR="00EE370F" w:rsidRPr="00DB2E7A" w:rsidRDefault="00EE370F" w:rsidP="00EE370F">
            <w:pPr>
              <w:contextualSpacing/>
            </w:pPr>
            <w:r w:rsidRPr="00DB2E7A">
              <w:t>2</w:t>
            </w:r>
          </w:p>
        </w:tc>
        <w:tc>
          <w:tcPr>
            <w:tcW w:w="779" w:type="dxa"/>
            <w:tcBorders>
              <w:bottom w:val="single" w:sz="12" w:space="0" w:color="auto"/>
            </w:tcBorders>
          </w:tcPr>
          <w:p w14:paraId="0F516523" w14:textId="1BD7345A" w:rsidR="00EE370F" w:rsidRPr="00DB2E7A" w:rsidRDefault="00EE370F" w:rsidP="00EE370F">
            <w:pPr>
              <w:contextualSpacing/>
            </w:pPr>
            <w:r w:rsidRPr="00DB2E7A">
              <w:t>11</w:t>
            </w:r>
          </w:p>
        </w:tc>
        <w:tc>
          <w:tcPr>
            <w:tcW w:w="5917" w:type="dxa"/>
            <w:tcBorders>
              <w:bottom w:val="single" w:sz="12" w:space="0" w:color="auto"/>
            </w:tcBorders>
          </w:tcPr>
          <w:p w14:paraId="40A1B9F8" w14:textId="6AE17248" w:rsidR="00EE370F" w:rsidRPr="00DB2E7A" w:rsidRDefault="00EE370F" w:rsidP="00EE370F">
            <w:pPr>
              <w:contextualSpacing/>
            </w:pPr>
            <w:r w:rsidRPr="00DB2E7A">
              <w:t>Channels remapped.</w:t>
            </w:r>
          </w:p>
        </w:tc>
        <w:tc>
          <w:tcPr>
            <w:tcW w:w="1617" w:type="dxa"/>
            <w:tcBorders>
              <w:bottom w:val="single" w:sz="12" w:space="0" w:color="auto"/>
            </w:tcBorders>
          </w:tcPr>
          <w:p w14:paraId="17683929" w14:textId="62695BE1" w:rsidR="00EE370F" w:rsidRPr="00DB2E7A" w:rsidRDefault="00EE370F" w:rsidP="00EE370F">
            <w:pPr>
              <w:contextualSpacing/>
            </w:pPr>
            <w:r w:rsidRPr="00DB2E7A">
              <w:t>R</w:t>
            </w:r>
          </w:p>
        </w:tc>
      </w:tr>
      <w:tr w:rsidR="00EE370F" w14:paraId="1CAC080D" w14:textId="77777777" w:rsidTr="00A049AB">
        <w:tc>
          <w:tcPr>
            <w:tcW w:w="821" w:type="dxa"/>
            <w:tcBorders>
              <w:top w:val="single" w:sz="12" w:space="0" w:color="auto"/>
              <w:bottom w:val="single" w:sz="12" w:space="0" w:color="auto"/>
            </w:tcBorders>
          </w:tcPr>
          <w:p w14:paraId="18D5F133" w14:textId="77777777" w:rsidR="00EE370F" w:rsidRPr="00DB2E7A" w:rsidRDefault="00EE370F" w:rsidP="00EE370F">
            <w:pPr>
              <w:contextualSpacing/>
            </w:pPr>
            <w:r w:rsidRPr="00DB2E7A">
              <w:t>3</w:t>
            </w:r>
          </w:p>
        </w:tc>
        <w:tc>
          <w:tcPr>
            <w:tcW w:w="779" w:type="dxa"/>
            <w:tcBorders>
              <w:top w:val="single" w:sz="12" w:space="0" w:color="auto"/>
              <w:bottom w:val="single" w:sz="12" w:space="0" w:color="auto"/>
            </w:tcBorders>
          </w:tcPr>
          <w:p w14:paraId="629300E0" w14:textId="77777777" w:rsidR="00EE370F" w:rsidRPr="00DB2E7A" w:rsidRDefault="00EE370F" w:rsidP="00EE370F">
            <w:pPr>
              <w:contextualSpacing/>
            </w:pPr>
            <w:r w:rsidRPr="00DB2E7A">
              <w:t>0</w:t>
            </w:r>
          </w:p>
        </w:tc>
        <w:tc>
          <w:tcPr>
            <w:tcW w:w="5917" w:type="dxa"/>
            <w:tcBorders>
              <w:top w:val="single" w:sz="12" w:space="0" w:color="auto"/>
              <w:bottom w:val="single" w:sz="12" w:space="0" w:color="auto"/>
            </w:tcBorders>
          </w:tcPr>
          <w:p w14:paraId="3C9578ED" w14:textId="77777777" w:rsidR="00EE370F" w:rsidRPr="00DB2E7A" w:rsidRDefault="00EE370F" w:rsidP="00EE370F">
            <w:pPr>
              <w:contextualSpacing/>
            </w:pPr>
            <w:r w:rsidRPr="00DB2E7A">
              <w:t xml:space="preserve">Invalid character or timeout on serial interface, data discarded. </w:t>
            </w:r>
          </w:p>
        </w:tc>
        <w:tc>
          <w:tcPr>
            <w:tcW w:w="1617" w:type="dxa"/>
            <w:tcBorders>
              <w:top w:val="single" w:sz="12" w:space="0" w:color="auto"/>
              <w:bottom w:val="single" w:sz="12" w:space="0" w:color="auto"/>
            </w:tcBorders>
          </w:tcPr>
          <w:p w14:paraId="4D4CF6FC" w14:textId="77777777" w:rsidR="00EE370F" w:rsidRPr="00DB2E7A" w:rsidRDefault="00EE370F" w:rsidP="00EE370F">
            <w:pPr>
              <w:contextualSpacing/>
            </w:pPr>
            <w:r w:rsidRPr="00DB2E7A">
              <w:t>-</w:t>
            </w:r>
          </w:p>
        </w:tc>
      </w:tr>
    </w:tbl>
    <w:p w14:paraId="0EBDA0C9" w14:textId="77777777" w:rsidR="00AF0947" w:rsidRDefault="00AF0947" w:rsidP="00AF0947">
      <w:pPr>
        <w:pStyle w:val="Heading2"/>
        <w:sectPr w:rsidR="00AF0947" w:rsidSect="0081434A">
          <w:endnotePr>
            <w:numFmt w:val="decimal"/>
          </w:endnotePr>
          <w:pgSz w:w="11906" w:h="16838"/>
          <w:pgMar w:top="1440" w:right="1440" w:bottom="1440" w:left="1440" w:header="709" w:footer="709" w:gutter="0"/>
          <w:cols w:space="708"/>
          <w:docGrid w:linePitch="360"/>
        </w:sectPr>
      </w:pPr>
      <w:bookmarkStart w:id="1796" w:name="_Toc415420564"/>
    </w:p>
    <w:p w14:paraId="1BCDEC21" w14:textId="22E4A04F" w:rsidR="00AF0947" w:rsidRDefault="00AF0947" w:rsidP="00AF0947">
      <w:pPr>
        <w:pStyle w:val="Heading2"/>
      </w:pPr>
      <w:bookmarkStart w:id="1797" w:name="_Toc472625838"/>
      <w:bookmarkStart w:id="1798" w:name="_Toc202969221"/>
      <w:r w:rsidRPr="0027489C">
        <w:lastRenderedPageBreak/>
        <w:t>Appendix F: Useful Links</w:t>
      </w:r>
      <w:bookmarkEnd w:id="1796"/>
      <w:bookmarkEnd w:id="1797"/>
      <w:bookmarkEnd w:id="1798"/>
    </w:p>
    <w:p w14:paraId="45E86ECD" w14:textId="20C363C1" w:rsidR="00AF0947" w:rsidRDefault="00AF0947" w:rsidP="00AF0947">
      <w:pPr>
        <w:pStyle w:val="Caption"/>
        <w:keepNext/>
      </w:pPr>
      <w:bookmarkStart w:id="1799" w:name="_Toc415420646"/>
      <w:bookmarkStart w:id="1800" w:name="_Toc472625923"/>
      <w:bookmarkStart w:id="1801" w:name="_Toc202969302"/>
      <w:r>
        <w:t xml:space="preserve">Table </w:t>
      </w:r>
      <w:r>
        <w:rPr>
          <w:noProof/>
        </w:rPr>
        <w:fldChar w:fldCharType="begin"/>
      </w:r>
      <w:r>
        <w:rPr>
          <w:noProof/>
        </w:rPr>
        <w:instrText xml:space="preserve"> SEQ Table \* ARABIC </w:instrText>
      </w:r>
      <w:r>
        <w:rPr>
          <w:noProof/>
        </w:rPr>
        <w:fldChar w:fldCharType="separate"/>
      </w:r>
      <w:r w:rsidR="00044299">
        <w:rPr>
          <w:noProof/>
        </w:rPr>
        <w:t>13</w:t>
      </w:r>
      <w:r>
        <w:rPr>
          <w:noProof/>
        </w:rPr>
        <w:fldChar w:fldCharType="end"/>
      </w:r>
      <w:r>
        <w:t xml:space="preserve"> – Useful Links</w:t>
      </w:r>
      <w:bookmarkEnd w:id="1799"/>
      <w:bookmarkEnd w:id="1800"/>
      <w:bookmarkEnd w:id="1801"/>
    </w:p>
    <w:tbl>
      <w:tblPr>
        <w:tblW w:w="145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4678"/>
        <w:gridCol w:w="8061"/>
      </w:tblGrid>
      <w:tr w:rsidR="00AF0947" w:rsidRPr="00AE25BB" w14:paraId="60788D07" w14:textId="77777777" w:rsidTr="008D175F">
        <w:tc>
          <w:tcPr>
            <w:tcW w:w="1843" w:type="dxa"/>
            <w:shd w:val="clear" w:color="auto" w:fill="D9D9D9" w:themeFill="background1" w:themeFillShade="D9"/>
          </w:tcPr>
          <w:p w14:paraId="00EF8CE3" w14:textId="77777777" w:rsidR="00AF0947" w:rsidRPr="00AE25BB" w:rsidRDefault="00AF0947" w:rsidP="008D175F">
            <w:pPr>
              <w:contextualSpacing/>
              <w:rPr>
                <w:b/>
              </w:rPr>
            </w:pPr>
            <w:r>
              <w:rPr>
                <w:b/>
              </w:rPr>
              <w:t>Description</w:t>
            </w:r>
          </w:p>
        </w:tc>
        <w:tc>
          <w:tcPr>
            <w:tcW w:w="4678" w:type="dxa"/>
            <w:shd w:val="clear" w:color="auto" w:fill="D9D9D9" w:themeFill="background1" w:themeFillShade="D9"/>
          </w:tcPr>
          <w:p w14:paraId="00FC8EDA" w14:textId="77777777" w:rsidR="00AF0947" w:rsidRDefault="00AF0947" w:rsidP="008D175F">
            <w:pPr>
              <w:contextualSpacing/>
              <w:rPr>
                <w:b/>
              </w:rPr>
            </w:pPr>
          </w:p>
        </w:tc>
        <w:tc>
          <w:tcPr>
            <w:tcW w:w="8061" w:type="dxa"/>
            <w:shd w:val="clear" w:color="auto" w:fill="D9D9D9" w:themeFill="background1" w:themeFillShade="D9"/>
          </w:tcPr>
          <w:p w14:paraId="7400DF04" w14:textId="77777777" w:rsidR="00AF0947" w:rsidRPr="00AE25BB" w:rsidRDefault="00AF0947" w:rsidP="008D175F">
            <w:pPr>
              <w:contextualSpacing/>
              <w:rPr>
                <w:b/>
              </w:rPr>
            </w:pPr>
            <w:r>
              <w:rPr>
                <w:b/>
              </w:rPr>
              <w:t>Link</w:t>
            </w:r>
          </w:p>
        </w:tc>
      </w:tr>
      <w:tr w:rsidR="00AF0947" w14:paraId="75BD4E36" w14:textId="77777777" w:rsidTr="008D175F">
        <w:tc>
          <w:tcPr>
            <w:tcW w:w="14582" w:type="dxa"/>
            <w:gridSpan w:val="3"/>
          </w:tcPr>
          <w:p w14:paraId="0BC73EB5" w14:textId="77777777" w:rsidR="00AF0947" w:rsidRPr="00B46565" w:rsidRDefault="00AF0947" w:rsidP="008D175F">
            <w:pPr>
              <w:contextualSpacing/>
            </w:pPr>
            <w:r w:rsidRPr="00B46565">
              <w:rPr>
                <w:b/>
                <w:i/>
              </w:rPr>
              <w:t>Software</w:t>
            </w:r>
          </w:p>
        </w:tc>
      </w:tr>
      <w:tr w:rsidR="00AF0947" w14:paraId="5B9E8375" w14:textId="77777777" w:rsidTr="008D175F">
        <w:tc>
          <w:tcPr>
            <w:tcW w:w="1843" w:type="dxa"/>
          </w:tcPr>
          <w:p w14:paraId="7A6E711D" w14:textId="77777777" w:rsidR="00AF0947" w:rsidRPr="00B46565" w:rsidRDefault="00AF0947" w:rsidP="008D175F">
            <w:pPr>
              <w:contextualSpacing/>
            </w:pPr>
            <w:r>
              <w:t>GitHub</w:t>
            </w:r>
          </w:p>
        </w:tc>
        <w:tc>
          <w:tcPr>
            <w:tcW w:w="4678" w:type="dxa"/>
          </w:tcPr>
          <w:p w14:paraId="79F65D58" w14:textId="77777777" w:rsidR="00AF0947" w:rsidRPr="00BB4DAF" w:rsidRDefault="00AF0947" w:rsidP="008D175F">
            <w:pPr>
              <w:contextualSpacing/>
            </w:pPr>
            <w:r w:rsidRPr="00BB4DAF">
              <w:t>Software Repository</w:t>
            </w:r>
          </w:p>
        </w:tc>
        <w:tc>
          <w:tcPr>
            <w:tcW w:w="8061" w:type="dxa"/>
          </w:tcPr>
          <w:p w14:paraId="7B67E3E3" w14:textId="1C659F52" w:rsidR="00AF0947" w:rsidRPr="00B46565" w:rsidRDefault="00AF0947" w:rsidP="008D175F">
            <w:pPr>
              <w:contextualSpacing/>
            </w:pPr>
            <w:r>
              <w:fldChar w:fldCharType="begin"/>
            </w:r>
            <w:r>
              <w:instrText>HYPERLINK "https://github.com/Simulators"</w:instrText>
            </w:r>
            <w:ins w:id="1802" w:author="Andrew Instone-Cowie" w:date="2025-07-09T15:58:00Z" w16du:dateUtc="2025-07-09T14:58:00Z"/>
            <w:r>
              <w:fldChar w:fldCharType="separate"/>
            </w:r>
            <w:r w:rsidRPr="00B46565">
              <w:rPr>
                <w:rStyle w:val="Hyperlink"/>
              </w:rPr>
              <w:t>https://github.com/Simulators</w:t>
            </w:r>
            <w:r>
              <w:fldChar w:fldCharType="end"/>
            </w:r>
          </w:p>
        </w:tc>
      </w:tr>
      <w:tr w:rsidR="00AF0947" w14:paraId="3802A0A0" w14:textId="77777777" w:rsidTr="008D175F">
        <w:tc>
          <w:tcPr>
            <w:tcW w:w="1843" w:type="dxa"/>
          </w:tcPr>
          <w:p w14:paraId="6B26136A" w14:textId="77777777" w:rsidR="00AF0947" w:rsidRPr="00B46565" w:rsidRDefault="00AF0947" w:rsidP="008D175F">
            <w:pPr>
              <w:contextualSpacing/>
            </w:pPr>
            <w:r>
              <w:t>Abel</w:t>
            </w:r>
          </w:p>
        </w:tc>
        <w:tc>
          <w:tcPr>
            <w:tcW w:w="4678" w:type="dxa"/>
          </w:tcPr>
          <w:p w14:paraId="2EC3C9A3" w14:textId="77777777" w:rsidR="00AF0947" w:rsidRPr="00BB4DAF" w:rsidRDefault="00AF0947" w:rsidP="008D175F">
            <w:pPr>
              <w:contextualSpacing/>
            </w:pPr>
            <w:r w:rsidRPr="00BB4DAF">
              <w:t>Simulator Software</w:t>
            </w:r>
          </w:p>
        </w:tc>
        <w:tc>
          <w:tcPr>
            <w:tcW w:w="8061" w:type="dxa"/>
          </w:tcPr>
          <w:p w14:paraId="281B3D12" w14:textId="1EEDDF76" w:rsidR="00AF0947" w:rsidRPr="00B46565" w:rsidRDefault="0027489C" w:rsidP="008D175F">
            <w:pPr>
              <w:contextualSpacing/>
            </w:pPr>
            <w:r>
              <w:fldChar w:fldCharType="begin"/>
            </w:r>
            <w:r>
              <w:instrText>HYPERLINK "https://www.abelsim.co.uk"</w:instrText>
            </w:r>
            <w:ins w:id="1803" w:author="Andrew Instone-Cowie" w:date="2025-07-09T15:58:00Z" w16du:dateUtc="2025-07-09T14:58:00Z"/>
            <w:r>
              <w:fldChar w:fldCharType="separate"/>
            </w:r>
            <w:r>
              <w:rPr>
                <w:rStyle w:val="Hyperlink"/>
              </w:rPr>
              <w:t>https://www.abelsim.co.uk</w:t>
            </w:r>
            <w:r>
              <w:fldChar w:fldCharType="end"/>
            </w:r>
            <w:r w:rsidR="00AF0947" w:rsidRPr="00B46565">
              <w:t xml:space="preserve"> </w:t>
            </w:r>
          </w:p>
        </w:tc>
      </w:tr>
      <w:tr w:rsidR="00AF0947" w14:paraId="3A1B60AE" w14:textId="77777777" w:rsidTr="008D175F">
        <w:tc>
          <w:tcPr>
            <w:tcW w:w="1843" w:type="dxa"/>
          </w:tcPr>
          <w:p w14:paraId="57D8DFBB" w14:textId="77777777" w:rsidR="00AF0947" w:rsidRPr="00B46565" w:rsidRDefault="00AF0947" w:rsidP="008D175F">
            <w:pPr>
              <w:contextualSpacing/>
            </w:pPr>
            <w:r>
              <w:t>Beltower</w:t>
            </w:r>
          </w:p>
        </w:tc>
        <w:tc>
          <w:tcPr>
            <w:tcW w:w="4678" w:type="dxa"/>
          </w:tcPr>
          <w:p w14:paraId="360BFF52" w14:textId="77777777" w:rsidR="00AF0947" w:rsidRPr="00BB4DAF" w:rsidRDefault="00AF0947" w:rsidP="008D175F">
            <w:pPr>
              <w:contextualSpacing/>
            </w:pPr>
            <w:r w:rsidRPr="00BB4DAF">
              <w:t>Simulator Software</w:t>
            </w:r>
          </w:p>
        </w:tc>
        <w:tc>
          <w:tcPr>
            <w:tcW w:w="8061" w:type="dxa"/>
          </w:tcPr>
          <w:p w14:paraId="054EC655" w14:textId="3EFFBF2D" w:rsidR="00AF0947" w:rsidRPr="00B46565" w:rsidRDefault="0027489C" w:rsidP="008D175F">
            <w:pPr>
              <w:contextualSpacing/>
            </w:pPr>
            <w:r>
              <w:fldChar w:fldCharType="begin"/>
            </w:r>
            <w:r>
              <w:instrText>HYPERLINK "https://www.beltower.co.uk"</w:instrText>
            </w:r>
            <w:ins w:id="1804" w:author="Andrew Instone-Cowie" w:date="2025-07-09T15:58:00Z" w16du:dateUtc="2025-07-09T14:58:00Z"/>
            <w:r>
              <w:fldChar w:fldCharType="separate"/>
            </w:r>
            <w:r>
              <w:rPr>
                <w:rStyle w:val="Hyperlink"/>
              </w:rPr>
              <w:t>https://www.beltower.co.uk</w:t>
            </w:r>
            <w:r>
              <w:fldChar w:fldCharType="end"/>
            </w:r>
            <w:r w:rsidR="00AF0947" w:rsidRPr="00B46565">
              <w:t xml:space="preserve"> </w:t>
            </w:r>
          </w:p>
        </w:tc>
      </w:tr>
      <w:tr w:rsidR="00AF0947" w14:paraId="61FD086E" w14:textId="77777777" w:rsidTr="008D175F">
        <w:tc>
          <w:tcPr>
            <w:tcW w:w="1843" w:type="dxa"/>
          </w:tcPr>
          <w:p w14:paraId="4758B6B9" w14:textId="77777777" w:rsidR="00AF0947" w:rsidRPr="00B46565" w:rsidRDefault="00AF0947" w:rsidP="008D175F">
            <w:pPr>
              <w:contextualSpacing/>
            </w:pPr>
            <w:r>
              <w:t>Virtual Belfry</w:t>
            </w:r>
          </w:p>
        </w:tc>
        <w:tc>
          <w:tcPr>
            <w:tcW w:w="4678" w:type="dxa"/>
          </w:tcPr>
          <w:p w14:paraId="3166A3EF" w14:textId="77777777" w:rsidR="00AF0947" w:rsidRPr="00BB4DAF" w:rsidRDefault="00AF0947" w:rsidP="008D175F">
            <w:pPr>
              <w:contextualSpacing/>
            </w:pPr>
            <w:r w:rsidRPr="00BB4DAF">
              <w:t>Simulator Software</w:t>
            </w:r>
          </w:p>
        </w:tc>
        <w:tc>
          <w:tcPr>
            <w:tcW w:w="8061" w:type="dxa"/>
          </w:tcPr>
          <w:p w14:paraId="49ABE1AA" w14:textId="22E3F2F4" w:rsidR="00AF0947" w:rsidRPr="00B46565" w:rsidRDefault="0027489C" w:rsidP="008D175F">
            <w:pPr>
              <w:contextualSpacing/>
            </w:pPr>
            <w:r>
              <w:fldChar w:fldCharType="begin"/>
            </w:r>
            <w:r>
              <w:instrText>HYPERLINK "https://www.belfryware.com"</w:instrText>
            </w:r>
            <w:ins w:id="1805" w:author="Andrew Instone-Cowie" w:date="2025-07-09T15:58:00Z" w16du:dateUtc="2025-07-09T14:58:00Z"/>
            <w:r>
              <w:fldChar w:fldCharType="separate"/>
            </w:r>
            <w:r>
              <w:rPr>
                <w:rStyle w:val="Hyperlink"/>
              </w:rPr>
              <w:t>https://www.belfryware.com</w:t>
            </w:r>
            <w:r>
              <w:fldChar w:fldCharType="end"/>
            </w:r>
            <w:r w:rsidR="00AF0947" w:rsidRPr="00B46565">
              <w:t xml:space="preserve"> </w:t>
            </w:r>
          </w:p>
        </w:tc>
      </w:tr>
      <w:tr w:rsidR="00AF0947" w14:paraId="05F373ED" w14:textId="77777777" w:rsidTr="008D175F">
        <w:tc>
          <w:tcPr>
            <w:tcW w:w="14582" w:type="dxa"/>
            <w:gridSpan w:val="3"/>
          </w:tcPr>
          <w:p w14:paraId="43393D5A" w14:textId="77777777" w:rsidR="00AF0947" w:rsidRPr="00BB4DAF" w:rsidRDefault="00AF0947" w:rsidP="008D175F">
            <w:pPr>
              <w:contextualSpacing/>
            </w:pPr>
            <w:r w:rsidRPr="00BB4DAF">
              <w:rPr>
                <w:b/>
                <w:i/>
              </w:rPr>
              <w:t>Hardware</w:t>
            </w:r>
          </w:p>
        </w:tc>
      </w:tr>
      <w:tr w:rsidR="00AF0947" w14:paraId="7EAD2659" w14:textId="77777777" w:rsidTr="008D175F">
        <w:tc>
          <w:tcPr>
            <w:tcW w:w="1843" w:type="dxa"/>
          </w:tcPr>
          <w:p w14:paraId="67B2F07C" w14:textId="72EE26F2" w:rsidR="00AF0947" w:rsidRPr="00B46565" w:rsidRDefault="00203557" w:rsidP="008D175F">
            <w:pPr>
              <w:contextualSpacing/>
            </w:pPr>
            <w:r>
              <w:t>JLCPCB</w:t>
            </w:r>
          </w:p>
        </w:tc>
        <w:tc>
          <w:tcPr>
            <w:tcW w:w="4678" w:type="dxa"/>
          </w:tcPr>
          <w:p w14:paraId="56C0B763" w14:textId="77777777" w:rsidR="00AF0947" w:rsidRPr="00BB4DAF" w:rsidRDefault="00AF0947" w:rsidP="008D175F">
            <w:pPr>
              <w:contextualSpacing/>
            </w:pPr>
            <w:r w:rsidRPr="00BB4DAF">
              <w:t>PCBs</w:t>
            </w:r>
          </w:p>
        </w:tc>
        <w:tc>
          <w:tcPr>
            <w:tcW w:w="8061" w:type="dxa"/>
          </w:tcPr>
          <w:p w14:paraId="3A4831D9" w14:textId="0B58680E" w:rsidR="00203557" w:rsidRPr="00B46565" w:rsidRDefault="00EA091D" w:rsidP="008D175F">
            <w:pPr>
              <w:contextualSpacing/>
            </w:pPr>
            <w:r>
              <w:fldChar w:fldCharType="begin"/>
            </w:r>
            <w:r>
              <w:instrText>HYPERLINK "https://jlcpcb.com"</w:instrText>
            </w:r>
            <w:ins w:id="1806" w:author="Andrew Instone-Cowie" w:date="2025-07-09T15:58:00Z" w16du:dateUtc="2025-07-09T14:58:00Z"/>
            <w:r>
              <w:fldChar w:fldCharType="separate"/>
            </w:r>
            <w:r>
              <w:rPr>
                <w:rStyle w:val="Hyperlink"/>
              </w:rPr>
              <w:t>https://jlcpcb.com</w:t>
            </w:r>
            <w:r>
              <w:fldChar w:fldCharType="end"/>
            </w:r>
          </w:p>
        </w:tc>
      </w:tr>
      <w:tr w:rsidR="00203557" w14:paraId="10C4F9AA" w14:textId="77777777" w:rsidTr="008D175F">
        <w:tc>
          <w:tcPr>
            <w:tcW w:w="1843" w:type="dxa"/>
          </w:tcPr>
          <w:p w14:paraId="6AC66CC6" w14:textId="1DEC4D8B" w:rsidR="00203557" w:rsidRDefault="00203557" w:rsidP="00203557">
            <w:pPr>
              <w:contextualSpacing/>
            </w:pPr>
            <w:r>
              <w:t>Seeed</w:t>
            </w:r>
          </w:p>
        </w:tc>
        <w:tc>
          <w:tcPr>
            <w:tcW w:w="4678" w:type="dxa"/>
          </w:tcPr>
          <w:p w14:paraId="5947D613" w14:textId="40D63AA2" w:rsidR="00203557" w:rsidRPr="00BB4DAF" w:rsidRDefault="00203557" w:rsidP="00203557">
            <w:pPr>
              <w:contextualSpacing/>
            </w:pPr>
            <w:r w:rsidRPr="00BB4DAF">
              <w:t>PCBs</w:t>
            </w:r>
          </w:p>
        </w:tc>
        <w:tc>
          <w:tcPr>
            <w:tcW w:w="8061" w:type="dxa"/>
          </w:tcPr>
          <w:p w14:paraId="33EC7158" w14:textId="64E58209" w:rsidR="00203557" w:rsidRDefault="00EA091D" w:rsidP="00203557">
            <w:pPr>
              <w:contextualSpacing/>
            </w:pPr>
            <w:r>
              <w:fldChar w:fldCharType="begin"/>
            </w:r>
            <w:r>
              <w:instrText>HYPERLINK "https://www.seeedstudio.com"</w:instrText>
            </w:r>
            <w:ins w:id="1807" w:author="Andrew Instone-Cowie" w:date="2025-07-09T15:58:00Z" w16du:dateUtc="2025-07-09T14:58:00Z"/>
            <w:r>
              <w:fldChar w:fldCharType="separate"/>
            </w:r>
            <w:r>
              <w:rPr>
                <w:rStyle w:val="Hyperlink"/>
              </w:rPr>
              <w:t>https://www.seeedstudio.com</w:t>
            </w:r>
            <w:r>
              <w:fldChar w:fldCharType="end"/>
            </w:r>
          </w:p>
        </w:tc>
      </w:tr>
      <w:tr w:rsidR="00203557" w14:paraId="2B0BA884" w14:textId="77777777" w:rsidTr="008D175F">
        <w:tc>
          <w:tcPr>
            <w:tcW w:w="1843" w:type="dxa"/>
          </w:tcPr>
          <w:p w14:paraId="3461F428" w14:textId="042F0749" w:rsidR="00203557" w:rsidRDefault="00203557" w:rsidP="00203557">
            <w:pPr>
              <w:contextualSpacing/>
            </w:pPr>
            <w:r>
              <w:t>OSH Park</w:t>
            </w:r>
          </w:p>
        </w:tc>
        <w:tc>
          <w:tcPr>
            <w:tcW w:w="4678" w:type="dxa"/>
          </w:tcPr>
          <w:p w14:paraId="2CE0778A" w14:textId="390B40F3" w:rsidR="00203557" w:rsidRPr="00BB4DAF" w:rsidRDefault="00203557" w:rsidP="00203557">
            <w:pPr>
              <w:contextualSpacing/>
            </w:pPr>
            <w:r w:rsidRPr="00BB4DAF">
              <w:t>PCBs</w:t>
            </w:r>
          </w:p>
        </w:tc>
        <w:tc>
          <w:tcPr>
            <w:tcW w:w="8061" w:type="dxa"/>
          </w:tcPr>
          <w:p w14:paraId="3A56B287" w14:textId="378A5CB3" w:rsidR="00203557" w:rsidRDefault="00EA091D" w:rsidP="00203557">
            <w:pPr>
              <w:contextualSpacing/>
            </w:pPr>
            <w:r>
              <w:fldChar w:fldCharType="begin"/>
            </w:r>
            <w:r>
              <w:instrText>HYPERLINK "https://oshpark.com"</w:instrText>
            </w:r>
            <w:ins w:id="1808" w:author="Andrew Instone-Cowie" w:date="2025-07-09T15:58:00Z" w16du:dateUtc="2025-07-09T14:58:00Z"/>
            <w:r>
              <w:fldChar w:fldCharType="separate"/>
            </w:r>
            <w:r>
              <w:rPr>
                <w:rStyle w:val="Hyperlink"/>
              </w:rPr>
              <w:t>https://oshpark.com</w:t>
            </w:r>
            <w:r>
              <w:fldChar w:fldCharType="end"/>
            </w:r>
            <w:r w:rsidR="00203557" w:rsidRPr="00B46565">
              <w:t xml:space="preserve"> </w:t>
            </w:r>
          </w:p>
        </w:tc>
      </w:tr>
      <w:tr w:rsidR="00203557" w14:paraId="3B71D8D0" w14:textId="77777777" w:rsidTr="008D175F">
        <w:tc>
          <w:tcPr>
            <w:tcW w:w="1843" w:type="dxa"/>
          </w:tcPr>
          <w:p w14:paraId="53A52056" w14:textId="77777777" w:rsidR="00203557" w:rsidRPr="00B46565" w:rsidRDefault="00203557" w:rsidP="00203557">
            <w:pPr>
              <w:contextualSpacing/>
            </w:pPr>
            <w:r>
              <w:t>David Bagley</w:t>
            </w:r>
          </w:p>
        </w:tc>
        <w:tc>
          <w:tcPr>
            <w:tcW w:w="4678" w:type="dxa"/>
          </w:tcPr>
          <w:p w14:paraId="00D674C3" w14:textId="77777777" w:rsidR="00203557" w:rsidRPr="00BB4DAF" w:rsidRDefault="00203557" w:rsidP="00203557">
            <w:pPr>
              <w:contextualSpacing/>
            </w:pPr>
            <w:r w:rsidRPr="00BB4DAF">
              <w:t>MBI, Sensors</w:t>
            </w:r>
          </w:p>
        </w:tc>
        <w:tc>
          <w:tcPr>
            <w:tcW w:w="8061" w:type="dxa"/>
          </w:tcPr>
          <w:p w14:paraId="3E4A176F" w14:textId="3FFEA1B8" w:rsidR="00203557" w:rsidRPr="00B46565" w:rsidRDefault="0027489C" w:rsidP="00203557">
            <w:pPr>
              <w:contextualSpacing/>
            </w:pPr>
            <w:r>
              <w:fldChar w:fldCharType="begin"/>
            </w:r>
            <w:r>
              <w:instrText>HYPERLINK "http://www.bagleybells.co.uk"</w:instrText>
            </w:r>
            <w:ins w:id="1809" w:author="Andrew Instone-Cowie" w:date="2025-07-09T15:58:00Z" w16du:dateUtc="2025-07-09T14:58:00Z"/>
            <w:r>
              <w:fldChar w:fldCharType="separate"/>
            </w:r>
            <w:r>
              <w:rPr>
                <w:rStyle w:val="Hyperlink"/>
              </w:rPr>
              <w:t>http://www.bagleybells.co.uk</w:t>
            </w:r>
            <w:r>
              <w:fldChar w:fldCharType="end"/>
            </w:r>
            <w:r w:rsidR="00203557" w:rsidRPr="00B46565">
              <w:t xml:space="preserve"> </w:t>
            </w:r>
          </w:p>
        </w:tc>
      </w:tr>
      <w:tr w:rsidR="00203557" w14:paraId="3CBB3F08" w14:textId="77777777" w:rsidTr="008D175F">
        <w:tc>
          <w:tcPr>
            <w:tcW w:w="1843" w:type="dxa"/>
          </w:tcPr>
          <w:p w14:paraId="17397670" w14:textId="17402F08" w:rsidR="00203557" w:rsidRPr="00B46565" w:rsidRDefault="00203557" w:rsidP="00203557">
            <w:pPr>
              <w:contextualSpacing/>
            </w:pPr>
            <w:r>
              <w:t>Microchip</w:t>
            </w:r>
          </w:p>
        </w:tc>
        <w:tc>
          <w:tcPr>
            <w:tcW w:w="4678" w:type="dxa"/>
          </w:tcPr>
          <w:p w14:paraId="12816B2D" w14:textId="2FCF8823" w:rsidR="00203557" w:rsidRPr="00BB4DAF" w:rsidRDefault="00203557" w:rsidP="00203557">
            <w:pPr>
              <w:contextualSpacing/>
            </w:pPr>
            <w:r w:rsidRPr="00BB4DAF">
              <w:t>Microcontrollers (formerly Atmel)</w:t>
            </w:r>
          </w:p>
        </w:tc>
        <w:tc>
          <w:tcPr>
            <w:tcW w:w="8061" w:type="dxa"/>
          </w:tcPr>
          <w:p w14:paraId="09F95194" w14:textId="543D2985" w:rsidR="00203557" w:rsidRPr="00B46565" w:rsidRDefault="00203557" w:rsidP="00203557">
            <w:pPr>
              <w:contextualSpacing/>
            </w:pPr>
            <w:r>
              <w:fldChar w:fldCharType="begin"/>
            </w:r>
            <w:r>
              <w:instrText>HYPERLINK "https://www.microchip.com/"</w:instrText>
            </w:r>
            <w:ins w:id="1810" w:author="Andrew Instone-Cowie" w:date="2025-07-09T15:58:00Z" w16du:dateUtc="2025-07-09T14:58:00Z"/>
            <w:r>
              <w:fldChar w:fldCharType="separate"/>
            </w:r>
            <w:r>
              <w:rPr>
                <w:rStyle w:val="Hyperlink"/>
              </w:rPr>
              <w:t>https://www.microchip.com</w:t>
            </w:r>
            <w:r>
              <w:fldChar w:fldCharType="end"/>
            </w:r>
            <w:r w:rsidRPr="00B46565">
              <w:t xml:space="preserve"> </w:t>
            </w:r>
          </w:p>
        </w:tc>
      </w:tr>
      <w:tr w:rsidR="00203557" w14:paraId="06F5193B" w14:textId="77777777" w:rsidTr="008D175F">
        <w:tc>
          <w:tcPr>
            <w:tcW w:w="1843" w:type="dxa"/>
          </w:tcPr>
          <w:p w14:paraId="766DEC72" w14:textId="77777777" w:rsidR="00203557" w:rsidRPr="00B46565" w:rsidRDefault="00203557" w:rsidP="00203557">
            <w:pPr>
              <w:contextualSpacing/>
            </w:pPr>
            <w:r>
              <w:t>Maxim</w:t>
            </w:r>
          </w:p>
        </w:tc>
        <w:tc>
          <w:tcPr>
            <w:tcW w:w="4678" w:type="dxa"/>
          </w:tcPr>
          <w:p w14:paraId="7214C9BF" w14:textId="77777777" w:rsidR="00203557" w:rsidRPr="00BB4DAF" w:rsidRDefault="00203557" w:rsidP="00203557">
            <w:pPr>
              <w:contextualSpacing/>
            </w:pPr>
            <w:r w:rsidRPr="00BB4DAF">
              <w:t>Serial Line Drivers</w:t>
            </w:r>
          </w:p>
        </w:tc>
        <w:tc>
          <w:tcPr>
            <w:tcW w:w="8061" w:type="dxa"/>
          </w:tcPr>
          <w:p w14:paraId="228C99CD" w14:textId="3845CE90" w:rsidR="00203557" w:rsidRPr="00B46565" w:rsidRDefault="0027489C" w:rsidP="00203557">
            <w:pPr>
              <w:contextualSpacing/>
            </w:pPr>
            <w:r>
              <w:fldChar w:fldCharType="begin"/>
            </w:r>
            <w:r>
              <w:instrText>HYPERLINK "https://www.analog.com"</w:instrText>
            </w:r>
            <w:ins w:id="1811" w:author="Andrew Instone-Cowie" w:date="2025-07-09T15:58:00Z" w16du:dateUtc="2025-07-09T14:58:00Z"/>
            <w:r>
              <w:fldChar w:fldCharType="separate"/>
            </w:r>
            <w:r>
              <w:rPr>
                <w:rStyle w:val="Hyperlink"/>
              </w:rPr>
              <w:t>https://www.analog.com</w:t>
            </w:r>
            <w:r>
              <w:fldChar w:fldCharType="end"/>
            </w:r>
            <w:r w:rsidR="00203557" w:rsidRPr="00B46565">
              <w:t xml:space="preserve"> </w:t>
            </w:r>
          </w:p>
        </w:tc>
      </w:tr>
      <w:tr w:rsidR="00203557" w14:paraId="3350B73E" w14:textId="77777777" w:rsidTr="008D175F">
        <w:tc>
          <w:tcPr>
            <w:tcW w:w="14582" w:type="dxa"/>
            <w:gridSpan w:val="3"/>
          </w:tcPr>
          <w:p w14:paraId="03D5920D" w14:textId="77777777" w:rsidR="00203557" w:rsidRPr="00BB4DAF" w:rsidRDefault="00203557" w:rsidP="00203557">
            <w:pPr>
              <w:contextualSpacing/>
            </w:pPr>
            <w:r w:rsidRPr="00BB4DAF">
              <w:rPr>
                <w:b/>
                <w:i/>
              </w:rPr>
              <w:t>Information</w:t>
            </w:r>
          </w:p>
        </w:tc>
      </w:tr>
      <w:tr w:rsidR="00203557" w14:paraId="294EDD5E" w14:textId="77777777" w:rsidTr="008D175F">
        <w:tc>
          <w:tcPr>
            <w:tcW w:w="1843" w:type="dxa"/>
          </w:tcPr>
          <w:p w14:paraId="6BAB196C" w14:textId="77777777" w:rsidR="00203557" w:rsidRPr="00B46565" w:rsidRDefault="00203557" w:rsidP="00203557">
            <w:pPr>
              <w:contextualSpacing/>
            </w:pPr>
            <w:r>
              <w:t>John Norris</w:t>
            </w:r>
          </w:p>
        </w:tc>
        <w:tc>
          <w:tcPr>
            <w:tcW w:w="4678" w:type="dxa"/>
          </w:tcPr>
          <w:p w14:paraId="1DFB3BBF" w14:textId="77777777" w:rsidR="00203557" w:rsidRPr="00BB4DAF" w:rsidRDefault="00203557" w:rsidP="00203557">
            <w:pPr>
              <w:contextualSpacing/>
            </w:pPr>
            <w:r w:rsidRPr="00BB4DAF">
              <w:t>“When does a bell strike?”</w:t>
            </w:r>
          </w:p>
        </w:tc>
        <w:tc>
          <w:tcPr>
            <w:tcW w:w="8061" w:type="dxa"/>
          </w:tcPr>
          <w:p w14:paraId="4A2FDD70" w14:textId="7BFE6726" w:rsidR="00203557" w:rsidRPr="00B46565" w:rsidRDefault="00EA091D" w:rsidP="00203557">
            <w:pPr>
              <w:contextualSpacing/>
            </w:pPr>
            <w:r>
              <w:fldChar w:fldCharType="begin"/>
            </w:r>
            <w:r>
              <w:instrText>HYPERLINK "https://www.jrnorris.co.uk/strike.html"</w:instrText>
            </w:r>
            <w:ins w:id="1812" w:author="Andrew Instone-Cowie" w:date="2025-07-09T15:58:00Z" w16du:dateUtc="2025-07-09T14:58:00Z"/>
            <w:r>
              <w:fldChar w:fldCharType="separate"/>
            </w:r>
            <w:r>
              <w:rPr>
                <w:rStyle w:val="Hyperlink"/>
              </w:rPr>
              <w:t>https://www.jrnorris.co.uk/strike.html</w:t>
            </w:r>
            <w:r>
              <w:fldChar w:fldCharType="end"/>
            </w:r>
          </w:p>
        </w:tc>
      </w:tr>
      <w:tr w:rsidR="00203557" w14:paraId="1226E840" w14:textId="77777777" w:rsidTr="008D175F">
        <w:tc>
          <w:tcPr>
            <w:tcW w:w="1843" w:type="dxa"/>
          </w:tcPr>
          <w:p w14:paraId="518F2428" w14:textId="77777777" w:rsidR="00203557" w:rsidRPr="00B46565" w:rsidRDefault="00203557" w:rsidP="00203557">
            <w:pPr>
              <w:contextualSpacing/>
            </w:pPr>
            <w:r>
              <w:t>Frank King</w:t>
            </w:r>
          </w:p>
        </w:tc>
        <w:tc>
          <w:tcPr>
            <w:tcW w:w="4678" w:type="dxa"/>
          </w:tcPr>
          <w:p w14:paraId="7B6AF788" w14:textId="77777777" w:rsidR="00203557" w:rsidRPr="00BB4DAF" w:rsidRDefault="00203557" w:rsidP="00203557">
            <w:pPr>
              <w:contextualSpacing/>
            </w:pPr>
            <w:r w:rsidRPr="00BB4DAF">
              <w:t>Equations of Motion of a Free Bell and Clapper</w:t>
            </w:r>
          </w:p>
        </w:tc>
        <w:tc>
          <w:tcPr>
            <w:tcW w:w="8061" w:type="dxa"/>
          </w:tcPr>
          <w:p w14:paraId="51A716EA" w14:textId="3B7579D7" w:rsidR="00203557" w:rsidRPr="00B46565" w:rsidRDefault="00203557" w:rsidP="00203557">
            <w:pPr>
              <w:contextualSpacing/>
            </w:pPr>
            <w:r>
              <w:fldChar w:fldCharType="begin"/>
            </w:r>
            <w:r>
              <w:instrText>HYPERLINK "https://www.cl.cam.ac.uk/~fhk1/Bells/equations.pdf"</w:instrText>
            </w:r>
            <w:ins w:id="1813" w:author="Andrew Instone-Cowie" w:date="2025-07-09T15:58:00Z" w16du:dateUtc="2025-07-09T14:58:00Z"/>
            <w:r>
              <w:fldChar w:fldCharType="separate"/>
            </w:r>
            <w:r>
              <w:rPr>
                <w:rStyle w:val="Hyperlink"/>
              </w:rPr>
              <w:t>https://www.cl.cam.ac.uk/~fhk1/Bells/equations.pdf</w:t>
            </w:r>
            <w:r>
              <w:fldChar w:fldCharType="end"/>
            </w:r>
          </w:p>
        </w:tc>
      </w:tr>
      <w:tr w:rsidR="00203557" w14:paraId="54FD4520" w14:textId="77777777" w:rsidTr="008D175F">
        <w:tc>
          <w:tcPr>
            <w:tcW w:w="14582" w:type="dxa"/>
            <w:gridSpan w:val="3"/>
          </w:tcPr>
          <w:p w14:paraId="79A89F89" w14:textId="77777777" w:rsidR="00203557" w:rsidRPr="00BB4DAF" w:rsidRDefault="00203557" w:rsidP="00203557">
            <w:pPr>
              <w:contextualSpacing/>
            </w:pPr>
            <w:r w:rsidRPr="00BB4DAF">
              <w:rPr>
                <w:b/>
                <w:i/>
              </w:rPr>
              <w:t>Tools</w:t>
            </w:r>
          </w:p>
        </w:tc>
      </w:tr>
      <w:tr w:rsidR="00203557" w14:paraId="1E336468" w14:textId="77777777" w:rsidTr="008D175F">
        <w:tc>
          <w:tcPr>
            <w:tcW w:w="1843" w:type="dxa"/>
          </w:tcPr>
          <w:p w14:paraId="1351CE4B" w14:textId="77777777" w:rsidR="00203557" w:rsidRPr="00B46565" w:rsidRDefault="00203557" w:rsidP="00203557">
            <w:pPr>
              <w:contextualSpacing/>
            </w:pPr>
            <w:r>
              <w:t>Arduino</w:t>
            </w:r>
          </w:p>
        </w:tc>
        <w:tc>
          <w:tcPr>
            <w:tcW w:w="4678" w:type="dxa"/>
          </w:tcPr>
          <w:p w14:paraId="4463DBC7" w14:textId="77777777" w:rsidR="00203557" w:rsidRPr="00BB4DAF" w:rsidRDefault="00203557" w:rsidP="00203557">
            <w:pPr>
              <w:contextualSpacing/>
            </w:pPr>
            <w:r w:rsidRPr="00BB4DAF">
              <w:t>Electronic Prototyping</w:t>
            </w:r>
          </w:p>
        </w:tc>
        <w:tc>
          <w:tcPr>
            <w:tcW w:w="8061" w:type="dxa"/>
          </w:tcPr>
          <w:p w14:paraId="45F3348A" w14:textId="585749BC" w:rsidR="00203557" w:rsidRPr="00B46565" w:rsidRDefault="00EA091D" w:rsidP="00203557">
            <w:pPr>
              <w:contextualSpacing/>
            </w:pPr>
            <w:r>
              <w:fldChar w:fldCharType="begin"/>
            </w:r>
            <w:r>
              <w:instrText>HYPERLINK "https://arduino.cc"</w:instrText>
            </w:r>
            <w:ins w:id="1814" w:author="Andrew Instone-Cowie" w:date="2025-07-09T15:58:00Z" w16du:dateUtc="2025-07-09T14:58:00Z"/>
            <w:r>
              <w:fldChar w:fldCharType="separate"/>
            </w:r>
            <w:r>
              <w:rPr>
                <w:rStyle w:val="Hyperlink"/>
              </w:rPr>
              <w:t>https://arduino.cc</w:t>
            </w:r>
            <w:r>
              <w:fldChar w:fldCharType="end"/>
            </w:r>
            <w:r w:rsidR="00203557" w:rsidRPr="00B46565">
              <w:t xml:space="preserve"> </w:t>
            </w:r>
          </w:p>
        </w:tc>
      </w:tr>
      <w:tr w:rsidR="00203557" w14:paraId="6D534203" w14:textId="77777777" w:rsidTr="008D175F">
        <w:tc>
          <w:tcPr>
            <w:tcW w:w="1843" w:type="dxa"/>
          </w:tcPr>
          <w:p w14:paraId="222A40EC" w14:textId="77777777" w:rsidR="00203557" w:rsidRPr="00B46565" w:rsidRDefault="00203557" w:rsidP="00203557">
            <w:pPr>
              <w:contextualSpacing/>
            </w:pPr>
            <w:r>
              <w:t>PuTTY</w:t>
            </w:r>
          </w:p>
        </w:tc>
        <w:tc>
          <w:tcPr>
            <w:tcW w:w="4678" w:type="dxa"/>
          </w:tcPr>
          <w:p w14:paraId="4A095DB9" w14:textId="77777777" w:rsidR="00203557" w:rsidRPr="00BB4DAF" w:rsidRDefault="00203557" w:rsidP="00203557">
            <w:pPr>
              <w:contextualSpacing/>
            </w:pPr>
            <w:r w:rsidRPr="00BB4DAF">
              <w:t>Free Terminal Emulator</w:t>
            </w:r>
          </w:p>
        </w:tc>
        <w:tc>
          <w:tcPr>
            <w:tcW w:w="8061" w:type="dxa"/>
          </w:tcPr>
          <w:p w14:paraId="645D60B1" w14:textId="58300282" w:rsidR="00203557" w:rsidRPr="00B46565" w:rsidRDefault="00203557" w:rsidP="00203557">
            <w:pPr>
              <w:contextualSpacing/>
            </w:pPr>
            <w:r>
              <w:fldChar w:fldCharType="begin"/>
            </w:r>
            <w:r>
              <w:instrText>HYPERLINK "https://www.chiark.greenend.org.uk/~sgtatham/putty/"</w:instrText>
            </w:r>
            <w:ins w:id="1815" w:author="Andrew Instone-Cowie" w:date="2025-07-09T15:58:00Z" w16du:dateUtc="2025-07-09T14:58:00Z"/>
            <w:r>
              <w:fldChar w:fldCharType="separate"/>
            </w:r>
            <w:r>
              <w:rPr>
                <w:rStyle w:val="Hyperlink"/>
              </w:rPr>
              <w:t>https://www.chiark.greenend.org.uk/~sgtatham/putty/</w:t>
            </w:r>
            <w:r>
              <w:fldChar w:fldCharType="end"/>
            </w:r>
            <w:r w:rsidRPr="00B46565">
              <w:t xml:space="preserve"> </w:t>
            </w:r>
          </w:p>
        </w:tc>
      </w:tr>
      <w:tr w:rsidR="00203557" w14:paraId="7F715AE6" w14:textId="77777777" w:rsidTr="008D175F">
        <w:tc>
          <w:tcPr>
            <w:tcW w:w="1843" w:type="dxa"/>
          </w:tcPr>
          <w:p w14:paraId="084F5EF1" w14:textId="77777777" w:rsidR="00203557" w:rsidRPr="00B46565" w:rsidRDefault="00203557" w:rsidP="00203557">
            <w:pPr>
              <w:contextualSpacing/>
            </w:pPr>
            <w:r>
              <w:t>FTDI</w:t>
            </w:r>
          </w:p>
        </w:tc>
        <w:tc>
          <w:tcPr>
            <w:tcW w:w="4678" w:type="dxa"/>
          </w:tcPr>
          <w:p w14:paraId="67F9FAC5" w14:textId="77777777" w:rsidR="00203557" w:rsidRPr="00BB4DAF" w:rsidRDefault="00203557" w:rsidP="00203557">
            <w:pPr>
              <w:contextualSpacing/>
            </w:pPr>
            <w:r w:rsidRPr="00BB4DAF">
              <w:t>USB-Serial Adapter Drivers</w:t>
            </w:r>
          </w:p>
        </w:tc>
        <w:tc>
          <w:tcPr>
            <w:tcW w:w="8061" w:type="dxa"/>
          </w:tcPr>
          <w:p w14:paraId="7C1652BF" w14:textId="73B101A4" w:rsidR="00203557" w:rsidRPr="00B46565" w:rsidRDefault="00EA091D" w:rsidP="00203557">
            <w:pPr>
              <w:contextualSpacing/>
            </w:pPr>
            <w:r>
              <w:fldChar w:fldCharType="begin"/>
            </w:r>
            <w:r>
              <w:instrText>HYPERLINK "https://ftdichip.com/drivers/vcp-drivers/"</w:instrText>
            </w:r>
            <w:ins w:id="1816" w:author="Andrew Instone-Cowie" w:date="2025-07-09T15:58:00Z" w16du:dateUtc="2025-07-09T14:58:00Z"/>
            <w:r>
              <w:fldChar w:fldCharType="separate"/>
            </w:r>
            <w:r>
              <w:rPr>
                <w:rStyle w:val="Hyperlink"/>
              </w:rPr>
              <w:t>https://ftdichip.com/drivers/vcp-drivers/</w:t>
            </w:r>
            <w:r>
              <w:fldChar w:fldCharType="end"/>
            </w:r>
          </w:p>
        </w:tc>
      </w:tr>
      <w:tr w:rsidR="00203557" w14:paraId="523519E5" w14:textId="77777777" w:rsidTr="008D175F">
        <w:tc>
          <w:tcPr>
            <w:tcW w:w="1843" w:type="dxa"/>
          </w:tcPr>
          <w:p w14:paraId="3AB930F3" w14:textId="77777777" w:rsidR="00203557" w:rsidRDefault="00203557" w:rsidP="00203557">
            <w:pPr>
              <w:contextualSpacing/>
            </w:pPr>
            <w:r w:rsidRPr="00B46565">
              <w:t>Prolific</w:t>
            </w:r>
          </w:p>
        </w:tc>
        <w:tc>
          <w:tcPr>
            <w:tcW w:w="4678" w:type="dxa"/>
          </w:tcPr>
          <w:p w14:paraId="6D97BCCE" w14:textId="77777777" w:rsidR="00203557" w:rsidRPr="00BB4DAF" w:rsidRDefault="00203557" w:rsidP="00203557">
            <w:pPr>
              <w:contextualSpacing/>
            </w:pPr>
            <w:r w:rsidRPr="00BB4DAF">
              <w:t>USB-Serial Adapter Drivers</w:t>
            </w:r>
          </w:p>
        </w:tc>
        <w:tc>
          <w:tcPr>
            <w:tcW w:w="8061" w:type="dxa"/>
          </w:tcPr>
          <w:p w14:paraId="71332591" w14:textId="4D152917" w:rsidR="00203557" w:rsidRPr="00B46565" w:rsidRDefault="00EA091D" w:rsidP="00203557">
            <w:pPr>
              <w:contextualSpacing/>
            </w:pPr>
            <w:r>
              <w:fldChar w:fldCharType="begin"/>
            </w:r>
            <w:r>
              <w:instrText>HYPERLINK "https://www.prolific.com.tw/US/index.aspx"</w:instrText>
            </w:r>
            <w:ins w:id="1817" w:author="Andrew Instone-Cowie" w:date="2025-07-09T15:58:00Z" w16du:dateUtc="2025-07-09T14:58:00Z"/>
            <w:r>
              <w:fldChar w:fldCharType="separate"/>
            </w:r>
            <w:r>
              <w:rPr>
                <w:rStyle w:val="Hyperlink"/>
              </w:rPr>
              <w:t>https://www.prolific.com.tw/US/index.aspx</w:t>
            </w:r>
            <w:r>
              <w:fldChar w:fldCharType="end"/>
            </w:r>
          </w:p>
        </w:tc>
      </w:tr>
      <w:tr w:rsidR="00203557" w14:paraId="73871008" w14:textId="77777777" w:rsidTr="008D175F">
        <w:tc>
          <w:tcPr>
            <w:tcW w:w="1843" w:type="dxa"/>
          </w:tcPr>
          <w:p w14:paraId="5A2F4786" w14:textId="77777777" w:rsidR="00203557" w:rsidRPr="00B46565" w:rsidRDefault="00203557" w:rsidP="00203557">
            <w:pPr>
              <w:contextualSpacing/>
            </w:pPr>
            <w:r>
              <w:t>Audacity</w:t>
            </w:r>
          </w:p>
        </w:tc>
        <w:tc>
          <w:tcPr>
            <w:tcW w:w="4678" w:type="dxa"/>
          </w:tcPr>
          <w:p w14:paraId="62D7B7A5" w14:textId="77777777" w:rsidR="00203557" w:rsidRPr="00BB4DAF" w:rsidRDefault="00203557" w:rsidP="00203557">
            <w:pPr>
              <w:contextualSpacing/>
            </w:pPr>
            <w:r w:rsidRPr="00BB4DAF">
              <w:t>Sound Editing Package</w:t>
            </w:r>
          </w:p>
        </w:tc>
        <w:tc>
          <w:tcPr>
            <w:tcW w:w="8061" w:type="dxa"/>
          </w:tcPr>
          <w:p w14:paraId="08AD183A" w14:textId="19FB9C61" w:rsidR="00203557" w:rsidRPr="00B46565" w:rsidRDefault="00203557" w:rsidP="00203557">
            <w:pPr>
              <w:contextualSpacing/>
            </w:pPr>
            <w:r>
              <w:fldChar w:fldCharType="begin"/>
            </w:r>
            <w:r>
              <w:instrText>HYPERLINK "https://www.audacityteam.org"</w:instrText>
            </w:r>
            <w:ins w:id="1818" w:author="Andrew Instone-Cowie" w:date="2025-07-09T15:58:00Z" w16du:dateUtc="2025-07-09T14:58:00Z"/>
            <w:r>
              <w:fldChar w:fldCharType="separate"/>
            </w:r>
            <w:r>
              <w:rPr>
                <w:rStyle w:val="Hyperlink"/>
              </w:rPr>
              <w:t>https://www.audacityteam.org</w:t>
            </w:r>
            <w:r>
              <w:fldChar w:fldCharType="end"/>
            </w:r>
            <w:r w:rsidRPr="00B46565">
              <w:t xml:space="preserve"> </w:t>
            </w:r>
          </w:p>
        </w:tc>
      </w:tr>
    </w:tbl>
    <w:p w14:paraId="1F7EEE22" w14:textId="589D7147" w:rsidR="00AF0947" w:rsidRDefault="00AF0947" w:rsidP="00AF0947">
      <w:pPr>
        <w:sectPr w:rsidR="00AF0947" w:rsidSect="008D175F">
          <w:endnotePr>
            <w:numFmt w:val="decimal"/>
          </w:endnotePr>
          <w:pgSz w:w="16838" w:h="11906" w:orient="landscape"/>
          <w:pgMar w:top="1440" w:right="1440" w:bottom="1440" w:left="1440" w:header="709" w:footer="709" w:gutter="0"/>
          <w:cols w:space="708"/>
          <w:docGrid w:linePitch="360"/>
        </w:sectPr>
      </w:pPr>
    </w:p>
    <w:p w14:paraId="63823F21" w14:textId="77777777" w:rsidR="00AF0947" w:rsidRDefault="00AF0947" w:rsidP="00AF0947">
      <w:pPr>
        <w:pStyle w:val="Heading2"/>
      </w:pPr>
      <w:bookmarkStart w:id="1819" w:name="_Toc415420565"/>
      <w:bookmarkStart w:id="1820" w:name="_Toc472625839"/>
      <w:bookmarkStart w:id="1821" w:name="_Toc202969222"/>
      <w:r w:rsidRPr="00BB7932">
        <w:lastRenderedPageBreak/>
        <w:t>Appendix G: A Quarter Peal of Cambridge Surprise Minor</w:t>
      </w:r>
      <w:bookmarkEnd w:id="1819"/>
      <w:bookmarkEnd w:id="1820"/>
      <w:bookmarkEnd w:id="1821"/>
    </w:p>
    <w:p w14:paraId="16BCB859" w14:textId="0A8DEDA8" w:rsidR="00AF0947" w:rsidRPr="00DB2E7A" w:rsidRDefault="00AF0947" w:rsidP="00AF0947">
      <w:r w:rsidRPr="00DB2E7A">
        <w:t>The following chart was constructed from debug output generated by a prototype Simulator Interface during development of the Liverpool Cathedral Simulator, and shows the relative time between blows of a sensor on the 3</w:t>
      </w:r>
      <w:r w:rsidRPr="00DB2E7A">
        <w:rPr>
          <w:vertAlign w:val="superscript"/>
        </w:rPr>
        <w:t>rd</w:t>
      </w:r>
      <w:r w:rsidRPr="00DB2E7A">
        <w:t>, which was being rung as the treble to a quarter peal of Cambridge Surprise Minor of the light (24cwt) six. This output showed that triggering</w:t>
      </w:r>
      <w:r w:rsidR="00BF6ECB" w:rsidRPr="00DB2E7A">
        <w:t xml:space="preserve"> and detection</w:t>
      </w:r>
      <w:r w:rsidRPr="00DB2E7A">
        <w:t xml:space="preserve"> of the Sensor </w:t>
      </w:r>
      <w:r w:rsidR="00BF6ECB" w:rsidRPr="00DB2E7A">
        <w:t>Module</w:t>
      </w:r>
      <w:r w:rsidRPr="00DB2E7A">
        <w:t xml:space="preserve"> was reliable, with no missed signals (which would have been indicated as very high values) or spurious triggers (very low values).</w:t>
      </w:r>
    </w:p>
    <w:p w14:paraId="60F8DC43" w14:textId="77777777" w:rsidR="00AF0947" w:rsidRDefault="00AF0947" w:rsidP="00AF0947">
      <w:pPr>
        <w:keepNext/>
        <w:jc w:val="center"/>
      </w:pPr>
      <w:r>
        <w:rPr>
          <w:noProof/>
          <w:lang w:eastAsia="en-GB"/>
        </w:rPr>
        <w:drawing>
          <wp:inline distT="0" distB="0" distL="0" distR="0" wp14:anchorId="1E553BF8" wp14:editId="46EA4AD9">
            <wp:extent cx="7495371" cy="417889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_C6_Bell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495371" cy="4178893"/>
                    </a:xfrm>
                    <a:prstGeom prst="rect">
                      <a:avLst/>
                    </a:prstGeom>
                  </pic:spPr>
                </pic:pic>
              </a:graphicData>
            </a:graphic>
          </wp:inline>
        </w:drawing>
      </w:r>
    </w:p>
    <w:p w14:paraId="4626DD71" w14:textId="3F233EA2" w:rsidR="00AF0947" w:rsidRDefault="00AF0947" w:rsidP="00AF0947">
      <w:pPr>
        <w:pStyle w:val="Caption"/>
        <w:jc w:val="center"/>
      </w:pPr>
      <w:bookmarkStart w:id="1822" w:name="_Toc415420625"/>
      <w:bookmarkStart w:id="1823" w:name="_Toc472625913"/>
      <w:bookmarkStart w:id="1824" w:name="_Toc202969367"/>
      <w:r>
        <w:t xml:space="preserve">Figure </w:t>
      </w:r>
      <w:r>
        <w:rPr>
          <w:noProof/>
        </w:rPr>
        <w:fldChar w:fldCharType="begin"/>
      </w:r>
      <w:r>
        <w:rPr>
          <w:noProof/>
        </w:rPr>
        <w:instrText xml:space="preserve"> SEQ Figure \* ARABIC </w:instrText>
      </w:r>
      <w:r>
        <w:rPr>
          <w:noProof/>
        </w:rPr>
        <w:fldChar w:fldCharType="separate"/>
      </w:r>
      <w:r w:rsidR="00044299">
        <w:rPr>
          <w:noProof/>
        </w:rPr>
        <w:t>63</w:t>
      </w:r>
      <w:r>
        <w:rPr>
          <w:noProof/>
        </w:rPr>
        <w:fldChar w:fldCharType="end"/>
      </w:r>
      <w:r>
        <w:t xml:space="preserve"> – Quarter Peal Sensor Head Test Timings</w:t>
      </w:r>
      <w:bookmarkEnd w:id="1822"/>
      <w:bookmarkEnd w:id="1823"/>
      <w:bookmarkEnd w:id="1824"/>
    </w:p>
    <w:p w14:paraId="7B2EC609" w14:textId="77777777" w:rsidR="00BF6ECB" w:rsidRDefault="00BF6ECB" w:rsidP="002A68B0">
      <w:pPr>
        <w:pStyle w:val="Heading2"/>
        <w:sectPr w:rsidR="00BF6ECB" w:rsidSect="00040E3A">
          <w:endnotePr>
            <w:numFmt w:val="decimal"/>
          </w:endnotePr>
          <w:pgSz w:w="16838" w:h="11906" w:orient="landscape"/>
          <w:pgMar w:top="1440" w:right="1440" w:bottom="1440" w:left="1440" w:header="709" w:footer="709" w:gutter="0"/>
          <w:cols w:space="708"/>
          <w:docGrid w:linePitch="360"/>
        </w:sectPr>
      </w:pPr>
    </w:p>
    <w:p w14:paraId="5C649967" w14:textId="01E2F71D" w:rsidR="002A68B0" w:rsidRDefault="002A68B0" w:rsidP="00BF6ECB">
      <w:pPr>
        <w:pStyle w:val="Heading1"/>
      </w:pPr>
      <w:bookmarkStart w:id="1825" w:name="_Toc202969223"/>
      <w:r w:rsidRPr="00A35396">
        <w:lastRenderedPageBreak/>
        <w:t>Licensing &amp; Disclaimers</w:t>
      </w:r>
      <w:bookmarkEnd w:id="1825"/>
    </w:p>
    <w:p w14:paraId="214097D4" w14:textId="77777777" w:rsidR="002A68B0" w:rsidRDefault="002A68B0" w:rsidP="00BF6ECB">
      <w:pPr>
        <w:pStyle w:val="Heading2"/>
      </w:pPr>
      <w:bookmarkStart w:id="1826" w:name="_Toc202969224"/>
      <w:r>
        <w:t>Documentation</w:t>
      </w:r>
      <w:bookmarkEnd w:id="1826"/>
    </w:p>
    <w:p w14:paraId="460D5C68" w14:textId="77777777" w:rsidR="002A68B0" w:rsidRPr="00DB2E7A" w:rsidRDefault="002A68B0" w:rsidP="002A68B0">
      <w:r w:rsidRPr="00DB2E7A">
        <w:t>All original manuals and other documentation (including PCB layout CAD files and schematics) released as part of the Liverpool Ringing Simulator project</w:t>
      </w:r>
      <w:r w:rsidRPr="00DB2E7A">
        <w:rPr>
          <w:rStyle w:val="FootnoteReference"/>
        </w:rPr>
        <w:footnoteReference w:id="52"/>
      </w:r>
      <w:r w:rsidRPr="00DB2E7A">
        <w:t xml:space="preserve"> are released under the Creative Commons Attribution-ShareAlike 4.0 International License (CC BY-SA),</w:t>
      </w:r>
      <w:r w:rsidRPr="00DB2E7A">
        <w:rPr>
          <w:rStyle w:val="FootnoteReference"/>
        </w:rPr>
        <w:footnoteReference w:id="53"/>
      </w:r>
      <w:r w:rsidRPr="00DB2E7A">
        <w:t xml:space="preserve"> which includes the following disclaimers:</w:t>
      </w:r>
    </w:p>
    <w:p w14:paraId="099EEB0F" w14:textId="77777777" w:rsidR="002A68B0" w:rsidRPr="00DB2E7A" w:rsidRDefault="002A68B0" w:rsidP="002A68B0">
      <w:pPr>
        <w:ind w:left="720"/>
        <w:rPr>
          <w:i/>
          <w:lang w:eastAsia="en-GB"/>
        </w:rPr>
      </w:pPr>
      <w:r w:rsidRPr="00DB2E7A">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30AC59CB" w14:textId="77777777" w:rsidR="002A68B0" w:rsidRPr="00DB2E7A" w:rsidRDefault="002A68B0" w:rsidP="002A68B0">
      <w:pPr>
        <w:ind w:left="720"/>
        <w:rPr>
          <w:i/>
          <w:lang w:eastAsia="en-GB"/>
        </w:rPr>
      </w:pPr>
      <w:r w:rsidRPr="00DB2E7A">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5EFD9530" w14:textId="77777777" w:rsidR="002A68B0" w:rsidRDefault="002A68B0" w:rsidP="00BF6ECB">
      <w:pPr>
        <w:pStyle w:val="Heading2"/>
      </w:pPr>
      <w:bookmarkStart w:id="1827" w:name="_Toc202969225"/>
      <w:r>
        <w:t>Software</w:t>
      </w:r>
      <w:bookmarkEnd w:id="1827"/>
    </w:p>
    <w:p w14:paraId="4151477A" w14:textId="77777777" w:rsidR="002A68B0" w:rsidRPr="00DB2E7A" w:rsidRDefault="002A68B0" w:rsidP="002A68B0">
      <w:pPr>
        <w:keepNext/>
      </w:pPr>
      <w:r w:rsidRPr="00DB2E7A">
        <w:t>All original software released as part of the Liverpool Ringing Simulator project is released under the GNU General Public Licence (GPL), Version 3</w:t>
      </w:r>
      <w:r w:rsidRPr="00DB2E7A">
        <w:rPr>
          <w:rStyle w:val="FootnoteReference"/>
        </w:rPr>
        <w:footnoteReference w:id="54"/>
      </w:r>
      <w:r w:rsidRPr="00DB2E7A">
        <w:t>, and carries the following disclaimers:</w:t>
      </w:r>
    </w:p>
    <w:p w14:paraId="662FE284" w14:textId="77777777" w:rsidR="002A68B0" w:rsidRPr="00DB2E7A" w:rsidRDefault="002A68B0" w:rsidP="002A68B0">
      <w:pPr>
        <w:ind w:left="720"/>
        <w:rPr>
          <w:i/>
        </w:rPr>
      </w:pPr>
      <w:r w:rsidRPr="00DB2E7A">
        <w:rPr>
          <w:i/>
        </w:rPr>
        <w:t>This program is free software: you can redistribute it and/or modify it under the terms of the GNU General Public License as published by the Free Software Foundation, either version 3 of the License, or (at your option) any later version.</w:t>
      </w:r>
    </w:p>
    <w:p w14:paraId="5611E1EE" w14:textId="77777777" w:rsidR="002A68B0" w:rsidRPr="00DB2E7A" w:rsidRDefault="002A68B0" w:rsidP="002A68B0">
      <w:pPr>
        <w:ind w:left="720"/>
        <w:rPr>
          <w:i/>
        </w:rPr>
      </w:pPr>
      <w:r w:rsidRPr="00DB2E7A">
        <w:rPr>
          <w:i/>
        </w:rPr>
        <w:t>This program is distributed in the hope that it will be useful, but WITHOUT ANY WARRANTY; without even the implied warranty of MERCHANTABILITY or FITNESS FOR A PARTICULAR PURPOSE.  See the GNU General Public License for more details.</w:t>
      </w:r>
    </w:p>
    <w:p w14:paraId="192428B9" w14:textId="77777777" w:rsidR="00300E8C" w:rsidRDefault="00300E8C" w:rsidP="00BF6ECB">
      <w:pPr>
        <w:pStyle w:val="Heading1"/>
      </w:pPr>
      <w:r>
        <w:br w:type="page"/>
      </w:r>
    </w:p>
    <w:p w14:paraId="07154A98" w14:textId="11B2F315" w:rsidR="002A68B0" w:rsidRDefault="002A68B0" w:rsidP="00BF6ECB">
      <w:pPr>
        <w:pStyle w:val="Heading1"/>
      </w:pPr>
      <w:bookmarkStart w:id="1828" w:name="_Toc202969226"/>
      <w:r>
        <w:lastRenderedPageBreak/>
        <w:t>Acknowledgements</w:t>
      </w:r>
      <w:bookmarkEnd w:id="1828"/>
    </w:p>
    <w:p w14:paraId="3A48F5C6" w14:textId="5792CB27" w:rsidR="002A68B0" w:rsidRDefault="002A68B0" w:rsidP="002A68B0">
      <w:r w:rsidRPr="00DB2E7A">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r w:rsidR="00721833">
        <w:t>.</w:t>
      </w:r>
    </w:p>
    <w:p w14:paraId="35888D68" w14:textId="6FD2449E" w:rsidR="00721833" w:rsidRPr="00DB2E7A" w:rsidRDefault="00721833" w:rsidP="002A68B0">
      <w:r>
        <w:t xml:space="preserve">Assistance with </w:t>
      </w:r>
      <w:r w:rsidR="00CD4CFB">
        <w:t xml:space="preserve">aspects of </w:t>
      </w:r>
      <w:r>
        <w:t xml:space="preserve">the Basic Serial Splitter </w:t>
      </w:r>
      <w:r w:rsidR="009E44B7">
        <w:t>Module design provided</w:t>
      </w:r>
      <w:r w:rsidR="006709BC">
        <w:t xml:space="preserve"> the technical support </w:t>
      </w:r>
      <w:r w:rsidR="00CD4CFB">
        <w:t xml:space="preserve">engineers at </w:t>
      </w:r>
      <w:r w:rsidR="009E44B7">
        <w:t xml:space="preserve"> </w:t>
      </w:r>
      <w:r w:rsidR="009F2C24">
        <w:t xml:space="preserve">Analog Devices (formerly </w:t>
      </w:r>
      <w:r w:rsidR="00487D80">
        <w:t>Maxim Integrated</w:t>
      </w:r>
      <w:r w:rsidR="006709BC">
        <w:t>, Inc</w:t>
      </w:r>
      <w:r w:rsidR="009F2C24">
        <w:t>)</w:t>
      </w:r>
      <w:r w:rsidR="00CD4CFB">
        <w:t>.</w:t>
      </w:r>
    </w:p>
    <w:p w14:paraId="1C098340" w14:textId="77777777" w:rsidR="002A68B0" w:rsidRPr="00DB2E7A" w:rsidRDefault="002A68B0" w:rsidP="002A68B0">
      <w:r w:rsidRPr="00DB2E7A">
        <w:t>Thanks are also owed to the Ringing Masters and ringers of the following towers for their willingness to be the crash test dummies of simulator design and testing.</w:t>
      </w:r>
    </w:p>
    <w:p w14:paraId="33FCEB51" w14:textId="77777777" w:rsidR="002A68B0" w:rsidRPr="00DB2E7A" w:rsidRDefault="002A68B0" w:rsidP="002A68B0">
      <w:pPr>
        <w:pStyle w:val="ListParagraph"/>
        <w:numPr>
          <w:ilvl w:val="0"/>
          <w:numId w:val="33"/>
        </w:numPr>
      </w:pPr>
      <w:r w:rsidRPr="00DB2E7A">
        <w:t>Liverpool Cathedral</w:t>
      </w:r>
    </w:p>
    <w:p w14:paraId="08DC5DB1" w14:textId="77777777" w:rsidR="002A68B0" w:rsidRPr="00DB2E7A" w:rsidRDefault="002A68B0" w:rsidP="002A68B0">
      <w:pPr>
        <w:pStyle w:val="ListParagraph"/>
        <w:numPr>
          <w:ilvl w:val="0"/>
          <w:numId w:val="33"/>
        </w:numPr>
      </w:pPr>
      <w:r w:rsidRPr="00DB2E7A">
        <w:t>St George’s, Isle of Man</w:t>
      </w:r>
    </w:p>
    <w:p w14:paraId="09030BEC" w14:textId="77777777" w:rsidR="002A68B0" w:rsidRPr="00DB2E7A" w:rsidRDefault="002A68B0" w:rsidP="002A68B0">
      <w:pPr>
        <w:pStyle w:val="ListParagraph"/>
        <w:numPr>
          <w:ilvl w:val="0"/>
          <w:numId w:val="33"/>
        </w:numPr>
      </w:pPr>
      <w:r w:rsidRPr="00DB2E7A">
        <w:t>St Mary, Chirk, Wrexham</w:t>
      </w:r>
    </w:p>
    <w:p w14:paraId="54ED0E30" w14:textId="77777777" w:rsidR="002A68B0" w:rsidRPr="00DB2E7A" w:rsidRDefault="002A68B0" w:rsidP="002A68B0">
      <w:pPr>
        <w:pStyle w:val="ListParagraph"/>
        <w:numPr>
          <w:ilvl w:val="0"/>
          <w:numId w:val="33"/>
        </w:numPr>
      </w:pPr>
      <w:r w:rsidRPr="00DB2E7A">
        <w:t>St John, Higham, Kent</w:t>
      </w:r>
    </w:p>
    <w:p w14:paraId="25461CC8" w14:textId="77777777" w:rsidR="002A68B0" w:rsidRPr="00DB2E7A" w:rsidRDefault="002A68B0" w:rsidP="002A68B0">
      <w:pPr>
        <w:pStyle w:val="ListParagraph"/>
        <w:numPr>
          <w:ilvl w:val="0"/>
          <w:numId w:val="33"/>
        </w:numPr>
      </w:pPr>
      <w:r w:rsidRPr="00DB2E7A">
        <w:t>St Margaret, Crick, Northamptonshire</w:t>
      </w:r>
    </w:p>
    <w:p w14:paraId="0DCAFA3A" w14:textId="77777777" w:rsidR="002A68B0" w:rsidRPr="00DB2E7A" w:rsidRDefault="002A68B0" w:rsidP="002A68B0">
      <w:pPr>
        <w:pStyle w:val="ListParagraph"/>
        <w:numPr>
          <w:ilvl w:val="0"/>
          <w:numId w:val="33"/>
        </w:numPr>
      </w:pPr>
      <w:r w:rsidRPr="00DB2E7A">
        <w:t>St Mary &amp; St Peter, Lois Weedon, Northamptonshire</w:t>
      </w:r>
    </w:p>
    <w:p w14:paraId="5C26ED25" w14:textId="77777777" w:rsidR="002A68B0" w:rsidRPr="00DB2E7A" w:rsidRDefault="002A68B0" w:rsidP="002A68B0"/>
    <w:sectPr w:rsidR="002A68B0" w:rsidRPr="00DB2E7A" w:rsidSect="00BF6ECB">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5C6D3" w14:textId="77777777" w:rsidR="000235FF" w:rsidRDefault="000235FF" w:rsidP="00787764">
      <w:pPr>
        <w:spacing w:after="0" w:line="240" w:lineRule="auto"/>
      </w:pPr>
      <w:r>
        <w:separator/>
      </w:r>
    </w:p>
  </w:endnote>
  <w:endnote w:type="continuationSeparator" w:id="0">
    <w:p w14:paraId="7455132D" w14:textId="77777777" w:rsidR="000235FF" w:rsidRDefault="000235FF"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C272B" w14:textId="77777777" w:rsidR="003747D2" w:rsidRDefault="003747D2" w:rsidP="00F10EC4">
    <w:pPr>
      <w:pStyle w:val="Footer"/>
      <w:jc w:val="center"/>
    </w:pPr>
    <w:r>
      <w:fldChar w:fldCharType="begin"/>
    </w:r>
    <w:r>
      <w:instrText xml:space="preserve"> PAGE  \* Arabic  \* MERGEFORMAT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EE121" w14:textId="77777777" w:rsidR="003747D2" w:rsidRDefault="003747D2" w:rsidP="00F10EC4">
    <w:pPr>
      <w:pStyle w:val="Footer"/>
      <w:jc w:val="center"/>
    </w:pPr>
    <w:r>
      <w:fldChar w:fldCharType="begin"/>
    </w:r>
    <w:r>
      <w:instrText xml:space="preserve"> PAGE   \* MERGEFORMAT </w:instrText>
    </w:r>
    <w:r>
      <w:fldChar w:fldCharType="separate"/>
    </w:r>
    <w:r>
      <w:rPr>
        <w:noProof/>
      </w:rPr>
      <w:t>53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A77DA" w14:textId="77777777" w:rsidR="003747D2" w:rsidRDefault="003747D2">
    <w:pPr>
      <w:pStyle w:val="Footer"/>
      <w:jc w:val="center"/>
    </w:pPr>
  </w:p>
  <w:p w14:paraId="04F4ABA8" w14:textId="77777777" w:rsidR="003747D2" w:rsidRDefault="00374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42B47" w14:textId="77777777" w:rsidR="000235FF" w:rsidRDefault="000235FF" w:rsidP="00787764">
      <w:pPr>
        <w:spacing w:after="0" w:line="240" w:lineRule="auto"/>
      </w:pPr>
      <w:r>
        <w:separator/>
      </w:r>
    </w:p>
  </w:footnote>
  <w:footnote w:type="continuationSeparator" w:id="0">
    <w:p w14:paraId="3C7FD28C" w14:textId="77777777" w:rsidR="000235FF" w:rsidRDefault="000235FF" w:rsidP="00787764">
      <w:pPr>
        <w:spacing w:after="0" w:line="240" w:lineRule="auto"/>
      </w:pPr>
      <w:r>
        <w:continuationSeparator/>
      </w:r>
    </w:p>
  </w:footnote>
  <w:footnote w:id="1">
    <w:p w14:paraId="1E1A473F" w14:textId="7024EA9F" w:rsidR="003747D2" w:rsidRDefault="003747D2">
      <w:pPr>
        <w:pStyle w:val="FootnoteText"/>
      </w:pPr>
      <w:r>
        <w:rPr>
          <w:rStyle w:val="FootnoteReference"/>
        </w:rPr>
        <w:footnoteRef/>
      </w:r>
      <w:r>
        <w:t xml:space="preserve"> </w:t>
      </w:r>
      <w:hyperlink r:id="rId1" w:history="1">
        <w:r w:rsidR="00E46144">
          <w:rPr>
            <w:rStyle w:val="Hyperlink"/>
          </w:rPr>
          <w:t>https://creativecommons.org/licenses/by-sa/4.0/</w:t>
        </w:r>
      </w:hyperlink>
      <w:r>
        <w:rPr>
          <w:i/>
        </w:rPr>
        <w:t xml:space="preserve"> </w:t>
      </w:r>
    </w:p>
  </w:footnote>
  <w:footnote w:id="2">
    <w:p w14:paraId="5EB5B90B" w14:textId="02036C70" w:rsidR="003747D2" w:rsidRDefault="003747D2" w:rsidP="004D7B39">
      <w:pPr>
        <w:pStyle w:val="FootnoteText"/>
      </w:pPr>
      <w:r>
        <w:rPr>
          <w:rStyle w:val="FootnoteReference"/>
        </w:rPr>
        <w:footnoteRef/>
      </w:r>
      <w:r>
        <w:t xml:space="preserve"> </w:t>
      </w:r>
      <w:hyperlink r:id="rId2" w:history="1">
        <w:r w:rsidR="00E46144">
          <w:rPr>
            <w:rStyle w:val="Hyperlink"/>
          </w:rPr>
          <w:t>https://www.abelsim.co.uk/</w:t>
        </w:r>
      </w:hyperlink>
      <w:r>
        <w:t xml:space="preserve"> </w:t>
      </w:r>
    </w:p>
  </w:footnote>
  <w:footnote w:id="3">
    <w:p w14:paraId="7C88D0DB" w14:textId="06840E09" w:rsidR="003747D2" w:rsidRDefault="003747D2" w:rsidP="004D7B39">
      <w:pPr>
        <w:pStyle w:val="FootnoteText"/>
      </w:pPr>
      <w:r>
        <w:rPr>
          <w:rStyle w:val="FootnoteReference"/>
        </w:rPr>
        <w:footnoteRef/>
      </w:r>
      <w:r>
        <w:t xml:space="preserve"> </w:t>
      </w:r>
      <w:hyperlink r:id="rId3" w:history="1">
        <w:r w:rsidR="00E46144">
          <w:rPr>
            <w:rStyle w:val="Hyperlink"/>
          </w:rPr>
          <w:t>https://www.beltower.co.uk/</w:t>
        </w:r>
      </w:hyperlink>
      <w:r>
        <w:t xml:space="preserve"> </w:t>
      </w:r>
    </w:p>
  </w:footnote>
  <w:footnote w:id="4">
    <w:p w14:paraId="27C1570C" w14:textId="2E54C6F0" w:rsidR="003747D2" w:rsidRDefault="003747D2" w:rsidP="004D7B39">
      <w:pPr>
        <w:pStyle w:val="FootnoteText"/>
      </w:pPr>
      <w:r>
        <w:rPr>
          <w:rStyle w:val="FootnoteReference"/>
        </w:rPr>
        <w:footnoteRef/>
      </w:r>
      <w:r>
        <w:t xml:space="preserve"> </w:t>
      </w:r>
      <w:hyperlink r:id="rId4" w:history="1">
        <w:r w:rsidR="00E46144">
          <w:rPr>
            <w:rStyle w:val="Hyperlink"/>
          </w:rPr>
          <w:t>https://www.belfryware.com/</w:t>
        </w:r>
      </w:hyperlink>
      <w:r>
        <w:t xml:space="preserve"> </w:t>
      </w:r>
    </w:p>
  </w:footnote>
  <w:footnote w:id="5">
    <w:p w14:paraId="5267FBED" w14:textId="17A1865C" w:rsidR="003747D2" w:rsidRDefault="003747D2">
      <w:pPr>
        <w:pStyle w:val="FootnoteText"/>
      </w:pPr>
      <w:r>
        <w:rPr>
          <w:rStyle w:val="FootnoteReference"/>
        </w:rPr>
        <w:footnoteRef/>
      </w:r>
      <w:r>
        <w:t xml:space="preserve"> </w:t>
      </w:r>
      <w:hyperlink r:id="rId5" w:history="1">
        <w:r w:rsidR="00E46144">
          <w:rPr>
            <w:rStyle w:val="Hyperlink"/>
          </w:rPr>
          <w:t>https://www.abelsim.co.uk/doc/tbellex2.htm</w:t>
        </w:r>
      </w:hyperlink>
      <w:r>
        <w:t xml:space="preserve"> </w:t>
      </w:r>
    </w:p>
  </w:footnote>
  <w:footnote w:id="6">
    <w:p w14:paraId="7A389AF2" w14:textId="77777777" w:rsidR="003747D2" w:rsidRDefault="003747D2">
      <w:pPr>
        <w:pStyle w:val="FootnoteText"/>
      </w:pPr>
      <w:r>
        <w:rPr>
          <w:rStyle w:val="FootnoteReference"/>
        </w:rPr>
        <w:footnoteRef/>
      </w:r>
      <w:r>
        <w:t xml:space="preserve"> </w:t>
      </w:r>
      <w:hyperlink r:id="rId6" w:history="1">
        <w:r w:rsidRPr="00583824">
          <w:rPr>
            <w:rStyle w:val="Hyperlink"/>
          </w:rPr>
          <w:t>http://www.gremlyn.plus.com/ahme/prox_sen.html</w:t>
        </w:r>
      </w:hyperlink>
      <w:r>
        <w:t xml:space="preserve"> </w:t>
      </w:r>
    </w:p>
  </w:footnote>
  <w:footnote w:id="7">
    <w:p w14:paraId="689D2CAC" w14:textId="77777777" w:rsidR="003747D2" w:rsidRDefault="003747D2">
      <w:pPr>
        <w:pStyle w:val="FootnoteText"/>
      </w:pPr>
      <w:r>
        <w:rPr>
          <w:rStyle w:val="FootnoteReference"/>
        </w:rPr>
        <w:footnoteRef/>
      </w:r>
      <w:r>
        <w:t xml:space="preserve"> </w:t>
      </w:r>
      <w:hyperlink r:id="rId7" w:history="1">
        <w:r w:rsidRPr="00AC513D">
          <w:rPr>
            <w:rStyle w:val="Hyperlink"/>
          </w:rPr>
          <w:t>http://www.gremlyn.plus.com/ahme/mag_sen.html</w:t>
        </w:r>
      </w:hyperlink>
      <w:r>
        <w:t xml:space="preserve"> </w:t>
      </w:r>
    </w:p>
  </w:footnote>
  <w:footnote w:id="8">
    <w:p w14:paraId="7C982AAC" w14:textId="2AB68E53" w:rsidR="00E46144" w:rsidRDefault="00E46144">
      <w:pPr>
        <w:pStyle w:val="FootnoteText"/>
      </w:pPr>
      <w:r>
        <w:rPr>
          <w:rStyle w:val="FootnoteReference"/>
        </w:rPr>
        <w:footnoteRef/>
      </w:r>
      <w:r>
        <w:t xml:space="preserve"> The Belfree website is no longer active.</w:t>
      </w:r>
    </w:p>
  </w:footnote>
  <w:footnote w:id="9">
    <w:p w14:paraId="39F4F214" w14:textId="340C61BA" w:rsidR="003747D2" w:rsidRDefault="003747D2">
      <w:pPr>
        <w:pStyle w:val="FootnoteText"/>
      </w:pPr>
      <w:r>
        <w:rPr>
          <w:rStyle w:val="FootnoteReference"/>
        </w:rPr>
        <w:footnoteRef/>
      </w:r>
      <w:r>
        <w:t xml:space="preserve"> </w:t>
      </w:r>
      <w:hyperlink r:id="rId8" w:history="1">
        <w:r w:rsidR="00E46144">
          <w:rPr>
            <w:rStyle w:val="Hyperlink"/>
          </w:rPr>
          <w:t>http://www.bagleybells.co.uk/sensors/sensors.htm</w:t>
        </w:r>
      </w:hyperlink>
      <w:r>
        <w:t xml:space="preserve"> </w:t>
      </w:r>
    </w:p>
  </w:footnote>
  <w:footnote w:id="10">
    <w:p w14:paraId="04F7AA88" w14:textId="6A17370E" w:rsidR="003747D2" w:rsidRDefault="003747D2">
      <w:pPr>
        <w:pStyle w:val="FootnoteText"/>
      </w:pPr>
      <w:r>
        <w:rPr>
          <w:rStyle w:val="FootnoteReference"/>
        </w:rPr>
        <w:footnoteRef/>
      </w:r>
      <w:r>
        <w:t xml:space="preserve"> </w:t>
      </w:r>
      <w:hyperlink r:id="rId9" w:history="1">
        <w:r w:rsidR="00E46144">
          <w:rPr>
            <w:rStyle w:val="Hyperlink"/>
          </w:rPr>
          <w:t>https://www.abelsim.co.uk/doc/tbellex1.htm</w:t>
        </w:r>
      </w:hyperlink>
      <w:r>
        <w:t xml:space="preserve"> </w:t>
      </w:r>
    </w:p>
  </w:footnote>
  <w:footnote w:id="11">
    <w:p w14:paraId="2E25CDFF" w14:textId="5CC7C846" w:rsidR="003747D2" w:rsidRDefault="003747D2" w:rsidP="007A715D">
      <w:pPr>
        <w:pStyle w:val="FootnoteText"/>
      </w:pPr>
      <w:r>
        <w:rPr>
          <w:rStyle w:val="FootnoteReference"/>
        </w:rPr>
        <w:footnoteRef/>
      </w:r>
      <w:r>
        <w:t xml:space="preserve"> </w:t>
      </w:r>
      <w:hyperlink r:id="rId10" w:history="1">
        <w:r w:rsidR="00E46144">
          <w:rPr>
            <w:rStyle w:val="Hyperlink"/>
          </w:rPr>
          <w:t>https://www.jrnorris.co.uk/strike.html</w:t>
        </w:r>
      </w:hyperlink>
      <w:r>
        <w:t xml:space="preserve"> </w:t>
      </w:r>
    </w:p>
  </w:footnote>
  <w:footnote w:id="12">
    <w:p w14:paraId="58EB609E" w14:textId="4B401D1E" w:rsidR="003747D2" w:rsidRDefault="003747D2">
      <w:pPr>
        <w:pStyle w:val="FootnoteText"/>
      </w:pPr>
      <w:r>
        <w:rPr>
          <w:rStyle w:val="FootnoteReference"/>
        </w:rPr>
        <w:footnoteRef/>
      </w:r>
      <w:r>
        <w:t xml:space="preserve"> </w:t>
      </w:r>
      <w:hyperlink r:id="rId11" w:history="1">
        <w:r>
          <w:rPr>
            <w:rStyle w:val="Hyperlink"/>
          </w:rPr>
          <w:t>https://www.microchip.com/wwwproducts/en/atmega328p</w:t>
        </w:r>
      </w:hyperlink>
      <w:r>
        <w:t xml:space="preserve"> </w:t>
      </w:r>
    </w:p>
  </w:footnote>
  <w:footnote w:id="13">
    <w:p w14:paraId="511F5FA5" w14:textId="6012D39B" w:rsidR="003747D2" w:rsidRDefault="003747D2">
      <w:pPr>
        <w:pStyle w:val="FootnoteText"/>
      </w:pPr>
      <w:r>
        <w:rPr>
          <w:rStyle w:val="FootnoteReference"/>
        </w:rPr>
        <w:footnoteRef/>
      </w:r>
      <w:r>
        <w:t xml:space="preserve"> From Rev E onwards.</w:t>
      </w:r>
    </w:p>
  </w:footnote>
  <w:footnote w:id="14">
    <w:p w14:paraId="58E683B6" w14:textId="2E795725" w:rsidR="003747D2" w:rsidRDefault="003747D2" w:rsidP="009935F4">
      <w:pPr>
        <w:pStyle w:val="FootnoteText"/>
      </w:pPr>
      <w:r>
        <w:rPr>
          <w:rStyle w:val="FootnoteReference"/>
        </w:rPr>
        <w:footnoteRef/>
      </w:r>
      <w:r>
        <w:t xml:space="preserve"> </w:t>
      </w:r>
      <w:hyperlink r:id="rId12" w:history="1">
        <w:r w:rsidR="00CE5701">
          <w:rPr>
            <w:rStyle w:val="Hyperlink"/>
          </w:rPr>
          <w:t>https://www.analog.com/en/products/max233.html</w:t>
        </w:r>
      </w:hyperlink>
      <w:r>
        <w:t xml:space="preserve"> </w:t>
      </w:r>
    </w:p>
  </w:footnote>
  <w:footnote w:id="15">
    <w:p w14:paraId="1E57AFB1" w14:textId="77777777" w:rsidR="003747D2" w:rsidRDefault="003747D2">
      <w:pPr>
        <w:pStyle w:val="FootnoteText"/>
      </w:pPr>
      <w:r>
        <w:rPr>
          <w:rStyle w:val="FootnoteReference"/>
        </w:rPr>
        <w:footnoteRef/>
      </w:r>
      <w:r>
        <w:t xml:space="preserve"> Pin numbers as referenced in the Arduino programming environment.</w:t>
      </w:r>
    </w:p>
  </w:footnote>
  <w:footnote w:id="16">
    <w:p w14:paraId="24FBD339" w14:textId="3DB7B667" w:rsidR="003747D2" w:rsidRDefault="003747D2" w:rsidP="002B7C93">
      <w:r>
        <w:rPr>
          <w:rStyle w:val="FootnoteReference"/>
        </w:rPr>
        <w:footnoteRef/>
      </w:r>
      <w:r>
        <w:t xml:space="preserve"> </w:t>
      </w:r>
      <w:r w:rsidRPr="002B7C93">
        <w:rPr>
          <w:sz w:val="20"/>
          <w:szCs w:val="20"/>
        </w:rPr>
        <w:t xml:space="preserve">Fuse tutorial: </w:t>
      </w:r>
      <w:hyperlink r:id="rId13" w:history="1">
        <w:r w:rsidR="00CE5701">
          <w:rPr>
            <w:rStyle w:val="Hyperlink"/>
            <w:sz w:val="20"/>
            <w:szCs w:val="20"/>
          </w:rPr>
          <w:t>https://www.martyncurrey.com/arduino-atmega-328p-fuse-settings/</w:t>
        </w:r>
      </w:hyperlink>
    </w:p>
  </w:footnote>
  <w:footnote w:id="17">
    <w:p w14:paraId="7825C577" w14:textId="77777777" w:rsidR="003747D2" w:rsidRDefault="003747D2" w:rsidP="00D354F3">
      <w:pPr>
        <w:pStyle w:val="FootnoteText"/>
      </w:pPr>
      <w:r>
        <w:rPr>
          <w:rStyle w:val="FootnoteReference"/>
        </w:rPr>
        <w:footnoteRef/>
      </w:r>
      <w:r>
        <w:t xml:space="preserve"> </w:t>
      </w:r>
      <w:hyperlink r:id="rId14" w:history="1">
        <w:r w:rsidRPr="007305A7">
          <w:rPr>
            <w:rStyle w:val="Hyperlink"/>
          </w:rPr>
          <w:t>https://www.macinstallations.com/cat-5-cabling-explained/</w:t>
        </w:r>
      </w:hyperlink>
      <w:r>
        <w:t xml:space="preserve"> </w:t>
      </w:r>
    </w:p>
  </w:footnote>
  <w:footnote w:id="18">
    <w:p w14:paraId="7CD7D2B7" w14:textId="77777777" w:rsidR="003747D2" w:rsidRDefault="003747D2">
      <w:pPr>
        <w:pStyle w:val="FootnoteText"/>
      </w:pPr>
      <w:r>
        <w:rPr>
          <w:rStyle w:val="FootnoteReference"/>
        </w:rPr>
        <w:footnoteRef/>
      </w:r>
      <w:r>
        <w:t xml:space="preserve"> Assuming the minimum required input voltage of 7V at the voltage regulator.</w:t>
      </w:r>
    </w:p>
  </w:footnote>
  <w:footnote w:id="19">
    <w:p w14:paraId="03EB5C71" w14:textId="6158C5FA" w:rsidR="003747D2" w:rsidRDefault="003747D2">
      <w:pPr>
        <w:pStyle w:val="FootnoteText"/>
      </w:pPr>
      <w:r>
        <w:rPr>
          <w:rStyle w:val="FootnoteReference"/>
        </w:rPr>
        <w:footnoteRef/>
      </w:r>
      <w:r>
        <w:t xml:space="preserve"> Sensors which operate with reverse logic (normally LOW, going HIGH when triggered) may be accommodated by amending the firmware to look for LOW to HIGH transitions.</w:t>
      </w:r>
    </w:p>
  </w:footnote>
  <w:footnote w:id="20">
    <w:p w14:paraId="392DFA25" w14:textId="77777777" w:rsidR="003747D2" w:rsidRDefault="003747D2" w:rsidP="00202DC6">
      <w:pPr>
        <w:pStyle w:val="FootnoteText"/>
      </w:pPr>
      <w:r>
        <w:rPr>
          <w:rStyle w:val="FootnoteReference"/>
        </w:rPr>
        <w:footnoteRef/>
      </w:r>
      <w:r>
        <w:t xml:space="preserve"> Pin names as defined in the MAX3323 data sheet.</w:t>
      </w:r>
    </w:p>
  </w:footnote>
  <w:footnote w:id="21">
    <w:p w14:paraId="33E23256" w14:textId="77777777" w:rsidR="003747D2" w:rsidRDefault="003747D2" w:rsidP="00202DC6">
      <w:pPr>
        <w:pStyle w:val="FootnoteText"/>
      </w:pPr>
      <w:r>
        <w:rPr>
          <w:rStyle w:val="FootnoteReference"/>
        </w:rPr>
        <w:footnoteRef/>
      </w:r>
      <w:r>
        <w:t xml:space="preserve"> The RS-232 receiver can also be disabled, but this functionality is not used in the Basic Serial Splitter Module.</w:t>
      </w:r>
    </w:p>
  </w:footnote>
  <w:footnote w:id="22">
    <w:p w14:paraId="39DD27CC" w14:textId="1ADD5914" w:rsidR="003747D2" w:rsidRDefault="003747D2" w:rsidP="003A01F6">
      <w:pPr>
        <w:pStyle w:val="FootnoteText"/>
      </w:pPr>
      <w:r>
        <w:rPr>
          <w:rStyle w:val="FootnoteReference"/>
        </w:rPr>
        <w:footnoteRef/>
      </w:r>
      <w:r>
        <w:t xml:space="preserve"> </w:t>
      </w:r>
      <w:hyperlink r:id="rId15" w:history="1">
        <w:r w:rsidRPr="003374DB">
          <w:rPr>
            <w:rStyle w:val="Hyperlink"/>
          </w:rPr>
          <w:t>https://www.ti.com/lit/gpn/LM340</w:t>
        </w:r>
      </w:hyperlink>
    </w:p>
  </w:footnote>
  <w:footnote w:id="23">
    <w:p w14:paraId="38352ECA" w14:textId="1ABB3498" w:rsidR="003747D2" w:rsidRDefault="003747D2">
      <w:pPr>
        <w:pStyle w:val="FootnoteText"/>
      </w:pPr>
      <w:r>
        <w:rPr>
          <w:rStyle w:val="FootnoteReference"/>
        </w:rPr>
        <w:footnoteRef/>
      </w:r>
      <w:r>
        <w:t xml:space="preserve"> </w:t>
      </w:r>
      <w:hyperlink r:id="rId16" w:history="1">
        <w:r w:rsidRPr="003374DB">
          <w:rPr>
            <w:rStyle w:val="Hyperlink"/>
          </w:rPr>
          <w:t>https://www.tracopower.com/sites/default/files/products/datasheets/tsr1_datasheet.pdf</w:t>
        </w:r>
      </w:hyperlink>
      <w:r>
        <w:t xml:space="preserve"> </w:t>
      </w:r>
    </w:p>
  </w:footnote>
  <w:footnote w:id="24">
    <w:p w14:paraId="314D9FE2" w14:textId="4667012C" w:rsidR="003747D2" w:rsidRDefault="003747D2">
      <w:pPr>
        <w:pStyle w:val="FootnoteText"/>
      </w:pPr>
      <w:r>
        <w:rPr>
          <w:rStyle w:val="FootnoteReference"/>
        </w:rPr>
        <w:footnoteRef/>
      </w:r>
      <w:r>
        <w:t xml:space="preserve"> </w:t>
      </w:r>
      <w:hyperlink r:id="rId17" w:history="1">
        <w:r w:rsidRPr="003374DB">
          <w:rPr>
            <w:rStyle w:val="Hyperlink"/>
          </w:rPr>
          <w:t>https://www.vishay.com/docs/88503/1n4001.pdf</w:t>
        </w:r>
      </w:hyperlink>
      <w:r>
        <w:t xml:space="preserve"> </w:t>
      </w:r>
    </w:p>
  </w:footnote>
  <w:footnote w:id="25">
    <w:p w14:paraId="62E7A59F" w14:textId="75B217FF" w:rsidR="003747D2" w:rsidRDefault="003747D2">
      <w:pPr>
        <w:pStyle w:val="FootnoteText"/>
      </w:pPr>
      <w:r>
        <w:rPr>
          <w:rStyle w:val="FootnoteReference"/>
        </w:rPr>
        <w:footnoteRef/>
      </w:r>
      <w:r>
        <w:t xml:space="preserve"> </w:t>
      </w:r>
      <w:hyperlink r:id="rId18" w:history="1">
        <w:r w:rsidRPr="00670CDE">
          <w:rPr>
            <w:rStyle w:val="Hyperlink"/>
          </w:rPr>
          <w:t>https://www.littelfuse.com/~/media/electronics/datasheets/tvs_diodes/littelfuse_tvs_diode_sa_datasheet.pdf.pdf</w:t>
        </w:r>
      </w:hyperlink>
      <w:r>
        <w:t xml:space="preserve"> </w:t>
      </w:r>
    </w:p>
  </w:footnote>
  <w:footnote w:id="26">
    <w:p w14:paraId="2D7F8B8B" w14:textId="4BDD684E" w:rsidR="003747D2" w:rsidRDefault="003747D2">
      <w:pPr>
        <w:pStyle w:val="FootnoteText"/>
      </w:pPr>
      <w:r>
        <w:rPr>
          <w:rStyle w:val="FootnoteReference"/>
        </w:rPr>
        <w:footnoteRef/>
      </w:r>
      <w:r>
        <w:t xml:space="preserve"> From the data sheet, © 2020 Litt</w:t>
      </w:r>
      <w:r w:rsidR="00CE5701">
        <w:t>el</w:t>
      </w:r>
      <w:r>
        <w:t>fuse, reproduced under fair use.</w:t>
      </w:r>
    </w:p>
  </w:footnote>
  <w:footnote w:id="27">
    <w:p w14:paraId="6824B640" w14:textId="2BAE6634" w:rsidR="003747D2" w:rsidRDefault="003747D2">
      <w:pPr>
        <w:pStyle w:val="FootnoteText"/>
      </w:pPr>
      <w:r>
        <w:rPr>
          <w:rStyle w:val="FootnoteReference"/>
        </w:rPr>
        <w:footnoteRef/>
      </w:r>
      <w:r>
        <w:t xml:space="preserve"> “up to” because the suggested power supply is 9V or 12V depending on the installation.</w:t>
      </w:r>
    </w:p>
  </w:footnote>
  <w:footnote w:id="28">
    <w:p w14:paraId="41BF5036" w14:textId="179CADCD" w:rsidR="003747D2" w:rsidRDefault="003747D2">
      <w:pPr>
        <w:pStyle w:val="FootnoteText"/>
      </w:pPr>
      <w:r>
        <w:rPr>
          <w:rStyle w:val="FootnoteReference"/>
        </w:rPr>
        <w:footnoteRef/>
      </w:r>
      <w:r>
        <w:t xml:space="preserve"> For introductions to RS-232, see the following: </w:t>
      </w:r>
      <w:hyperlink r:id="rId19" w:history="1">
        <w:r w:rsidR="00CE5701">
          <w:rPr>
            <w:rStyle w:val="Hyperlink"/>
          </w:rPr>
          <w:t>https://www.analog.com/en/resources/technical-articles/fundamentals-of-rs232-serial-communications.html</w:t>
        </w:r>
      </w:hyperlink>
      <w:r>
        <w:t xml:space="preserve">, </w:t>
      </w:r>
      <w:hyperlink r:id="rId20" w:history="1">
        <w:r w:rsidRPr="00670CDE">
          <w:rPr>
            <w:rStyle w:val="Hyperlink"/>
          </w:rPr>
          <w:t>https://www.arcelect.com/rs232.htm</w:t>
        </w:r>
      </w:hyperlink>
      <w:r>
        <w:t xml:space="preserve"> </w:t>
      </w:r>
    </w:p>
  </w:footnote>
  <w:footnote w:id="29">
    <w:p w14:paraId="5C9ECE5C" w14:textId="3ADA4A88" w:rsidR="003747D2" w:rsidRDefault="003747D2">
      <w:pPr>
        <w:pStyle w:val="FootnoteText"/>
      </w:pPr>
      <w:r>
        <w:rPr>
          <w:rStyle w:val="FootnoteReference"/>
        </w:rPr>
        <w:footnoteRef/>
      </w:r>
      <w:r>
        <w:t xml:space="preserve"> See INPUT_PULLUP in the Simulator Interface firmware code, for example.</w:t>
      </w:r>
    </w:p>
  </w:footnote>
  <w:footnote w:id="30">
    <w:p w14:paraId="264C12A5" w14:textId="33D278BF" w:rsidR="003747D2" w:rsidRDefault="003747D2" w:rsidP="003E0A23">
      <w:pPr>
        <w:pStyle w:val="FootnoteText"/>
      </w:pPr>
      <w:r>
        <w:rPr>
          <w:rStyle w:val="FootnoteReference"/>
        </w:rPr>
        <w:footnoteRef/>
      </w:r>
      <w:r>
        <w:t xml:space="preserve"> As there </w:t>
      </w:r>
      <w:r w:rsidR="009A0960">
        <w:t>is</w:t>
      </w:r>
      <w:r>
        <w:t xml:space="preserve"> from Interface Module Revision D onwards.</w:t>
      </w:r>
    </w:p>
  </w:footnote>
  <w:footnote w:id="31">
    <w:p w14:paraId="4F741769" w14:textId="77777777" w:rsidR="003747D2" w:rsidRDefault="003747D2" w:rsidP="003E0A23">
      <w:pPr>
        <w:pStyle w:val="FootnoteText"/>
      </w:pPr>
      <w:r>
        <w:rPr>
          <w:rStyle w:val="FootnoteReference"/>
        </w:rPr>
        <w:footnoteRef/>
      </w:r>
      <w:r>
        <w:t xml:space="preserve"> See the Second PC Module and Basic Serial Splitter Module connectors below.</w:t>
      </w:r>
    </w:p>
  </w:footnote>
  <w:footnote w:id="32">
    <w:p w14:paraId="33B2FE52" w14:textId="77777777" w:rsidR="003747D2" w:rsidRDefault="003747D2" w:rsidP="003E0A23">
      <w:pPr>
        <w:pStyle w:val="FootnoteText"/>
      </w:pPr>
      <w:r>
        <w:rPr>
          <w:rStyle w:val="FootnoteReference"/>
        </w:rPr>
        <w:footnoteRef/>
      </w:r>
      <w:r>
        <w:t xml:space="preserve"> For example, the Second PC Module.</w:t>
      </w:r>
    </w:p>
  </w:footnote>
  <w:footnote w:id="33">
    <w:p w14:paraId="759DB5C1" w14:textId="199C70C4" w:rsidR="003747D2" w:rsidRDefault="003747D2">
      <w:pPr>
        <w:pStyle w:val="FootnoteText"/>
      </w:pPr>
      <w:r>
        <w:rPr>
          <w:rStyle w:val="FootnoteReference"/>
        </w:rPr>
        <w:footnoteRef/>
      </w:r>
      <w:r>
        <w:t xml:space="preserve"> For example, the Basic Serial Splitter.</w:t>
      </w:r>
    </w:p>
  </w:footnote>
  <w:footnote w:id="34">
    <w:p w14:paraId="22BE1005" w14:textId="4DA1A880" w:rsidR="003747D2" w:rsidRDefault="003747D2">
      <w:pPr>
        <w:pStyle w:val="FootnoteText"/>
      </w:pPr>
      <w:r>
        <w:rPr>
          <w:rStyle w:val="FootnoteReference"/>
        </w:rPr>
        <w:footnoteRef/>
      </w:r>
      <w:r>
        <w:t xml:space="preserve"> i.e. wired pin 1 to pin 1, pin 2 to pin 2, pin 3 to pin 3, and so on.</w:t>
      </w:r>
    </w:p>
  </w:footnote>
  <w:footnote w:id="35">
    <w:p w14:paraId="6CD93D99" w14:textId="7888F1DE" w:rsidR="00237709" w:rsidRDefault="00237709" w:rsidP="00237709">
      <w:pPr>
        <w:pStyle w:val="FootnoteText"/>
      </w:pPr>
      <w:r>
        <w:rPr>
          <w:rStyle w:val="FootnoteReference"/>
        </w:rPr>
        <w:footnoteRef/>
      </w:r>
      <w:r>
        <w:t xml:space="preserve"> Just to add to the confusion, the Pin 2 RX and Pin 3 TX pin functions are swapped over on 25-pin (DB25) RS-232 connectors.</w:t>
      </w:r>
    </w:p>
  </w:footnote>
  <w:footnote w:id="36">
    <w:p w14:paraId="10AFC838" w14:textId="76D270D9" w:rsidR="003747D2" w:rsidRDefault="003747D2">
      <w:pPr>
        <w:pStyle w:val="FootnoteText"/>
      </w:pPr>
      <w:r>
        <w:rPr>
          <w:rStyle w:val="FootnoteReference"/>
        </w:rPr>
        <w:footnoteRef/>
      </w:r>
      <w:r>
        <w:t xml:space="preserve"> Refer to the links to introductions to RS-232 given previously.</w:t>
      </w:r>
    </w:p>
  </w:footnote>
  <w:footnote w:id="37">
    <w:p w14:paraId="35D5D1D1" w14:textId="77777777" w:rsidR="003747D2" w:rsidRDefault="003747D2" w:rsidP="00AF0947">
      <w:pPr>
        <w:pStyle w:val="FootnoteText"/>
      </w:pPr>
      <w:r>
        <w:rPr>
          <w:rStyle w:val="FootnoteReference"/>
        </w:rPr>
        <w:footnoteRef/>
      </w:r>
      <w:r>
        <w:t xml:space="preserve"> The Debug Mask is saved to EEPROM if the Save Settings CLI command (“S”) is invoked when Debug Mode is active.</w:t>
      </w:r>
    </w:p>
  </w:footnote>
  <w:footnote w:id="38">
    <w:p w14:paraId="34BB3923" w14:textId="69218A77" w:rsidR="009367AD" w:rsidRDefault="009367AD">
      <w:pPr>
        <w:pStyle w:val="FootnoteText"/>
      </w:pPr>
      <w:r>
        <w:rPr>
          <w:rStyle w:val="FootnoteReference"/>
        </w:rPr>
        <w:footnoteRef/>
      </w:r>
      <w:r>
        <w:t xml:space="preserve"> Contact the project for guidance on the adjustments required to install firmware on the ATmega168P microcontroller.</w:t>
      </w:r>
    </w:p>
  </w:footnote>
  <w:footnote w:id="39">
    <w:p w14:paraId="66DF18C3" w14:textId="7900D835" w:rsidR="003747D2" w:rsidRDefault="003747D2" w:rsidP="00AF0947">
      <w:pPr>
        <w:pStyle w:val="FootnoteText"/>
      </w:pPr>
      <w:r>
        <w:rPr>
          <w:rStyle w:val="FootnoteReference"/>
        </w:rPr>
        <w:footnoteRef/>
      </w:r>
      <w:r>
        <w:t xml:space="preserve"> </w:t>
      </w:r>
      <w:hyperlink r:id="rId21" w:history="1">
        <w:r w:rsidR="00CE5701">
          <w:rPr>
            <w:rStyle w:val="Hyperlink"/>
          </w:rPr>
          <w:t>https://blog.arduino.cc/2011/10/04/arduino-1-0/</w:t>
        </w:r>
      </w:hyperlink>
      <w:r>
        <w:t xml:space="preserve"> </w:t>
      </w:r>
    </w:p>
  </w:footnote>
  <w:footnote w:id="40">
    <w:p w14:paraId="17C5E8E1" w14:textId="2107EE28" w:rsidR="003747D2" w:rsidRDefault="003747D2" w:rsidP="00AF0947">
      <w:pPr>
        <w:pStyle w:val="FootnoteText"/>
      </w:pPr>
      <w:r>
        <w:rPr>
          <w:rStyle w:val="FootnoteReference"/>
        </w:rPr>
        <w:footnoteRef/>
      </w:r>
      <w:r>
        <w:t xml:space="preserve"> </w:t>
      </w:r>
      <w:hyperlink r:id="rId22" w:history="1">
        <w:r w:rsidR="00CE5701">
          <w:rPr>
            <w:rStyle w:val="Hyperlink"/>
          </w:rPr>
          <w:t>https://www.cl.cam.ac.uk/~fhk1/Bells/equations.pdf</w:t>
        </w:r>
      </w:hyperlink>
      <w:r>
        <w:t xml:space="preserve"> </w:t>
      </w:r>
    </w:p>
  </w:footnote>
  <w:footnote w:id="41">
    <w:p w14:paraId="6BAF6FA3" w14:textId="020EDA35" w:rsidR="003747D2" w:rsidRPr="00E52137" w:rsidRDefault="003747D2">
      <w:pPr>
        <w:pStyle w:val="FootnoteText"/>
      </w:pPr>
      <w:r w:rsidRPr="00E52137">
        <w:rPr>
          <w:rStyle w:val="FootnoteReference"/>
        </w:rPr>
        <w:footnoteRef/>
      </w:r>
      <w:r w:rsidRPr="00E52137">
        <w:t xml:space="preserve"> This estimate does not consider the resolution of the microsecond timer, 8</w:t>
      </w:r>
      <w:r w:rsidRPr="00E52137">
        <w:rPr>
          <w:rFonts w:ascii="Calibri" w:hAnsi="Calibri" w:cs="Calibri"/>
        </w:rPr>
        <w:t>µ</w:t>
      </w:r>
      <w:r w:rsidRPr="00E52137">
        <w:t>s.</w:t>
      </w:r>
    </w:p>
  </w:footnote>
  <w:footnote w:id="42">
    <w:p w14:paraId="5670342F" w14:textId="6BE0E7C9" w:rsidR="003747D2" w:rsidRDefault="003747D2">
      <w:pPr>
        <w:pStyle w:val="FootnoteText"/>
      </w:pPr>
      <w:r>
        <w:rPr>
          <w:rStyle w:val="FootnoteReference"/>
        </w:rPr>
        <w:footnoteRef/>
      </w:r>
      <w:r>
        <w:t xml:space="preserve"> Note that these are for the RS-232 serial interface. The TTL serial interfaces between the microcontroller and the line driver operates between 0V and +5V, with inverted logic.</w:t>
      </w:r>
    </w:p>
  </w:footnote>
  <w:footnote w:id="43">
    <w:p w14:paraId="03064D89" w14:textId="05A01B04" w:rsidR="009F2C24" w:rsidRDefault="009F2C24">
      <w:pPr>
        <w:pStyle w:val="FootnoteText"/>
      </w:pPr>
      <w:r>
        <w:rPr>
          <w:rStyle w:val="FootnoteReference"/>
        </w:rPr>
        <w:footnoteRef/>
      </w:r>
      <w:r>
        <w:t xml:space="preserve"> PortMon is not available for 64-bit systems.</w:t>
      </w:r>
    </w:p>
  </w:footnote>
  <w:footnote w:id="44">
    <w:p w14:paraId="6C68FE43" w14:textId="77777777" w:rsidR="003747D2" w:rsidRDefault="003747D2" w:rsidP="006E2D44">
      <w:pPr>
        <w:pStyle w:val="FootnoteText"/>
      </w:pPr>
      <w:r>
        <w:rPr>
          <w:rStyle w:val="FootnoteReference"/>
        </w:rPr>
        <w:footnoteRef/>
      </w:r>
      <w:r>
        <w:t xml:space="preserve"> 3.1b is the minimum version of Virtual Belfry required for proper handling of interfaces of this type.</w:t>
      </w:r>
    </w:p>
  </w:footnote>
  <w:footnote w:id="45">
    <w:p w14:paraId="094DD276" w14:textId="05AED3DE" w:rsidR="003747D2" w:rsidRDefault="003747D2" w:rsidP="00AF0947">
      <w:pPr>
        <w:pStyle w:val="FootnoteText"/>
      </w:pPr>
      <w:r>
        <w:rPr>
          <w:rStyle w:val="FootnoteReference"/>
        </w:rPr>
        <w:footnoteRef/>
      </w:r>
      <w:r>
        <w:t xml:space="preserve"> </w:t>
      </w:r>
      <w:hyperlink r:id="rId23" w:history="1">
        <w:r w:rsidR="00EA091D">
          <w:rPr>
            <w:rStyle w:val="Hyperlink"/>
          </w:rPr>
          <w:t>https://www.prolific.com.tw/US/index.aspx</w:t>
        </w:r>
      </w:hyperlink>
      <w:r>
        <w:t xml:space="preserve"> </w:t>
      </w:r>
    </w:p>
  </w:footnote>
  <w:footnote w:id="46">
    <w:p w14:paraId="098FB364" w14:textId="15D0BA02" w:rsidR="003747D2" w:rsidRDefault="003747D2" w:rsidP="00AF0947">
      <w:pPr>
        <w:pStyle w:val="FootnoteText"/>
      </w:pPr>
      <w:r>
        <w:rPr>
          <w:rStyle w:val="FootnoteReference"/>
        </w:rPr>
        <w:footnoteRef/>
      </w:r>
      <w:r>
        <w:t xml:space="preserve"> </w:t>
      </w:r>
      <w:hyperlink r:id="rId24" w:history="1">
        <w:r w:rsidR="009F2C24">
          <w:rPr>
            <w:rStyle w:val="Hyperlink"/>
          </w:rPr>
          <w:t>https://ftdichip.com/drivers/vcp-drivers/</w:t>
        </w:r>
      </w:hyperlink>
      <w:r>
        <w:t xml:space="preserve"> </w:t>
      </w:r>
    </w:p>
  </w:footnote>
  <w:footnote w:id="47">
    <w:p w14:paraId="68E1B17B" w14:textId="5C04B1F1" w:rsidR="003747D2" w:rsidRDefault="003747D2" w:rsidP="00AF0947">
      <w:pPr>
        <w:pStyle w:val="FootnoteText"/>
      </w:pPr>
      <w:r>
        <w:rPr>
          <w:rStyle w:val="FootnoteReference"/>
        </w:rPr>
        <w:footnoteRef/>
      </w:r>
      <w:r>
        <w:t xml:space="preserve"> Abel: COM1 – 8. Beltower: COM1 – </w:t>
      </w:r>
      <w:r w:rsidR="009F2C24">
        <w:t>32</w:t>
      </w:r>
      <w:r>
        <w:t xml:space="preserve"> (</w:t>
      </w:r>
      <w:r w:rsidR="009F2C24">
        <w:t xml:space="preserve">8 prior to </w:t>
      </w:r>
      <w:r>
        <w:t>Beltower 2016).</w:t>
      </w:r>
    </w:p>
  </w:footnote>
  <w:footnote w:id="48">
    <w:p w14:paraId="3562B7B1" w14:textId="77777777" w:rsidR="003747D2" w:rsidRDefault="003747D2" w:rsidP="00AF0947">
      <w:pPr>
        <w:pStyle w:val="FootnoteText"/>
      </w:pPr>
      <w:r>
        <w:rPr>
          <w:rStyle w:val="FootnoteReference"/>
        </w:rPr>
        <w:footnoteRef/>
      </w:r>
      <w:r>
        <w:t xml:space="preserve"> Virtual Belfry does not have this requirement. </w:t>
      </w:r>
    </w:p>
  </w:footnote>
  <w:footnote w:id="49">
    <w:p w14:paraId="76ACDA33" w14:textId="34D8060C" w:rsidR="003F2CC0" w:rsidRDefault="003F2CC0" w:rsidP="00004B06">
      <w:r>
        <w:rPr>
          <w:rStyle w:val="FootnoteReference"/>
        </w:rPr>
        <w:footnoteRef/>
      </w:r>
      <w:r>
        <w:t xml:space="preserve"> The adapter may also be used to connect Type 1 sensors to a Type 2 interface, although this is not described in this guide.</w:t>
      </w:r>
    </w:p>
  </w:footnote>
  <w:footnote w:id="50">
    <w:p w14:paraId="149373B9" w14:textId="06DBEDDA" w:rsidR="00A67EB0" w:rsidRDefault="00A67EB0">
      <w:pPr>
        <w:pStyle w:val="FootnoteText"/>
      </w:pPr>
      <w:r>
        <w:rPr>
          <w:rStyle w:val="FootnoteReference"/>
        </w:rPr>
        <w:footnoteRef/>
      </w:r>
      <w:r>
        <w:t xml:space="preserve"> As used on the Power Module PCB</w:t>
      </w:r>
    </w:p>
  </w:footnote>
  <w:footnote w:id="51">
    <w:p w14:paraId="2F84C8C4" w14:textId="77777777" w:rsidR="003747D2" w:rsidRDefault="003747D2" w:rsidP="00AF0947">
      <w:pPr>
        <w:pStyle w:val="FootnoteText"/>
      </w:pPr>
      <w:r>
        <w:rPr>
          <w:rStyle w:val="FootnoteReference"/>
        </w:rPr>
        <w:footnoteRef/>
      </w:r>
      <w:r>
        <w:t xml:space="preserve"> Including the cover bell, if any.</w:t>
      </w:r>
    </w:p>
  </w:footnote>
  <w:footnote w:id="52">
    <w:p w14:paraId="562D8DD2" w14:textId="4FA981BB" w:rsidR="003747D2" w:rsidRDefault="003747D2" w:rsidP="00EE121F">
      <w:pPr>
        <w:pStyle w:val="FootnoteText"/>
        <w:ind w:left="720" w:hanging="720"/>
      </w:pPr>
      <w:r>
        <w:rPr>
          <w:rStyle w:val="FootnoteReference"/>
        </w:rPr>
        <w:footnoteRef/>
      </w:r>
      <w:r>
        <w:t xml:space="preserve"> </w:t>
      </w:r>
      <w:hyperlink r:id="rId25" w:history="1">
        <w:r w:rsidR="009F2C24">
          <w:rPr>
            <w:rStyle w:val="Hyperlink"/>
          </w:rPr>
          <w:t>https://www.simulators.org.uk</w:t>
        </w:r>
      </w:hyperlink>
      <w:r>
        <w:t xml:space="preserve"> </w:t>
      </w:r>
    </w:p>
  </w:footnote>
  <w:footnote w:id="53">
    <w:p w14:paraId="2CA69086" w14:textId="6A365CB0" w:rsidR="003747D2" w:rsidRDefault="003747D2" w:rsidP="002A68B0">
      <w:pPr>
        <w:pStyle w:val="FootnoteText"/>
      </w:pPr>
      <w:r>
        <w:rPr>
          <w:rStyle w:val="FootnoteReference"/>
        </w:rPr>
        <w:footnoteRef/>
      </w:r>
      <w:r>
        <w:t xml:space="preserve"> </w:t>
      </w:r>
      <w:hyperlink r:id="rId26" w:history="1">
        <w:r w:rsidR="009F2C24">
          <w:rPr>
            <w:rStyle w:val="Hyperlink"/>
          </w:rPr>
          <w:t>https://creativecommons.org/licenses/by-sa/4.0/</w:t>
        </w:r>
      </w:hyperlink>
      <w:r>
        <w:rPr>
          <w:i/>
        </w:rPr>
        <w:t xml:space="preserve"> </w:t>
      </w:r>
    </w:p>
  </w:footnote>
  <w:footnote w:id="54">
    <w:p w14:paraId="0D03395A" w14:textId="6FDA7ADC" w:rsidR="003747D2" w:rsidRDefault="003747D2" w:rsidP="002A68B0">
      <w:pPr>
        <w:pStyle w:val="FootnoteText"/>
      </w:pPr>
      <w:r>
        <w:rPr>
          <w:rStyle w:val="FootnoteReference"/>
        </w:rPr>
        <w:footnoteRef/>
      </w:r>
      <w:r>
        <w:t xml:space="preserve"> </w:t>
      </w:r>
      <w:hyperlink r:id="rId27" w:history="1">
        <w:r w:rsidR="009F2C24">
          <w:rPr>
            <w:rStyle w:val="Hyperlink"/>
          </w:rPr>
          <w:t>https://www.gnu.org/licenses/gpl-3.0.en.html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F1FE5" w14:textId="6EFEC76B" w:rsidR="003747D2" w:rsidRDefault="003747D2" w:rsidP="008D175F">
    <w:pPr>
      <w:pStyle w:val="Header"/>
    </w:pPr>
    <w:r>
      <w:t>Type 2 Simulator – Technical Reference Guide 1.</w:t>
    </w:r>
    <w:ins w:id="1723" w:author="Andrew Instone-Cowie" w:date="2025-05-07T16:05:00Z" w16du:dateUtc="2025-05-07T15:05:00Z">
      <w:r w:rsidR="0003090A">
        <w:t>7</w:t>
      </w:r>
    </w:ins>
    <w:del w:id="1724" w:author="Andrew Instone-Cowie" w:date="2025-05-07T12:22:00Z" w16du:dateUtc="2025-05-07T11:22:00Z">
      <w:r w:rsidR="00BE024C" w:rsidDel="00004B06">
        <w:delText>5</w:delText>
      </w:r>
    </w:del>
  </w:p>
  <w:p w14:paraId="3B075B99" w14:textId="77777777" w:rsidR="003747D2" w:rsidRPr="007D2792" w:rsidRDefault="003747D2" w:rsidP="008D1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4180D" w14:textId="2C05C370" w:rsidR="003747D2" w:rsidRDefault="003747D2" w:rsidP="008D175F">
    <w:pPr>
      <w:pStyle w:val="Header"/>
      <w:jc w:val="right"/>
    </w:pPr>
    <w:bookmarkStart w:id="1725" w:name="_Hlk28337430"/>
    <w:r>
      <w:t>Type 2 Simulator – Technical Reference Guide 1.</w:t>
    </w:r>
    <w:ins w:id="1726" w:author="Andrew Instone-Cowie" w:date="2025-05-07T16:05:00Z" w16du:dateUtc="2025-05-07T15:05:00Z">
      <w:r w:rsidR="0003090A">
        <w:t>7</w:t>
      </w:r>
    </w:ins>
    <w:del w:id="1727" w:author="Andrew Instone-Cowie" w:date="2025-05-07T12:22:00Z" w16du:dateUtc="2025-05-07T11:22:00Z">
      <w:r w:rsidR="00BE024C" w:rsidDel="00004B06">
        <w:delText>5</w:delText>
      </w:r>
    </w:del>
  </w:p>
  <w:bookmarkEnd w:id="1725"/>
  <w:p w14:paraId="308B8FE1" w14:textId="77777777" w:rsidR="003747D2" w:rsidRPr="007D2792" w:rsidRDefault="003747D2" w:rsidP="008D17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52882" w14:textId="77777777" w:rsidR="00BE024C" w:rsidRDefault="00BE02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F82"/>
    <w:multiLevelType w:val="hybridMultilevel"/>
    <w:tmpl w:val="D1BE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04128"/>
    <w:multiLevelType w:val="hybridMultilevel"/>
    <w:tmpl w:val="CF1E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27FE2"/>
    <w:multiLevelType w:val="hybridMultilevel"/>
    <w:tmpl w:val="9056B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5082C"/>
    <w:multiLevelType w:val="hybridMultilevel"/>
    <w:tmpl w:val="757E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C62D6"/>
    <w:multiLevelType w:val="hybridMultilevel"/>
    <w:tmpl w:val="EC3E9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9622CC"/>
    <w:multiLevelType w:val="hybridMultilevel"/>
    <w:tmpl w:val="62549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F214D3"/>
    <w:multiLevelType w:val="hybridMultilevel"/>
    <w:tmpl w:val="09848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93021D"/>
    <w:multiLevelType w:val="hybridMultilevel"/>
    <w:tmpl w:val="61E2A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6A1D4F"/>
    <w:multiLevelType w:val="hybridMultilevel"/>
    <w:tmpl w:val="3888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75E6F"/>
    <w:multiLevelType w:val="hybridMultilevel"/>
    <w:tmpl w:val="2F02E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F41A03"/>
    <w:multiLevelType w:val="hybridMultilevel"/>
    <w:tmpl w:val="188AA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8C784B"/>
    <w:multiLevelType w:val="hybridMultilevel"/>
    <w:tmpl w:val="71F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09258F"/>
    <w:multiLevelType w:val="hybridMultilevel"/>
    <w:tmpl w:val="314A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F740F1"/>
    <w:multiLevelType w:val="hybridMultilevel"/>
    <w:tmpl w:val="45E60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881315"/>
    <w:multiLevelType w:val="hybridMultilevel"/>
    <w:tmpl w:val="A314B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D610D7"/>
    <w:multiLevelType w:val="hybridMultilevel"/>
    <w:tmpl w:val="5D5C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B2516B"/>
    <w:multiLevelType w:val="hybridMultilevel"/>
    <w:tmpl w:val="8C8C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E2740E"/>
    <w:multiLevelType w:val="hybridMultilevel"/>
    <w:tmpl w:val="FABC7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7918C9"/>
    <w:multiLevelType w:val="hybridMultilevel"/>
    <w:tmpl w:val="073E3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BB3453"/>
    <w:multiLevelType w:val="hybridMultilevel"/>
    <w:tmpl w:val="13F60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F24DDA"/>
    <w:multiLevelType w:val="hybridMultilevel"/>
    <w:tmpl w:val="AE22F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D2870E3"/>
    <w:multiLevelType w:val="hybridMultilevel"/>
    <w:tmpl w:val="0D3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ED12736"/>
    <w:multiLevelType w:val="hybridMultilevel"/>
    <w:tmpl w:val="F656F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05D8F"/>
    <w:multiLevelType w:val="hybridMultilevel"/>
    <w:tmpl w:val="F424B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134960"/>
    <w:multiLevelType w:val="hybridMultilevel"/>
    <w:tmpl w:val="09901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F7050E"/>
    <w:multiLevelType w:val="hybridMultilevel"/>
    <w:tmpl w:val="42366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AC81125"/>
    <w:multiLevelType w:val="hybridMultilevel"/>
    <w:tmpl w:val="CBBC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4382559">
    <w:abstractNumId w:val="2"/>
  </w:num>
  <w:num w:numId="2" w16cid:durableId="1686051394">
    <w:abstractNumId w:val="53"/>
  </w:num>
  <w:num w:numId="3" w16cid:durableId="873812542">
    <w:abstractNumId w:val="44"/>
  </w:num>
  <w:num w:numId="4" w16cid:durableId="663125532">
    <w:abstractNumId w:val="40"/>
  </w:num>
  <w:num w:numId="5" w16cid:durableId="1409572040">
    <w:abstractNumId w:val="41"/>
  </w:num>
  <w:num w:numId="6" w16cid:durableId="260332522">
    <w:abstractNumId w:val="52"/>
  </w:num>
  <w:num w:numId="7" w16cid:durableId="2067794830">
    <w:abstractNumId w:val="43"/>
  </w:num>
  <w:num w:numId="8" w16cid:durableId="1968706842">
    <w:abstractNumId w:val="26"/>
  </w:num>
  <w:num w:numId="9" w16cid:durableId="1226985890">
    <w:abstractNumId w:val="50"/>
  </w:num>
  <w:num w:numId="10" w16cid:durableId="576982655">
    <w:abstractNumId w:val="34"/>
  </w:num>
  <w:num w:numId="11" w16cid:durableId="1508014216">
    <w:abstractNumId w:val="55"/>
  </w:num>
  <w:num w:numId="12" w16cid:durableId="1742291529">
    <w:abstractNumId w:val="28"/>
  </w:num>
  <w:num w:numId="13" w16cid:durableId="1918707848">
    <w:abstractNumId w:val="33"/>
  </w:num>
  <w:num w:numId="14" w16cid:durableId="1204290502">
    <w:abstractNumId w:val="45"/>
  </w:num>
  <w:num w:numId="15" w16cid:durableId="1805194812">
    <w:abstractNumId w:val="51"/>
  </w:num>
  <w:num w:numId="16" w16cid:durableId="459617797">
    <w:abstractNumId w:val="27"/>
  </w:num>
  <w:num w:numId="17" w16cid:durableId="1000738814">
    <w:abstractNumId w:val="48"/>
  </w:num>
  <w:num w:numId="18" w16cid:durableId="828326034">
    <w:abstractNumId w:val="32"/>
  </w:num>
  <w:num w:numId="19" w16cid:durableId="1329678258">
    <w:abstractNumId w:val="9"/>
  </w:num>
  <w:num w:numId="20" w16cid:durableId="754518897">
    <w:abstractNumId w:val="4"/>
  </w:num>
  <w:num w:numId="21" w16cid:durableId="308749768">
    <w:abstractNumId w:val="13"/>
  </w:num>
  <w:num w:numId="22" w16cid:durableId="426075038">
    <w:abstractNumId w:val="16"/>
  </w:num>
  <w:num w:numId="23" w16cid:durableId="1586260015">
    <w:abstractNumId w:val="8"/>
  </w:num>
  <w:num w:numId="24" w16cid:durableId="1361206590">
    <w:abstractNumId w:val="14"/>
  </w:num>
  <w:num w:numId="25" w16cid:durableId="2079135633">
    <w:abstractNumId w:val="5"/>
  </w:num>
  <w:num w:numId="26" w16cid:durableId="178013067">
    <w:abstractNumId w:val="42"/>
  </w:num>
  <w:num w:numId="27" w16cid:durableId="635720105">
    <w:abstractNumId w:val="36"/>
  </w:num>
  <w:num w:numId="28" w16cid:durableId="1584142437">
    <w:abstractNumId w:val="1"/>
  </w:num>
  <w:num w:numId="29" w16cid:durableId="2036693649">
    <w:abstractNumId w:val="18"/>
  </w:num>
  <w:num w:numId="30" w16cid:durableId="1187450286">
    <w:abstractNumId w:val="30"/>
  </w:num>
  <w:num w:numId="31" w16cid:durableId="1670719676">
    <w:abstractNumId w:val="39"/>
  </w:num>
  <w:num w:numId="32" w16cid:durableId="257059636">
    <w:abstractNumId w:val="38"/>
  </w:num>
  <w:num w:numId="33" w16cid:durableId="58208132">
    <w:abstractNumId w:val="20"/>
  </w:num>
  <w:num w:numId="34" w16cid:durableId="431630303">
    <w:abstractNumId w:val="54"/>
  </w:num>
  <w:num w:numId="35" w16cid:durableId="1559513530">
    <w:abstractNumId w:val="31"/>
  </w:num>
  <w:num w:numId="36" w16cid:durableId="69432603">
    <w:abstractNumId w:val="19"/>
  </w:num>
  <w:num w:numId="37" w16cid:durableId="640113939">
    <w:abstractNumId w:val="49"/>
  </w:num>
  <w:num w:numId="38" w16cid:durableId="1671103655">
    <w:abstractNumId w:val="15"/>
  </w:num>
  <w:num w:numId="39" w16cid:durableId="344944742">
    <w:abstractNumId w:val="23"/>
  </w:num>
  <w:num w:numId="40" w16cid:durableId="1332295646">
    <w:abstractNumId w:val="22"/>
  </w:num>
  <w:num w:numId="41" w16cid:durableId="646202111">
    <w:abstractNumId w:val="6"/>
  </w:num>
  <w:num w:numId="42" w16cid:durableId="1744133823">
    <w:abstractNumId w:val="46"/>
  </w:num>
  <w:num w:numId="43" w16cid:durableId="108163484">
    <w:abstractNumId w:val="3"/>
  </w:num>
  <w:num w:numId="44" w16cid:durableId="208223070">
    <w:abstractNumId w:val="0"/>
  </w:num>
  <w:num w:numId="45" w16cid:durableId="1045526853">
    <w:abstractNumId w:val="24"/>
  </w:num>
  <w:num w:numId="46" w16cid:durableId="225803077">
    <w:abstractNumId w:val="29"/>
  </w:num>
  <w:num w:numId="47" w16cid:durableId="1134063775">
    <w:abstractNumId w:val="47"/>
  </w:num>
  <w:num w:numId="48" w16cid:durableId="1227564977">
    <w:abstractNumId w:val="10"/>
  </w:num>
  <w:num w:numId="49" w16cid:durableId="710226125">
    <w:abstractNumId w:val="11"/>
  </w:num>
  <w:num w:numId="50" w16cid:durableId="1076560161">
    <w:abstractNumId w:val="7"/>
  </w:num>
  <w:num w:numId="51" w16cid:durableId="508907040">
    <w:abstractNumId w:val="21"/>
  </w:num>
  <w:num w:numId="52" w16cid:durableId="1626539403">
    <w:abstractNumId w:val="37"/>
  </w:num>
  <w:num w:numId="53" w16cid:durableId="1154760818">
    <w:abstractNumId w:val="17"/>
  </w:num>
  <w:num w:numId="54" w16cid:durableId="990862475">
    <w:abstractNumId w:val="12"/>
  </w:num>
  <w:num w:numId="55" w16cid:durableId="484978686">
    <w:abstractNumId w:val="35"/>
  </w:num>
  <w:num w:numId="56" w16cid:durableId="856621536">
    <w:abstractNumId w:val="2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7"/>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4B06"/>
    <w:rsid w:val="00006D96"/>
    <w:rsid w:val="0001008E"/>
    <w:rsid w:val="000103DC"/>
    <w:rsid w:val="00011217"/>
    <w:rsid w:val="00012709"/>
    <w:rsid w:val="00017503"/>
    <w:rsid w:val="000175E1"/>
    <w:rsid w:val="0002043D"/>
    <w:rsid w:val="00021F33"/>
    <w:rsid w:val="000235FF"/>
    <w:rsid w:val="00026457"/>
    <w:rsid w:val="000279CA"/>
    <w:rsid w:val="0003090A"/>
    <w:rsid w:val="00030E5F"/>
    <w:rsid w:val="00035D65"/>
    <w:rsid w:val="00037A0D"/>
    <w:rsid w:val="00040E3A"/>
    <w:rsid w:val="0004333D"/>
    <w:rsid w:val="00044291"/>
    <w:rsid w:val="00044299"/>
    <w:rsid w:val="000520CD"/>
    <w:rsid w:val="000542B3"/>
    <w:rsid w:val="00054F36"/>
    <w:rsid w:val="00060914"/>
    <w:rsid w:val="00060C5C"/>
    <w:rsid w:val="00060CAF"/>
    <w:rsid w:val="0006471A"/>
    <w:rsid w:val="00064D2B"/>
    <w:rsid w:val="00065D66"/>
    <w:rsid w:val="00073982"/>
    <w:rsid w:val="00080785"/>
    <w:rsid w:val="0008387A"/>
    <w:rsid w:val="00083948"/>
    <w:rsid w:val="00083EA9"/>
    <w:rsid w:val="000843D0"/>
    <w:rsid w:val="00085838"/>
    <w:rsid w:val="00086758"/>
    <w:rsid w:val="00087329"/>
    <w:rsid w:val="000903D8"/>
    <w:rsid w:val="0009270C"/>
    <w:rsid w:val="00092A62"/>
    <w:rsid w:val="00094D60"/>
    <w:rsid w:val="00095F1B"/>
    <w:rsid w:val="00097412"/>
    <w:rsid w:val="000A3B23"/>
    <w:rsid w:val="000A4E64"/>
    <w:rsid w:val="000A646A"/>
    <w:rsid w:val="000B2B8C"/>
    <w:rsid w:val="000B6C76"/>
    <w:rsid w:val="000C0ADF"/>
    <w:rsid w:val="000C2AFE"/>
    <w:rsid w:val="000C6E2D"/>
    <w:rsid w:val="000D219F"/>
    <w:rsid w:val="000D2395"/>
    <w:rsid w:val="000D3235"/>
    <w:rsid w:val="000D46BB"/>
    <w:rsid w:val="000D4B02"/>
    <w:rsid w:val="000D553E"/>
    <w:rsid w:val="000D773F"/>
    <w:rsid w:val="000E2149"/>
    <w:rsid w:val="000E3A60"/>
    <w:rsid w:val="000E7515"/>
    <w:rsid w:val="000F030B"/>
    <w:rsid w:val="000F197E"/>
    <w:rsid w:val="000F576B"/>
    <w:rsid w:val="000F6726"/>
    <w:rsid w:val="000F684D"/>
    <w:rsid w:val="000F7DEE"/>
    <w:rsid w:val="001020C3"/>
    <w:rsid w:val="001060D5"/>
    <w:rsid w:val="001077FA"/>
    <w:rsid w:val="00107E45"/>
    <w:rsid w:val="00110B37"/>
    <w:rsid w:val="00111092"/>
    <w:rsid w:val="00111EED"/>
    <w:rsid w:val="00114134"/>
    <w:rsid w:val="00114560"/>
    <w:rsid w:val="001227FE"/>
    <w:rsid w:val="00122FC6"/>
    <w:rsid w:val="0012367D"/>
    <w:rsid w:val="001242B5"/>
    <w:rsid w:val="00124D88"/>
    <w:rsid w:val="00125906"/>
    <w:rsid w:val="00125A57"/>
    <w:rsid w:val="00133500"/>
    <w:rsid w:val="00133FF0"/>
    <w:rsid w:val="001346DB"/>
    <w:rsid w:val="001363EA"/>
    <w:rsid w:val="00136DDA"/>
    <w:rsid w:val="00142688"/>
    <w:rsid w:val="001428FB"/>
    <w:rsid w:val="00142C50"/>
    <w:rsid w:val="00142D48"/>
    <w:rsid w:val="00143D50"/>
    <w:rsid w:val="0014461C"/>
    <w:rsid w:val="00145656"/>
    <w:rsid w:val="001519A1"/>
    <w:rsid w:val="00152A9A"/>
    <w:rsid w:val="001562F8"/>
    <w:rsid w:val="00156DB0"/>
    <w:rsid w:val="001610C1"/>
    <w:rsid w:val="00164DCF"/>
    <w:rsid w:val="00167E55"/>
    <w:rsid w:val="00170129"/>
    <w:rsid w:val="00172EEB"/>
    <w:rsid w:val="0017543C"/>
    <w:rsid w:val="00176610"/>
    <w:rsid w:val="00177D9D"/>
    <w:rsid w:val="001818BB"/>
    <w:rsid w:val="00183A4C"/>
    <w:rsid w:val="00183E7C"/>
    <w:rsid w:val="00187C41"/>
    <w:rsid w:val="001933DC"/>
    <w:rsid w:val="00195C81"/>
    <w:rsid w:val="00196224"/>
    <w:rsid w:val="001A3114"/>
    <w:rsid w:val="001B1CB8"/>
    <w:rsid w:val="001B2E22"/>
    <w:rsid w:val="001B3732"/>
    <w:rsid w:val="001B6EA6"/>
    <w:rsid w:val="001C2715"/>
    <w:rsid w:val="001C2824"/>
    <w:rsid w:val="001C41A9"/>
    <w:rsid w:val="001C5D70"/>
    <w:rsid w:val="001D0907"/>
    <w:rsid w:val="001D0EE1"/>
    <w:rsid w:val="001D15CF"/>
    <w:rsid w:val="001D1BB3"/>
    <w:rsid w:val="001D2322"/>
    <w:rsid w:val="001D57F7"/>
    <w:rsid w:val="001E1E40"/>
    <w:rsid w:val="001E1F78"/>
    <w:rsid w:val="001E396D"/>
    <w:rsid w:val="001E66BE"/>
    <w:rsid w:val="001E7349"/>
    <w:rsid w:val="001E792C"/>
    <w:rsid w:val="001F5333"/>
    <w:rsid w:val="001F5966"/>
    <w:rsid w:val="00200799"/>
    <w:rsid w:val="00202DC6"/>
    <w:rsid w:val="00203557"/>
    <w:rsid w:val="002038EB"/>
    <w:rsid w:val="00207B3E"/>
    <w:rsid w:val="0021056B"/>
    <w:rsid w:val="002106F1"/>
    <w:rsid w:val="00211292"/>
    <w:rsid w:val="0021223B"/>
    <w:rsid w:val="0021271C"/>
    <w:rsid w:val="00215D7E"/>
    <w:rsid w:val="00215F07"/>
    <w:rsid w:val="002229FA"/>
    <w:rsid w:val="00223EFD"/>
    <w:rsid w:val="00224094"/>
    <w:rsid w:val="00226107"/>
    <w:rsid w:val="002301A9"/>
    <w:rsid w:val="00231358"/>
    <w:rsid w:val="00236A94"/>
    <w:rsid w:val="00236B6B"/>
    <w:rsid w:val="00237709"/>
    <w:rsid w:val="00237EBF"/>
    <w:rsid w:val="002416B7"/>
    <w:rsid w:val="002437BA"/>
    <w:rsid w:val="00247C41"/>
    <w:rsid w:val="0025148F"/>
    <w:rsid w:val="00251800"/>
    <w:rsid w:val="00256E3C"/>
    <w:rsid w:val="00257834"/>
    <w:rsid w:val="002663FF"/>
    <w:rsid w:val="002712AD"/>
    <w:rsid w:val="0027272C"/>
    <w:rsid w:val="002742F0"/>
    <w:rsid w:val="0027489C"/>
    <w:rsid w:val="00276DDE"/>
    <w:rsid w:val="00280E0D"/>
    <w:rsid w:val="002835BF"/>
    <w:rsid w:val="00283898"/>
    <w:rsid w:val="00283A0F"/>
    <w:rsid w:val="00285ABD"/>
    <w:rsid w:val="002871BD"/>
    <w:rsid w:val="00287E84"/>
    <w:rsid w:val="00292083"/>
    <w:rsid w:val="0029215C"/>
    <w:rsid w:val="002930DA"/>
    <w:rsid w:val="002937EE"/>
    <w:rsid w:val="00297124"/>
    <w:rsid w:val="00297EA5"/>
    <w:rsid w:val="002A3090"/>
    <w:rsid w:val="002A44F4"/>
    <w:rsid w:val="002A4E47"/>
    <w:rsid w:val="002A540E"/>
    <w:rsid w:val="002A68B0"/>
    <w:rsid w:val="002A6B3D"/>
    <w:rsid w:val="002B0B68"/>
    <w:rsid w:val="002B2C31"/>
    <w:rsid w:val="002B3BDA"/>
    <w:rsid w:val="002B3F80"/>
    <w:rsid w:val="002B6100"/>
    <w:rsid w:val="002B672E"/>
    <w:rsid w:val="002B7C93"/>
    <w:rsid w:val="002B7EE5"/>
    <w:rsid w:val="002C2E75"/>
    <w:rsid w:val="002D3B09"/>
    <w:rsid w:val="002D4880"/>
    <w:rsid w:val="002E1C6E"/>
    <w:rsid w:val="002E2C16"/>
    <w:rsid w:val="002E59AF"/>
    <w:rsid w:val="002E5A4F"/>
    <w:rsid w:val="002E6732"/>
    <w:rsid w:val="002F1C0D"/>
    <w:rsid w:val="002F1F2B"/>
    <w:rsid w:val="002F4B7B"/>
    <w:rsid w:val="002F5000"/>
    <w:rsid w:val="002F5C4D"/>
    <w:rsid w:val="002F647F"/>
    <w:rsid w:val="002F67A6"/>
    <w:rsid w:val="002F6FC7"/>
    <w:rsid w:val="002F7CAE"/>
    <w:rsid w:val="00300695"/>
    <w:rsid w:val="00300E8C"/>
    <w:rsid w:val="00303D2A"/>
    <w:rsid w:val="003105FB"/>
    <w:rsid w:val="00312C51"/>
    <w:rsid w:val="00314976"/>
    <w:rsid w:val="0032060D"/>
    <w:rsid w:val="00320A72"/>
    <w:rsid w:val="00322AAC"/>
    <w:rsid w:val="0032539B"/>
    <w:rsid w:val="00325B20"/>
    <w:rsid w:val="00326979"/>
    <w:rsid w:val="003300EC"/>
    <w:rsid w:val="003313E0"/>
    <w:rsid w:val="0033286D"/>
    <w:rsid w:val="003330E9"/>
    <w:rsid w:val="003345E3"/>
    <w:rsid w:val="00334975"/>
    <w:rsid w:val="00334A7A"/>
    <w:rsid w:val="003429B8"/>
    <w:rsid w:val="003432F6"/>
    <w:rsid w:val="00343957"/>
    <w:rsid w:val="0034409E"/>
    <w:rsid w:val="00344B53"/>
    <w:rsid w:val="0035239E"/>
    <w:rsid w:val="00352673"/>
    <w:rsid w:val="00355BF2"/>
    <w:rsid w:val="00355F79"/>
    <w:rsid w:val="00357DAC"/>
    <w:rsid w:val="00360622"/>
    <w:rsid w:val="003747D2"/>
    <w:rsid w:val="00374AC1"/>
    <w:rsid w:val="00374BB5"/>
    <w:rsid w:val="00375324"/>
    <w:rsid w:val="0037598F"/>
    <w:rsid w:val="00376237"/>
    <w:rsid w:val="00376386"/>
    <w:rsid w:val="0037752F"/>
    <w:rsid w:val="00380F33"/>
    <w:rsid w:val="00382709"/>
    <w:rsid w:val="00391118"/>
    <w:rsid w:val="003912A1"/>
    <w:rsid w:val="00393B25"/>
    <w:rsid w:val="00395444"/>
    <w:rsid w:val="003A018A"/>
    <w:rsid w:val="003A01F6"/>
    <w:rsid w:val="003A0C36"/>
    <w:rsid w:val="003A2065"/>
    <w:rsid w:val="003A26C7"/>
    <w:rsid w:val="003A2793"/>
    <w:rsid w:val="003A28B0"/>
    <w:rsid w:val="003A3D10"/>
    <w:rsid w:val="003B40EC"/>
    <w:rsid w:val="003B5449"/>
    <w:rsid w:val="003B551F"/>
    <w:rsid w:val="003B6F74"/>
    <w:rsid w:val="003B7101"/>
    <w:rsid w:val="003C320E"/>
    <w:rsid w:val="003C4C95"/>
    <w:rsid w:val="003C52F3"/>
    <w:rsid w:val="003C6B62"/>
    <w:rsid w:val="003D1E75"/>
    <w:rsid w:val="003D5D04"/>
    <w:rsid w:val="003D5D1C"/>
    <w:rsid w:val="003D5EC0"/>
    <w:rsid w:val="003D7BE9"/>
    <w:rsid w:val="003E0A23"/>
    <w:rsid w:val="003E2F7D"/>
    <w:rsid w:val="003E4705"/>
    <w:rsid w:val="003E5F7B"/>
    <w:rsid w:val="003E6321"/>
    <w:rsid w:val="003E6D21"/>
    <w:rsid w:val="003E7E0F"/>
    <w:rsid w:val="003F1E0F"/>
    <w:rsid w:val="003F1EC6"/>
    <w:rsid w:val="003F2CC0"/>
    <w:rsid w:val="00404BC0"/>
    <w:rsid w:val="004055D3"/>
    <w:rsid w:val="004079B5"/>
    <w:rsid w:val="00407C92"/>
    <w:rsid w:val="00411143"/>
    <w:rsid w:val="00412002"/>
    <w:rsid w:val="00413F10"/>
    <w:rsid w:val="004162DA"/>
    <w:rsid w:val="00424328"/>
    <w:rsid w:val="00424F3F"/>
    <w:rsid w:val="0042742A"/>
    <w:rsid w:val="00427883"/>
    <w:rsid w:val="004304DB"/>
    <w:rsid w:val="004311E8"/>
    <w:rsid w:val="00432304"/>
    <w:rsid w:val="004344A1"/>
    <w:rsid w:val="0043570E"/>
    <w:rsid w:val="00437796"/>
    <w:rsid w:val="004402CA"/>
    <w:rsid w:val="004408BF"/>
    <w:rsid w:val="004416AC"/>
    <w:rsid w:val="0044502E"/>
    <w:rsid w:val="00450042"/>
    <w:rsid w:val="00455776"/>
    <w:rsid w:val="00455F46"/>
    <w:rsid w:val="00460D65"/>
    <w:rsid w:val="004614DE"/>
    <w:rsid w:val="00461DA3"/>
    <w:rsid w:val="0046319A"/>
    <w:rsid w:val="00466CAD"/>
    <w:rsid w:val="0047441A"/>
    <w:rsid w:val="00475066"/>
    <w:rsid w:val="004776A2"/>
    <w:rsid w:val="00482033"/>
    <w:rsid w:val="00482CB7"/>
    <w:rsid w:val="00483648"/>
    <w:rsid w:val="00483BB7"/>
    <w:rsid w:val="00485DDC"/>
    <w:rsid w:val="00487D80"/>
    <w:rsid w:val="00492AE5"/>
    <w:rsid w:val="00493697"/>
    <w:rsid w:val="0049533D"/>
    <w:rsid w:val="00496FD1"/>
    <w:rsid w:val="004A04C9"/>
    <w:rsid w:val="004A1829"/>
    <w:rsid w:val="004A19E5"/>
    <w:rsid w:val="004A2A53"/>
    <w:rsid w:val="004A3B22"/>
    <w:rsid w:val="004A5B04"/>
    <w:rsid w:val="004B0FDE"/>
    <w:rsid w:val="004B1553"/>
    <w:rsid w:val="004B3E3A"/>
    <w:rsid w:val="004B4D5E"/>
    <w:rsid w:val="004B551F"/>
    <w:rsid w:val="004B72AD"/>
    <w:rsid w:val="004C27F1"/>
    <w:rsid w:val="004C33AB"/>
    <w:rsid w:val="004C342C"/>
    <w:rsid w:val="004C42A5"/>
    <w:rsid w:val="004C5EBA"/>
    <w:rsid w:val="004C7E86"/>
    <w:rsid w:val="004D22FC"/>
    <w:rsid w:val="004D2501"/>
    <w:rsid w:val="004D49A0"/>
    <w:rsid w:val="004D639C"/>
    <w:rsid w:val="004D7582"/>
    <w:rsid w:val="004D7B39"/>
    <w:rsid w:val="004E0108"/>
    <w:rsid w:val="004E23E2"/>
    <w:rsid w:val="004E2986"/>
    <w:rsid w:val="004E57EF"/>
    <w:rsid w:val="004F0F66"/>
    <w:rsid w:val="004F1145"/>
    <w:rsid w:val="004F221F"/>
    <w:rsid w:val="004F3A7E"/>
    <w:rsid w:val="004F472B"/>
    <w:rsid w:val="004F644B"/>
    <w:rsid w:val="004F730D"/>
    <w:rsid w:val="004F7668"/>
    <w:rsid w:val="00500527"/>
    <w:rsid w:val="00506102"/>
    <w:rsid w:val="0050702B"/>
    <w:rsid w:val="00510B6D"/>
    <w:rsid w:val="005115DD"/>
    <w:rsid w:val="0051426B"/>
    <w:rsid w:val="00520540"/>
    <w:rsid w:val="00521D00"/>
    <w:rsid w:val="00524404"/>
    <w:rsid w:val="00525EF8"/>
    <w:rsid w:val="00530DD5"/>
    <w:rsid w:val="00537138"/>
    <w:rsid w:val="005379B9"/>
    <w:rsid w:val="00537B70"/>
    <w:rsid w:val="00537E44"/>
    <w:rsid w:val="00542E76"/>
    <w:rsid w:val="0054379E"/>
    <w:rsid w:val="005446AC"/>
    <w:rsid w:val="00544CBF"/>
    <w:rsid w:val="00546EC9"/>
    <w:rsid w:val="0055296A"/>
    <w:rsid w:val="00552FDF"/>
    <w:rsid w:val="00556325"/>
    <w:rsid w:val="00557FB7"/>
    <w:rsid w:val="00562BEE"/>
    <w:rsid w:val="0056516D"/>
    <w:rsid w:val="00565E97"/>
    <w:rsid w:val="0056613E"/>
    <w:rsid w:val="00570EE6"/>
    <w:rsid w:val="00570EE7"/>
    <w:rsid w:val="005713E3"/>
    <w:rsid w:val="00571596"/>
    <w:rsid w:val="00572583"/>
    <w:rsid w:val="00573383"/>
    <w:rsid w:val="00573E8E"/>
    <w:rsid w:val="00576E0A"/>
    <w:rsid w:val="005808A7"/>
    <w:rsid w:val="00582A74"/>
    <w:rsid w:val="0058461D"/>
    <w:rsid w:val="00585C9F"/>
    <w:rsid w:val="00591F22"/>
    <w:rsid w:val="00592C85"/>
    <w:rsid w:val="00593725"/>
    <w:rsid w:val="005953C1"/>
    <w:rsid w:val="005972DB"/>
    <w:rsid w:val="005A56D1"/>
    <w:rsid w:val="005A7219"/>
    <w:rsid w:val="005B6D89"/>
    <w:rsid w:val="005C2081"/>
    <w:rsid w:val="005D0285"/>
    <w:rsid w:val="005D1819"/>
    <w:rsid w:val="005D3B0A"/>
    <w:rsid w:val="005D6868"/>
    <w:rsid w:val="005D6DEC"/>
    <w:rsid w:val="005D7798"/>
    <w:rsid w:val="005E0537"/>
    <w:rsid w:val="005E09F9"/>
    <w:rsid w:val="005E1F4A"/>
    <w:rsid w:val="005E47F9"/>
    <w:rsid w:val="005E5122"/>
    <w:rsid w:val="005E7C59"/>
    <w:rsid w:val="005E7C88"/>
    <w:rsid w:val="005F1993"/>
    <w:rsid w:val="005F2585"/>
    <w:rsid w:val="005F2FD4"/>
    <w:rsid w:val="005F49F3"/>
    <w:rsid w:val="005F5863"/>
    <w:rsid w:val="005F75EC"/>
    <w:rsid w:val="005F77C3"/>
    <w:rsid w:val="006007E4"/>
    <w:rsid w:val="0060312C"/>
    <w:rsid w:val="00604085"/>
    <w:rsid w:val="006102F7"/>
    <w:rsid w:val="006128A1"/>
    <w:rsid w:val="00612F36"/>
    <w:rsid w:val="00614224"/>
    <w:rsid w:val="00615B22"/>
    <w:rsid w:val="00617D81"/>
    <w:rsid w:val="00620856"/>
    <w:rsid w:val="00621BC0"/>
    <w:rsid w:val="00624131"/>
    <w:rsid w:val="0062540C"/>
    <w:rsid w:val="00625B06"/>
    <w:rsid w:val="00631198"/>
    <w:rsid w:val="006350AF"/>
    <w:rsid w:val="00637B99"/>
    <w:rsid w:val="00641159"/>
    <w:rsid w:val="0064239D"/>
    <w:rsid w:val="006423E2"/>
    <w:rsid w:val="006426C1"/>
    <w:rsid w:val="0064443F"/>
    <w:rsid w:val="00644B80"/>
    <w:rsid w:val="00645424"/>
    <w:rsid w:val="00646DF5"/>
    <w:rsid w:val="00650ABB"/>
    <w:rsid w:val="00652D14"/>
    <w:rsid w:val="006561AB"/>
    <w:rsid w:val="00656B1E"/>
    <w:rsid w:val="00666B73"/>
    <w:rsid w:val="006708BA"/>
    <w:rsid w:val="006709BC"/>
    <w:rsid w:val="00671D64"/>
    <w:rsid w:val="00672C50"/>
    <w:rsid w:val="006734D2"/>
    <w:rsid w:val="00677FFD"/>
    <w:rsid w:val="00680900"/>
    <w:rsid w:val="00681D68"/>
    <w:rsid w:val="00683685"/>
    <w:rsid w:val="00686BAE"/>
    <w:rsid w:val="00687725"/>
    <w:rsid w:val="00687952"/>
    <w:rsid w:val="00690D46"/>
    <w:rsid w:val="00691991"/>
    <w:rsid w:val="006958B3"/>
    <w:rsid w:val="00695E73"/>
    <w:rsid w:val="00695FA1"/>
    <w:rsid w:val="006975F8"/>
    <w:rsid w:val="00697C19"/>
    <w:rsid w:val="006A02C6"/>
    <w:rsid w:val="006A0A73"/>
    <w:rsid w:val="006A710F"/>
    <w:rsid w:val="006B15EE"/>
    <w:rsid w:val="006B31BA"/>
    <w:rsid w:val="006B3B40"/>
    <w:rsid w:val="006B65C2"/>
    <w:rsid w:val="006C2590"/>
    <w:rsid w:val="006C3B5E"/>
    <w:rsid w:val="006C4748"/>
    <w:rsid w:val="006C5D7C"/>
    <w:rsid w:val="006C637F"/>
    <w:rsid w:val="006C6CBB"/>
    <w:rsid w:val="006D069E"/>
    <w:rsid w:val="006D1561"/>
    <w:rsid w:val="006D1C30"/>
    <w:rsid w:val="006D4DC0"/>
    <w:rsid w:val="006E2D44"/>
    <w:rsid w:val="006E3333"/>
    <w:rsid w:val="006E422A"/>
    <w:rsid w:val="006E5727"/>
    <w:rsid w:val="006F08A8"/>
    <w:rsid w:val="006F74F0"/>
    <w:rsid w:val="006F7A0C"/>
    <w:rsid w:val="006F7DB7"/>
    <w:rsid w:val="007023D1"/>
    <w:rsid w:val="00703069"/>
    <w:rsid w:val="0070333A"/>
    <w:rsid w:val="00705901"/>
    <w:rsid w:val="007077FF"/>
    <w:rsid w:val="00712D31"/>
    <w:rsid w:val="00713650"/>
    <w:rsid w:val="00714478"/>
    <w:rsid w:val="00714948"/>
    <w:rsid w:val="0071502F"/>
    <w:rsid w:val="00715718"/>
    <w:rsid w:val="00716E33"/>
    <w:rsid w:val="007177CB"/>
    <w:rsid w:val="00720022"/>
    <w:rsid w:val="00720B0F"/>
    <w:rsid w:val="007214A0"/>
    <w:rsid w:val="00721833"/>
    <w:rsid w:val="00721E34"/>
    <w:rsid w:val="00722F41"/>
    <w:rsid w:val="0072629A"/>
    <w:rsid w:val="007267C1"/>
    <w:rsid w:val="00730022"/>
    <w:rsid w:val="007314EE"/>
    <w:rsid w:val="0073358F"/>
    <w:rsid w:val="00736C53"/>
    <w:rsid w:val="00736DAE"/>
    <w:rsid w:val="0073712C"/>
    <w:rsid w:val="007426D0"/>
    <w:rsid w:val="00744894"/>
    <w:rsid w:val="00746FAD"/>
    <w:rsid w:val="00747360"/>
    <w:rsid w:val="00756131"/>
    <w:rsid w:val="007564FC"/>
    <w:rsid w:val="0075768B"/>
    <w:rsid w:val="007615D2"/>
    <w:rsid w:val="0076349F"/>
    <w:rsid w:val="007639F0"/>
    <w:rsid w:val="00767A45"/>
    <w:rsid w:val="00776E83"/>
    <w:rsid w:val="00777A4E"/>
    <w:rsid w:val="0078022B"/>
    <w:rsid w:val="00781F35"/>
    <w:rsid w:val="0078272C"/>
    <w:rsid w:val="0078474A"/>
    <w:rsid w:val="00784C1F"/>
    <w:rsid w:val="00787764"/>
    <w:rsid w:val="00790655"/>
    <w:rsid w:val="0079138A"/>
    <w:rsid w:val="00794151"/>
    <w:rsid w:val="007964CF"/>
    <w:rsid w:val="00797994"/>
    <w:rsid w:val="00797DB8"/>
    <w:rsid w:val="00797E30"/>
    <w:rsid w:val="007A073B"/>
    <w:rsid w:val="007A0C7C"/>
    <w:rsid w:val="007A13D3"/>
    <w:rsid w:val="007A4ECF"/>
    <w:rsid w:val="007A69A4"/>
    <w:rsid w:val="007A715D"/>
    <w:rsid w:val="007A7BD6"/>
    <w:rsid w:val="007B0911"/>
    <w:rsid w:val="007B0A0F"/>
    <w:rsid w:val="007B5187"/>
    <w:rsid w:val="007B51D6"/>
    <w:rsid w:val="007B6FBF"/>
    <w:rsid w:val="007B7AEC"/>
    <w:rsid w:val="007C3A2A"/>
    <w:rsid w:val="007C4148"/>
    <w:rsid w:val="007D5EFC"/>
    <w:rsid w:val="007D69D5"/>
    <w:rsid w:val="007D6DD5"/>
    <w:rsid w:val="007D71D0"/>
    <w:rsid w:val="007E0D74"/>
    <w:rsid w:val="007E2D4F"/>
    <w:rsid w:val="007E3D03"/>
    <w:rsid w:val="007E3F59"/>
    <w:rsid w:val="007E43DD"/>
    <w:rsid w:val="007E4CA5"/>
    <w:rsid w:val="007E4ECF"/>
    <w:rsid w:val="007F0F07"/>
    <w:rsid w:val="007F16F4"/>
    <w:rsid w:val="007F17FA"/>
    <w:rsid w:val="007F2193"/>
    <w:rsid w:val="007F3572"/>
    <w:rsid w:val="007F6E9B"/>
    <w:rsid w:val="007F788B"/>
    <w:rsid w:val="007F7E8A"/>
    <w:rsid w:val="008000C0"/>
    <w:rsid w:val="00802B39"/>
    <w:rsid w:val="00803592"/>
    <w:rsid w:val="00804988"/>
    <w:rsid w:val="00806B26"/>
    <w:rsid w:val="00807ECC"/>
    <w:rsid w:val="008115AA"/>
    <w:rsid w:val="00812726"/>
    <w:rsid w:val="0081281D"/>
    <w:rsid w:val="00812978"/>
    <w:rsid w:val="008131E3"/>
    <w:rsid w:val="0081434A"/>
    <w:rsid w:val="00814FDE"/>
    <w:rsid w:val="00817250"/>
    <w:rsid w:val="008224DB"/>
    <w:rsid w:val="008246A5"/>
    <w:rsid w:val="00827219"/>
    <w:rsid w:val="008303AA"/>
    <w:rsid w:val="008326A6"/>
    <w:rsid w:val="008337DF"/>
    <w:rsid w:val="00834E6A"/>
    <w:rsid w:val="00835317"/>
    <w:rsid w:val="00840B8C"/>
    <w:rsid w:val="00841803"/>
    <w:rsid w:val="00841C2B"/>
    <w:rsid w:val="00843EE4"/>
    <w:rsid w:val="00844DBE"/>
    <w:rsid w:val="008450F9"/>
    <w:rsid w:val="00853170"/>
    <w:rsid w:val="008533D1"/>
    <w:rsid w:val="0085346D"/>
    <w:rsid w:val="008538D6"/>
    <w:rsid w:val="00855E45"/>
    <w:rsid w:val="00857896"/>
    <w:rsid w:val="00857E9E"/>
    <w:rsid w:val="00870118"/>
    <w:rsid w:val="00871702"/>
    <w:rsid w:val="00871D89"/>
    <w:rsid w:val="008730AE"/>
    <w:rsid w:val="00873266"/>
    <w:rsid w:val="0087584D"/>
    <w:rsid w:val="008759C7"/>
    <w:rsid w:val="008772AE"/>
    <w:rsid w:val="00877962"/>
    <w:rsid w:val="00877B5C"/>
    <w:rsid w:val="00882400"/>
    <w:rsid w:val="00884FDA"/>
    <w:rsid w:val="00887BF9"/>
    <w:rsid w:val="008911A3"/>
    <w:rsid w:val="0089136C"/>
    <w:rsid w:val="008913F8"/>
    <w:rsid w:val="008A236E"/>
    <w:rsid w:val="008A2E77"/>
    <w:rsid w:val="008B0EA2"/>
    <w:rsid w:val="008B127E"/>
    <w:rsid w:val="008B2177"/>
    <w:rsid w:val="008B46DB"/>
    <w:rsid w:val="008B621C"/>
    <w:rsid w:val="008B71E7"/>
    <w:rsid w:val="008B7CE4"/>
    <w:rsid w:val="008B7DA0"/>
    <w:rsid w:val="008C0F4A"/>
    <w:rsid w:val="008C20F6"/>
    <w:rsid w:val="008C6543"/>
    <w:rsid w:val="008C7A7F"/>
    <w:rsid w:val="008C7CF3"/>
    <w:rsid w:val="008D175F"/>
    <w:rsid w:val="008E059E"/>
    <w:rsid w:val="008E34A3"/>
    <w:rsid w:val="008E3B38"/>
    <w:rsid w:val="008E7D1B"/>
    <w:rsid w:val="008F0E54"/>
    <w:rsid w:val="008F5297"/>
    <w:rsid w:val="008F5F1E"/>
    <w:rsid w:val="008F67D7"/>
    <w:rsid w:val="008F7177"/>
    <w:rsid w:val="0090134D"/>
    <w:rsid w:val="009030AD"/>
    <w:rsid w:val="00904BB0"/>
    <w:rsid w:val="009120EE"/>
    <w:rsid w:val="00917E91"/>
    <w:rsid w:val="009216D4"/>
    <w:rsid w:val="00924AB5"/>
    <w:rsid w:val="009253D3"/>
    <w:rsid w:val="00931A12"/>
    <w:rsid w:val="0093351F"/>
    <w:rsid w:val="0093516A"/>
    <w:rsid w:val="009362D6"/>
    <w:rsid w:val="009367AD"/>
    <w:rsid w:val="00936DEF"/>
    <w:rsid w:val="00937C09"/>
    <w:rsid w:val="009438BD"/>
    <w:rsid w:val="00945CD3"/>
    <w:rsid w:val="0095033B"/>
    <w:rsid w:val="0095679A"/>
    <w:rsid w:val="00962E8D"/>
    <w:rsid w:val="009642B2"/>
    <w:rsid w:val="009647D5"/>
    <w:rsid w:val="009656B9"/>
    <w:rsid w:val="00965D6A"/>
    <w:rsid w:val="00965ED1"/>
    <w:rsid w:val="00966018"/>
    <w:rsid w:val="00970EDC"/>
    <w:rsid w:val="00971B44"/>
    <w:rsid w:val="00973DB9"/>
    <w:rsid w:val="009746F9"/>
    <w:rsid w:val="00975A82"/>
    <w:rsid w:val="00980ED9"/>
    <w:rsid w:val="00990FD0"/>
    <w:rsid w:val="0099187D"/>
    <w:rsid w:val="009935F4"/>
    <w:rsid w:val="00995257"/>
    <w:rsid w:val="00997D49"/>
    <w:rsid w:val="009A0960"/>
    <w:rsid w:val="009A1A42"/>
    <w:rsid w:val="009A45EC"/>
    <w:rsid w:val="009A575D"/>
    <w:rsid w:val="009A5BF5"/>
    <w:rsid w:val="009B27F9"/>
    <w:rsid w:val="009B2B07"/>
    <w:rsid w:val="009B5FE2"/>
    <w:rsid w:val="009C08C1"/>
    <w:rsid w:val="009C0ED9"/>
    <w:rsid w:val="009C1732"/>
    <w:rsid w:val="009C36BF"/>
    <w:rsid w:val="009C6B62"/>
    <w:rsid w:val="009D29F0"/>
    <w:rsid w:val="009D5CA6"/>
    <w:rsid w:val="009D705A"/>
    <w:rsid w:val="009D7C5D"/>
    <w:rsid w:val="009E107B"/>
    <w:rsid w:val="009E243E"/>
    <w:rsid w:val="009E44B7"/>
    <w:rsid w:val="009E4601"/>
    <w:rsid w:val="009E4668"/>
    <w:rsid w:val="009E5AFB"/>
    <w:rsid w:val="009F0812"/>
    <w:rsid w:val="009F2C24"/>
    <w:rsid w:val="009F32C4"/>
    <w:rsid w:val="009F5001"/>
    <w:rsid w:val="009F5BB1"/>
    <w:rsid w:val="00A001B0"/>
    <w:rsid w:val="00A02960"/>
    <w:rsid w:val="00A02E53"/>
    <w:rsid w:val="00A049AB"/>
    <w:rsid w:val="00A05F01"/>
    <w:rsid w:val="00A061B4"/>
    <w:rsid w:val="00A0796E"/>
    <w:rsid w:val="00A07B3E"/>
    <w:rsid w:val="00A10BC2"/>
    <w:rsid w:val="00A14AB7"/>
    <w:rsid w:val="00A15557"/>
    <w:rsid w:val="00A2147D"/>
    <w:rsid w:val="00A21BA1"/>
    <w:rsid w:val="00A22206"/>
    <w:rsid w:val="00A22B29"/>
    <w:rsid w:val="00A31D1E"/>
    <w:rsid w:val="00A33666"/>
    <w:rsid w:val="00A34B59"/>
    <w:rsid w:val="00A35396"/>
    <w:rsid w:val="00A357C8"/>
    <w:rsid w:val="00A372B3"/>
    <w:rsid w:val="00A42722"/>
    <w:rsid w:val="00A44AFF"/>
    <w:rsid w:val="00A450E9"/>
    <w:rsid w:val="00A46E0E"/>
    <w:rsid w:val="00A5122C"/>
    <w:rsid w:val="00A520C5"/>
    <w:rsid w:val="00A55A46"/>
    <w:rsid w:val="00A57C43"/>
    <w:rsid w:val="00A62A0F"/>
    <w:rsid w:val="00A67EB0"/>
    <w:rsid w:val="00A70B19"/>
    <w:rsid w:val="00A71398"/>
    <w:rsid w:val="00A7187A"/>
    <w:rsid w:val="00A764ED"/>
    <w:rsid w:val="00A76E79"/>
    <w:rsid w:val="00A77120"/>
    <w:rsid w:val="00A81427"/>
    <w:rsid w:val="00A871C0"/>
    <w:rsid w:val="00A877BB"/>
    <w:rsid w:val="00A93DF4"/>
    <w:rsid w:val="00A960F8"/>
    <w:rsid w:val="00A964DD"/>
    <w:rsid w:val="00A97D27"/>
    <w:rsid w:val="00AA0E6C"/>
    <w:rsid w:val="00AA49A8"/>
    <w:rsid w:val="00AA4FD7"/>
    <w:rsid w:val="00AA5C58"/>
    <w:rsid w:val="00AB3F75"/>
    <w:rsid w:val="00AB48D4"/>
    <w:rsid w:val="00AB5EDF"/>
    <w:rsid w:val="00AB7F72"/>
    <w:rsid w:val="00AC1650"/>
    <w:rsid w:val="00AC33AC"/>
    <w:rsid w:val="00AC3C52"/>
    <w:rsid w:val="00AC40D2"/>
    <w:rsid w:val="00AC5B4C"/>
    <w:rsid w:val="00AC78CA"/>
    <w:rsid w:val="00AD0901"/>
    <w:rsid w:val="00AD289B"/>
    <w:rsid w:val="00AD2A0B"/>
    <w:rsid w:val="00AD2A9E"/>
    <w:rsid w:val="00AD3179"/>
    <w:rsid w:val="00AD4B47"/>
    <w:rsid w:val="00AD4C07"/>
    <w:rsid w:val="00AD4EB0"/>
    <w:rsid w:val="00AD65BC"/>
    <w:rsid w:val="00AE2D71"/>
    <w:rsid w:val="00AE4E75"/>
    <w:rsid w:val="00AE59E0"/>
    <w:rsid w:val="00AE6363"/>
    <w:rsid w:val="00AE7CD6"/>
    <w:rsid w:val="00AF0947"/>
    <w:rsid w:val="00AF40F7"/>
    <w:rsid w:val="00AF618E"/>
    <w:rsid w:val="00AF683D"/>
    <w:rsid w:val="00B0640D"/>
    <w:rsid w:val="00B071A3"/>
    <w:rsid w:val="00B1151E"/>
    <w:rsid w:val="00B1749F"/>
    <w:rsid w:val="00B25124"/>
    <w:rsid w:val="00B277E1"/>
    <w:rsid w:val="00B303BC"/>
    <w:rsid w:val="00B30973"/>
    <w:rsid w:val="00B331B3"/>
    <w:rsid w:val="00B4679A"/>
    <w:rsid w:val="00B4736C"/>
    <w:rsid w:val="00B53F5E"/>
    <w:rsid w:val="00B54B32"/>
    <w:rsid w:val="00B56143"/>
    <w:rsid w:val="00B613D3"/>
    <w:rsid w:val="00B62BA1"/>
    <w:rsid w:val="00B64158"/>
    <w:rsid w:val="00B64BA0"/>
    <w:rsid w:val="00B65B84"/>
    <w:rsid w:val="00B7092D"/>
    <w:rsid w:val="00B7261E"/>
    <w:rsid w:val="00B7322D"/>
    <w:rsid w:val="00B74644"/>
    <w:rsid w:val="00B7533B"/>
    <w:rsid w:val="00B75510"/>
    <w:rsid w:val="00B75C30"/>
    <w:rsid w:val="00B76689"/>
    <w:rsid w:val="00B81758"/>
    <w:rsid w:val="00B836FB"/>
    <w:rsid w:val="00B8755F"/>
    <w:rsid w:val="00B87BBB"/>
    <w:rsid w:val="00B907B3"/>
    <w:rsid w:val="00B90DE3"/>
    <w:rsid w:val="00B911AA"/>
    <w:rsid w:val="00B93231"/>
    <w:rsid w:val="00B957ED"/>
    <w:rsid w:val="00B97133"/>
    <w:rsid w:val="00BA08DE"/>
    <w:rsid w:val="00BA1450"/>
    <w:rsid w:val="00BB3623"/>
    <w:rsid w:val="00BB4DAF"/>
    <w:rsid w:val="00BB578F"/>
    <w:rsid w:val="00BB5DB9"/>
    <w:rsid w:val="00BB6A8C"/>
    <w:rsid w:val="00BC0018"/>
    <w:rsid w:val="00BC040B"/>
    <w:rsid w:val="00BC0C02"/>
    <w:rsid w:val="00BC0C05"/>
    <w:rsid w:val="00BC22EA"/>
    <w:rsid w:val="00BC2A7B"/>
    <w:rsid w:val="00BC3E77"/>
    <w:rsid w:val="00BC42B0"/>
    <w:rsid w:val="00BC75A4"/>
    <w:rsid w:val="00BD116B"/>
    <w:rsid w:val="00BD25FB"/>
    <w:rsid w:val="00BD3A98"/>
    <w:rsid w:val="00BD4940"/>
    <w:rsid w:val="00BD5CAC"/>
    <w:rsid w:val="00BD7089"/>
    <w:rsid w:val="00BE024C"/>
    <w:rsid w:val="00BE0C5F"/>
    <w:rsid w:val="00BE1AF8"/>
    <w:rsid w:val="00BE358B"/>
    <w:rsid w:val="00BE5731"/>
    <w:rsid w:val="00BF30B8"/>
    <w:rsid w:val="00BF59FA"/>
    <w:rsid w:val="00BF6ECB"/>
    <w:rsid w:val="00C02830"/>
    <w:rsid w:val="00C03C6E"/>
    <w:rsid w:val="00C0658C"/>
    <w:rsid w:val="00C077C5"/>
    <w:rsid w:val="00C10170"/>
    <w:rsid w:val="00C146CF"/>
    <w:rsid w:val="00C14E3C"/>
    <w:rsid w:val="00C15FE4"/>
    <w:rsid w:val="00C23EE2"/>
    <w:rsid w:val="00C26866"/>
    <w:rsid w:val="00C27A85"/>
    <w:rsid w:val="00C33615"/>
    <w:rsid w:val="00C3508E"/>
    <w:rsid w:val="00C375BF"/>
    <w:rsid w:val="00C37C0C"/>
    <w:rsid w:val="00C437F4"/>
    <w:rsid w:val="00C457FA"/>
    <w:rsid w:val="00C508EE"/>
    <w:rsid w:val="00C5143D"/>
    <w:rsid w:val="00C55B4E"/>
    <w:rsid w:val="00C60479"/>
    <w:rsid w:val="00C604C6"/>
    <w:rsid w:val="00C607F9"/>
    <w:rsid w:val="00C64E35"/>
    <w:rsid w:val="00C66344"/>
    <w:rsid w:val="00C733DC"/>
    <w:rsid w:val="00C7795F"/>
    <w:rsid w:val="00C854F0"/>
    <w:rsid w:val="00C856B8"/>
    <w:rsid w:val="00C93FB0"/>
    <w:rsid w:val="00C9401E"/>
    <w:rsid w:val="00C94427"/>
    <w:rsid w:val="00C9540A"/>
    <w:rsid w:val="00CA0B7C"/>
    <w:rsid w:val="00CA10C5"/>
    <w:rsid w:val="00CA1372"/>
    <w:rsid w:val="00CA2473"/>
    <w:rsid w:val="00CB0A05"/>
    <w:rsid w:val="00CB13A8"/>
    <w:rsid w:val="00CB203A"/>
    <w:rsid w:val="00CB2A64"/>
    <w:rsid w:val="00CB38C5"/>
    <w:rsid w:val="00CB3D6E"/>
    <w:rsid w:val="00CB469A"/>
    <w:rsid w:val="00CB5FC9"/>
    <w:rsid w:val="00CB7B8E"/>
    <w:rsid w:val="00CC6E75"/>
    <w:rsid w:val="00CD0277"/>
    <w:rsid w:val="00CD4CFB"/>
    <w:rsid w:val="00CD5701"/>
    <w:rsid w:val="00CD768A"/>
    <w:rsid w:val="00CE0F0B"/>
    <w:rsid w:val="00CE3D31"/>
    <w:rsid w:val="00CE5701"/>
    <w:rsid w:val="00CE61B7"/>
    <w:rsid w:val="00CF2085"/>
    <w:rsid w:val="00CF28E1"/>
    <w:rsid w:val="00CF2F8D"/>
    <w:rsid w:val="00CF42DA"/>
    <w:rsid w:val="00CF4EE6"/>
    <w:rsid w:val="00CF5B73"/>
    <w:rsid w:val="00CF6D73"/>
    <w:rsid w:val="00D00C95"/>
    <w:rsid w:val="00D03205"/>
    <w:rsid w:val="00D04DF2"/>
    <w:rsid w:val="00D07519"/>
    <w:rsid w:val="00D11C8E"/>
    <w:rsid w:val="00D1596D"/>
    <w:rsid w:val="00D16725"/>
    <w:rsid w:val="00D16863"/>
    <w:rsid w:val="00D16CF7"/>
    <w:rsid w:val="00D21C1D"/>
    <w:rsid w:val="00D230A9"/>
    <w:rsid w:val="00D23245"/>
    <w:rsid w:val="00D24C94"/>
    <w:rsid w:val="00D257F9"/>
    <w:rsid w:val="00D354F3"/>
    <w:rsid w:val="00D3619F"/>
    <w:rsid w:val="00D36A92"/>
    <w:rsid w:val="00D378D7"/>
    <w:rsid w:val="00D40C92"/>
    <w:rsid w:val="00D50639"/>
    <w:rsid w:val="00D51E99"/>
    <w:rsid w:val="00D525A7"/>
    <w:rsid w:val="00D54498"/>
    <w:rsid w:val="00D55A61"/>
    <w:rsid w:val="00D55F27"/>
    <w:rsid w:val="00D700EA"/>
    <w:rsid w:val="00D717AA"/>
    <w:rsid w:val="00D735B1"/>
    <w:rsid w:val="00D736D6"/>
    <w:rsid w:val="00D81E25"/>
    <w:rsid w:val="00D8238D"/>
    <w:rsid w:val="00D85978"/>
    <w:rsid w:val="00D874D9"/>
    <w:rsid w:val="00D87F9C"/>
    <w:rsid w:val="00D95B3F"/>
    <w:rsid w:val="00D97B0A"/>
    <w:rsid w:val="00DA557F"/>
    <w:rsid w:val="00DA5E27"/>
    <w:rsid w:val="00DA65F1"/>
    <w:rsid w:val="00DA711C"/>
    <w:rsid w:val="00DB2BC9"/>
    <w:rsid w:val="00DB2E7A"/>
    <w:rsid w:val="00DB3100"/>
    <w:rsid w:val="00DB6478"/>
    <w:rsid w:val="00DB657C"/>
    <w:rsid w:val="00DC2B9F"/>
    <w:rsid w:val="00DC3B5F"/>
    <w:rsid w:val="00DC6121"/>
    <w:rsid w:val="00DC6AE5"/>
    <w:rsid w:val="00DD2547"/>
    <w:rsid w:val="00DD479D"/>
    <w:rsid w:val="00DD516A"/>
    <w:rsid w:val="00DD60CE"/>
    <w:rsid w:val="00DE3D08"/>
    <w:rsid w:val="00DE5FF8"/>
    <w:rsid w:val="00DE6E47"/>
    <w:rsid w:val="00DF056B"/>
    <w:rsid w:val="00DF11B6"/>
    <w:rsid w:val="00DF18A0"/>
    <w:rsid w:val="00DF1BEF"/>
    <w:rsid w:val="00DF3BEB"/>
    <w:rsid w:val="00DF3D47"/>
    <w:rsid w:val="00DF5A6B"/>
    <w:rsid w:val="00DF6010"/>
    <w:rsid w:val="00DF658D"/>
    <w:rsid w:val="00DF74BA"/>
    <w:rsid w:val="00E0584C"/>
    <w:rsid w:val="00E06C8A"/>
    <w:rsid w:val="00E06F95"/>
    <w:rsid w:val="00E11DDF"/>
    <w:rsid w:val="00E152BA"/>
    <w:rsid w:val="00E15E30"/>
    <w:rsid w:val="00E20243"/>
    <w:rsid w:val="00E202D6"/>
    <w:rsid w:val="00E21409"/>
    <w:rsid w:val="00E2398C"/>
    <w:rsid w:val="00E23D8C"/>
    <w:rsid w:val="00E25716"/>
    <w:rsid w:val="00E27643"/>
    <w:rsid w:val="00E35643"/>
    <w:rsid w:val="00E35852"/>
    <w:rsid w:val="00E36A20"/>
    <w:rsid w:val="00E377C0"/>
    <w:rsid w:val="00E410E3"/>
    <w:rsid w:val="00E42AF0"/>
    <w:rsid w:val="00E442F2"/>
    <w:rsid w:val="00E46144"/>
    <w:rsid w:val="00E4655A"/>
    <w:rsid w:val="00E50066"/>
    <w:rsid w:val="00E5198C"/>
    <w:rsid w:val="00E52137"/>
    <w:rsid w:val="00E52D99"/>
    <w:rsid w:val="00E63440"/>
    <w:rsid w:val="00E648FC"/>
    <w:rsid w:val="00E6503D"/>
    <w:rsid w:val="00E65397"/>
    <w:rsid w:val="00E667C9"/>
    <w:rsid w:val="00E71675"/>
    <w:rsid w:val="00E71E71"/>
    <w:rsid w:val="00E72B38"/>
    <w:rsid w:val="00E76876"/>
    <w:rsid w:val="00E76CA8"/>
    <w:rsid w:val="00E81B13"/>
    <w:rsid w:val="00E832C8"/>
    <w:rsid w:val="00E833F3"/>
    <w:rsid w:val="00E839AD"/>
    <w:rsid w:val="00E8494B"/>
    <w:rsid w:val="00E856B8"/>
    <w:rsid w:val="00E86763"/>
    <w:rsid w:val="00E906D4"/>
    <w:rsid w:val="00E91616"/>
    <w:rsid w:val="00E9235D"/>
    <w:rsid w:val="00E9790E"/>
    <w:rsid w:val="00EA091D"/>
    <w:rsid w:val="00EA09F7"/>
    <w:rsid w:val="00EA10C5"/>
    <w:rsid w:val="00EA2591"/>
    <w:rsid w:val="00EA287C"/>
    <w:rsid w:val="00EA5BB7"/>
    <w:rsid w:val="00EA79DD"/>
    <w:rsid w:val="00EB0396"/>
    <w:rsid w:val="00EB2E10"/>
    <w:rsid w:val="00EB47F0"/>
    <w:rsid w:val="00EB5A9C"/>
    <w:rsid w:val="00EB740C"/>
    <w:rsid w:val="00EB7440"/>
    <w:rsid w:val="00EC1EB4"/>
    <w:rsid w:val="00EC2C8F"/>
    <w:rsid w:val="00EC5FE1"/>
    <w:rsid w:val="00EC7337"/>
    <w:rsid w:val="00EC7D52"/>
    <w:rsid w:val="00ED012D"/>
    <w:rsid w:val="00ED015A"/>
    <w:rsid w:val="00ED196D"/>
    <w:rsid w:val="00ED695F"/>
    <w:rsid w:val="00EE0190"/>
    <w:rsid w:val="00EE121F"/>
    <w:rsid w:val="00EE1743"/>
    <w:rsid w:val="00EE1BC3"/>
    <w:rsid w:val="00EE370F"/>
    <w:rsid w:val="00EE5574"/>
    <w:rsid w:val="00EE56CB"/>
    <w:rsid w:val="00EE5AA6"/>
    <w:rsid w:val="00EE7DD4"/>
    <w:rsid w:val="00EF15A5"/>
    <w:rsid w:val="00EF4540"/>
    <w:rsid w:val="00F02564"/>
    <w:rsid w:val="00F03FD0"/>
    <w:rsid w:val="00F068B4"/>
    <w:rsid w:val="00F06A0F"/>
    <w:rsid w:val="00F10033"/>
    <w:rsid w:val="00F10EC4"/>
    <w:rsid w:val="00F13535"/>
    <w:rsid w:val="00F14ACA"/>
    <w:rsid w:val="00F159D2"/>
    <w:rsid w:val="00F224B4"/>
    <w:rsid w:val="00F32849"/>
    <w:rsid w:val="00F34B4A"/>
    <w:rsid w:val="00F357DB"/>
    <w:rsid w:val="00F41546"/>
    <w:rsid w:val="00F415EF"/>
    <w:rsid w:val="00F42207"/>
    <w:rsid w:val="00F42533"/>
    <w:rsid w:val="00F42674"/>
    <w:rsid w:val="00F44AA1"/>
    <w:rsid w:val="00F474FE"/>
    <w:rsid w:val="00F50485"/>
    <w:rsid w:val="00F50D3B"/>
    <w:rsid w:val="00F518E7"/>
    <w:rsid w:val="00F51DBE"/>
    <w:rsid w:val="00F53D29"/>
    <w:rsid w:val="00F651B7"/>
    <w:rsid w:val="00F65B97"/>
    <w:rsid w:val="00F670F9"/>
    <w:rsid w:val="00F70EBB"/>
    <w:rsid w:val="00F72FDF"/>
    <w:rsid w:val="00F73B53"/>
    <w:rsid w:val="00F75438"/>
    <w:rsid w:val="00F768A4"/>
    <w:rsid w:val="00F771CA"/>
    <w:rsid w:val="00F80FC0"/>
    <w:rsid w:val="00F83A61"/>
    <w:rsid w:val="00F8773F"/>
    <w:rsid w:val="00F918C4"/>
    <w:rsid w:val="00F922E2"/>
    <w:rsid w:val="00F95A32"/>
    <w:rsid w:val="00F97FA9"/>
    <w:rsid w:val="00FA21D8"/>
    <w:rsid w:val="00FA2B2C"/>
    <w:rsid w:val="00FA3F94"/>
    <w:rsid w:val="00FA6344"/>
    <w:rsid w:val="00FB103A"/>
    <w:rsid w:val="00FB1524"/>
    <w:rsid w:val="00FB5332"/>
    <w:rsid w:val="00FB65C8"/>
    <w:rsid w:val="00FB6DAB"/>
    <w:rsid w:val="00FC0F6F"/>
    <w:rsid w:val="00FC2573"/>
    <w:rsid w:val="00FC3139"/>
    <w:rsid w:val="00FC55BC"/>
    <w:rsid w:val="00FC562B"/>
    <w:rsid w:val="00FC6553"/>
    <w:rsid w:val="00FD28E1"/>
    <w:rsid w:val="00FD485A"/>
    <w:rsid w:val="00FD4B89"/>
    <w:rsid w:val="00FE0F5D"/>
    <w:rsid w:val="00FE2481"/>
    <w:rsid w:val="00FE61B0"/>
    <w:rsid w:val="00FE65AA"/>
    <w:rsid w:val="00FE6BBA"/>
    <w:rsid w:val="00FE6E12"/>
    <w:rsid w:val="00FE7EA5"/>
    <w:rsid w:val="00FF19C3"/>
    <w:rsid w:val="00FF37FC"/>
    <w:rsid w:val="00FF49B2"/>
    <w:rsid w:val="00FF579A"/>
    <w:rsid w:val="00FF7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64347"/>
  <w15:docId w15:val="{983CEFAA-5156-411D-8CC0-6B55CD89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14948"/>
    <w:rPr>
      <w:color w:val="605E5C"/>
      <w:shd w:val="clear" w:color="auto" w:fill="E1DFDD"/>
    </w:rPr>
  </w:style>
  <w:style w:type="paragraph" w:styleId="Revision">
    <w:name w:val="Revision"/>
    <w:hidden/>
    <w:uiPriority w:val="99"/>
    <w:semiHidden/>
    <w:rsid w:val="00374A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468430603">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eader" Target="header3.xml"/><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0.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75" Type="http://schemas.openxmlformats.org/officeDocument/2006/relationships/image" Target="media/image62.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s>
</file>

<file path=word/_rels/footnotes.xml.rels><?xml version="1.0" encoding="UTF-8" standalone="yes"?>
<Relationships xmlns="http://schemas.openxmlformats.org/package/2006/relationships"><Relationship Id="rId8" Type="http://schemas.openxmlformats.org/officeDocument/2006/relationships/hyperlink" Target="http://www.bagleybells.co.uk/sensors/sensors.htm" TargetMode="External"/><Relationship Id="rId13" Type="http://schemas.openxmlformats.org/officeDocument/2006/relationships/hyperlink" Target="https://www.martyncurrey.com/arduino-atmega-328p-fuse-settings/" TargetMode="External"/><Relationship Id="rId18" Type="http://schemas.openxmlformats.org/officeDocument/2006/relationships/hyperlink" Target="https://www.littelfuse.com/~/media/electronics/datasheets/tvs_diodes/littelfuse_tvs_diode_sa_datasheet.pdf.pdf" TargetMode="External"/><Relationship Id="rId26" Type="http://schemas.openxmlformats.org/officeDocument/2006/relationships/hyperlink" Target="https://creativecommons.org/licenses/by-sa/4.0/" TargetMode="External"/><Relationship Id="rId3" Type="http://schemas.openxmlformats.org/officeDocument/2006/relationships/hyperlink" Target="https://www.beltower.co.uk/" TargetMode="External"/><Relationship Id="rId21" Type="http://schemas.openxmlformats.org/officeDocument/2006/relationships/hyperlink" Target="https://blog.arduino.cc/2011/10/04/arduino-1-0/" TargetMode="External"/><Relationship Id="rId7" Type="http://schemas.openxmlformats.org/officeDocument/2006/relationships/hyperlink" Target="http://www.gremlyn.plus.com/ahme/mag_sen.html" TargetMode="External"/><Relationship Id="rId12" Type="http://schemas.openxmlformats.org/officeDocument/2006/relationships/hyperlink" Target="https://www.analog.com/en/products/max233.html" TargetMode="External"/><Relationship Id="rId17" Type="http://schemas.openxmlformats.org/officeDocument/2006/relationships/hyperlink" Target="https://www.vishay.com/docs/88503/1n4001.pdf" TargetMode="External"/><Relationship Id="rId25" Type="http://schemas.openxmlformats.org/officeDocument/2006/relationships/hyperlink" Target="https://www.simulators.org.uk/" TargetMode="External"/><Relationship Id="rId2" Type="http://schemas.openxmlformats.org/officeDocument/2006/relationships/hyperlink" Target="https://www.abelsim.co.uk/doc/welcome1.htm" TargetMode="External"/><Relationship Id="rId16" Type="http://schemas.openxmlformats.org/officeDocument/2006/relationships/hyperlink" Target="https://www.tracopower.com/sites/default/files/products/datasheets/tsr1_datasheet.pdf" TargetMode="External"/><Relationship Id="rId20" Type="http://schemas.openxmlformats.org/officeDocument/2006/relationships/hyperlink" Target="https://www.arcelect.com/rs232.htm" TargetMode="External"/><Relationship Id="rId1" Type="http://schemas.openxmlformats.org/officeDocument/2006/relationships/hyperlink" Target="https://creativecommons.org/licenses/by-sa/4.0/" TargetMode="External"/><Relationship Id="rId6" Type="http://schemas.openxmlformats.org/officeDocument/2006/relationships/hyperlink" Target="http://www.gremlyn.plus.com/ahme/prox_sen.html" TargetMode="External"/><Relationship Id="rId11" Type="http://schemas.openxmlformats.org/officeDocument/2006/relationships/hyperlink" Target="https://www.microchip.com/wwwproducts/en/atmega328p" TargetMode="External"/><Relationship Id="rId24" Type="http://schemas.openxmlformats.org/officeDocument/2006/relationships/hyperlink" Target="https://ftdichip.com/drivers/vcp-drivers/" TargetMode="External"/><Relationship Id="rId5" Type="http://schemas.openxmlformats.org/officeDocument/2006/relationships/hyperlink" Target="https://www.abelsim.co.uk/doc/tbellex2.htm" TargetMode="External"/><Relationship Id="rId15" Type="http://schemas.openxmlformats.org/officeDocument/2006/relationships/hyperlink" Target="https://www.ti.com/lit/gpn/LM340" TargetMode="External"/><Relationship Id="rId23" Type="http://schemas.openxmlformats.org/officeDocument/2006/relationships/hyperlink" Target="https://www.prolific.com.tw/US/index.aspx" TargetMode="External"/><Relationship Id="rId10" Type="http://schemas.openxmlformats.org/officeDocument/2006/relationships/hyperlink" Target="https://www.jrnorris.co.uk/strike.html" TargetMode="External"/><Relationship Id="rId19" Type="http://schemas.openxmlformats.org/officeDocument/2006/relationships/hyperlink" Target="https://www.analog.com/en/resources/technical-articles/fundamentals-of-rs232-serial-communications.html" TargetMode="External"/><Relationship Id="rId4" Type="http://schemas.openxmlformats.org/officeDocument/2006/relationships/hyperlink" Target="https://www.belfryware.com/" TargetMode="External"/><Relationship Id="rId9" Type="http://schemas.openxmlformats.org/officeDocument/2006/relationships/hyperlink" Target="https://www.abelsim.co.uk/doc/tbellex1.htm" TargetMode="External"/><Relationship Id="rId14" Type="http://schemas.openxmlformats.org/officeDocument/2006/relationships/hyperlink" Target="https://www.macinstallations.com/cat-5-cabling-explained/" TargetMode="External"/><Relationship Id="rId22" Type="http://schemas.openxmlformats.org/officeDocument/2006/relationships/hyperlink" Target="https://www.cl.cam.ac.uk/~fhk1/Bells/equations.pdf" TargetMode="External"/><Relationship Id="rId27" Type="http://schemas.openxmlformats.org/officeDocument/2006/relationships/hyperlink" Target="https://www.gnu.org/licenses/gpl-3.0.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B465A-E521-4CBB-B1FC-A6A74AB6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94</Pages>
  <Words>21143</Words>
  <Characters>120518</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06 – Technical Reference Guide</vt:lpstr>
    </vt:vector>
  </TitlesOfParts>
  <Company/>
  <LinksUpToDate>false</LinksUpToDate>
  <CharactersWithSpaces>141379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 – Technical Reference Guide</dc:title>
  <dc:creator>Andrew Instone-Cowie</dc:creator>
  <cp:lastModifiedBy>Andrew Instone-Cowie</cp:lastModifiedBy>
  <cp:revision>6</cp:revision>
  <cp:lastPrinted>2025-07-09T15:02:00Z</cp:lastPrinted>
  <dcterms:created xsi:type="dcterms:W3CDTF">2025-05-07T15:03:00Z</dcterms:created>
  <dcterms:modified xsi:type="dcterms:W3CDTF">2025-07-09T15:04:00Z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