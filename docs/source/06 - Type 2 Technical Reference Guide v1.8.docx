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7DDC5FA3" w:rsidR="00F10EC4" w:rsidRDefault="00114134" w:rsidP="007E4CA5">
      <w:pPr>
        <w:jc w:val="center"/>
      </w:pPr>
      <w:r>
        <w:rPr>
          <w:noProof/>
        </w:rPr>
        <w:drawing>
          <wp:inline distT="0" distB="0" distL="0" distR="0" wp14:anchorId="227DE6E2" wp14:editId="558C20EB">
            <wp:extent cx="4320000" cy="4179600"/>
            <wp:effectExtent l="38100" t="38100" r="42545" b="30480"/>
            <wp:docPr id="403832449" name="Picture 7" descr="A red circuit board with many wi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2449" name="Picture 7" descr="A red circuit board with many wires and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4179600"/>
                    </a:xfrm>
                    <a:prstGeom prst="rect">
                      <a:avLst/>
                    </a:prstGeom>
                    <a:ln w="31750" cmpd="thickThin">
                      <a:solidFill>
                        <a:schemeClr val="tx1"/>
                      </a:solidFill>
                    </a:ln>
                  </pic:spPr>
                </pic:pic>
              </a:graphicData>
            </a:graphic>
          </wp:inline>
        </w:drawing>
      </w:r>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1E407A15" w:rsidR="00D16CF7" w:rsidRPr="008B7DA0" w:rsidRDefault="00D16CF7" w:rsidP="00D16CF7">
      <w:pPr>
        <w:spacing w:after="0"/>
      </w:pPr>
      <w:r w:rsidRPr="008B7DA0">
        <w:t xml:space="preserve">Date: </w:t>
      </w:r>
      <w:ins w:id="1" w:author="Andrew Instone-Cowie" w:date="2025-07-07T18:19:00Z" w16du:dateUtc="2025-07-07T17:19:00Z">
        <w:r w:rsidR="00E607A0">
          <w:t>0</w:t>
        </w:r>
      </w:ins>
      <w:ins w:id="2" w:author="Andrew Instone-Cowie" w:date="2025-07-09T16:25:00Z" w16du:dateUtc="2025-07-09T15:25:00Z">
        <w:r w:rsidR="00632AA8">
          <w:t>9</w:t>
        </w:r>
      </w:ins>
      <w:ins w:id="3" w:author="Andrew Instone-Cowie" w:date="2025-07-07T18:19:00Z" w16du:dateUtc="2025-07-07T17:19:00Z">
        <w:r w:rsidR="00E607A0">
          <w:t xml:space="preserve"> July</w:t>
        </w:r>
      </w:ins>
      <w:ins w:id="4" w:author="Andrew Instone-Cowie" w:date="2025-06-23T16:40:00Z" w16du:dateUtc="2025-06-23T15:40:00Z">
        <w:r w:rsidR="004D15BE">
          <w:t xml:space="preserve"> </w:t>
        </w:r>
      </w:ins>
      <w:del w:id="5" w:author="Andrew Instone-Cowie" w:date="2025-06-23T16:40:00Z" w16du:dateUtc="2025-06-23T15:40:00Z">
        <w:r w:rsidR="00004B06" w:rsidDel="004D15BE">
          <w:delText>0</w:delText>
        </w:r>
        <w:r w:rsidR="0003090A" w:rsidDel="004D15BE">
          <w:delText>9</w:delText>
        </w:r>
        <w:r w:rsidR="00004B06" w:rsidDel="004D15BE">
          <w:delText xml:space="preserve"> May </w:delText>
        </w:r>
      </w:del>
      <w:r w:rsidR="00BE024C">
        <w:t>2025</w:t>
      </w:r>
    </w:p>
    <w:p w14:paraId="60B4D2F8" w14:textId="123E2D4A" w:rsidR="00D16CF7" w:rsidRPr="008B7DA0" w:rsidRDefault="00D16CF7">
      <w:r w:rsidRPr="008B7DA0">
        <w:t xml:space="preserve">Version: </w:t>
      </w:r>
      <w:r w:rsidR="003912A1">
        <w:t>1.</w:t>
      </w:r>
      <w:ins w:id="6" w:author="Andrew Instone-Cowie" w:date="2025-06-23T16:40:00Z" w16du:dateUtc="2025-06-23T15:40:00Z">
        <w:r w:rsidR="004D15BE">
          <w:t>8</w:t>
        </w:r>
      </w:ins>
      <w:del w:id="7" w:author="Andrew Instone-Cowie" w:date="2025-06-23T16:40:00Z" w16du:dateUtc="2025-06-23T15:40:00Z">
        <w:r w:rsidR="0003090A" w:rsidDel="004D15BE">
          <w:delText>7</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41902A4B" w14:textId="7B7AC940" w:rsidR="00632AA8" w:rsidRDefault="004A19E5" w:rsidP="00632AA8">
          <w:pPr>
            <w:pStyle w:val="TOC1"/>
            <w:rPr>
              <w:ins w:id="8" w:author="Andrew Instone-Cowie" w:date="2025-07-09T16:27:00Z" w16du:dateUtc="2025-07-09T15:27:00Z"/>
              <w:rFonts w:eastAsiaTheme="minorEastAsia"/>
              <w:noProof/>
              <w:kern w:val="2"/>
              <w:sz w:val="24"/>
              <w:szCs w:val="24"/>
              <w:lang w:eastAsia="en-GB"/>
              <w14:ligatures w14:val="standardContextual"/>
            </w:rPr>
            <w:pPrChange w:id="9" w:author="Andrew Instone-Cowie" w:date="2025-07-09T16:35:00Z" w16du:dateUtc="2025-07-09T15:35:00Z">
              <w:pPr>
                <w:pStyle w:val="TOC1"/>
                <w:tabs>
                  <w:tab w:val="right" w:leader="dot" w:pos="9016"/>
                </w:tabs>
              </w:pPr>
            </w:pPrChange>
          </w:pPr>
          <w:r>
            <w:fldChar w:fldCharType="begin"/>
          </w:r>
          <w:r>
            <w:instrText xml:space="preserve"> TOC \o "1-3" \h \z \u </w:instrText>
          </w:r>
          <w:r>
            <w:fldChar w:fldCharType="separate"/>
          </w:r>
          <w:ins w:id="10" w:author="Andrew Instone-Cowie" w:date="2025-07-09T16:27:00Z" w16du:dateUtc="2025-07-09T15:27:00Z">
            <w:r w:rsidR="00632AA8" w:rsidRPr="009B257E">
              <w:rPr>
                <w:rStyle w:val="Hyperlink"/>
                <w:noProof/>
              </w:rPr>
              <w:fldChar w:fldCharType="begin"/>
            </w:r>
            <w:r w:rsidR="00632AA8" w:rsidRPr="009B257E">
              <w:rPr>
                <w:rStyle w:val="Hyperlink"/>
                <w:noProof/>
              </w:rPr>
              <w:instrText xml:space="preserve"> </w:instrText>
            </w:r>
            <w:r w:rsidR="00632AA8">
              <w:rPr>
                <w:noProof/>
              </w:rPr>
              <w:instrText>HYPERLINK \l "_Toc202970840"</w:instrText>
            </w:r>
            <w:r w:rsidR="00632AA8" w:rsidRPr="009B257E">
              <w:rPr>
                <w:rStyle w:val="Hyperlink"/>
                <w:noProof/>
              </w:rPr>
              <w:instrText xml:space="preserve"> </w:instrText>
            </w:r>
            <w:r w:rsidR="00632AA8" w:rsidRPr="009B257E">
              <w:rPr>
                <w:rStyle w:val="Hyperlink"/>
                <w:noProof/>
              </w:rPr>
            </w:r>
            <w:r w:rsidR="00632AA8" w:rsidRPr="009B257E">
              <w:rPr>
                <w:rStyle w:val="Hyperlink"/>
                <w:noProof/>
              </w:rPr>
              <w:fldChar w:fldCharType="separate"/>
            </w:r>
            <w:r w:rsidR="00632AA8" w:rsidRPr="009B257E">
              <w:rPr>
                <w:rStyle w:val="Hyperlink"/>
                <w:noProof/>
              </w:rPr>
              <w:t>Index of Figures</w:t>
            </w:r>
            <w:r w:rsidR="00632AA8">
              <w:rPr>
                <w:noProof/>
                <w:webHidden/>
              </w:rPr>
              <w:tab/>
            </w:r>
            <w:r w:rsidR="00632AA8">
              <w:rPr>
                <w:noProof/>
                <w:webHidden/>
              </w:rPr>
              <w:fldChar w:fldCharType="begin"/>
            </w:r>
            <w:r w:rsidR="00632AA8">
              <w:rPr>
                <w:noProof/>
                <w:webHidden/>
              </w:rPr>
              <w:instrText xml:space="preserve"> PAGEREF _Toc202970840 \h </w:instrText>
            </w:r>
            <w:r w:rsidR="00632AA8">
              <w:rPr>
                <w:noProof/>
                <w:webHidden/>
              </w:rPr>
            </w:r>
            <w:r w:rsidR="00632AA8">
              <w:rPr>
                <w:noProof/>
                <w:webHidden/>
              </w:rPr>
              <w:fldChar w:fldCharType="separate"/>
            </w:r>
          </w:ins>
          <w:ins w:id="11" w:author="Andrew Instone-Cowie" w:date="2025-07-09T16:37:00Z" w16du:dateUtc="2025-07-09T15:37:00Z">
            <w:r w:rsidR="001B6112">
              <w:rPr>
                <w:noProof/>
                <w:webHidden/>
              </w:rPr>
              <w:t>5</w:t>
            </w:r>
          </w:ins>
          <w:ins w:id="12" w:author="Andrew Instone-Cowie" w:date="2025-07-09T16:27:00Z" w16du:dateUtc="2025-07-09T15:27:00Z">
            <w:r w:rsidR="00632AA8">
              <w:rPr>
                <w:noProof/>
                <w:webHidden/>
              </w:rPr>
              <w:fldChar w:fldCharType="end"/>
            </w:r>
            <w:r w:rsidR="00632AA8" w:rsidRPr="009B257E">
              <w:rPr>
                <w:rStyle w:val="Hyperlink"/>
                <w:noProof/>
              </w:rPr>
              <w:fldChar w:fldCharType="end"/>
            </w:r>
          </w:ins>
        </w:p>
        <w:p w14:paraId="52B3612D" w14:textId="42A23E80" w:rsidR="00632AA8" w:rsidRDefault="00632AA8" w:rsidP="00632AA8">
          <w:pPr>
            <w:pStyle w:val="TOC1"/>
            <w:rPr>
              <w:ins w:id="13" w:author="Andrew Instone-Cowie" w:date="2025-07-09T16:27:00Z" w16du:dateUtc="2025-07-09T15:27:00Z"/>
              <w:rFonts w:eastAsiaTheme="minorEastAsia"/>
              <w:noProof/>
              <w:kern w:val="2"/>
              <w:sz w:val="24"/>
              <w:szCs w:val="24"/>
              <w:lang w:eastAsia="en-GB"/>
              <w14:ligatures w14:val="standardContextual"/>
            </w:rPr>
            <w:pPrChange w:id="14" w:author="Andrew Instone-Cowie" w:date="2025-07-09T16:35:00Z" w16du:dateUtc="2025-07-09T15:35:00Z">
              <w:pPr>
                <w:pStyle w:val="TOC1"/>
                <w:tabs>
                  <w:tab w:val="right" w:leader="dot" w:pos="9016"/>
                </w:tabs>
              </w:pPr>
            </w:pPrChange>
          </w:pPr>
          <w:ins w:id="1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Index of Tables</w:t>
            </w:r>
            <w:r>
              <w:rPr>
                <w:noProof/>
                <w:webHidden/>
              </w:rPr>
              <w:tab/>
            </w:r>
            <w:r>
              <w:rPr>
                <w:noProof/>
                <w:webHidden/>
              </w:rPr>
              <w:fldChar w:fldCharType="begin"/>
            </w:r>
            <w:r>
              <w:rPr>
                <w:noProof/>
                <w:webHidden/>
              </w:rPr>
              <w:instrText xml:space="preserve"> PAGEREF _Toc202970841 \h </w:instrText>
            </w:r>
            <w:r>
              <w:rPr>
                <w:noProof/>
                <w:webHidden/>
              </w:rPr>
            </w:r>
            <w:r>
              <w:rPr>
                <w:noProof/>
                <w:webHidden/>
              </w:rPr>
              <w:fldChar w:fldCharType="separate"/>
            </w:r>
          </w:ins>
          <w:ins w:id="16" w:author="Andrew Instone-Cowie" w:date="2025-07-09T16:37:00Z" w16du:dateUtc="2025-07-09T15:37:00Z">
            <w:r w:rsidR="001B6112">
              <w:rPr>
                <w:noProof/>
                <w:webHidden/>
              </w:rPr>
              <w:t>7</w:t>
            </w:r>
          </w:ins>
          <w:ins w:id="17" w:author="Andrew Instone-Cowie" w:date="2025-07-09T16:27:00Z" w16du:dateUtc="2025-07-09T15:27:00Z">
            <w:r>
              <w:rPr>
                <w:noProof/>
                <w:webHidden/>
              </w:rPr>
              <w:fldChar w:fldCharType="end"/>
            </w:r>
            <w:r w:rsidRPr="009B257E">
              <w:rPr>
                <w:rStyle w:val="Hyperlink"/>
                <w:noProof/>
              </w:rPr>
              <w:fldChar w:fldCharType="end"/>
            </w:r>
          </w:ins>
        </w:p>
        <w:p w14:paraId="46A3E4B2" w14:textId="109CE239" w:rsidR="00632AA8" w:rsidRDefault="00632AA8" w:rsidP="00632AA8">
          <w:pPr>
            <w:pStyle w:val="TOC1"/>
            <w:rPr>
              <w:ins w:id="18" w:author="Andrew Instone-Cowie" w:date="2025-07-09T16:27:00Z" w16du:dateUtc="2025-07-09T15:27:00Z"/>
              <w:rFonts w:eastAsiaTheme="minorEastAsia"/>
              <w:noProof/>
              <w:kern w:val="2"/>
              <w:sz w:val="24"/>
              <w:szCs w:val="24"/>
              <w:lang w:eastAsia="en-GB"/>
              <w14:ligatures w14:val="standardContextual"/>
            </w:rPr>
            <w:pPrChange w:id="19" w:author="Andrew Instone-Cowie" w:date="2025-07-09T16:35:00Z" w16du:dateUtc="2025-07-09T15:35:00Z">
              <w:pPr>
                <w:pStyle w:val="TOC1"/>
                <w:tabs>
                  <w:tab w:val="right" w:leader="dot" w:pos="9016"/>
                </w:tabs>
              </w:pPr>
            </w:pPrChange>
          </w:pPr>
          <w:ins w:id="2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Document History</w:t>
            </w:r>
            <w:r>
              <w:rPr>
                <w:noProof/>
                <w:webHidden/>
              </w:rPr>
              <w:tab/>
            </w:r>
            <w:r>
              <w:rPr>
                <w:noProof/>
                <w:webHidden/>
              </w:rPr>
              <w:fldChar w:fldCharType="begin"/>
            </w:r>
            <w:r>
              <w:rPr>
                <w:noProof/>
                <w:webHidden/>
              </w:rPr>
              <w:instrText xml:space="preserve"> PAGEREF _Toc202970842 \h </w:instrText>
            </w:r>
            <w:r>
              <w:rPr>
                <w:noProof/>
                <w:webHidden/>
              </w:rPr>
            </w:r>
            <w:r>
              <w:rPr>
                <w:noProof/>
                <w:webHidden/>
              </w:rPr>
              <w:fldChar w:fldCharType="separate"/>
            </w:r>
          </w:ins>
          <w:ins w:id="21" w:author="Andrew Instone-Cowie" w:date="2025-07-09T16:37:00Z" w16du:dateUtc="2025-07-09T15:37:00Z">
            <w:r w:rsidR="001B6112">
              <w:rPr>
                <w:noProof/>
                <w:webHidden/>
              </w:rPr>
              <w:t>8</w:t>
            </w:r>
          </w:ins>
          <w:ins w:id="22" w:author="Andrew Instone-Cowie" w:date="2025-07-09T16:27:00Z" w16du:dateUtc="2025-07-09T15:27:00Z">
            <w:r>
              <w:rPr>
                <w:noProof/>
                <w:webHidden/>
              </w:rPr>
              <w:fldChar w:fldCharType="end"/>
            </w:r>
            <w:r w:rsidRPr="009B257E">
              <w:rPr>
                <w:rStyle w:val="Hyperlink"/>
                <w:noProof/>
              </w:rPr>
              <w:fldChar w:fldCharType="end"/>
            </w:r>
          </w:ins>
        </w:p>
        <w:p w14:paraId="18896957" w14:textId="155FF0BD" w:rsidR="00632AA8" w:rsidRDefault="00632AA8" w:rsidP="00632AA8">
          <w:pPr>
            <w:pStyle w:val="TOC1"/>
            <w:rPr>
              <w:ins w:id="23" w:author="Andrew Instone-Cowie" w:date="2025-07-09T16:27:00Z" w16du:dateUtc="2025-07-09T15:27:00Z"/>
              <w:rFonts w:eastAsiaTheme="minorEastAsia"/>
              <w:noProof/>
              <w:kern w:val="2"/>
              <w:sz w:val="24"/>
              <w:szCs w:val="24"/>
              <w:lang w:eastAsia="en-GB"/>
              <w14:ligatures w14:val="standardContextual"/>
            </w:rPr>
            <w:pPrChange w:id="24" w:author="Andrew Instone-Cowie" w:date="2025-07-09T16:35:00Z" w16du:dateUtc="2025-07-09T15:35:00Z">
              <w:pPr>
                <w:pStyle w:val="TOC1"/>
                <w:tabs>
                  <w:tab w:val="right" w:leader="dot" w:pos="9016"/>
                </w:tabs>
              </w:pPr>
            </w:pPrChange>
          </w:pPr>
          <w:ins w:id="2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Licence</w:t>
            </w:r>
            <w:r>
              <w:rPr>
                <w:noProof/>
                <w:webHidden/>
              </w:rPr>
              <w:tab/>
            </w:r>
            <w:r>
              <w:rPr>
                <w:noProof/>
                <w:webHidden/>
              </w:rPr>
              <w:fldChar w:fldCharType="begin"/>
            </w:r>
            <w:r>
              <w:rPr>
                <w:noProof/>
                <w:webHidden/>
              </w:rPr>
              <w:instrText xml:space="preserve"> PAGEREF _Toc202970843 \h </w:instrText>
            </w:r>
            <w:r>
              <w:rPr>
                <w:noProof/>
                <w:webHidden/>
              </w:rPr>
            </w:r>
            <w:r>
              <w:rPr>
                <w:noProof/>
                <w:webHidden/>
              </w:rPr>
              <w:fldChar w:fldCharType="separate"/>
            </w:r>
          </w:ins>
          <w:ins w:id="26" w:author="Andrew Instone-Cowie" w:date="2025-07-09T16:37:00Z" w16du:dateUtc="2025-07-09T15:37:00Z">
            <w:r w:rsidR="001B6112">
              <w:rPr>
                <w:noProof/>
                <w:webHidden/>
              </w:rPr>
              <w:t>9</w:t>
            </w:r>
          </w:ins>
          <w:ins w:id="27" w:author="Andrew Instone-Cowie" w:date="2025-07-09T16:27:00Z" w16du:dateUtc="2025-07-09T15:27:00Z">
            <w:r>
              <w:rPr>
                <w:noProof/>
                <w:webHidden/>
              </w:rPr>
              <w:fldChar w:fldCharType="end"/>
            </w:r>
            <w:r w:rsidRPr="009B257E">
              <w:rPr>
                <w:rStyle w:val="Hyperlink"/>
                <w:noProof/>
              </w:rPr>
              <w:fldChar w:fldCharType="end"/>
            </w:r>
          </w:ins>
        </w:p>
        <w:p w14:paraId="6A9AFEED" w14:textId="402C42AD" w:rsidR="00632AA8" w:rsidRDefault="00632AA8" w:rsidP="00632AA8">
          <w:pPr>
            <w:pStyle w:val="TOC1"/>
            <w:rPr>
              <w:ins w:id="28" w:author="Andrew Instone-Cowie" w:date="2025-07-09T16:27:00Z" w16du:dateUtc="2025-07-09T15:27:00Z"/>
              <w:rFonts w:eastAsiaTheme="minorEastAsia"/>
              <w:noProof/>
              <w:kern w:val="2"/>
              <w:sz w:val="24"/>
              <w:szCs w:val="24"/>
              <w:lang w:eastAsia="en-GB"/>
              <w14:ligatures w14:val="standardContextual"/>
            </w:rPr>
            <w:pPrChange w:id="29" w:author="Andrew Instone-Cowie" w:date="2025-07-09T16:35:00Z" w16du:dateUtc="2025-07-09T15:35:00Z">
              <w:pPr>
                <w:pStyle w:val="TOC1"/>
                <w:tabs>
                  <w:tab w:val="right" w:leader="dot" w:pos="9016"/>
                </w:tabs>
              </w:pPr>
            </w:pPrChange>
          </w:pPr>
          <w:ins w:id="3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lang w:eastAsia="en-GB"/>
              </w:rPr>
              <w:t>Attribution</w:t>
            </w:r>
            <w:r>
              <w:rPr>
                <w:noProof/>
                <w:webHidden/>
              </w:rPr>
              <w:tab/>
            </w:r>
            <w:r>
              <w:rPr>
                <w:noProof/>
                <w:webHidden/>
              </w:rPr>
              <w:fldChar w:fldCharType="begin"/>
            </w:r>
            <w:r>
              <w:rPr>
                <w:noProof/>
                <w:webHidden/>
              </w:rPr>
              <w:instrText xml:space="preserve"> PAGEREF _Toc202970844 \h </w:instrText>
            </w:r>
            <w:r>
              <w:rPr>
                <w:noProof/>
                <w:webHidden/>
              </w:rPr>
            </w:r>
            <w:r>
              <w:rPr>
                <w:noProof/>
                <w:webHidden/>
              </w:rPr>
              <w:fldChar w:fldCharType="separate"/>
            </w:r>
          </w:ins>
          <w:ins w:id="31" w:author="Andrew Instone-Cowie" w:date="2025-07-09T16:37:00Z" w16du:dateUtc="2025-07-09T15:37:00Z">
            <w:r w:rsidR="001B6112">
              <w:rPr>
                <w:noProof/>
                <w:webHidden/>
              </w:rPr>
              <w:t>9</w:t>
            </w:r>
          </w:ins>
          <w:ins w:id="32" w:author="Andrew Instone-Cowie" w:date="2025-07-09T16:27:00Z" w16du:dateUtc="2025-07-09T15:27:00Z">
            <w:r>
              <w:rPr>
                <w:noProof/>
                <w:webHidden/>
              </w:rPr>
              <w:fldChar w:fldCharType="end"/>
            </w:r>
            <w:r w:rsidRPr="009B257E">
              <w:rPr>
                <w:rStyle w:val="Hyperlink"/>
                <w:noProof/>
              </w:rPr>
              <w:fldChar w:fldCharType="end"/>
            </w:r>
          </w:ins>
        </w:p>
        <w:p w14:paraId="5732BF82" w14:textId="054386D3" w:rsidR="00632AA8" w:rsidRDefault="00632AA8" w:rsidP="00632AA8">
          <w:pPr>
            <w:pStyle w:val="TOC1"/>
            <w:rPr>
              <w:ins w:id="33" w:author="Andrew Instone-Cowie" w:date="2025-07-09T16:27:00Z" w16du:dateUtc="2025-07-09T15:27:00Z"/>
              <w:rFonts w:eastAsiaTheme="minorEastAsia"/>
              <w:noProof/>
              <w:kern w:val="2"/>
              <w:sz w:val="24"/>
              <w:szCs w:val="24"/>
              <w:lang w:eastAsia="en-GB"/>
              <w14:ligatures w14:val="standardContextual"/>
            </w:rPr>
            <w:pPrChange w:id="34" w:author="Andrew Instone-Cowie" w:date="2025-07-09T16:35:00Z" w16du:dateUtc="2025-07-09T15:35:00Z">
              <w:pPr>
                <w:pStyle w:val="TOC1"/>
                <w:tabs>
                  <w:tab w:val="right" w:leader="dot" w:pos="9016"/>
                </w:tabs>
              </w:pPr>
            </w:pPrChange>
          </w:pPr>
          <w:ins w:id="3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Documentation Map</w:t>
            </w:r>
            <w:r>
              <w:rPr>
                <w:noProof/>
                <w:webHidden/>
              </w:rPr>
              <w:tab/>
            </w:r>
            <w:r>
              <w:rPr>
                <w:noProof/>
                <w:webHidden/>
              </w:rPr>
              <w:fldChar w:fldCharType="begin"/>
            </w:r>
            <w:r>
              <w:rPr>
                <w:noProof/>
                <w:webHidden/>
              </w:rPr>
              <w:instrText xml:space="preserve"> PAGEREF _Toc202970845 \h </w:instrText>
            </w:r>
            <w:r>
              <w:rPr>
                <w:noProof/>
                <w:webHidden/>
              </w:rPr>
            </w:r>
            <w:r>
              <w:rPr>
                <w:noProof/>
                <w:webHidden/>
              </w:rPr>
              <w:fldChar w:fldCharType="separate"/>
            </w:r>
          </w:ins>
          <w:ins w:id="36" w:author="Andrew Instone-Cowie" w:date="2025-07-09T16:37:00Z" w16du:dateUtc="2025-07-09T15:37:00Z">
            <w:r w:rsidR="001B6112">
              <w:rPr>
                <w:noProof/>
                <w:webHidden/>
              </w:rPr>
              <w:t>10</w:t>
            </w:r>
          </w:ins>
          <w:ins w:id="37" w:author="Andrew Instone-Cowie" w:date="2025-07-09T16:27:00Z" w16du:dateUtc="2025-07-09T15:27:00Z">
            <w:r>
              <w:rPr>
                <w:noProof/>
                <w:webHidden/>
              </w:rPr>
              <w:fldChar w:fldCharType="end"/>
            </w:r>
            <w:r w:rsidRPr="009B257E">
              <w:rPr>
                <w:rStyle w:val="Hyperlink"/>
                <w:noProof/>
              </w:rPr>
              <w:fldChar w:fldCharType="end"/>
            </w:r>
          </w:ins>
        </w:p>
        <w:p w14:paraId="50E9D044" w14:textId="020ADD88" w:rsidR="00632AA8" w:rsidRDefault="00632AA8" w:rsidP="00632AA8">
          <w:pPr>
            <w:pStyle w:val="TOC1"/>
            <w:rPr>
              <w:ins w:id="38" w:author="Andrew Instone-Cowie" w:date="2025-07-09T16:27:00Z" w16du:dateUtc="2025-07-09T15:27:00Z"/>
              <w:rFonts w:eastAsiaTheme="minorEastAsia"/>
              <w:noProof/>
              <w:kern w:val="2"/>
              <w:sz w:val="24"/>
              <w:szCs w:val="24"/>
              <w:lang w:eastAsia="en-GB"/>
              <w14:ligatures w14:val="standardContextual"/>
            </w:rPr>
            <w:pPrChange w:id="39" w:author="Andrew Instone-Cowie" w:date="2025-07-09T16:35:00Z" w16du:dateUtc="2025-07-09T15:35:00Z">
              <w:pPr>
                <w:pStyle w:val="TOC1"/>
                <w:tabs>
                  <w:tab w:val="right" w:leader="dot" w:pos="9016"/>
                </w:tabs>
              </w:pPr>
            </w:pPrChange>
          </w:pPr>
          <w:ins w:id="4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About This Guide</w:t>
            </w:r>
            <w:r>
              <w:rPr>
                <w:noProof/>
                <w:webHidden/>
              </w:rPr>
              <w:tab/>
            </w:r>
            <w:r>
              <w:rPr>
                <w:noProof/>
                <w:webHidden/>
              </w:rPr>
              <w:fldChar w:fldCharType="begin"/>
            </w:r>
            <w:r>
              <w:rPr>
                <w:noProof/>
                <w:webHidden/>
              </w:rPr>
              <w:instrText xml:space="preserve"> PAGEREF _Toc202970846 \h </w:instrText>
            </w:r>
            <w:r>
              <w:rPr>
                <w:noProof/>
                <w:webHidden/>
              </w:rPr>
            </w:r>
            <w:r>
              <w:rPr>
                <w:noProof/>
                <w:webHidden/>
              </w:rPr>
              <w:fldChar w:fldCharType="separate"/>
            </w:r>
          </w:ins>
          <w:ins w:id="41" w:author="Andrew Instone-Cowie" w:date="2025-07-09T16:37:00Z" w16du:dateUtc="2025-07-09T15:37:00Z">
            <w:r w:rsidR="001B6112">
              <w:rPr>
                <w:noProof/>
                <w:webHidden/>
              </w:rPr>
              <w:t>11</w:t>
            </w:r>
          </w:ins>
          <w:ins w:id="42" w:author="Andrew Instone-Cowie" w:date="2025-07-09T16:27:00Z" w16du:dateUtc="2025-07-09T15:27:00Z">
            <w:r>
              <w:rPr>
                <w:noProof/>
                <w:webHidden/>
              </w:rPr>
              <w:fldChar w:fldCharType="end"/>
            </w:r>
            <w:r w:rsidRPr="009B257E">
              <w:rPr>
                <w:rStyle w:val="Hyperlink"/>
                <w:noProof/>
              </w:rPr>
              <w:fldChar w:fldCharType="end"/>
            </w:r>
          </w:ins>
        </w:p>
        <w:p w14:paraId="34E7AC14" w14:textId="5ED35BB1" w:rsidR="00632AA8" w:rsidRDefault="00632AA8" w:rsidP="00632AA8">
          <w:pPr>
            <w:pStyle w:val="TOC1"/>
            <w:rPr>
              <w:ins w:id="43" w:author="Andrew Instone-Cowie" w:date="2025-07-09T16:27:00Z" w16du:dateUtc="2025-07-09T15:27:00Z"/>
              <w:rFonts w:eastAsiaTheme="minorEastAsia"/>
              <w:noProof/>
              <w:kern w:val="2"/>
              <w:sz w:val="24"/>
              <w:szCs w:val="24"/>
              <w:lang w:eastAsia="en-GB"/>
              <w14:ligatures w14:val="standardContextual"/>
            </w:rPr>
            <w:pPrChange w:id="44" w:author="Andrew Instone-Cowie" w:date="2025-07-09T16:35:00Z" w16du:dateUtc="2025-07-09T15:35:00Z">
              <w:pPr>
                <w:pStyle w:val="TOC1"/>
                <w:tabs>
                  <w:tab w:val="right" w:leader="dot" w:pos="9016"/>
                </w:tabs>
              </w:pPr>
            </w:pPrChange>
          </w:pPr>
          <w:ins w:id="4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Typical Type 2 Simulator Installations</w:t>
            </w:r>
            <w:r>
              <w:rPr>
                <w:noProof/>
                <w:webHidden/>
              </w:rPr>
              <w:tab/>
            </w:r>
            <w:r>
              <w:rPr>
                <w:noProof/>
                <w:webHidden/>
              </w:rPr>
              <w:fldChar w:fldCharType="begin"/>
            </w:r>
            <w:r>
              <w:rPr>
                <w:noProof/>
                <w:webHidden/>
              </w:rPr>
              <w:instrText xml:space="preserve"> PAGEREF _Toc202970847 \h </w:instrText>
            </w:r>
            <w:r>
              <w:rPr>
                <w:noProof/>
                <w:webHidden/>
              </w:rPr>
            </w:r>
            <w:r>
              <w:rPr>
                <w:noProof/>
                <w:webHidden/>
              </w:rPr>
              <w:fldChar w:fldCharType="separate"/>
            </w:r>
          </w:ins>
          <w:ins w:id="46" w:author="Andrew Instone-Cowie" w:date="2025-07-09T16:37:00Z" w16du:dateUtc="2025-07-09T15:37:00Z">
            <w:r w:rsidR="001B6112">
              <w:rPr>
                <w:noProof/>
                <w:webHidden/>
              </w:rPr>
              <w:t>12</w:t>
            </w:r>
          </w:ins>
          <w:ins w:id="47" w:author="Andrew Instone-Cowie" w:date="2025-07-09T16:27:00Z" w16du:dateUtc="2025-07-09T15:27:00Z">
            <w:r>
              <w:rPr>
                <w:noProof/>
                <w:webHidden/>
              </w:rPr>
              <w:fldChar w:fldCharType="end"/>
            </w:r>
            <w:r w:rsidRPr="009B257E">
              <w:rPr>
                <w:rStyle w:val="Hyperlink"/>
                <w:noProof/>
              </w:rPr>
              <w:fldChar w:fldCharType="end"/>
            </w:r>
          </w:ins>
        </w:p>
        <w:p w14:paraId="36C139E8" w14:textId="372B6270" w:rsidR="00632AA8" w:rsidRDefault="00632AA8">
          <w:pPr>
            <w:pStyle w:val="TOC2"/>
            <w:tabs>
              <w:tab w:val="right" w:leader="dot" w:pos="9016"/>
            </w:tabs>
            <w:rPr>
              <w:ins w:id="48" w:author="Andrew Instone-Cowie" w:date="2025-07-09T16:27:00Z" w16du:dateUtc="2025-07-09T15:27:00Z"/>
              <w:rFonts w:eastAsiaTheme="minorEastAsia"/>
              <w:noProof/>
              <w:kern w:val="2"/>
              <w:sz w:val="24"/>
              <w:szCs w:val="24"/>
              <w:lang w:eastAsia="en-GB"/>
              <w14:ligatures w14:val="standardContextual"/>
            </w:rPr>
          </w:pPr>
          <w:ins w:id="4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Basic Configuration</w:t>
            </w:r>
            <w:r>
              <w:rPr>
                <w:noProof/>
                <w:webHidden/>
              </w:rPr>
              <w:tab/>
            </w:r>
            <w:r>
              <w:rPr>
                <w:noProof/>
                <w:webHidden/>
              </w:rPr>
              <w:fldChar w:fldCharType="begin"/>
            </w:r>
            <w:r>
              <w:rPr>
                <w:noProof/>
                <w:webHidden/>
              </w:rPr>
              <w:instrText xml:space="preserve"> PAGEREF _Toc202970848 \h </w:instrText>
            </w:r>
            <w:r>
              <w:rPr>
                <w:noProof/>
                <w:webHidden/>
              </w:rPr>
            </w:r>
            <w:r>
              <w:rPr>
                <w:noProof/>
                <w:webHidden/>
              </w:rPr>
              <w:fldChar w:fldCharType="separate"/>
            </w:r>
          </w:ins>
          <w:ins w:id="50" w:author="Andrew Instone-Cowie" w:date="2025-07-09T16:37:00Z" w16du:dateUtc="2025-07-09T15:37:00Z">
            <w:r w:rsidR="001B6112">
              <w:rPr>
                <w:noProof/>
                <w:webHidden/>
              </w:rPr>
              <w:t>12</w:t>
            </w:r>
          </w:ins>
          <w:ins w:id="51" w:author="Andrew Instone-Cowie" w:date="2025-07-09T16:27:00Z" w16du:dateUtc="2025-07-09T15:27:00Z">
            <w:r>
              <w:rPr>
                <w:noProof/>
                <w:webHidden/>
              </w:rPr>
              <w:fldChar w:fldCharType="end"/>
            </w:r>
            <w:r w:rsidRPr="009B257E">
              <w:rPr>
                <w:rStyle w:val="Hyperlink"/>
                <w:noProof/>
              </w:rPr>
              <w:fldChar w:fldCharType="end"/>
            </w:r>
          </w:ins>
        </w:p>
        <w:p w14:paraId="2DD74D6D" w14:textId="4D8984AF" w:rsidR="00632AA8" w:rsidRDefault="00632AA8">
          <w:pPr>
            <w:pStyle w:val="TOC2"/>
            <w:tabs>
              <w:tab w:val="right" w:leader="dot" w:pos="9016"/>
            </w:tabs>
            <w:rPr>
              <w:ins w:id="52" w:author="Andrew Instone-Cowie" w:date="2025-07-09T16:27:00Z" w16du:dateUtc="2025-07-09T15:27:00Z"/>
              <w:rFonts w:eastAsiaTheme="minorEastAsia"/>
              <w:noProof/>
              <w:kern w:val="2"/>
              <w:sz w:val="24"/>
              <w:szCs w:val="24"/>
              <w:lang w:eastAsia="en-GB"/>
              <w14:ligatures w14:val="standardContextual"/>
            </w:rPr>
          </w:pPr>
          <w:ins w:id="5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"_Toc202970849"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Second PC Module</w:t>
            </w:r>
            <w:r>
              <w:rPr>
                <w:noProof/>
                <w:webHidden/>
              </w:rPr>
              <w:tab/>
            </w:r>
            <w:r>
              <w:rPr>
                <w:noProof/>
                <w:webHidden/>
              </w:rPr>
              <w:fldChar w:fldCharType="begin"/>
            </w:r>
            <w:r>
              <w:rPr>
                <w:noProof/>
                <w:webHidden/>
              </w:rPr>
              <w:instrText xml:space="preserve"> PAGEREF _Toc202970849 \h </w:instrText>
            </w:r>
            <w:r>
              <w:rPr>
                <w:noProof/>
                <w:webHidden/>
              </w:rPr>
            </w:r>
            <w:r>
              <w:rPr>
                <w:noProof/>
                <w:webHidden/>
              </w:rPr>
              <w:fldChar w:fldCharType="separate"/>
            </w:r>
          </w:ins>
          <w:ins w:id="54" w:author="Andrew Instone-Cowie" w:date="2025-07-09T16:37:00Z" w16du:dateUtc="2025-07-09T15:37:00Z">
            <w:r w:rsidR="001B6112">
              <w:rPr>
                <w:noProof/>
                <w:webHidden/>
              </w:rPr>
              <w:t>13</w:t>
            </w:r>
          </w:ins>
          <w:ins w:id="55" w:author="Andrew Instone-Cowie" w:date="2025-07-09T16:27:00Z" w16du:dateUtc="2025-07-09T15:27:00Z">
            <w:r>
              <w:rPr>
                <w:noProof/>
                <w:webHidden/>
              </w:rPr>
              <w:fldChar w:fldCharType="end"/>
            </w:r>
            <w:r w:rsidRPr="009B257E">
              <w:rPr>
                <w:rStyle w:val="Hyperlink"/>
                <w:noProof/>
              </w:rPr>
              <w:fldChar w:fldCharType="end"/>
            </w:r>
          </w:ins>
        </w:p>
        <w:p w14:paraId="37C227C3" w14:textId="2B7E5D4C" w:rsidR="00632AA8" w:rsidRDefault="00632AA8">
          <w:pPr>
            <w:pStyle w:val="TOC2"/>
            <w:tabs>
              <w:tab w:val="right" w:leader="dot" w:pos="9016"/>
            </w:tabs>
            <w:rPr>
              <w:ins w:id="56" w:author="Andrew Instone-Cowie" w:date="2025-07-09T16:27:00Z" w16du:dateUtc="2025-07-09T15:27:00Z"/>
              <w:rFonts w:eastAsiaTheme="minorEastAsia"/>
              <w:noProof/>
              <w:kern w:val="2"/>
              <w:sz w:val="24"/>
              <w:szCs w:val="24"/>
              <w:lang w:eastAsia="en-GB"/>
              <w14:ligatures w14:val="standardContextual"/>
            </w:rPr>
          </w:pPr>
          <w:ins w:id="5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Basic Serial Splitter Module</w:t>
            </w:r>
            <w:r>
              <w:rPr>
                <w:noProof/>
                <w:webHidden/>
              </w:rPr>
              <w:tab/>
            </w:r>
            <w:r>
              <w:rPr>
                <w:noProof/>
                <w:webHidden/>
              </w:rPr>
              <w:fldChar w:fldCharType="begin"/>
            </w:r>
            <w:r>
              <w:rPr>
                <w:noProof/>
                <w:webHidden/>
              </w:rPr>
              <w:instrText xml:space="preserve"> PAGEREF _Toc202970850 \h </w:instrText>
            </w:r>
            <w:r>
              <w:rPr>
                <w:noProof/>
                <w:webHidden/>
              </w:rPr>
            </w:r>
            <w:r>
              <w:rPr>
                <w:noProof/>
                <w:webHidden/>
              </w:rPr>
              <w:fldChar w:fldCharType="separate"/>
            </w:r>
          </w:ins>
          <w:ins w:id="58" w:author="Andrew Instone-Cowie" w:date="2025-07-09T16:37:00Z" w16du:dateUtc="2025-07-09T15:37:00Z">
            <w:r w:rsidR="001B6112">
              <w:rPr>
                <w:noProof/>
                <w:webHidden/>
              </w:rPr>
              <w:t>14</w:t>
            </w:r>
          </w:ins>
          <w:ins w:id="59" w:author="Andrew Instone-Cowie" w:date="2025-07-09T16:27:00Z" w16du:dateUtc="2025-07-09T15:27:00Z">
            <w:r>
              <w:rPr>
                <w:noProof/>
                <w:webHidden/>
              </w:rPr>
              <w:fldChar w:fldCharType="end"/>
            </w:r>
            <w:r w:rsidRPr="009B257E">
              <w:rPr>
                <w:rStyle w:val="Hyperlink"/>
                <w:noProof/>
              </w:rPr>
              <w:fldChar w:fldCharType="end"/>
            </w:r>
          </w:ins>
        </w:p>
        <w:p w14:paraId="2E7C4386" w14:textId="5EF445CB" w:rsidR="00632AA8" w:rsidRDefault="00632AA8" w:rsidP="00632AA8">
          <w:pPr>
            <w:pStyle w:val="TOC1"/>
            <w:rPr>
              <w:ins w:id="60" w:author="Andrew Instone-Cowie" w:date="2025-07-09T16:27:00Z" w16du:dateUtc="2025-07-09T15:27:00Z"/>
              <w:rFonts w:eastAsiaTheme="minorEastAsia"/>
              <w:noProof/>
              <w:kern w:val="2"/>
              <w:sz w:val="24"/>
              <w:szCs w:val="24"/>
              <w:lang w:eastAsia="en-GB"/>
              <w14:ligatures w14:val="standardContextual"/>
            </w:rPr>
            <w:pPrChange w:id="61" w:author="Andrew Instone-Cowie" w:date="2025-07-09T16:35:00Z" w16du:dateUtc="2025-07-09T15:35:00Z">
              <w:pPr>
                <w:pStyle w:val="TOC1"/>
                <w:tabs>
                  <w:tab w:val="right" w:leader="dot" w:pos="9016"/>
                </w:tabs>
              </w:pPr>
            </w:pPrChange>
          </w:pPr>
          <w:ins w:id="6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Simulator Overview</w:t>
            </w:r>
            <w:r>
              <w:rPr>
                <w:noProof/>
                <w:webHidden/>
              </w:rPr>
              <w:tab/>
            </w:r>
            <w:r>
              <w:rPr>
                <w:noProof/>
                <w:webHidden/>
              </w:rPr>
              <w:fldChar w:fldCharType="begin"/>
            </w:r>
            <w:r>
              <w:rPr>
                <w:noProof/>
                <w:webHidden/>
              </w:rPr>
              <w:instrText xml:space="preserve"> PAGEREF _Toc202970851 \h </w:instrText>
            </w:r>
            <w:r>
              <w:rPr>
                <w:noProof/>
                <w:webHidden/>
              </w:rPr>
            </w:r>
            <w:r>
              <w:rPr>
                <w:noProof/>
                <w:webHidden/>
              </w:rPr>
              <w:fldChar w:fldCharType="separate"/>
            </w:r>
          </w:ins>
          <w:ins w:id="63" w:author="Andrew Instone-Cowie" w:date="2025-07-09T16:37:00Z" w16du:dateUtc="2025-07-09T15:37:00Z">
            <w:r w:rsidR="001B6112">
              <w:rPr>
                <w:noProof/>
                <w:webHidden/>
              </w:rPr>
              <w:t>15</w:t>
            </w:r>
          </w:ins>
          <w:ins w:id="64" w:author="Andrew Instone-Cowie" w:date="2025-07-09T16:27:00Z" w16du:dateUtc="2025-07-09T15:27:00Z">
            <w:r>
              <w:rPr>
                <w:noProof/>
                <w:webHidden/>
              </w:rPr>
              <w:fldChar w:fldCharType="end"/>
            </w:r>
            <w:r w:rsidRPr="009B257E">
              <w:rPr>
                <w:rStyle w:val="Hyperlink"/>
                <w:noProof/>
              </w:rPr>
              <w:fldChar w:fldCharType="end"/>
            </w:r>
          </w:ins>
        </w:p>
        <w:p w14:paraId="703743CB" w14:textId="492D23A0" w:rsidR="00632AA8" w:rsidRDefault="00632AA8">
          <w:pPr>
            <w:pStyle w:val="TOC2"/>
            <w:tabs>
              <w:tab w:val="right" w:leader="dot" w:pos="9016"/>
            </w:tabs>
            <w:rPr>
              <w:ins w:id="65" w:author="Andrew Instone-Cowie" w:date="2025-07-09T16:27:00Z" w16du:dateUtc="2025-07-09T15:27:00Z"/>
              <w:rFonts w:eastAsiaTheme="minorEastAsia"/>
              <w:noProof/>
              <w:kern w:val="2"/>
              <w:sz w:val="24"/>
              <w:szCs w:val="24"/>
              <w:lang w:eastAsia="en-GB"/>
              <w14:ligatures w14:val="standardContextual"/>
            </w:rPr>
          </w:pPr>
          <w:ins w:id="6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Bell Sensing Methods</w:t>
            </w:r>
            <w:r>
              <w:rPr>
                <w:noProof/>
                <w:webHidden/>
              </w:rPr>
              <w:tab/>
            </w:r>
            <w:r>
              <w:rPr>
                <w:noProof/>
                <w:webHidden/>
              </w:rPr>
              <w:fldChar w:fldCharType="begin"/>
            </w:r>
            <w:r>
              <w:rPr>
                <w:noProof/>
                <w:webHidden/>
              </w:rPr>
              <w:instrText xml:space="preserve"> PAGEREF _Toc202970852 \h </w:instrText>
            </w:r>
            <w:r>
              <w:rPr>
                <w:noProof/>
                <w:webHidden/>
              </w:rPr>
            </w:r>
            <w:r>
              <w:rPr>
                <w:noProof/>
                <w:webHidden/>
              </w:rPr>
              <w:fldChar w:fldCharType="separate"/>
            </w:r>
          </w:ins>
          <w:ins w:id="67" w:author="Andrew Instone-Cowie" w:date="2025-07-09T16:37:00Z" w16du:dateUtc="2025-07-09T15:37:00Z">
            <w:r w:rsidR="001B6112">
              <w:rPr>
                <w:noProof/>
                <w:webHidden/>
              </w:rPr>
              <w:t>15</w:t>
            </w:r>
          </w:ins>
          <w:ins w:id="68" w:author="Andrew Instone-Cowie" w:date="2025-07-09T16:27:00Z" w16du:dateUtc="2025-07-09T15:27:00Z">
            <w:r>
              <w:rPr>
                <w:noProof/>
                <w:webHidden/>
              </w:rPr>
              <w:fldChar w:fldCharType="end"/>
            </w:r>
            <w:r w:rsidRPr="009B257E">
              <w:rPr>
                <w:rStyle w:val="Hyperlink"/>
                <w:noProof/>
              </w:rPr>
              <w:fldChar w:fldCharType="end"/>
            </w:r>
          </w:ins>
        </w:p>
        <w:p w14:paraId="1330B3F7" w14:textId="530978F4" w:rsidR="00632AA8" w:rsidRDefault="00632AA8">
          <w:pPr>
            <w:pStyle w:val="TOC3"/>
            <w:tabs>
              <w:tab w:val="right" w:leader="dot" w:pos="9016"/>
            </w:tabs>
            <w:rPr>
              <w:ins w:id="69" w:author="Andrew Instone-Cowie" w:date="2025-07-09T16:27:00Z" w16du:dateUtc="2025-07-09T15:27:00Z"/>
              <w:noProof/>
              <w:kern w:val="2"/>
              <w:sz w:val="24"/>
              <w:szCs w:val="24"/>
              <w:lang w:val="en-GB" w:eastAsia="en-GB"/>
              <w14:ligatures w14:val="standardContextual"/>
            </w:rPr>
          </w:pPr>
          <w:ins w:id="7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Sensor Types</w:t>
            </w:r>
            <w:r>
              <w:rPr>
                <w:noProof/>
                <w:webHidden/>
              </w:rPr>
              <w:tab/>
            </w:r>
            <w:r>
              <w:rPr>
                <w:noProof/>
                <w:webHidden/>
              </w:rPr>
              <w:fldChar w:fldCharType="begin"/>
            </w:r>
            <w:r>
              <w:rPr>
                <w:noProof/>
                <w:webHidden/>
              </w:rPr>
              <w:instrText xml:space="preserve"> PAGEREF _Toc202970853 \h </w:instrText>
            </w:r>
            <w:r>
              <w:rPr>
                <w:noProof/>
                <w:webHidden/>
              </w:rPr>
            </w:r>
            <w:r>
              <w:rPr>
                <w:noProof/>
                <w:webHidden/>
              </w:rPr>
              <w:fldChar w:fldCharType="separate"/>
            </w:r>
          </w:ins>
          <w:ins w:id="71" w:author="Andrew Instone-Cowie" w:date="2025-07-09T16:37:00Z" w16du:dateUtc="2025-07-09T15:37:00Z">
            <w:r w:rsidR="001B6112">
              <w:rPr>
                <w:noProof/>
                <w:webHidden/>
              </w:rPr>
              <w:t>15</w:t>
            </w:r>
          </w:ins>
          <w:ins w:id="72" w:author="Andrew Instone-Cowie" w:date="2025-07-09T16:27:00Z" w16du:dateUtc="2025-07-09T15:27:00Z">
            <w:r>
              <w:rPr>
                <w:noProof/>
                <w:webHidden/>
              </w:rPr>
              <w:fldChar w:fldCharType="end"/>
            </w:r>
            <w:r w:rsidRPr="009B257E">
              <w:rPr>
                <w:rStyle w:val="Hyperlink"/>
                <w:noProof/>
              </w:rPr>
              <w:fldChar w:fldCharType="end"/>
            </w:r>
          </w:ins>
        </w:p>
        <w:p w14:paraId="4E74CFE4" w14:textId="0B6E27FF" w:rsidR="00632AA8" w:rsidRDefault="00632AA8">
          <w:pPr>
            <w:pStyle w:val="TOC2"/>
            <w:tabs>
              <w:tab w:val="right" w:leader="dot" w:pos="9016"/>
            </w:tabs>
            <w:rPr>
              <w:ins w:id="73" w:author="Andrew Instone-Cowie" w:date="2025-07-09T16:27:00Z" w16du:dateUtc="2025-07-09T15:27:00Z"/>
              <w:rFonts w:eastAsiaTheme="minorEastAsia"/>
              <w:noProof/>
              <w:kern w:val="2"/>
              <w:sz w:val="24"/>
              <w:szCs w:val="24"/>
              <w:lang w:eastAsia="en-GB"/>
              <w14:ligatures w14:val="standardContextual"/>
            </w:rPr>
          </w:pPr>
          <w:ins w:id="74"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Single vs Dual Trigger</w:t>
            </w:r>
            <w:r>
              <w:rPr>
                <w:noProof/>
                <w:webHidden/>
              </w:rPr>
              <w:tab/>
            </w:r>
            <w:r>
              <w:rPr>
                <w:noProof/>
                <w:webHidden/>
              </w:rPr>
              <w:fldChar w:fldCharType="begin"/>
            </w:r>
            <w:r>
              <w:rPr>
                <w:noProof/>
                <w:webHidden/>
              </w:rPr>
              <w:instrText xml:space="preserve"> PAGEREF _Toc202970854 \h </w:instrText>
            </w:r>
            <w:r>
              <w:rPr>
                <w:noProof/>
                <w:webHidden/>
              </w:rPr>
            </w:r>
            <w:r>
              <w:rPr>
                <w:noProof/>
                <w:webHidden/>
              </w:rPr>
              <w:fldChar w:fldCharType="separate"/>
            </w:r>
          </w:ins>
          <w:ins w:id="75" w:author="Andrew Instone-Cowie" w:date="2025-07-09T16:37:00Z" w16du:dateUtc="2025-07-09T15:37:00Z">
            <w:r w:rsidR="001B6112">
              <w:rPr>
                <w:noProof/>
                <w:webHidden/>
              </w:rPr>
              <w:t>16</w:t>
            </w:r>
          </w:ins>
          <w:ins w:id="76" w:author="Andrew Instone-Cowie" w:date="2025-07-09T16:27:00Z" w16du:dateUtc="2025-07-09T15:27:00Z">
            <w:r>
              <w:rPr>
                <w:noProof/>
                <w:webHidden/>
              </w:rPr>
              <w:fldChar w:fldCharType="end"/>
            </w:r>
            <w:r w:rsidRPr="009B257E">
              <w:rPr>
                <w:rStyle w:val="Hyperlink"/>
                <w:noProof/>
              </w:rPr>
              <w:fldChar w:fldCharType="end"/>
            </w:r>
          </w:ins>
        </w:p>
        <w:p w14:paraId="72582A67" w14:textId="6F0CDCCB" w:rsidR="00632AA8" w:rsidRDefault="00632AA8">
          <w:pPr>
            <w:pStyle w:val="TOC3"/>
            <w:tabs>
              <w:tab w:val="right" w:leader="dot" w:pos="9016"/>
            </w:tabs>
            <w:rPr>
              <w:ins w:id="77" w:author="Andrew Instone-Cowie" w:date="2025-07-09T16:27:00Z" w16du:dateUtc="2025-07-09T15:27:00Z"/>
              <w:noProof/>
              <w:kern w:val="2"/>
              <w:sz w:val="24"/>
              <w:szCs w:val="24"/>
              <w:lang w:val="en-GB" w:eastAsia="en-GB"/>
              <w14:ligatures w14:val="standardContextual"/>
            </w:rPr>
          </w:pPr>
          <w:ins w:id="7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Dual Triggers</w:t>
            </w:r>
            <w:r>
              <w:rPr>
                <w:noProof/>
                <w:webHidden/>
              </w:rPr>
              <w:tab/>
            </w:r>
            <w:r>
              <w:rPr>
                <w:noProof/>
                <w:webHidden/>
              </w:rPr>
              <w:fldChar w:fldCharType="begin"/>
            </w:r>
            <w:r>
              <w:rPr>
                <w:noProof/>
                <w:webHidden/>
              </w:rPr>
              <w:instrText xml:space="preserve"> PAGEREF _Toc202970855 \h </w:instrText>
            </w:r>
            <w:r>
              <w:rPr>
                <w:noProof/>
                <w:webHidden/>
              </w:rPr>
            </w:r>
            <w:r>
              <w:rPr>
                <w:noProof/>
                <w:webHidden/>
              </w:rPr>
              <w:fldChar w:fldCharType="separate"/>
            </w:r>
          </w:ins>
          <w:ins w:id="79" w:author="Andrew Instone-Cowie" w:date="2025-07-09T16:37:00Z" w16du:dateUtc="2025-07-09T15:37:00Z">
            <w:r w:rsidR="001B6112">
              <w:rPr>
                <w:noProof/>
                <w:webHidden/>
              </w:rPr>
              <w:t>16</w:t>
            </w:r>
          </w:ins>
          <w:ins w:id="80" w:author="Andrew Instone-Cowie" w:date="2025-07-09T16:27:00Z" w16du:dateUtc="2025-07-09T15:27:00Z">
            <w:r>
              <w:rPr>
                <w:noProof/>
                <w:webHidden/>
              </w:rPr>
              <w:fldChar w:fldCharType="end"/>
            </w:r>
            <w:r w:rsidRPr="009B257E">
              <w:rPr>
                <w:rStyle w:val="Hyperlink"/>
                <w:noProof/>
              </w:rPr>
              <w:fldChar w:fldCharType="end"/>
            </w:r>
          </w:ins>
        </w:p>
        <w:p w14:paraId="3B5FA3AF" w14:textId="3D0DB1AA" w:rsidR="00632AA8" w:rsidRDefault="00632AA8">
          <w:pPr>
            <w:pStyle w:val="TOC3"/>
            <w:tabs>
              <w:tab w:val="right" w:leader="dot" w:pos="9016"/>
            </w:tabs>
            <w:rPr>
              <w:ins w:id="81" w:author="Andrew Instone-Cowie" w:date="2025-07-09T16:27:00Z" w16du:dateUtc="2025-07-09T15:27:00Z"/>
              <w:noProof/>
              <w:kern w:val="2"/>
              <w:sz w:val="24"/>
              <w:szCs w:val="24"/>
              <w:lang w:val="en-GB" w:eastAsia="en-GB"/>
              <w14:ligatures w14:val="standardContextual"/>
            </w:rPr>
          </w:pPr>
          <w:ins w:id="8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Single Trigger</w:t>
            </w:r>
            <w:r>
              <w:rPr>
                <w:noProof/>
                <w:webHidden/>
              </w:rPr>
              <w:tab/>
            </w:r>
            <w:r>
              <w:rPr>
                <w:noProof/>
                <w:webHidden/>
              </w:rPr>
              <w:fldChar w:fldCharType="begin"/>
            </w:r>
            <w:r>
              <w:rPr>
                <w:noProof/>
                <w:webHidden/>
              </w:rPr>
              <w:instrText xml:space="preserve"> PAGEREF _Toc202970856 \h </w:instrText>
            </w:r>
            <w:r>
              <w:rPr>
                <w:noProof/>
                <w:webHidden/>
              </w:rPr>
            </w:r>
            <w:r>
              <w:rPr>
                <w:noProof/>
                <w:webHidden/>
              </w:rPr>
              <w:fldChar w:fldCharType="separate"/>
            </w:r>
          </w:ins>
          <w:ins w:id="83" w:author="Andrew Instone-Cowie" w:date="2025-07-09T16:37:00Z" w16du:dateUtc="2025-07-09T15:37:00Z">
            <w:r w:rsidR="001B6112">
              <w:rPr>
                <w:noProof/>
                <w:webHidden/>
              </w:rPr>
              <w:t>17</w:t>
            </w:r>
          </w:ins>
          <w:ins w:id="84" w:author="Andrew Instone-Cowie" w:date="2025-07-09T16:27:00Z" w16du:dateUtc="2025-07-09T15:27:00Z">
            <w:r>
              <w:rPr>
                <w:noProof/>
                <w:webHidden/>
              </w:rPr>
              <w:fldChar w:fldCharType="end"/>
            </w:r>
            <w:r w:rsidRPr="009B257E">
              <w:rPr>
                <w:rStyle w:val="Hyperlink"/>
                <w:noProof/>
              </w:rPr>
              <w:fldChar w:fldCharType="end"/>
            </w:r>
          </w:ins>
        </w:p>
        <w:p w14:paraId="5F174A90" w14:textId="4486AB78" w:rsidR="00632AA8" w:rsidRDefault="00632AA8" w:rsidP="00632AA8">
          <w:pPr>
            <w:pStyle w:val="TOC1"/>
            <w:rPr>
              <w:ins w:id="85" w:author="Andrew Instone-Cowie" w:date="2025-07-09T16:27:00Z" w16du:dateUtc="2025-07-09T15:27:00Z"/>
              <w:rFonts w:eastAsiaTheme="minorEastAsia"/>
              <w:noProof/>
              <w:kern w:val="2"/>
              <w:sz w:val="24"/>
              <w:szCs w:val="24"/>
              <w:lang w:eastAsia="en-GB"/>
              <w14:ligatures w14:val="standardContextual"/>
            </w:rPr>
            <w:pPrChange w:id="86" w:author="Andrew Instone-Cowie" w:date="2025-07-09T16:35:00Z" w16du:dateUtc="2025-07-09T15:35:00Z">
              <w:pPr>
                <w:pStyle w:val="TOC1"/>
                <w:tabs>
                  <w:tab w:val="right" w:leader="dot" w:pos="9016"/>
                </w:tabs>
              </w:pPr>
            </w:pPrChange>
          </w:pPr>
          <w:ins w:id="8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Simulator Interface Module Hardware</w:t>
            </w:r>
            <w:r>
              <w:rPr>
                <w:noProof/>
                <w:webHidden/>
              </w:rPr>
              <w:tab/>
            </w:r>
            <w:r>
              <w:rPr>
                <w:noProof/>
                <w:webHidden/>
              </w:rPr>
              <w:fldChar w:fldCharType="begin"/>
            </w:r>
            <w:r>
              <w:rPr>
                <w:noProof/>
                <w:webHidden/>
              </w:rPr>
              <w:instrText xml:space="preserve"> PAGEREF _Toc202970857 \h </w:instrText>
            </w:r>
            <w:r>
              <w:rPr>
                <w:noProof/>
                <w:webHidden/>
              </w:rPr>
            </w:r>
            <w:r>
              <w:rPr>
                <w:noProof/>
                <w:webHidden/>
              </w:rPr>
              <w:fldChar w:fldCharType="separate"/>
            </w:r>
          </w:ins>
          <w:ins w:id="88" w:author="Andrew Instone-Cowie" w:date="2025-07-09T16:37:00Z" w16du:dateUtc="2025-07-09T15:37:00Z">
            <w:r w:rsidR="001B6112">
              <w:rPr>
                <w:noProof/>
                <w:webHidden/>
              </w:rPr>
              <w:t>19</w:t>
            </w:r>
          </w:ins>
          <w:ins w:id="89" w:author="Andrew Instone-Cowie" w:date="2025-07-09T16:27:00Z" w16du:dateUtc="2025-07-09T15:27:00Z">
            <w:r>
              <w:rPr>
                <w:noProof/>
                <w:webHidden/>
              </w:rPr>
              <w:fldChar w:fldCharType="end"/>
            </w:r>
            <w:r w:rsidRPr="009B257E">
              <w:rPr>
                <w:rStyle w:val="Hyperlink"/>
                <w:noProof/>
              </w:rPr>
              <w:fldChar w:fldCharType="end"/>
            </w:r>
          </w:ins>
        </w:p>
        <w:p w14:paraId="1B9455EC" w14:textId="5557D59C" w:rsidR="00632AA8" w:rsidRDefault="00632AA8">
          <w:pPr>
            <w:pStyle w:val="TOC2"/>
            <w:tabs>
              <w:tab w:val="right" w:leader="dot" w:pos="9016"/>
            </w:tabs>
            <w:rPr>
              <w:ins w:id="90" w:author="Andrew Instone-Cowie" w:date="2025-07-09T16:27:00Z" w16du:dateUtc="2025-07-09T15:27:00Z"/>
              <w:rFonts w:eastAsiaTheme="minorEastAsia"/>
              <w:noProof/>
              <w:kern w:val="2"/>
              <w:sz w:val="24"/>
              <w:szCs w:val="24"/>
              <w:lang w:eastAsia="en-GB"/>
              <w14:ligatures w14:val="standardContextual"/>
            </w:rPr>
          </w:pPr>
          <w:ins w:id="9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Overview</w:t>
            </w:r>
            <w:r>
              <w:rPr>
                <w:noProof/>
                <w:webHidden/>
              </w:rPr>
              <w:tab/>
            </w:r>
            <w:r>
              <w:rPr>
                <w:noProof/>
                <w:webHidden/>
              </w:rPr>
              <w:fldChar w:fldCharType="begin"/>
            </w:r>
            <w:r>
              <w:rPr>
                <w:noProof/>
                <w:webHidden/>
              </w:rPr>
              <w:instrText xml:space="preserve"> PAGEREF _Toc202970858 \h </w:instrText>
            </w:r>
            <w:r>
              <w:rPr>
                <w:noProof/>
                <w:webHidden/>
              </w:rPr>
            </w:r>
            <w:r>
              <w:rPr>
                <w:noProof/>
                <w:webHidden/>
              </w:rPr>
              <w:fldChar w:fldCharType="separate"/>
            </w:r>
          </w:ins>
          <w:ins w:id="92" w:author="Andrew Instone-Cowie" w:date="2025-07-09T16:37:00Z" w16du:dateUtc="2025-07-09T15:37:00Z">
            <w:r w:rsidR="001B6112">
              <w:rPr>
                <w:noProof/>
                <w:webHidden/>
              </w:rPr>
              <w:t>19</w:t>
            </w:r>
          </w:ins>
          <w:ins w:id="93" w:author="Andrew Instone-Cowie" w:date="2025-07-09T16:27:00Z" w16du:dateUtc="2025-07-09T15:27:00Z">
            <w:r>
              <w:rPr>
                <w:noProof/>
                <w:webHidden/>
              </w:rPr>
              <w:fldChar w:fldCharType="end"/>
            </w:r>
            <w:r w:rsidRPr="009B257E">
              <w:rPr>
                <w:rStyle w:val="Hyperlink"/>
                <w:noProof/>
              </w:rPr>
              <w:fldChar w:fldCharType="end"/>
            </w:r>
          </w:ins>
        </w:p>
        <w:p w14:paraId="24B10FE2" w14:textId="2080DB35" w:rsidR="00632AA8" w:rsidRDefault="00632AA8">
          <w:pPr>
            <w:pStyle w:val="TOC2"/>
            <w:tabs>
              <w:tab w:val="right" w:leader="dot" w:pos="9016"/>
            </w:tabs>
            <w:rPr>
              <w:ins w:id="94" w:author="Andrew Instone-Cowie" w:date="2025-07-09T16:27:00Z" w16du:dateUtc="2025-07-09T15:27:00Z"/>
              <w:rFonts w:eastAsiaTheme="minorEastAsia"/>
              <w:noProof/>
              <w:kern w:val="2"/>
              <w:sz w:val="24"/>
              <w:szCs w:val="24"/>
              <w:lang w:eastAsia="en-GB"/>
              <w14:ligatures w14:val="standardContextual"/>
            </w:rPr>
          </w:pPr>
          <w:ins w:id="9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"_Toc202970859"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Hardware Options</w:t>
            </w:r>
            <w:r>
              <w:rPr>
                <w:noProof/>
                <w:webHidden/>
              </w:rPr>
              <w:tab/>
            </w:r>
            <w:r>
              <w:rPr>
                <w:noProof/>
                <w:webHidden/>
              </w:rPr>
              <w:fldChar w:fldCharType="begin"/>
            </w:r>
            <w:r>
              <w:rPr>
                <w:noProof/>
                <w:webHidden/>
              </w:rPr>
              <w:instrText xml:space="preserve"> PAGEREF _Toc202970859 \h </w:instrText>
            </w:r>
            <w:r>
              <w:rPr>
                <w:noProof/>
                <w:webHidden/>
              </w:rPr>
            </w:r>
            <w:r>
              <w:rPr>
                <w:noProof/>
                <w:webHidden/>
              </w:rPr>
              <w:fldChar w:fldCharType="separate"/>
            </w:r>
          </w:ins>
          <w:ins w:id="96" w:author="Andrew Instone-Cowie" w:date="2025-07-09T16:37:00Z" w16du:dateUtc="2025-07-09T15:37:00Z">
            <w:r w:rsidR="001B6112">
              <w:rPr>
                <w:noProof/>
                <w:webHidden/>
              </w:rPr>
              <w:t>19</w:t>
            </w:r>
          </w:ins>
          <w:ins w:id="97" w:author="Andrew Instone-Cowie" w:date="2025-07-09T16:27:00Z" w16du:dateUtc="2025-07-09T15:27:00Z">
            <w:r>
              <w:rPr>
                <w:noProof/>
                <w:webHidden/>
              </w:rPr>
              <w:fldChar w:fldCharType="end"/>
            </w:r>
            <w:r w:rsidRPr="009B257E">
              <w:rPr>
                <w:rStyle w:val="Hyperlink"/>
                <w:noProof/>
              </w:rPr>
              <w:fldChar w:fldCharType="end"/>
            </w:r>
          </w:ins>
        </w:p>
        <w:p w14:paraId="37BB2014" w14:textId="11003A66" w:rsidR="00632AA8" w:rsidRDefault="00632AA8">
          <w:pPr>
            <w:pStyle w:val="TOC2"/>
            <w:tabs>
              <w:tab w:val="right" w:leader="dot" w:pos="9016"/>
            </w:tabs>
            <w:rPr>
              <w:ins w:id="98" w:author="Andrew Instone-Cowie" w:date="2025-07-09T16:27:00Z" w16du:dateUtc="2025-07-09T15:27:00Z"/>
              <w:rFonts w:eastAsiaTheme="minorEastAsia"/>
              <w:noProof/>
              <w:kern w:val="2"/>
              <w:sz w:val="24"/>
              <w:szCs w:val="24"/>
              <w:lang w:eastAsia="en-GB"/>
              <w14:ligatures w14:val="standardContextual"/>
            </w:rPr>
          </w:pPr>
          <w:ins w:id="9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Hardware Interrupts</w:t>
            </w:r>
            <w:r>
              <w:rPr>
                <w:noProof/>
                <w:webHidden/>
              </w:rPr>
              <w:tab/>
            </w:r>
            <w:r>
              <w:rPr>
                <w:noProof/>
                <w:webHidden/>
              </w:rPr>
              <w:fldChar w:fldCharType="begin"/>
            </w:r>
            <w:r>
              <w:rPr>
                <w:noProof/>
                <w:webHidden/>
              </w:rPr>
              <w:instrText xml:space="preserve"> PAGEREF _Toc202970860 \h </w:instrText>
            </w:r>
            <w:r>
              <w:rPr>
                <w:noProof/>
                <w:webHidden/>
              </w:rPr>
            </w:r>
            <w:r>
              <w:rPr>
                <w:noProof/>
                <w:webHidden/>
              </w:rPr>
              <w:fldChar w:fldCharType="separate"/>
            </w:r>
          </w:ins>
          <w:ins w:id="100" w:author="Andrew Instone-Cowie" w:date="2025-07-09T16:37:00Z" w16du:dateUtc="2025-07-09T15:37:00Z">
            <w:r w:rsidR="001B6112">
              <w:rPr>
                <w:noProof/>
                <w:webHidden/>
              </w:rPr>
              <w:t>19</w:t>
            </w:r>
          </w:ins>
          <w:ins w:id="101" w:author="Andrew Instone-Cowie" w:date="2025-07-09T16:27:00Z" w16du:dateUtc="2025-07-09T15:27:00Z">
            <w:r>
              <w:rPr>
                <w:noProof/>
                <w:webHidden/>
              </w:rPr>
              <w:fldChar w:fldCharType="end"/>
            </w:r>
            <w:r w:rsidRPr="009B257E">
              <w:rPr>
                <w:rStyle w:val="Hyperlink"/>
                <w:noProof/>
              </w:rPr>
              <w:fldChar w:fldCharType="end"/>
            </w:r>
          </w:ins>
        </w:p>
        <w:p w14:paraId="20CA63FA" w14:textId="652F0F06" w:rsidR="00632AA8" w:rsidRDefault="00632AA8">
          <w:pPr>
            <w:pStyle w:val="TOC2"/>
            <w:tabs>
              <w:tab w:val="right" w:leader="dot" w:pos="9016"/>
            </w:tabs>
            <w:rPr>
              <w:ins w:id="102" w:author="Andrew Instone-Cowie" w:date="2025-07-09T16:27:00Z" w16du:dateUtc="2025-07-09T15:27:00Z"/>
              <w:rFonts w:eastAsiaTheme="minorEastAsia"/>
              <w:noProof/>
              <w:kern w:val="2"/>
              <w:sz w:val="24"/>
              <w:szCs w:val="24"/>
              <w:lang w:eastAsia="en-GB"/>
              <w14:ligatures w14:val="standardContextual"/>
            </w:rPr>
          </w:pPr>
          <w:ins w:id="10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Microcontroller Hardware</w:t>
            </w:r>
            <w:r>
              <w:rPr>
                <w:noProof/>
                <w:webHidden/>
              </w:rPr>
              <w:tab/>
            </w:r>
            <w:r>
              <w:rPr>
                <w:noProof/>
                <w:webHidden/>
              </w:rPr>
              <w:fldChar w:fldCharType="begin"/>
            </w:r>
            <w:r>
              <w:rPr>
                <w:noProof/>
                <w:webHidden/>
              </w:rPr>
              <w:instrText xml:space="preserve"> PAGEREF _Toc202970861 \h </w:instrText>
            </w:r>
            <w:r>
              <w:rPr>
                <w:noProof/>
                <w:webHidden/>
              </w:rPr>
            </w:r>
            <w:r>
              <w:rPr>
                <w:noProof/>
                <w:webHidden/>
              </w:rPr>
              <w:fldChar w:fldCharType="separate"/>
            </w:r>
          </w:ins>
          <w:ins w:id="104" w:author="Andrew Instone-Cowie" w:date="2025-07-09T16:37:00Z" w16du:dateUtc="2025-07-09T15:37:00Z">
            <w:r w:rsidR="001B6112">
              <w:rPr>
                <w:noProof/>
                <w:webHidden/>
              </w:rPr>
              <w:t>20</w:t>
            </w:r>
          </w:ins>
          <w:ins w:id="105" w:author="Andrew Instone-Cowie" w:date="2025-07-09T16:27:00Z" w16du:dateUtc="2025-07-09T15:27:00Z">
            <w:r>
              <w:rPr>
                <w:noProof/>
                <w:webHidden/>
              </w:rPr>
              <w:fldChar w:fldCharType="end"/>
            </w:r>
            <w:r w:rsidRPr="009B257E">
              <w:rPr>
                <w:rStyle w:val="Hyperlink"/>
                <w:noProof/>
              </w:rPr>
              <w:fldChar w:fldCharType="end"/>
            </w:r>
          </w:ins>
        </w:p>
        <w:p w14:paraId="0F6A36F4" w14:textId="5FEA5AED" w:rsidR="00632AA8" w:rsidRDefault="00632AA8">
          <w:pPr>
            <w:pStyle w:val="TOC2"/>
            <w:tabs>
              <w:tab w:val="right" w:leader="dot" w:pos="9016"/>
            </w:tabs>
            <w:rPr>
              <w:ins w:id="106" w:author="Andrew Instone-Cowie" w:date="2025-07-09T16:27:00Z" w16du:dateUtc="2025-07-09T15:27:00Z"/>
              <w:rFonts w:eastAsiaTheme="minorEastAsia"/>
              <w:noProof/>
              <w:kern w:val="2"/>
              <w:sz w:val="24"/>
              <w:szCs w:val="24"/>
              <w:lang w:eastAsia="en-GB"/>
              <w14:ligatures w14:val="standardContextual"/>
            </w:rPr>
          </w:pPr>
          <w:ins w:id="10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Serial Line Driver</w:t>
            </w:r>
            <w:r>
              <w:rPr>
                <w:noProof/>
                <w:webHidden/>
              </w:rPr>
              <w:tab/>
            </w:r>
            <w:r>
              <w:rPr>
                <w:noProof/>
                <w:webHidden/>
              </w:rPr>
              <w:fldChar w:fldCharType="begin"/>
            </w:r>
            <w:r>
              <w:rPr>
                <w:noProof/>
                <w:webHidden/>
              </w:rPr>
              <w:instrText xml:space="preserve"> PAGEREF _Toc202970862 \h </w:instrText>
            </w:r>
            <w:r>
              <w:rPr>
                <w:noProof/>
                <w:webHidden/>
              </w:rPr>
            </w:r>
            <w:r>
              <w:rPr>
                <w:noProof/>
                <w:webHidden/>
              </w:rPr>
              <w:fldChar w:fldCharType="separate"/>
            </w:r>
          </w:ins>
          <w:ins w:id="108" w:author="Andrew Instone-Cowie" w:date="2025-07-09T16:37:00Z" w16du:dateUtc="2025-07-09T15:37:00Z">
            <w:r w:rsidR="001B6112">
              <w:rPr>
                <w:noProof/>
                <w:webHidden/>
              </w:rPr>
              <w:t>20</w:t>
            </w:r>
          </w:ins>
          <w:ins w:id="109" w:author="Andrew Instone-Cowie" w:date="2025-07-09T16:27:00Z" w16du:dateUtc="2025-07-09T15:27:00Z">
            <w:r>
              <w:rPr>
                <w:noProof/>
                <w:webHidden/>
              </w:rPr>
              <w:fldChar w:fldCharType="end"/>
            </w:r>
            <w:r w:rsidRPr="009B257E">
              <w:rPr>
                <w:rStyle w:val="Hyperlink"/>
                <w:noProof/>
              </w:rPr>
              <w:fldChar w:fldCharType="end"/>
            </w:r>
          </w:ins>
        </w:p>
        <w:p w14:paraId="78CAECE7" w14:textId="27EE4337" w:rsidR="00632AA8" w:rsidRDefault="00632AA8">
          <w:pPr>
            <w:pStyle w:val="TOC2"/>
            <w:tabs>
              <w:tab w:val="right" w:leader="dot" w:pos="9016"/>
            </w:tabs>
            <w:rPr>
              <w:ins w:id="110" w:author="Andrew Instone-Cowie" w:date="2025-07-09T16:27:00Z" w16du:dateUtc="2025-07-09T15:27:00Z"/>
              <w:rFonts w:eastAsiaTheme="minorEastAsia"/>
              <w:noProof/>
              <w:kern w:val="2"/>
              <w:sz w:val="24"/>
              <w:szCs w:val="24"/>
              <w:lang w:eastAsia="en-GB"/>
              <w14:ligatures w14:val="standardContextual"/>
            </w:rPr>
          </w:pPr>
          <w:ins w:id="11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Microcontroller Configuration</w:t>
            </w:r>
            <w:r>
              <w:rPr>
                <w:noProof/>
                <w:webHidden/>
              </w:rPr>
              <w:tab/>
            </w:r>
            <w:r>
              <w:rPr>
                <w:noProof/>
                <w:webHidden/>
              </w:rPr>
              <w:fldChar w:fldCharType="begin"/>
            </w:r>
            <w:r>
              <w:rPr>
                <w:noProof/>
                <w:webHidden/>
              </w:rPr>
              <w:instrText xml:space="preserve"> PAGEREF _Toc202970863 \h </w:instrText>
            </w:r>
            <w:r>
              <w:rPr>
                <w:noProof/>
                <w:webHidden/>
              </w:rPr>
            </w:r>
            <w:r>
              <w:rPr>
                <w:noProof/>
                <w:webHidden/>
              </w:rPr>
              <w:fldChar w:fldCharType="separate"/>
            </w:r>
          </w:ins>
          <w:ins w:id="112" w:author="Andrew Instone-Cowie" w:date="2025-07-09T16:37:00Z" w16du:dateUtc="2025-07-09T15:37:00Z">
            <w:r w:rsidR="001B6112">
              <w:rPr>
                <w:noProof/>
                <w:webHidden/>
              </w:rPr>
              <w:t>21</w:t>
            </w:r>
          </w:ins>
          <w:ins w:id="113" w:author="Andrew Instone-Cowie" w:date="2025-07-09T16:27:00Z" w16du:dateUtc="2025-07-09T15:27:00Z">
            <w:r>
              <w:rPr>
                <w:noProof/>
                <w:webHidden/>
              </w:rPr>
              <w:fldChar w:fldCharType="end"/>
            </w:r>
            <w:r w:rsidRPr="009B257E">
              <w:rPr>
                <w:rStyle w:val="Hyperlink"/>
                <w:noProof/>
              </w:rPr>
              <w:fldChar w:fldCharType="end"/>
            </w:r>
          </w:ins>
        </w:p>
        <w:p w14:paraId="1BEF57F3" w14:textId="516D4419" w:rsidR="00632AA8" w:rsidRDefault="00632AA8">
          <w:pPr>
            <w:pStyle w:val="TOC3"/>
            <w:tabs>
              <w:tab w:val="right" w:leader="dot" w:pos="9016"/>
            </w:tabs>
            <w:rPr>
              <w:ins w:id="114" w:author="Andrew Instone-Cowie" w:date="2025-07-09T16:27:00Z" w16du:dateUtc="2025-07-09T15:27:00Z"/>
              <w:noProof/>
              <w:kern w:val="2"/>
              <w:sz w:val="24"/>
              <w:szCs w:val="24"/>
              <w:lang w:val="en-GB" w:eastAsia="en-GB"/>
              <w14:ligatures w14:val="standardContextual"/>
            </w:rPr>
          </w:pPr>
          <w:ins w:id="11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Microcontroller I/O Pins</w:t>
            </w:r>
            <w:r>
              <w:rPr>
                <w:noProof/>
                <w:webHidden/>
              </w:rPr>
              <w:tab/>
            </w:r>
            <w:r>
              <w:rPr>
                <w:noProof/>
                <w:webHidden/>
              </w:rPr>
              <w:fldChar w:fldCharType="begin"/>
            </w:r>
            <w:r>
              <w:rPr>
                <w:noProof/>
                <w:webHidden/>
              </w:rPr>
              <w:instrText xml:space="preserve"> PAGEREF _Toc202970864 \h </w:instrText>
            </w:r>
            <w:r>
              <w:rPr>
                <w:noProof/>
                <w:webHidden/>
              </w:rPr>
            </w:r>
            <w:r>
              <w:rPr>
                <w:noProof/>
                <w:webHidden/>
              </w:rPr>
              <w:fldChar w:fldCharType="separate"/>
            </w:r>
          </w:ins>
          <w:ins w:id="116" w:author="Andrew Instone-Cowie" w:date="2025-07-09T16:37:00Z" w16du:dateUtc="2025-07-09T15:37:00Z">
            <w:r w:rsidR="001B6112">
              <w:rPr>
                <w:noProof/>
                <w:webHidden/>
              </w:rPr>
              <w:t>21</w:t>
            </w:r>
          </w:ins>
          <w:ins w:id="117" w:author="Andrew Instone-Cowie" w:date="2025-07-09T16:27:00Z" w16du:dateUtc="2025-07-09T15:27:00Z">
            <w:r>
              <w:rPr>
                <w:noProof/>
                <w:webHidden/>
              </w:rPr>
              <w:fldChar w:fldCharType="end"/>
            </w:r>
            <w:r w:rsidRPr="009B257E">
              <w:rPr>
                <w:rStyle w:val="Hyperlink"/>
                <w:noProof/>
              </w:rPr>
              <w:fldChar w:fldCharType="end"/>
            </w:r>
          </w:ins>
        </w:p>
        <w:p w14:paraId="480DCCD5" w14:textId="3F3E2EF4" w:rsidR="00632AA8" w:rsidRDefault="00632AA8">
          <w:pPr>
            <w:pStyle w:val="TOC3"/>
            <w:tabs>
              <w:tab w:val="right" w:leader="dot" w:pos="9016"/>
            </w:tabs>
            <w:rPr>
              <w:ins w:id="118" w:author="Andrew Instone-Cowie" w:date="2025-07-09T16:27:00Z" w16du:dateUtc="2025-07-09T15:27:00Z"/>
              <w:noProof/>
              <w:kern w:val="2"/>
              <w:sz w:val="24"/>
              <w:szCs w:val="24"/>
              <w:lang w:val="en-GB" w:eastAsia="en-GB"/>
              <w14:ligatures w14:val="standardContextual"/>
            </w:rPr>
          </w:pPr>
          <w:ins w:id="11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Microcontroller Fuse Settings</w:t>
            </w:r>
            <w:r>
              <w:rPr>
                <w:noProof/>
                <w:webHidden/>
              </w:rPr>
              <w:tab/>
            </w:r>
            <w:r>
              <w:rPr>
                <w:noProof/>
                <w:webHidden/>
              </w:rPr>
              <w:fldChar w:fldCharType="begin"/>
            </w:r>
            <w:r>
              <w:rPr>
                <w:noProof/>
                <w:webHidden/>
              </w:rPr>
              <w:instrText xml:space="preserve"> PAGEREF _Toc202970865 \h </w:instrText>
            </w:r>
            <w:r>
              <w:rPr>
                <w:noProof/>
                <w:webHidden/>
              </w:rPr>
            </w:r>
            <w:r>
              <w:rPr>
                <w:noProof/>
                <w:webHidden/>
              </w:rPr>
              <w:fldChar w:fldCharType="separate"/>
            </w:r>
          </w:ins>
          <w:ins w:id="120" w:author="Andrew Instone-Cowie" w:date="2025-07-09T16:37:00Z" w16du:dateUtc="2025-07-09T15:37:00Z">
            <w:r w:rsidR="001B6112">
              <w:rPr>
                <w:noProof/>
                <w:webHidden/>
              </w:rPr>
              <w:t>22</w:t>
            </w:r>
          </w:ins>
          <w:ins w:id="121" w:author="Andrew Instone-Cowie" w:date="2025-07-09T16:27:00Z" w16du:dateUtc="2025-07-09T15:27:00Z">
            <w:r>
              <w:rPr>
                <w:noProof/>
                <w:webHidden/>
              </w:rPr>
              <w:fldChar w:fldCharType="end"/>
            </w:r>
            <w:r w:rsidRPr="009B257E">
              <w:rPr>
                <w:rStyle w:val="Hyperlink"/>
                <w:noProof/>
              </w:rPr>
              <w:fldChar w:fldCharType="end"/>
            </w:r>
          </w:ins>
        </w:p>
        <w:p w14:paraId="5477F320" w14:textId="35A208D2" w:rsidR="00632AA8" w:rsidRDefault="00632AA8">
          <w:pPr>
            <w:pStyle w:val="TOC2"/>
            <w:tabs>
              <w:tab w:val="right" w:leader="dot" w:pos="9016"/>
            </w:tabs>
            <w:rPr>
              <w:ins w:id="122" w:author="Andrew Instone-Cowie" w:date="2025-07-09T16:27:00Z" w16du:dateUtc="2025-07-09T15:27:00Z"/>
              <w:rFonts w:eastAsiaTheme="minorEastAsia"/>
              <w:noProof/>
              <w:kern w:val="2"/>
              <w:sz w:val="24"/>
              <w:szCs w:val="24"/>
              <w:lang w:eastAsia="en-GB"/>
              <w14:ligatures w14:val="standardContextual"/>
            </w:rPr>
          </w:pPr>
          <w:ins w:id="12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Power Supply</w:t>
            </w:r>
            <w:r>
              <w:rPr>
                <w:noProof/>
                <w:webHidden/>
              </w:rPr>
              <w:tab/>
            </w:r>
            <w:r>
              <w:rPr>
                <w:noProof/>
                <w:webHidden/>
              </w:rPr>
              <w:fldChar w:fldCharType="begin"/>
            </w:r>
            <w:r>
              <w:rPr>
                <w:noProof/>
                <w:webHidden/>
              </w:rPr>
              <w:instrText xml:space="preserve"> PAGEREF _Toc202970866 \h </w:instrText>
            </w:r>
            <w:r>
              <w:rPr>
                <w:noProof/>
                <w:webHidden/>
              </w:rPr>
            </w:r>
            <w:r>
              <w:rPr>
                <w:noProof/>
                <w:webHidden/>
              </w:rPr>
              <w:fldChar w:fldCharType="separate"/>
            </w:r>
          </w:ins>
          <w:ins w:id="124" w:author="Andrew Instone-Cowie" w:date="2025-07-09T16:37:00Z" w16du:dateUtc="2025-07-09T15:37:00Z">
            <w:r w:rsidR="001B6112">
              <w:rPr>
                <w:noProof/>
                <w:webHidden/>
              </w:rPr>
              <w:t>23</w:t>
            </w:r>
          </w:ins>
          <w:ins w:id="125" w:author="Andrew Instone-Cowie" w:date="2025-07-09T16:27:00Z" w16du:dateUtc="2025-07-09T15:27:00Z">
            <w:r>
              <w:rPr>
                <w:noProof/>
                <w:webHidden/>
              </w:rPr>
              <w:fldChar w:fldCharType="end"/>
            </w:r>
            <w:r w:rsidRPr="009B257E">
              <w:rPr>
                <w:rStyle w:val="Hyperlink"/>
                <w:noProof/>
              </w:rPr>
              <w:fldChar w:fldCharType="end"/>
            </w:r>
          </w:ins>
        </w:p>
        <w:p w14:paraId="18B6F41C" w14:textId="3F3BFAE8" w:rsidR="00632AA8" w:rsidRDefault="00632AA8">
          <w:pPr>
            <w:pStyle w:val="TOC3"/>
            <w:tabs>
              <w:tab w:val="right" w:leader="dot" w:pos="9016"/>
            </w:tabs>
            <w:rPr>
              <w:ins w:id="126" w:author="Andrew Instone-Cowie" w:date="2025-07-09T16:27:00Z" w16du:dateUtc="2025-07-09T15:27:00Z"/>
              <w:noProof/>
              <w:kern w:val="2"/>
              <w:sz w:val="24"/>
              <w:szCs w:val="24"/>
              <w:lang w:val="en-GB" w:eastAsia="en-GB"/>
              <w14:ligatures w14:val="standardContextual"/>
            </w:rPr>
          </w:pPr>
          <w:ins w:id="12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Typical Current Requirements</w:t>
            </w:r>
            <w:r>
              <w:rPr>
                <w:noProof/>
                <w:webHidden/>
              </w:rPr>
              <w:tab/>
            </w:r>
            <w:r>
              <w:rPr>
                <w:noProof/>
                <w:webHidden/>
              </w:rPr>
              <w:fldChar w:fldCharType="begin"/>
            </w:r>
            <w:r>
              <w:rPr>
                <w:noProof/>
                <w:webHidden/>
              </w:rPr>
              <w:instrText xml:space="preserve"> PAGEREF _Toc202970867 \h </w:instrText>
            </w:r>
            <w:r>
              <w:rPr>
                <w:noProof/>
                <w:webHidden/>
              </w:rPr>
            </w:r>
            <w:r>
              <w:rPr>
                <w:noProof/>
                <w:webHidden/>
              </w:rPr>
              <w:fldChar w:fldCharType="separate"/>
            </w:r>
          </w:ins>
          <w:ins w:id="128" w:author="Andrew Instone-Cowie" w:date="2025-07-09T16:37:00Z" w16du:dateUtc="2025-07-09T15:37:00Z">
            <w:r w:rsidR="001B6112">
              <w:rPr>
                <w:noProof/>
                <w:webHidden/>
              </w:rPr>
              <w:t>23</w:t>
            </w:r>
          </w:ins>
          <w:ins w:id="129" w:author="Andrew Instone-Cowie" w:date="2025-07-09T16:27:00Z" w16du:dateUtc="2025-07-09T15:27:00Z">
            <w:r>
              <w:rPr>
                <w:noProof/>
                <w:webHidden/>
              </w:rPr>
              <w:fldChar w:fldCharType="end"/>
            </w:r>
            <w:r w:rsidRPr="009B257E">
              <w:rPr>
                <w:rStyle w:val="Hyperlink"/>
                <w:noProof/>
              </w:rPr>
              <w:fldChar w:fldCharType="end"/>
            </w:r>
          </w:ins>
        </w:p>
        <w:p w14:paraId="3DBF95B6" w14:textId="000DEBDA" w:rsidR="00632AA8" w:rsidRDefault="00632AA8">
          <w:pPr>
            <w:pStyle w:val="TOC3"/>
            <w:tabs>
              <w:tab w:val="right" w:leader="dot" w:pos="9016"/>
            </w:tabs>
            <w:rPr>
              <w:ins w:id="130" w:author="Andrew Instone-Cowie" w:date="2025-07-09T16:27:00Z" w16du:dateUtc="2025-07-09T15:27:00Z"/>
              <w:noProof/>
              <w:kern w:val="2"/>
              <w:sz w:val="24"/>
              <w:szCs w:val="24"/>
              <w:lang w:val="en-GB" w:eastAsia="en-GB"/>
              <w14:ligatures w14:val="standardContextual"/>
            </w:rPr>
          </w:pPr>
          <w:ins w:id="13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Microcontroller Package Ratings</w:t>
            </w:r>
            <w:r>
              <w:rPr>
                <w:noProof/>
                <w:webHidden/>
              </w:rPr>
              <w:tab/>
            </w:r>
            <w:r>
              <w:rPr>
                <w:noProof/>
                <w:webHidden/>
              </w:rPr>
              <w:fldChar w:fldCharType="begin"/>
            </w:r>
            <w:r>
              <w:rPr>
                <w:noProof/>
                <w:webHidden/>
              </w:rPr>
              <w:instrText xml:space="preserve"> PAGEREF _Toc202970868 \h </w:instrText>
            </w:r>
            <w:r>
              <w:rPr>
                <w:noProof/>
                <w:webHidden/>
              </w:rPr>
            </w:r>
            <w:r>
              <w:rPr>
                <w:noProof/>
                <w:webHidden/>
              </w:rPr>
              <w:fldChar w:fldCharType="separate"/>
            </w:r>
          </w:ins>
          <w:ins w:id="132" w:author="Andrew Instone-Cowie" w:date="2025-07-09T16:37:00Z" w16du:dateUtc="2025-07-09T15:37:00Z">
            <w:r w:rsidR="001B6112">
              <w:rPr>
                <w:noProof/>
                <w:webHidden/>
              </w:rPr>
              <w:t>23</w:t>
            </w:r>
          </w:ins>
          <w:ins w:id="133" w:author="Andrew Instone-Cowie" w:date="2025-07-09T16:27:00Z" w16du:dateUtc="2025-07-09T15:27:00Z">
            <w:r>
              <w:rPr>
                <w:noProof/>
                <w:webHidden/>
              </w:rPr>
              <w:fldChar w:fldCharType="end"/>
            </w:r>
            <w:r w:rsidRPr="009B257E">
              <w:rPr>
                <w:rStyle w:val="Hyperlink"/>
                <w:noProof/>
              </w:rPr>
              <w:fldChar w:fldCharType="end"/>
            </w:r>
          </w:ins>
        </w:p>
        <w:p w14:paraId="79DF4227" w14:textId="5D69BC80" w:rsidR="00632AA8" w:rsidRDefault="00632AA8">
          <w:pPr>
            <w:pStyle w:val="TOC3"/>
            <w:tabs>
              <w:tab w:val="right" w:leader="dot" w:pos="9016"/>
            </w:tabs>
            <w:rPr>
              <w:ins w:id="134" w:author="Andrew Instone-Cowie" w:date="2025-07-09T16:27:00Z" w16du:dateUtc="2025-07-09T15:27:00Z"/>
              <w:noProof/>
              <w:kern w:val="2"/>
              <w:sz w:val="24"/>
              <w:szCs w:val="24"/>
              <w:lang w:val="en-GB" w:eastAsia="en-GB"/>
              <w14:ligatures w14:val="standardContextual"/>
            </w:rPr>
          </w:pPr>
          <w:ins w:id="13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"_Toc202970869"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Voltage Regulator</w:t>
            </w:r>
            <w:r>
              <w:rPr>
                <w:noProof/>
                <w:webHidden/>
              </w:rPr>
              <w:tab/>
            </w:r>
            <w:r>
              <w:rPr>
                <w:noProof/>
                <w:webHidden/>
              </w:rPr>
              <w:fldChar w:fldCharType="begin"/>
            </w:r>
            <w:r>
              <w:rPr>
                <w:noProof/>
                <w:webHidden/>
              </w:rPr>
              <w:instrText xml:space="preserve"> PAGEREF _Toc202970869 \h </w:instrText>
            </w:r>
            <w:r>
              <w:rPr>
                <w:noProof/>
                <w:webHidden/>
              </w:rPr>
            </w:r>
            <w:r>
              <w:rPr>
                <w:noProof/>
                <w:webHidden/>
              </w:rPr>
              <w:fldChar w:fldCharType="separate"/>
            </w:r>
          </w:ins>
          <w:ins w:id="136" w:author="Andrew Instone-Cowie" w:date="2025-07-09T16:37:00Z" w16du:dateUtc="2025-07-09T15:37:00Z">
            <w:r w:rsidR="001B6112">
              <w:rPr>
                <w:noProof/>
                <w:webHidden/>
              </w:rPr>
              <w:t>23</w:t>
            </w:r>
          </w:ins>
          <w:ins w:id="137" w:author="Andrew Instone-Cowie" w:date="2025-07-09T16:27:00Z" w16du:dateUtc="2025-07-09T15:27:00Z">
            <w:r>
              <w:rPr>
                <w:noProof/>
                <w:webHidden/>
              </w:rPr>
              <w:fldChar w:fldCharType="end"/>
            </w:r>
            <w:r w:rsidRPr="009B257E">
              <w:rPr>
                <w:rStyle w:val="Hyperlink"/>
                <w:noProof/>
              </w:rPr>
              <w:fldChar w:fldCharType="end"/>
            </w:r>
          </w:ins>
        </w:p>
        <w:p w14:paraId="04F9C69C" w14:textId="657ABFB8" w:rsidR="00632AA8" w:rsidRDefault="00632AA8">
          <w:pPr>
            <w:pStyle w:val="TOC3"/>
            <w:tabs>
              <w:tab w:val="right" w:leader="dot" w:pos="9016"/>
            </w:tabs>
            <w:rPr>
              <w:ins w:id="138" w:author="Andrew Instone-Cowie" w:date="2025-07-09T16:27:00Z" w16du:dateUtc="2025-07-09T15:27:00Z"/>
              <w:noProof/>
              <w:kern w:val="2"/>
              <w:sz w:val="24"/>
              <w:szCs w:val="24"/>
              <w:lang w:val="en-GB" w:eastAsia="en-GB"/>
              <w14:ligatures w14:val="standardContextual"/>
            </w:rPr>
          </w:pPr>
          <w:ins w:id="13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Cable Voltage Drop</w:t>
            </w:r>
            <w:r>
              <w:rPr>
                <w:noProof/>
                <w:webHidden/>
              </w:rPr>
              <w:tab/>
            </w:r>
            <w:r>
              <w:rPr>
                <w:noProof/>
                <w:webHidden/>
              </w:rPr>
              <w:fldChar w:fldCharType="begin"/>
            </w:r>
            <w:r>
              <w:rPr>
                <w:noProof/>
                <w:webHidden/>
              </w:rPr>
              <w:instrText xml:space="preserve"> PAGEREF _Toc202970870 \h </w:instrText>
            </w:r>
            <w:r>
              <w:rPr>
                <w:noProof/>
                <w:webHidden/>
              </w:rPr>
            </w:r>
            <w:r>
              <w:rPr>
                <w:noProof/>
                <w:webHidden/>
              </w:rPr>
              <w:fldChar w:fldCharType="separate"/>
            </w:r>
          </w:ins>
          <w:ins w:id="140" w:author="Andrew Instone-Cowie" w:date="2025-07-09T16:37:00Z" w16du:dateUtc="2025-07-09T15:37:00Z">
            <w:r w:rsidR="001B6112">
              <w:rPr>
                <w:noProof/>
                <w:webHidden/>
              </w:rPr>
              <w:t>23</w:t>
            </w:r>
          </w:ins>
          <w:ins w:id="141" w:author="Andrew Instone-Cowie" w:date="2025-07-09T16:27:00Z" w16du:dateUtc="2025-07-09T15:27:00Z">
            <w:r>
              <w:rPr>
                <w:noProof/>
                <w:webHidden/>
              </w:rPr>
              <w:fldChar w:fldCharType="end"/>
            </w:r>
            <w:r w:rsidRPr="009B257E">
              <w:rPr>
                <w:rStyle w:val="Hyperlink"/>
                <w:noProof/>
              </w:rPr>
              <w:fldChar w:fldCharType="end"/>
            </w:r>
          </w:ins>
        </w:p>
        <w:p w14:paraId="7D450CA2" w14:textId="4AB94AC6" w:rsidR="00632AA8" w:rsidRDefault="00632AA8">
          <w:pPr>
            <w:pStyle w:val="TOC3"/>
            <w:tabs>
              <w:tab w:val="right" w:leader="dot" w:pos="9016"/>
            </w:tabs>
            <w:rPr>
              <w:ins w:id="142" w:author="Andrew Instone-Cowie" w:date="2025-07-09T16:27:00Z" w16du:dateUtc="2025-07-09T15:27:00Z"/>
              <w:noProof/>
              <w:kern w:val="2"/>
              <w:sz w:val="24"/>
              <w:szCs w:val="24"/>
              <w:lang w:val="en-GB" w:eastAsia="en-GB"/>
              <w14:ligatures w14:val="standardContextual"/>
            </w:rPr>
          </w:pPr>
          <w:ins w:id="14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Heat Dissipation</w:t>
            </w:r>
            <w:r>
              <w:rPr>
                <w:noProof/>
                <w:webHidden/>
              </w:rPr>
              <w:tab/>
            </w:r>
            <w:r>
              <w:rPr>
                <w:noProof/>
                <w:webHidden/>
              </w:rPr>
              <w:fldChar w:fldCharType="begin"/>
            </w:r>
            <w:r>
              <w:rPr>
                <w:noProof/>
                <w:webHidden/>
              </w:rPr>
              <w:instrText xml:space="preserve"> PAGEREF _Toc202970871 \h </w:instrText>
            </w:r>
            <w:r>
              <w:rPr>
                <w:noProof/>
                <w:webHidden/>
              </w:rPr>
            </w:r>
            <w:r>
              <w:rPr>
                <w:noProof/>
                <w:webHidden/>
              </w:rPr>
              <w:fldChar w:fldCharType="separate"/>
            </w:r>
          </w:ins>
          <w:ins w:id="144" w:author="Andrew Instone-Cowie" w:date="2025-07-09T16:37:00Z" w16du:dateUtc="2025-07-09T15:37:00Z">
            <w:r w:rsidR="001B6112">
              <w:rPr>
                <w:noProof/>
                <w:webHidden/>
              </w:rPr>
              <w:t>24</w:t>
            </w:r>
          </w:ins>
          <w:ins w:id="145" w:author="Andrew Instone-Cowie" w:date="2025-07-09T16:27:00Z" w16du:dateUtc="2025-07-09T15:27:00Z">
            <w:r>
              <w:rPr>
                <w:noProof/>
                <w:webHidden/>
              </w:rPr>
              <w:fldChar w:fldCharType="end"/>
            </w:r>
            <w:r w:rsidRPr="009B257E">
              <w:rPr>
                <w:rStyle w:val="Hyperlink"/>
                <w:noProof/>
              </w:rPr>
              <w:fldChar w:fldCharType="end"/>
            </w:r>
          </w:ins>
        </w:p>
        <w:p w14:paraId="5D02AB5F" w14:textId="77D0B2B7" w:rsidR="00632AA8" w:rsidRDefault="00632AA8">
          <w:pPr>
            <w:pStyle w:val="TOC2"/>
            <w:tabs>
              <w:tab w:val="right" w:leader="dot" w:pos="9016"/>
            </w:tabs>
            <w:rPr>
              <w:ins w:id="146" w:author="Andrew Instone-Cowie" w:date="2025-07-09T16:27:00Z" w16du:dateUtc="2025-07-09T15:27:00Z"/>
              <w:rFonts w:eastAsiaTheme="minorEastAsia"/>
              <w:noProof/>
              <w:kern w:val="2"/>
              <w:sz w:val="24"/>
              <w:szCs w:val="24"/>
              <w:lang w:eastAsia="en-GB"/>
              <w14:ligatures w14:val="standardContextual"/>
            </w:rPr>
          </w:pPr>
          <w:ins w:id="14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Hardware Compatibility</w:t>
            </w:r>
            <w:r>
              <w:rPr>
                <w:noProof/>
                <w:webHidden/>
              </w:rPr>
              <w:tab/>
            </w:r>
            <w:r>
              <w:rPr>
                <w:noProof/>
                <w:webHidden/>
              </w:rPr>
              <w:fldChar w:fldCharType="begin"/>
            </w:r>
            <w:r>
              <w:rPr>
                <w:noProof/>
                <w:webHidden/>
              </w:rPr>
              <w:instrText xml:space="preserve"> PAGEREF _Toc202970872 \h </w:instrText>
            </w:r>
            <w:r>
              <w:rPr>
                <w:noProof/>
                <w:webHidden/>
              </w:rPr>
            </w:r>
            <w:r>
              <w:rPr>
                <w:noProof/>
                <w:webHidden/>
              </w:rPr>
              <w:fldChar w:fldCharType="separate"/>
            </w:r>
          </w:ins>
          <w:ins w:id="148" w:author="Andrew Instone-Cowie" w:date="2025-07-09T16:37:00Z" w16du:dateUtc="2025-07-09T15:37:00Z">
            <w:r w:rsidR="001B6112">
              <w:rPr>
                <w:noProof/>
                <w:webHidden/>
              </w:rPr>
              <w:t>25</w:t>
            </w:r>
          </w:ins>
          <w:ins w:id="149" w:author="Andrew Instone-Cowie" w:date="2025-07-09T16:27:00Z" w16du:dateUtc="2025-07-09T15:27:00Z">
            <w:r>
              <w:rPr>
                <w:noProof/>
                <w:webHidden/>
              </w:rPr>
              <w:fldChar w:fldCharType="end"/>
            </w:r>
            <w:r w:rsidRPr="009B257E">
              <w:rPr>
                <w:rStyle w:val="Hyperlink"/>
                <w:noProof/>
              </w:rPr>
              <w:fldChar w:fldCharType="end"/>
            </w:r>
          </w:ins>
        </w:p>
        <w:p w14:paraId="4A75338D" w14:textId="6DB3C2DA" w:rsidR="00632AA8" w:rsidRDefault="00632AA8" w:rsidP="00632AA8">
          <w:pPr>
            <w:pStyle w:val="TOC1"/>
            <w:rPr>
              <w:ins w:id="150" w:author="Andrew Instone-Cowie" w:date="2025-07-09T16:27:00Z" w16du:dateUtc="2025-07-09T15:27:00Z"/>
              <w:rFonts w:eastAsiaTheme="minorEastAsia"/>
              <w:noProof/>
              <w:kern w:val="2"/>
              <w:sz w:val="24"/>
              <w:szCs w:val="24"/>
              <w:lang w:eastAsia="en-GB"/>
              <w14:ligatures w14:val="standardContextual"/>
            </w:rPr>
            <w:pPrChange w:id="151" w:author="Andrew Instone-Cowie" w:date="2025-07-09T16:35:00Z" w16du:dateUtc="2025-07-09T15:35:00Z">
              <w:pPr>
                <w:pStyle w:val="TOC1"/>
                <w:tabs>
                  <w:tab w:val="right" w:leader="dot" w:pos="9016"/>
                </w:tabs>
              </w:pPr>
            </w:pPrChange>
          </w:pPr>
          <w:ins w:id="15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Basic Serial Splitter Module Hardware</w:t>
            </w:r>
            <w:r>
              <w:rPr>
                <w:noProof/>
                <w:webHidden/>
              </w:rPr>
              <w:tab/>
            </w:r>
            <w:r>
              <w:rPr>
                <w:noProof/>
                <w:webHidden/>
              </w:rPr>
              <w:fldChar w:fldCharType="begin"/>
            </w:r>
            <w:r>
              <w:rPr>
                <w:noProof/>
                <w:webHidden/>
              </w:rPr>
              <w:instrText xml:space="preserve"> PAGEREF _Toc202970873 \h </w:instrText>
            </w:r>
            <w:r>
              <w:rPr>
                <w:noProof/>
                <w:webHidden/>
              </w:rPr>
            </w:r>
            <w:r>
              <w:rPr>
                <w:noProof/>
                <w:webHidden/>
              </w:rPr>
              <w:fldChar w:fldCharType="separate"/>
            </w:r>
          </w:ins>
          <w:ins w:id="153" w:author="Andrew Instone-Cowie" w:date="2025-07-09T16:37:00Z" w16du:dateUtc="2025-07-09T15:37:00Z">
            <w:r w:rsidR="001B6112">
              <w:rPr>
                <w:noProof/>
                <w:webHidden/>
              </w:rPr>
              <w:t>26</w:t>
            </w:r>
          </w:ins>
          <w:ins w:id="154" w:author="Andrew Instone-Cowie" w:date="2025-07-09T16:27:00Z" w16du:dateUtc="2025-07-09T15:27:00Z">
            <w:r>
              <w:rPr>
                <w:noProof/>
                <w:webHidden/>
              </w:rPr>
              <w:fldChar w:fldCharType="end"/>
            </w:r>
            <w:r w:rsidRPr="009B257E">
              <w:rPr>
                <w:rStyle w:val="Hyperlink"/>
                <w:noProof/>
              </w:rPr>
              <w:fldChar w:fldCharType="end"/>
            </w:r>
          </w:ins>
        </w:p>
        <w:p w14:paraId="0D479279" w14:textId="574A790C" w:rsidR="00632AA8" w:rsidRDefault="00632AA8">
          <w:pPr>
            <w:pStyle w:val="TOC2"/>
            <w:tabs>
              <w:tab w:val="right" w:leader="dot" w:pos="9016"/>
            </w:tabs>
            <w:rPr>
              <w:ins w:id="155" w:author="Andrew Instone-Cowie" w:date="2025-07-09T16:27:00Z" w16du:dateUtc="2025-07-09T15:27:00Z"/>
              <w:rFonts w:eastAsiaTheme="minorEastAsia"/>
              <w:noProof/>
              <w:kern w:val="2"/>
              <w:sz w:val="24"/>
              <w:szCs w:val="24"/>
              <w:lang w:eastAsia="en-GB"/>
              <w14:ligatures w14:val="standardContextual"/>
            </w:rPr>
          </w:pPr>
          <w:ins w:id="15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Overview</w:t>
            </w:r>
            <w:r>
              <w:rPr>
                <w:noProof/>
                <w:webHidden/>
              </w:rPr>
              <w:tab/>
            </w:r>
            <w:r>
              <w:rPr>
                <w:noProof/>
                <w:webHidden/>
              </w:rPr>
              <w:fldChar w:fldCharType="begin"/>
            </w:r>
            <w:r>
              <w:rPr>
                <w:noProof/>
                <w:webHidden/>
              </w:rPr>
              <w:instrText xml:space="preserve"> PAGEREF _Toc202970874 \h </w:instrText>
            </w:r>
            <w:r>
              <w:rPr>
                <w:noProof/>
                <w:webHidden/>
              </w:rPr>
            </w:r>
            <w:r>
              <w:rPr>
                <w:noProof/>
                <w:webHidden/>
              </w:rPr>
              <w:fldChar w:fldCharType="separate"/>
            </w:r>
          </w:ins>
          <w:ins w:id="157" w:author="Andrew Instone-Cowie" w:date="2025-07-09T16:37:00Z" w16du:dateUtc="2025-07-09T15:37:00Z">
            <w:r w:rsidR="001B6112">
              <w:rPr>
                <w:noProof/>
                <w:webHidden/>
              </w:rPr>
              <w:t>26</w:t>
            </w:r>
          </w:ins>
          <w:ins w:id="158" w:author="Andrew Instone-Cowie" w:date="2025-07-09T16:27:00Z" w16du:dateUtc="2025-07-09T15:27:00Z">
            <w:r>
              <w:rPr>
                <w:noProof/>
                <w:webHidden/>
              </w:rPr>
              <w:fldChar w:fldCharType="end"/>
            </w:r>
            <w:r w:rsidRPr="009B257E">
              <w:rPr>
                <w:rStyle w:val="Hyperlink"/>
                <w:noProof/>
              </w:rPr>
              <w:fldChar w:fldCharType="end"/>
            </w:r>
          </w:ins>
        </w:p>
        <w:p w14:paraId="0DCAF52A" w14:textId="682661B5" w:rsidR="00632AA8" w:rsidRDefault="00632AA8">
          <w:pPr>
            <w:pStyle w:val="TOC2"/>
            <w:tabs>
              <w:tab w:val="right" w:leader="dot" w:pos="9016"/>
            </w:tabs>
            <w:rPr>
              <w:ins w:id="159" w:author="Andrew Instone-Cowie" w:date="2025-07-09T16:27:00Z" w16du:dateUtc="2025-07-09T15:27:00Z"/>
              <w:rFonts w:eastAsiaTheme="minorEastAsia"/>
              <w:noProof/>
              <w:kern w:val="2"/>
              <w:sz w:val="24"/>
              <w:szCs w:val="24"/>
              <w:lang w:eastAsia="en-GB"/>
              <w14:ligatures w14:val="standardContextual"/>
            </w:rPr>
          </w:pPr>
          <w:ins w:id="160" w:author="Andrew Instone-Cowie" w:date="2025-07-09T16:27:00Z" w16du:dateUtc="2025-07-09T15:27:00Z">
            <w:r w:rsidRPr="009B257E">
              <w:rPr>
                <w:rStyle w:val="Hyperlink"/>
                <w:noProof/>
              </w:rPr>
              <w:lastRenderedPageBreak/>
              <w:fldChar w:fldCharType="begin"/>
            </w:r>
            <w:r w:rsidRPr="009B257E">
              <w:rPr>
                <w:rStyle w:val="Hyperlink"/>
                <w:noProof/>
              </w:rPr>
              <w:instrText xml:space="preserve"> </w:instrText>
            </w:r>
            <w:r>
              <w:rPr>
                <w:noProof/>
              </w:rPr>
              <w:instrText>HYPERLINK \l "_Toc202970875"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Serial Line Drivers</w:t>
            </w:r>
            <w:r>
              <w:rPr>
                <w:noProof/>
                <w:webHidden/>
              </w:rPr>
              <w:tab/>
            </w:r>
            <w:r>
              <w:rPr>
                <w:noProof/>
                <w:webHidden/>
              </w:rPr>
              <w:fldChar w:fldCharType="begin"/>
            </w:r>
            <w:r>
              <w:rPr>
                <w:noProof/>
                <w:webHidden/>
              </w:rPr>
              <w:instrText xml:space="preserve"> PAGEREF _Toc202970875 \h </w:instrText>
            </w:r>
            <w:r>
              <w:rPr>
                <w:noProof/>
                <w:webHidden/>
              </w:rPr>
            </w:r>
            <w:r>
              <w:rPr>
                <w:noProof/>
                <w:webHidden/>
              </w:rPr>
              <w:fldChar w:fldCharType="separate"/>
            </w:r>
          </w:ins>
          <w:ins w:id="161" w:author="Andrew Instone-Cowie" w:date="2025-07-09T16:37:00Z" w16du:dateUtc="2025-07-09T15:37:00Z">
            <w:r w:rsidR="001B6112">
              <w:rPr>
                <w:noProof/>
                <w:webHidden/>
              </w:rPr>
              <w:t>26</w:t>
            </w:r>
          </w:ins>
          <w:ins w:id="162" w:author="Andrew Instone-Cowie" w:date="2025-07-09T16:27:00Z" w16du:dateUtc="2025-07-09T15:27:00Z">
            <w:r>
              <w:rPr>
                <w:noProof/>
                <w:webHidden/>
              </w:rPr>
              <w:fldChar w:fldCharType="end"/>
            </w:r>
            <w:r w:rsidRPr="009B257E">
              <w:rPr>
                <w:rStyle w:val="Hyperlink"/>
                <w:noProof/>
              </w:rPr>
              <w:fldChar w:fldCharType="end"/>
            </w:r>
          </w:ins>
        </w:p>
        <w:p w14:paraId="3E2C117E" w14:textId="62DF9112" w:rsidR="00632AA8" w:rsidRDefault="00632AA8">
          <w:pPr>
            <w:pStyle w:val="TOC2"/>
            <w:tabs>
              <w:tab w:val="right" w:leader="dot" w:pos="9016"/>
            </w:tabs>
            <w:rPr>
              <w:ins w:id="163" w:author="Andrew Instone-Cowie" w:date="2025-07-09T16:27:00Z" w16du:dateUtc="2025-07-09T15:27:00Z"/>
              <w:rFonts w:eastAsiaTheme="minorEastAsia"/>
              <w:noProof/>
              <w:kern w:val="2"/>
              <w:sz w:val="24"/>
              <w:szCs w:val="24"/>
              <w:lang w:eastAsia="en-GB"/>
              <w14:ligatures w14:val="standardContextual"/>
            </w:rPr>
          </w:pPr>
          <w:ins w:id="164"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PCB Design</w:t>
            </w:r>
            <w:r>
              <w:rPr>
                <w:noProof/>
                <w:webHidden/>
              </w:rPr>
              <w:tab/>
            </w:r>
            <w:r>
              <w:rPr>
                <w:noProof/>
                <w:webHidden/>
              </w:rPr>
              <w:fldChar w:fldCharType="begin"/>
            </w:r>
            <w:r>
              <w:rPr>
                <w:noProof/>
                <w:webHidden/>
              </w:rPr>
              <w:instrText xml:space="preserve"> PAGEREF _Toc202970876 \h </w:instrText>
            </w:r>
            <w:r>
              <w:rPr>
                <w:noProof/>
                <w:webHidden/>
              </w:rPr>
            </w:r>
            <w:r>
              <w:rPr>
                <w:noProof/>
                <w:webHidden/>
              </w:rPr>
              <w:fldChar w:fldCharType="separate"/>
            </w:r>
          </w:ins>
          <w:ins w:id="165" w:author="Andrew Instone-Cowie" w:date="2025-07-09T16:37:00Z" w16du:dateUtc="2025-07-09T15:37:00Z">
            <w:r w:rsidR="001B6112">
              <w:rPr>
                <w:noProof/>
                <w:webHidden/>
              </w:rPr>
              <w:t>26</w:t>
            </w:r>
          </w:ins>
          <w:ins w:id="166" w:author="Andrew Instone-Cowie" w:date="2025-07-09T16:27:00Z" w16du:dateUtc="2025-07-09T15:27:00Z">
            <w:r>
              <w:rPr>
                <w:noProof/>
                <w:webHidden/>
              </w:rPr>
              <w:fldChar w:fldCharType="end"/>
            </w:r>
            <w:r w:rsidRPr="009B257E">
              <w:rPr>
                <w:rStyle w:val="Hyperlink"/>
                <w:noProof/>
              </w:rPr>
              <w:fldChar w:fldCharType="end"/>
            </w:r>
          </w:ins>
        </w:p>
        <w:p w14:paraId="3BA7E252" w14:textId="1E0225B2" w:rsidR="00632AA8" w:rsidRDefault="00632AA8">
          <w:pPr>
            <w:pStyle w:val="TOC2"/>
            <w:tabs>
              <w:tab w:val="right" w:leader="dot" w:pos="9016"/>
            </w:tabs>
            <w:rPr>
              <w:ins w:id="167" w:author="Andrew Instone-Cowie" w:date="2025-07-09T16:27:00Z" w16du:dateUtc="2025-07-09T15:27:00Z"/>
              <w:rFonts w:eastAsiaTheme="minorEastAsia"/>
              <w:noProof/>
              <w:kern w:val="2"/>
              <w:sz w:val="24"/>
              <w:szCs w:val="24"/>
              <w:lang w:eastAsia="en-GB"/>
              <w14:ligatures w14:val="standardContextual"/>
            </w:rPr>
          </w:pPr>
          <w:ins w:id="16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Power Supply</w:t>
            </w:r>
            <w:r>
              <w:rPr>
                <w:noProof/>
                <w:webHidden/>
              </w:rPr>
              <w:tab/>
            </w:r>
            <w:r>
              <w:rPr>
                <w:noProof/>
                <w:webHidden/>
              </w:rPr>
              <w:fldChar w:fldCharType="begin"/>
            </w:r>
            <w:r>
              <w:rPr>
                <w:noProof/>
                <w:webHidden/>
              </w:rPr>
              <w:instrText xml:space="preserve"> PAGEREF _Toc202970877 \h </w:instrText>
            </w:r>
            <w:r>
              <w:rPr>
                <w:noProof/>
                <w:webHidden/>
              </w:rPr>
            </w:r>
            <w:r>
              <w:rPr>
                <w:noProof/>
                <w:webHidden/>
              </w:rPr>
              <w:fldChar w:fldCharType="separate"/>
            </w:r>
          </w:ins>
          <w:ins w:id="169" w:author="Andrew Instone-Cowie" w:date="2025-07-09T16:37:00Z" w16du:dateUtc="2025-07-09T15:37:00Z">
            <w:r w:rsidR="001B6112">
              <w:rPr>
                <w:noProof/>
                <w:webHidden/>
              </w:rPr>
              <w:t>26</w:t>
            </w:r>
          </w:ins>
          <w:ins w:id="170" w:author="Andrew Instone-Cowie" w:date="2025-07-09T16:27:00Z" w16du:dateUtc="2025-07-09T15:27:00Z">
            <w:r>
              <w:rPr>
                <w:noProof/>
                <w:webHidden/>
              </w:rPr>
              <w:fldChar w:fldCharType="end"/>
            </w:r>
            <w:r w:rsidRPr="009B257E">
              <w:rPr>
                <w:rStyle w:val="Hyperlink"/>
                <w:noProof/>
              </w:rPr>
              <w:fldChar w:fldCharType="end"/>
            </w:r>
          </w:ins>
        </w:p>
        <w:p w14:paraId="32A22B92" w14:textId="1382E284" w:rsidR="00632AA8" w:rsidRDefault="00632AA8">
          <w:pPr>
            <w:pStyle w:val="TOC2"/>
            <w:tabs>
              <w:tab w:val="right" w:leader="dot" w:pos="9016"/>
            </w:tabs>
            <w:rPr>
              <w:ins w:id="171" w:author="Andrew Instone-Cowie" w:date="2025-07-09T16:27:00Z" w16du:dateUtc="2025-07-09T15:27:00Z"/>
              <w:rFonts w:eastAsiaTheme="minorEastAsia"/>
              <w:noProof/>
              <w:kern w:val="2"/>
              <w:sz w:val="24"/>
              <w:szCs w:val="24"/>
              <w:lang w:eastAsia="en-GB"/>
              <w14:ligatures w14:val="standardContextual"/>
            </w:rPr>
          </w:pPr>
          <w:ins w:id="17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Downstream Data</w:t>
            </w:r>
            <w:r>
              <w:rPr>
                <w:noProof/>
                <w:webHidden/>
              </w:rPr>
              <w:tab/>
            </w:r>
            <w:r>
              <w:rPr>
                <w:noProof/>
                <w:webHidden/>
              </w:rPr>
              <w:fldChar w:fldCharType="begin"/>
            </w:r>
            <w:r>
              <w:rPr>
                <w:noProof/>
                <w:webHidden/>
              </w:rPr>
              <w:instrText xml:space="preserve"> PAGEREF _Toc202970878 \h </w:instrText>
            </w:r>
            <w:r>
              <w:rPr>
                <w:noProof/>
                <w:webHidden/>
              </w:rPr>
            </w:r>
            <w:r>
              <w:rPr>
                <w:noProof/>
                <w:webHidden/>
              </w:rPr>
              <w:fldChar w:fldCharType="separate"/>
            </w:r>
          </w:ins>
          <w:ins w:id="173" w:author="Andrew Instone-Cowie" w:date="2025-07-09T16:37:00Z" w16du:dateUtc="2025-07-09T15:37:00Z">
            <w:r w:rsidR="001B6112">
              <w:rPr>
                <w:noProof/>
                <w:webHidden/>
              </w:rPr>
              <w:t>27</w:t>
            </w:r>
          </w:ins>
          <w:ins w:id="174" w:author="Andrew Instone-Cowie" w:date="2025-07-09T16:27:00Z" w16du:dateUtc="2025-07-09T15:27:00Z">
            <w:r>
              <w:rPr>
                <w:noProof/>
                <w:webHidden/>
              </w:rPr>
              <w:fldChar w:fldCharType="end"/>
            </w:r>
            <w:r w:rsidRPr="009B257E">
              <w:rPr>
                <w:rStyle w:val="Hyperlink"/>
                <w:noProof/>
              </w:rPr>
              <w:fldChar w:fldCharType="end"/>
            </w:r>
          </w:ins>
        </w:p>
        <w:p w14:paraId="126E5A55" w14:textId="5AF9F56A" w:rsidR="00632AA8" w:rsidRDefault="00632AA8">
          <w:pPr>
            <w:pStyle w:val="TOC3"/>
            <w:tabs>
              <w:tab w:val="right" w:leader="dot" w:pos="9016"/>
            </w:tabs>
            <w:rPr>
              <w:ins w:id="175" w:author="Andrew Instone-Cowie" w:date="2025-07-09T16:27:00Z" w16du:dateUtc="2025-07-09T15:27:00Z"/>
              <w:noProof/>
              <w:kern w:val="2"/>
              <w:sz w:val="24"/>
              <w:szCs w:val="24"/>
              <w:lang w:val="en-GB" w:eastAsia="en-GB"/>
              <w14:ligatures w14:val="standardContextual"/>
            </w:rPr>
          </w:pPr>
          <w:ins w:id="17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"_Toc202970879"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Fan-Out Calculation</w:t>
            </w:r>
            <w:r>
              <w:rPr>
                <w:noProof/>
                <w:webHidden/>
              </w:rPr>
              <w:tab/>
            </w:r>
            <w:r>
              <w:rPr>
                <w:noProof/>
                <w:webHidden/>
              </w:rPr>
              <w:fldChar w:fldCharType="begin"/>
            </w:r>
            <w:r>
              <w:rPr>
                <w:noProof/>
                <w:webHidden/>
              </w:rPr>
              <w:instrText xml:space="preserve"> PAGEREF _Toc202970879 \h </w:instrText>
            </w:r>
            <w:r>
              <w:rPr>
                <w:noProof/>
                <w:webHidden/>
              </w:rPr>
            </w:r>
            <w:r>
              <w:rPr>
                <w:noProof/>
                <w:webHidden/>
              </w:rPr>
              <w:fldChar w:fldCharType="separate"/>
            </w:r>
          </w:ins>
          <w:ins w:id="177" w:author="Andrew Instone-Cowie" w:date="2025-07-09T16:37:00Z" w16du:dateUtc="2025-07-09T15:37:00Z">
            <w:r w:rsidR="001B6112">
              <w:rPr>
                <w:noProof/>
                <w:webHidden/>
              </w:rPr>
              <w:t>28</w:t>
            </w:r>
          </w:ins>
          <w:ins w:id="178" w:author="Andrew Instone-Cowie" w:date="2025-07-09T16:27:00Z" w16du:dateUtc="2025-07-09T15:27:00Z">
            <w:r>
              <w:rPr>
                <w:noProof/>
                <w:webHidden/>
              </w:rPr>
              <w:fldChar w:fldCharType="end"/>
            </w:r>
            <w:r w:rsidRPr="009B257E">
              <w:rPr>
                <w:rStyle w:val="Hyperlink"/>
                <w:noProof/>
              </w:rPr>
              <w:fldChar w:fldCharType="end"/>
            </w:r>
          </w:ins>
        </w:p>
        <w:p w14:paraId="2E8C1DA3" w14:textId="7BD12E49" w:rsidR="00632AA8" w:rsidRDefault="00632AA8">
          <w:pPr>
            <w:pStyle w:val="TOC2"/>
            <w:tabs>
              <w:tab w:val="right" w:leader="dot" w:pos="9016"/>
            </w:tabs>
            <w:rPr>
              <w:ins w:id="179" w:author="Andrew Instone-Cowie" w:date="2025-07-09T16:27:00Z" w16du:dateUtc="2025-07-09T15:27:00Z"/>
              <w:rFonts w:eastAsiaTheme="minorEastAsia"/>
              <w:noProof/>
              <w:kern w:val="2"/>
              <w:sz w:val="24"/>
              <w:szCs w:val="24"/>
              <w:lang w:eastAsia="en-GB"/>
              <w14:ligatures w14:val="standardContextual"/>
            </w:rPr>
          </w:pPr>
          <w:ins w:id="18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Upstream Data</w:t>
            </w:r>
            <w:r>
              <w:rPr>
                <w:noProof/>
                <w:webHidden/>
              </w:rPr>
              <w:tab/>
            </w:r>
            <w:r>
              <w:rPr>
                <w:noProof/>
                <w:webHidden/>
              </w:rPr>
              <w:fldChar w:fldCharType="begin"/>
            </w:r>
            <w:r>
              <w:rPr>
                <w:noProof/>
                <w:webHidden/>
              </w:rPr>
              <w:instrText xml:space="preserve"> PAGEREF _Toc202970880 \h </w:instrText>
            </w:r>
            <w:r>
              <w:rPr>
                <w:noProof/>
                <w:webHidden/>
              </w:rPr>
            </w:r>
            <w:r>
              <w:rPr>
                <w:noProof/>
                <w:webHidden/>
              </w:rPr>
              <w:fldChar w:fldCharType="separate"/>
            </w:r>
          </w:ins>
          <w:ins w:id="181" w:author="Andrew Instone-Cowie" w:date="2025-07-09T16:37:00Z" w16du:dateUtc="2025-07-09T15:37:00Z">
            <w:r w:rsidR="001B6112">
              <w:rPr>
                <w:noProof/>
                <w:webHidden/>
              </w:rPr>
              <w:t>29</w:t>
            </w:r>
          </w:ins>
          <w:ins w:id="182" w:author="Andrew Instone-Cowie" w:date="2025-07-09T16:27:00Z" w16du:dateUtc="2025-07-09T15:27:00Z">
            <w:r>
              <w:rPr>
                <w:noProof/>
                <w:webHidden/>
              </w:rPr>
              <w:fldChar w:fldCharType="end"/>
            </w:r>
            <w:r w:rsidRPr="009B257E">
              <w:rPr>
                <w:rStyle w:val="Hyperlink"/>
                <w:noProof/>
              </w:rPr>
              <w:fldChar w:fldCharType="end"/>
            </w:r>
          </w:ins>
        </w:p>
        <w:p w14:paraId="5059B6E1" w14:textId="77240ABE" w:rsidR="00632AA8" w:rsidRDefault="00632AA8">
          <w:pPr>
            <w:pStyle w:val="TOC3"/>
            <w:tabs>
              <w:tab w:val="right" w:leader="dot" w:pos="9016"/>
            </w:tabs>
            <w:rPr>
              <w:ins w:id="183" w:author="Andrew Instone-Cowie" w:date="2025-07-09T16:27:00Z" w16du:dateUtc="2025-07-09T15:27:00Z"/>
              <w:noProof/>
              <w:kern w:val="2"/>
              <w:sz w:val="24"/>
              <w:szCs w:val="24"/>
              <w:lang w:val="en-GB" w:eastAsia="en-GB"/>
              <w14:ligatures w14:val="standardContextual"/>
            </w:rPr>
          </w:pPr>
          <w:ins w:id="184"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Transmitter Disabling</w:t>
            </w:r>
            <w:r>
              <w:rPr>
                <w:noProof/>
                <w:webHidden/>
              </w:rPr>
              <w:tab/>
            </w:r>
            <w:r>
              <w:rPr>
                <w:noProof/>
                <w:webHidden/>
              </w:rPr>
              <w:fldChar w:fldCharType="begin"/>
            </w:r>
            <w:r>
              <w:rPr>
                <w:noProof/>
                <w:webHidden/>
              </w:rPr>
              <w:instrText xml:space="preserve"> PAGEREF _Toc202970881 \h </w:instrText>
            </w:r>
            <w:r>
              <w:rPr>
                <w:noProof/>
                <w:webHidden/>
              </w:rPr>
            </w:r>
            <w:r>
              <w:rPr>
                <w:noProof/>
                <w:webHidden/>
              </w:rPr>
              <w:fldChar w:fldCharType="separate"/>
            </w:r>
          </w:ins>
          <w:ins w:id="185" w:author="Andrew Instone-Cowie" w:date="2025-07-09T16:37:00Z" w16du:dateUtc="2025-07-09T15:37:00Z">
            <w:r w:rsidR="001B6112">
              <w:rPr>
                <w:noProof/>
                <w:webHidden/>
              </w:rPr>
              <w:t>30</w:t>
            </w:r>
          </w:ins>
          <w:ins w:id="186" w:author="Andrew Instone-Cowie" w:date="2025-07-09T16:27:00Z" w16du:dateUtc="2025-07-09T15:27:00Z">
            <w:r>
              <w:rPr>
                <w:noProof/>
                <w:webHidden/>
              </w:rPr>
              <w:fldChar w:fldCharType="end"/>
            </w:r>
            <w:r w:rsidRPr="009B257E">
              <w:rPr>
                <w:rStyle w:val="Hyperlink"/>
                <w:noProof/>
              </w:rPr>
              <w:fldChar w:fldCharType="end"/>
            </w:r>
          </w:ins>
        </w:p>
        <w:p w14:paraId="1CC9A637" w14:textId="3E2EED5E" w:rsidR="00632AA8" w:rsidRDefault="00632AA8" w:rsidP="00632AA8">
          <w:pPr>
            <w:pStyle w:val="TOC1"/>
            <w:rPr>
              <w:ins w:id="187" w:author="Andrew Instone-Cowie" w:date="2025-07-09T16:27:00Z" w16du:dateUtc="2025-07-09T15:27:00Z"/>
              <w:rFonts w:eastAsiaTheme="minorEastAsia"/>
              <w:noProof/>
              <w:kern w:val="2"/>
              <w:sz w:val="24"/>
              <w:szCs w:val="24"/>
              <w:lang w:eastAsia="en-GB"/>
              <w14:ligatures w14:val="standardContextual"/>
            </w:rPr>
            <w:pPrChange w:id="188" w:author="Andrew Instone-Cowie" w:date="2025-07-09T16:35:00Z" w16du:dateUtc="2025-07-09T15:35:00Z">
              <w:pPr>
                <w:pStyle w:val="TOC1"/>
                <w:tabs>
                  <w:tab w:val="right" w:leader="dot" w:pos="9016"/>
                </w:tabs>
              </w:pPr>
            </w:pPrChange>
          </w:pPr>
          <w:ins w:id="18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Circuit Protection</w:t>
            </w:r>
            <w:r>
              <w:rPr>
                <w:noProof/>
                <w:webHidden/>
              </w:rPr>
              <w:tab/>
            </w:r>
            <w:r>
              <w:rPr>
                <w:noProof/>
                <w:webHidden/>
              </w:rPr>
              <w:fldChar w:fldCharType="begin"/>
            </w:r>
            <w:r>
              <w:rPr>
                <w:noProof/>
                <w:webHidden/>
              </w:rPr>
              <w:instrText xml:space="preserve"> PAGEREF _Toc202970882 \h </w:instrText>
            </w:r>
            <w:r>
              <w:rPr>
                <w:noProof/>
                <w:webHidden/>
              </w:rPr>
            </w:r>
            <w:r>
              <w:rPr>
                <w:noProof/>
                <w:webHidden/>
              </w:rPr>
              <w:fldChar w:fldCharType="separate"/>
            </w:r>
          </w:ins>
          <w:ins w:id="190" w:author="Andrew Instone-Cowie" w:date="2025-07-09T16:37:00Z" w16du:dateUtc="2025-07-09T15:37:00Z">
            <w:r w:rsidR="001B6112">
              <w:rPr>
                <w:noProof/>
                <w:webHidden/>
              </w:rPr>
              <w:t>32</w:t>
            </w:r>
          </w:ins>
          <w:ins w:id="191" w:author="Andrew Instone-Cowie" w:date="2025-07-09T16:27:00Z" w16du:dateUtc="2025-07-09T15:27:00Z">
            <w:r>
              <w:rPr>
                <w:noProof/>
                <w:webHidden/>
              </w:rPr>
              <w:fldChar w:fldCharType="end"/>
            </w:r>
            <w:r w:rsidRPr="009B257E">
              <w:rPr>
                <w:rStyle w:val="Hyperlink"/>
                <w:noProof/>
              </w:rPr>
              <w:fldChar w:fldCharType="end"/>
            </w:r>
          </w:ins>
        </w:p>
        <w:p w14:paraId="7EFA429A" w14:textId="3BEDDE9D" w:rsidR="00632AA8" w:rsidRDefault="00632AA8">
          <w:pPr>
            <w:pStyle w:val="TOC2"/>
            <w:tabs>
              <w:tab w:val="right" w:leader="dot" w:pos="9016"/>
            </w:tabs>
            <w:rPr>
              <w:ins w:id="192" w:author="Andrew Instone-Cowie" w:date="2025-07-09T16:27:00Z" w16du:dateUtc="2025-07-09T15:27:00Z"/>
              <w:rFonts w:eastAsiaTheme="minorEastAsia"/>
              <w:noProof/>
              <w:kern w:val="2"/>
              <w:sz w:val="24"/>
              <w:szCs w:val="24"/>
              <w:lang w:eastAsia="en-GB"/>
              <w14:ligatures w14:val="standardContextual"/>
            </w:rPr>
          </w:pPr>
          <w:ins w:id="19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Over-Current Protection</w:t>
            </w:r>
            <w:r>
              <w:rPr>
                <w:noProof/>
                <w:webHidden/>
              </w:rPr>
              <w:tab/>
            </w:r>
            <w:r>
              <w:rPr>
                <w:noProof/>
                <w:webHidden/>
              </w:rPr>
              <w:fldChar w:fldCharType="begin"/>
            </w:r>
            <w:r>
              <w:rPr>
                <w:noProof/>
                <w:webHidden/>
              </w:rPr>
              <w:instrText xml:space="preserve"> PAGEREF _Toc202970883 \h </w:instrText>
            </w:r>
            <w:r>
              <w:rPr>
                <w:noProof/>
                <w:webHidden/>
              </w:rPr>
            </w:r>
            <w:r>
              <w:rPr>
                <w:noProof/>
                <w:webHidden/>
              </w:rPr>
              <w:fldChar w:fldCharType="separate"/>
            </w:r>
          </w:ins>
          <w:ins w:id="194" w:author="Andrew Instone-Cowie" w:date="2025-07-09T16:37:00Z" w16du:dateUtc="2025-07-09T15:37:00Z">
            <w:r w:rsidR="001B6112">
              <w:rPr>
                <w:noProof/>
                <w:webHidden/>
              </w:rPr>
              <w:t>32</w:t>
            </w:r>
          </w:ins>
          <w:ins w:id="195" w:author="Andrew Instone-Cowie" w:date="2025-07-09T16:27:00Z" w16du:dateUtc="2025-07-09T15:27:00Z">
            <w:r>
              <w:rPr>
                <w:noProof/>
                <w:webHidden/>
              </w:rPr>
              <w:fldChar w:fldCharType="end"/>
            </w:r>
            <w:r w:rsidRPr="009B257E">
              <w:rPr>
                <w:rStyle w:val="Hyperlink"/>
                <w:noProof/>
              </w:rPr>
              <w:fldChar w:fldCharType="end"/>
            </w:r>
          </w:ins>
        </w:p>
        <w:p w14:paraId="61D9F7BE" w14:textId="2715962A" w:rsidR="00632AA8" w:rsidRDefault="00632AA8">
          <w:pPr>
            <w:pStyle w:val="TOC2"/>
            <w:tabs>
              <w:tab w:val="right" w:leader="dot" w:pos="9016"/>
            </w:tabs>
            <w:rPr>
              <w:ins w:id="196" w:author="Andrew Instone-Cowie" w:date="2025-07-09T16:27:00Z" w16du:dateUtc="2025-07-09T15:27:00Z"/>
              <w:rFonts w:eastAsiaTheme="minorEastAsia"/>
              <w:noProof/>
              <w:kern w:val="2"/>
              <w:sz w:val="24"/>
              <w:szCs w:val="24"/>
              <w:lang w:eastAsia="en-GB"/>
              <w14:ligatures w14:val="standardContextual"/>
            </w:rPr>
          </w:pPr>
          <w:ins w:id="19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Polarity Protection</w:t>
            </w:r>
            <w:r>
              <w:rPr>
                <w:noProof/>
                <w:webHidden/>
              </w:rPr>
              <w:tab/>
            </w:r>
            <w:r>
              <w:rPr>
                <w:noProof/>
                <w:webHidden/>
              </w:rPr>
              <w:fldChar w:fldCharType="begin"/>
            </w:r>
            <w:r>
              <w:rPr>
                <w:noProof/>
                <w:webHidden/>
              </w:rPr>
              <w:instrText xml:space="preserve"> PAGEREF _Toc202970884 \h </w:instrText>
            </w:r>
            <w:r>
              <w:rPr>
                <w:noProof/>
                <w:webHidden/>
              </w:rPr>
            </w:r>
            <w:r>
              <w:rPr>
                <w:noProof/>
                <w:webHidden/>
              </w:rPr>
              <w:fldChar w:fldCharType="separate"/>
            </w:r>
          </w:ins>
          <w:ins w:id="198" w:author="Andrew Instone-Cowie" w:date="2025-07-09T16:37:00Z" w16du:dateUtc="2025-07-09T15:37:00Z">
            <w:r w:rsidR="001B6112">
              <w:rPr>
                <w:noProof/>
                <w:webHidden/>
              </w:rPr>
              <w:t>32</w:t>
            </w:r>
          </w:ins>
          <w:ins w:id="199" w:author="Andrew Instone-Cowie" w:date="2025-07-09T16:27:00Z" w16du:dateUtc="2025-07-09T15:27:00Z">
            <w:r>
              <w:rPr>
                <w:noProof/>
                <w:webHidden/>
              </w:rPr>
              <w:fldChar w:fldCharType="end"/>
            </w:r>
            <w:r w:rsidRPr="009B257E">
              <w:rPr>
                <w:rStyle w:val="Hyperlink"/>
                <w:noProof/>
              </w:rPr>
              <w:fldChar w:fldCharType="end"/>
            </w:r>
          </w:ins>
        </w:p>
        <w:p w14:paraId="02022026" w14:textId="512873C8" w:rsidR="00632AA8" w:rsidRDefault="00632AA8">
          <w:pPr>
            <w:pStyle w:val="TOC2"/>
            <w:tabs>
              <w:tab w:val="right" w:leader="dot" w:pos="9016"/>
            </w:tabs>
            <w:rPr>
              <w:ins w:id="200" w:author="Andrew Instone-Cowie" w:date="2025-07-09T16:27:00Z" w16du:dateUtc="2025-07-09T15:27:00Z"/>
              <w:rFonts w:eastAsiaTheme="minorEastAsia"/>
              <w:noProof/>
              <w:kern w:val="2"/>
              <w:sz w:val="24"/>
              <w:szCs w:val="24"/>
              <w:lang w:eastAsia="en-GB"/>
              <w14:ligatures w14:val="standardContextual"/>
            </w:rPr>
          </w:pPr>
          <w:ins w:id="20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Transient Voltage Suppression</w:t>
            </w:r>
            <w:r>
              <w:rPr>
                <w:noProof/>
                <w:webHidden/>
              </w:rPr>
              <w:tab/>
            </w:r>
            <w:r>
              <w:rPr>
                <w:noProof/>
                <w:webHidden/>
              </w:rPr>
              <w:fldChar w:fldCharType="begin"/>
            </w:r>
            <w:r>
              <w:rPr>
                <w:noProof/>
                <w:webHidden/>
              </w:rPr>
              <w:instrText xml:space="preserve"> PAGEREF _Toc202970885 \h </w:instrText>
            </w:r>
            <w:r>
              <w:rPr>
                <w:noProof/>
                <w:webHidden/>
              </w:rPr>
            </w:r>
            <w:r>
              <w:rPr>
                <w:noProof/>
                <w:webHidden/>
              </w:rPr>
              <w:fldChar w:fldCharType="separate"/>
            </w:r>
          </w:ins>
          <w:ins w:id="202" w:author="Andrew Instone-Cowie" w:date="2025-07-09T16:37:00Z" w16du:dateUtc="2025-07-09T15:37:00Z">
            <w:r w:rsidR="001B6112">
              <w:rPr>
                <w:noProof/>
                <w:webHidden/>
              </w:rPr>
              <w:t>33</w:t>
            </w:r>
          </w:ins>
          <w:ins w:id="203" w:author="Andrew Instone-Cowie" w:date="2025-07-09T16:27:00Z" w16du:dateUtc="2025-07-09T15:27:00Z">
            <w:r>
              <w:rPr>
                <w:noProof/>
                <w:webHidden/>
              </w:rPr>
              <w:fldChar w:fldCharType="end"/>
            </w:r>
            <w:r w:rsidRPr="009B257E">
              <w:rPr>
                <w:rStyle w:val="Hyperlink"/>
                <w:noProof/>
              </w:rPr>
              <w:fldChar w:fldCharType="end"/>
            </w:r>
          </w:ins>
        </w:p>
        <w:p w14:paraId="26980967" w14:textId="3763E73C" w:rsidR="00632AA8" w:rsidRDefault="00632AA8">
          <w:pPr>
            <w:pStyle w:val="TOC3"/>
            <w:tabs>
              <w:tab w:val="right" w:leader="dot" w:pos="9016"/>
            </w:tabs>
            <w:rPr>
              <w:ins w:id="204" w:author="Andrew Instone-Cowie" w:date="2025-07-09T16:27:00Z" w16du:dateUtc="2025-07-09T15:27:00Z"/>
              <w:noProof/>
              <w:kern w:val="2"/>
              <w:sz w:val="24"/>
              <w:szCs w:val="24"/>
              <w:lang w:val="en-GB" w:eastAsia="en-GB"/>
              <w14:ligatures w14:val="standardContextual"/>
            </w:rPr>
          </w:pPr>
          <w:ins w:id="20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Uni-Directional TVS Diodes</w:t>
            </w:r>
            <w:r>
              <w:rPr>
                <w:noProof/>
                <w:webHidden/>
              </w:rPr>
              <w:tab/>
            </w:r>
            <w:r>
              <w:rPr>
                <w:noProof/>
                <w:webHidden/>
              </w:rPr>
              <w:fldChar w:fldCharType="begin"/>
            </w:r>
            <w:r>
              <w:rPr>
                <w:noProof/>
                <w:webHidden/>
              </w:rPr>
              <w:instrText xml:space="preserve"> PAGEREF _Toc202970886 \h </w:instrText>
            </w:r>
            <w:r>
              <w:rPr>
                <w:noProof/>
                <w:webHidden/>
              </w:rPr>
            </w:r>
            <w:r>
              <w:rPr>
                <w:noProof/>
                <w:webHidden/>
              </w:rPr>
              <w:fldChar w:fldCharType="separate"/>
            </w:r>
          </w:ins>
          <w:ins w:id="206" w:author="Andrew Instone-Cowie" w:date="2025-07-09T16:37:00Z" w16du:dateUtc="2025-07-09T15:37:00Z">
            <w:r w:rsidR="001B6112">
              <w:rPr>
                <w:noProof/>
                <w:webHidden/>
              </w:rPr>
              <w:t>34</w:t>
            </w:r>
          </w:ins>
          <w:ins w:id="207" w:author="Andrew Instone-Cowie" w:date="2025-07-09T16:27:00Z" w16du:dateUtc="2025-07-09T15:27:00Z">
            <w:r>
              <w:rPr>
                <w:noProof/>
                <w:webHidden/>
              </w:rPr>
              <w:fldChar w:fldCharType="end"/>
            </w:r>
            <w:r w:rsidRPr="009B257E">
              <w:rPr>
                <w:rStyle w:val="Hyperlink"/>
                <w:noProof/>
              </w:rPr>
              <w:fldChar w:fldCharType="end"/>
            </w:r>
          </w:ins>
        </w:p>
        <w:p w14:paraId="31AD85B8" w14:textId="4797FD49" w:rsidR="00632AA8" w:rsidRDefault="00632AA8">
          <w:pPr>
            <w:pStyle w:val="TOC3"/>
            <w:tabs>
              <w:tab w:val="right" w:leader="dot" w:pos="9016"/>
            </w:tabs>
            <w:rPr>
              <w:ins w:id="208" w:author="Andrew Instone-Cowie" w:date="2025-07-09T16:27:00Z" w16du:dateUtc="2025-07-09T15:27:00Z"/>
              <w:noProof/>
              <w:kern w:val="2"/>
              <w:sz w:val="24"/>
              <w:szCs w:val="24"/>
              <w:lang w:val="en-GB" w:eastAsia="en-GB"/>
              <w14:ligatures w14:val="standardContextual"/>
            </w:rPr>
          </w:pPr>
          <w:ins w:id="20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Bi-Directional TVS Diodes</w:t>
            </w:r>
            <w:r>
              <w:rPr>
                <w:noProof/>
                <w:webHidden/>
              </w:rPr>
              <w:tab/>
            </w:r>
            <w:r>
              <w:rPr>
                <w:noProof/>
                <w:webHidden/>
              </w:rPr>
              <w:fldChar w:fldCharType="begin"/>
            </w:r>
            <w:r>
              <w:rPr>
                <w:noProof/>
                <w:webHidden/>
              </w:rPr>
              <w:instrText xml:space="preserve"> PAGEREF _Toc202970887 \h </w:instrText>
            </w:r>
            <w:r>
              <w:rPr>
                <w:noProof/>
                <w:webHidden/>
              </w:rPr>
            </w:r>
            <w:r>
              <w:rPr>
                <w:noProof/>
                <w:webHidden/>
              </w:rPr>
              <w:fldChar w:fldCharType="separate"/>
            </w:r>
          </w:ins>
          <w:ins w:id="210" w:author="Andrew Instone-Cowie" w:date="2025-07-09T16:37:00Z" w16du:dateUtc="2025-07-09T15:37:00Z">
            <w:r w:rsidR="001B6112">
              <w:rPr>
                <w:noProof/>
                <w:webHidden/>
              </w:rPr>
              <w:t>36</w:t>
            </w:r>
          </w:ins>
          <w:ins w:id="211" w:author="Andrew Instone-Cowie" w:date="2025-07-09T16:27:00Z" w16du:dateUtc="2025-07-09T15:27:00Z">
            <w:r>
              <w:rPr>
                <w:noProof/>
                <w:webHidden/>
              </w:rPr>
              <w:fldChar w:fldCharType="end"/>
            </w:r>
            <w:r w:rsidRPr="009B257E">
              <w:rPr>
                <w:rStyle w:val="Hyperlink"/>
                <w:noProof/>
              </w:rPr>
              <w:fldChar w:fldCharType="end"/>
            </w:r>
          </w:ins>
        </w:p>
        <w:p w14:paraId="68EFB164" w14:textId="27C8B9E4" w:rsidR="00632AA8" w:rsidRDefault="00632AA8">
          <w:pPr>
            <w:pStyle w:val="TOC3"/>
            <w:tabs>
              <w:tab w:val="right" w:leader="dot" w:pos="9016"/>
            </w:tabs>
            <w:rPr>
              <w:ins w:id="212" w:author="Andrew Instone-Cowie" w:date="2025-07-09T16:27:00Z" w16du:dateUtc="2025-07-09T15:27:00Z"/>
              <w:noProof/>
              <w:kern w:val="2"/>
              <w:sz w:val="24"/>
              <w:szCs w:val="24"/>
              <w:lang w:val="en-GB" w:eastAsia="en-GB"/>
              <w14:ligatures w14:val="standardContextual"/>
            </w:rPr>
          </w:pPr>
          <w:ins w:id="21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Leakage Current Issues</w:t>
            </w:r>
            <w:r>
              <w:rPr>
                <w:noProof/>
                <w:webHidden/>
              </w:rPr>
              <w:tab/>
            </w:r>
            <w:r>
              <w:rPr>
                <w:noProof/>
                <w:webHidden/>
              </w:rPr>
              <w:fldChar w:fldCharType="begin"/>
            </w:r>
            <w:r>
              <w:rPr>
                <w:noProof/>
                <w:webHidden/>
              </w:rPr>
              <w:instrText xml:space="preserve"> PAGEREF _Toc202970888 \h </w:instrText>
            </w:r>
            <w:r>
              <w:rPr>
                <w:noProof/>
                <w:webHidden/>
              </w:rPr>
            </w:r>
            <w:r>
              <w:rPr>
                <w:noProof/>
                <w:webHidden/>
              </w:rPr>
              <w:fldChar w:fldCharType="separate"/>
            </w:r>
          </w:ins>
          <w:ins w:id="214" w:author="Andrew Instone-Cowie" w:date="2025-07-09T16:37:00Z" w16du:dateUtc="2025-07-09T15:37:00Z">
            <w:r w:rsidR="001B6112">
              <w:rPr>
                <w:noProof/>
                <w:webHidden/>
              </w:rPr>
              <w:t>37</w:t>
            </w:r>
          </w:ins>
          <w:ins w:id="215" w:author="Andrew Instone-Cowie" w:date="2025-07-09T16:27:00Z" w16du:dateUtc="2025-07-09T15:27:00Z">
            <w:r>
              <w:rPr>
                <w:noProof/>
                <w:webHidden/>
              </w:rPr>
              <w:fldChar w:fldCharType="end"/>
            </w:r>
            <w:r w:rsidRPr="009B257E">
              <w:rPr>
                <w:rStyle w:val="Hyperlink"/>
                <w:noProof/>
              </w:rPr>
              <w:fldChar w:fldCharType="end"/>
            </w:r>
          </w:ins>
        </w:p>
        <w:p w14:paraId="4E754974" w14:textId="6896F716" w:rsidR="00632AA8" w:rsidRDefault="00632AA8" w:rsidP="00632AA8">
          <w:pPr>
            <w:pStyle w:val="TOC1"/>
            <w:rPr>
              <w:ins w:id="216" w:author="Andrew Instone-Cowie" w:date="2025-07-09T16:27:00Z" w16du:dateUtc="2025-07-09T15:27:00Z"/>
              <w:rFonts w:eastAsiaTheme="minorEastAsia"/>
              <w:noProof/>
              <w:kern w:val="2"/>
              <w:sz w:val="24"/>
              <w:szCs w:val="24"/>
              <w:lang w:eastAsia="en-GB"/>
              <w14:ligatures w14:val="standardContextual"/>
            </w:rPr>
            <w:pPrChange w:id="217" w:author="Andrew Instone-Cowie" w:date="2025-07-09T16:35:00Z" w16du:dateUtc="2025-07-09T15:35:00Z">
              <w:pPr>
                <w:pStyle w:val="TOC1"/>
                <w:tabs>
                  <w:tab w:val="right" w:leader="dot" w:pos="9016"/>
                </w:tabs>
              </w:pPr>
            </w:pPrChange>
          </w:pPr>
          <w:ins w:id="21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"_Toc202970889"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Connector Pin-Outs</w:t>
            </w:r>
            <w:r>
              <w:rPr>
                <w:noProof/>
                <w:webHidden/>
              </w:rPr>
              <w:tab/>
            </w:r>
            <w:r>
              <w:rPr>
                <w:noProof/>
                <w:webHidden/>
              </w:rPr>
              <w:fldChar w:fldCharType="begin"/>
            </w:r>
            <w:r>
              <w:rPr>
                <w:noProof/>
                <w:webHidden/>
              </w:rPr>
              <w:instrText xml:space="preserve"> PAGEREF _Toc202970889 \h </w:instrText>
            </w:r>
            <w:r>
              <w:rPr>
                <w:noProof/>
                <w:webHidden/>
              </w:rPr>
            </w:r>
            <w:r>
              <w:rPr>
                <w:noProof/>
                <w:webHidden/>
              </w:rPr>
              <w:fldChar w:fldCharType="separate"/>
            </w:r>
          </w:ins>
          <w:ins w:id="219" w:author="Andrew Instone-Cowie" w:date="2025-07-09T16:37:00Z" w16du:dateUtc="2025-07-09T15:37:00Z">
            <w:r w:rsidR="001B6112">
              <w:rPr>
                <w:noProof/>
                <w:webHidden/>
              </w:rPr>
              <w:t>39</w:t>
            </w:r>
          </w:ins>
          <w:ins w:id="220" w:author="Andrew Instone-Cowie" w:date="2025-07-09T16:27:00Z" w16du:dateUtc="2025-07-09T15:27:00Z">
            <w:r>
              <w:rPr>
                <w:noProof/>
                <w:webHidden/>
              </w:rPr>
              <w:fldChar w:fldCharType="end"/>
            </w:r>
            <w:r w:rsidRPr="009B257E">
              <w:rPr>
                <w:rStyle w:val="Hyperlink"/>
                <w:noProof/>
              </w:rPr>
              <w:fldChar w:fldCharType="end"/>
            </w:r>
          </w:ins>
        </w:p>
        <w:p w14:paraId="048FD836" w14:textId="346D7A64" w:rsidR="00632AA8" w:rsidRDefault="00632AA8">
          <w:pPr>
            <w:pStyle w:val="TOC2"/>
            <w:tabs>
              <w:tab w:val="right" w:leader="dot" w:pos="9016"/>
            </w:tabs>
            <w:rPr>
              <w:ins w:id="221" w:author="Andrew Instone-Cowie" w:date="2025-07-09T16:27:00Z" w16du:dateUtc="2025-07-09T15:27:00Z"/>
              <w:rFonts w:eastAsiaTheme="minorEastAsia"/>
              <w:noProof/>
              <w:kern w:val="2"/>
              <w:sz w:val="24"/>
              <w:szCs w:val="24"/>
              <w:lang w:eastAsia="en-GB"/>
              <w14:ligatures w14:val="standardContextual"/>
            </w:rPr>
          </w:pPr>
          <w:ins w:id="22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Multiple Device Conventions</w:t>
            </w:r>
            <w:r>
              <w:rPr>
                <w:noProof/>
                <w:webHidden/>
              </w:rPr>
              <w:tab/>
            </w:r>
            <w:r>
              <w:rPr>
                <w:noProof/>
                <w:webHidden/>
              </w:rPr>
              <w:fldChar w:fldCharType="begin"/>
            </w:r>
            <w:r>
              <w:rPr>
                <w:noProof/>
                <w:webHidden/>
              </w:rPr>
              <w:instrText xml:space="preserve"> PAGEREF _Toc202970890 \h </w:instrText>
            </w:r>
            <w:r>
              <w:rPr>
                <w:noProof/>
                <w:webHidden/>
              </w:rPr>
            </w:r>
            <w:r>
              <w:rPr>
                <w:noProof/>
                <w:webHidden/>
              </w:rPr>
              <w:fldChar w:fldCharType="separate"/>
            </w:r>
          </w:ins>
          <w:ins w:id="223" w:author="Andrew Instone-Cowie" w:date="2025-07-09T16:37:00Z" w16du:dateUtc="2025-07-09T15:37:00Z">
            <w:r w:rsidR="001B6112">
              <w:rPr>
                <w:noProof/>
                <w:webHidden/>
              </w:rPr>
              <w:t>39</w:t>
            </w:r>
          </w:ins>
          <w:ins w:id="224" w:author="Andrew Instone-Cowie" w:date="2025-07-09T16:27:00Z" w16du:dateUtc="2025-07-09T15:27:00Z">
            <w:r>
              <w:rPr>
                <w:noProof/>
                <w:webHidden/>
              </w:rPr>
              <w:fldChar w:fldCharType="end"/>
            </w:r>
            <w:r w:rsidRPr="009B257E">
              <w:rPr>
                <w:rStyle w:val="Hyperlink"/>
                <w:noProof/>
              </w:rPr>
              <w:fldChar w:fldCharType="end"/>
            </w:r>
          </w:ins>
        </w:p>
        <w:p w14:paraId="1D6646C4" w14:textId="1A20151B" w:rsidR="00632AA8" w:rsidRDefault="00632AA8">
          <w:pPr>
            <w:pStyle w:val="TOC2"/>
            <w:tabs>
              <w:tab w:val="right" w:leader="dot" w:pos="9016"/>
            </w:tabs>
            <w:rPr>
              <w:ins w:id="225" w:author="Andrew Instone-Cowie" w:date="2025-07-09T16:27:00Z" w16du:dateUtc="2025-07-09T15:27:00Z"/>
              <w:rFonts w:eastAsiaTheme="minorEastAsia"/>
              <w:noProof/>
              <w:kern w:val="2"/>
              <w:sz w:val="24"/>
              <w:szCs w:val="24"/>
              <w:lang w:eastAsia="en-GB"/>
              <w14:ligatures w14:val="standardContextual"/>
            </w:rPr>
          </w:pPr>
          <w:ins w:id="22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Sensor Module Connector</w:t>
            </w:r>
            <w:r>
              <w:rPr>
                <w:noProof/>
                <w:webHidden/>
              </w:rPr>
              <w:tab/>
            </w:r>
            <w:r>
              <w:rPr>
                <w:noProof/>
                <w:webHidden/>
              </w:rPr>
              <w:fldChar w:fldCharType="begin"/>
            </w:r>
            <w:r>
              <w:rPr>
                <w:noProof/>
                <w:webHidden/>
              </w:rPr>
              <w:instrText xml:space="preserve"> PAGEREF _Toc202970891 \h </w:instrText>
            </w:r>
            <w:r>
              <w:rPr>
                <w:noProof/>
                <w:webHidden/>
              </w:rPr>
            </w:r>
            <w:r>
              <w:rPr>
                <w:noProof/>
                <w:webHidden/>
              </w:rPr>
              <w:fldChar w:fldCharType="separate"/>
            </w:r>
          </w:ins>
          <w:ins w:id="227" w:author="Andrew Instone-Cowie" w:date="2025-07-09T16:37:00Z" w16du:dateUtc="2025-07-09T15:37:00Z">
            <w:r w:rsidR="001B6112">
              <w:rPr>
                <w:noProof/>
                <w:webHidden/>
              </w:rPr>
              <w:t>40</w:t>
            </w:r>
          </w:ins>
          <w:ins w:id="228" w:author="Andrew Instone-Cowie" w:date="2025-07-09T16:27:00Z" w16du:dateUtc="2025-07-09T15:27:00Z">
            <w:r>
              <w:rPr>
                <w:noProof/>
                <w:webHidden/>
              </w:rPr>
              <w:fldChar w:fldCharType="end"/>
            </w:r>
            <w:r w:rsidRPr="009B257E">
              <w:rPr>
                <w:rStyle w:val="Hyperlink"/>
                <w:noProof/>
              </w:rPr>
              <w:fldChar w:fldCharType="end"/>
            </w:r>
          </w:ins>
        </w:p>
        <w:p w14:paraId="77B59B0D" w14:textId="4ECA8D8E" w:rsidR="00632AA8" w:rsidRDefault="00632AA8">
          <w:pPr>
            <w:pStyle w:val="TOC2"/>
            <w:tabs>
              <w:tab w:val="right" w:leader="dot" w:pos="9016"/>
            </w:tabs>
            <w:rPr>
              <w:ins w:id="229" w:author="Andrew Instone-Cowie" w:date="2025-07-09T16:27:00Z" w16du:dateUtc="2025-07-09T15:27:00Z"/>
              <w:rFonts w:eastAsiaTheme="minorEastAsia"/>
              <w:noProof/>
              <w:kern w:val="2"/>
              <w:sz w:val="24"/>
              <w:szCs w:val="24"/>
              <w:lang w:eastAsia="en-GB"/>
              <w14:ligatures w14:val="standardContextual"/>
            </w:rPr>
          </w:pPr>
          <w:ins w:id="23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Simulator Interface Module Sensor Connector</w:t>
            </w:r>
            <w:r>
              <w:rPr>
                <w:noProof/>
                <w:webHidden/>
              </w:rPr>
              <w:tab/>
            </w:r>
            <w:r>
              <w:rPr>
                <w:noProof/>
                <w:webHidden/>
              </w:rPr>
              <w:fldChar w:fldCharType="begin"/>
            </w:r>
            <w:r>
              <w:rPr>
                <w:noProof/>
                <w:webHidden/>
              </w:rPr>
              <w:instrText xml:space="preserve"> PAGEREF _Toc202970892 \h </w:instrText>
            </w:r>
            <w:r>
              <w:rPr>
                <w:noProof/>
                <w:webHidden/>
              </w:rPr>
            </w:r>
            <w:r>
              <w:rPr>
                <w:noProof/>
                <w:webHidden/>
              </w:rPr>
              <w:fldChar w:fldCharType="separate"/>
            </w:r>
          </w:ins>
          <w:ins w:id="231" w:author="Andrew Instone-Cowie" w:date="2025-07-09T16:37:00Z" w16du:dateUtc="2025-07-09T15:37:00Z">
            <w:r w:rsidR="001B6112">
              <w:rPr>
                <w:noProof/>
                <w:webHidden/>
              </w:rPr>
              <w:t>41</w:t>
            </w:r>
          </w:ins>
          <w:ins w:id="232" w:author="Andrew Instone-Cowie" w:date="2025-07-09T16:27:00Z" w16du:dateUtc="2025-07-09T15:27:00Z">
            <w:r>
              <w:rPr>
                <w:noProof/>
                <w:webHidden/>
              </w:rPr>
              <w:fldChar w:fldCharType="end"/>
            </w:r>
            <w:r w:rsidRPr="009B257E">
              <w:rPr>
                <w:rStyle w:val="Hyperlink"/>
                <w:noProof/>
              </w:rPr>
              <w:fldChar w:fldCharType="end"/>
            </w:r>
          </w:ins>
        </w:p>
        <w:p w14:paraId="0D0A375D" w14:textId="2314A78E" w:rsidR="00632AA8" w:rsidRDefault="00632AA8">
          <w:pPr>
            <w:pStyle w:val="TOC2"/>
            <w:tabs>
              <w:tab w:val="right" w:leader="dot" w:pos="9016"/>
            </w:tabs>
            <w:rPr>
              <w:ins w:id="233" w:author="Andrew Instone-Cowie" w:date="2025-07-09T16:27:00Z" w16du:dateUtc="2025-07-09T15:27:00Z"/>
              <w:rFonts w:eastAsiaTheme="minorEastAsia"/>
              <w:noProof/>
              <w:kern w:val="2"/>
              <w:sz w:val="24"/>
              <w:szCs w:val="24"/>
              <w:lang w:eastAsia="en-GB"/>
              <w14:ligatures w14:val="standardContextual"/>
            </w:rPr>
          </w:pPr>
          <w:ins w:id="234"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Simulator Interface Module Power/Data Connector</w:t>
            </w:r>
            <w:r>
              <w:rPr>
                <w:noProof/>
                <w:webHidden/>
              </w:rPr>
              <w:tab/>
            </w:r>
            <w:r>
              <w:rPr>
                <w:noProof/>
                <w:webHidden/>
              </w:rPr>
              <w:fldChar w:fldCharType="begin"/>
            </w:r>
            <w:r>
              <w:rPr>
                <w:noProof/>
                <w:webHidden/>
              </w:rPr>
              <w:instrText xml:space="preserve"> PAGEREF _Toc202970893 \h </w:instrText>
            </w:r>
            <w:r>
              <w:rPr>
                <w:noProof/>
                <w:webHidden/>
              </w:rPr>
            </w:r>
            <w:r>
              <w:rPr>
                <w:noProof/>
                <w:webHidden/>
              </w:rPr>
              <w:fldChar w:fldCharType="separate"/>
            </w:r>
          </w:ins>
          <w:ins w:id="235" w:author="Andrew Instone-Cowie" w:date="2025-07-09T16:37:00Z" w16du:dateUtc="2025-07-09T15:37:00Z">
            <w:r w:rsidR="001B6112">
              <w:rPr>
                <w:noProof/>
                <w:webHidden/>
              </w:rPr>
              <w:t>42</w:t>
            </w:r>
          </w:ins>
          <w:ins w:id="236" w:author="Andrew Instone-Cowie" w:date="2025-07-09T16:27:00Z" w16du:dateUtc="2025-07-09T15:27:00Z">
            <w:r>
              <w:rPr>
                <w:noProof/>
                <w:webHidden/>
              </w:rPr>
              <w:fldChar w:fldCharType="end"/>
            </w:r>
            <w:r w:rsidRPr="009B257E">
              <w:rPr>
                <w:rStyle w:val="Hyperlink"/>
                <w:noProof/>
              </w:rPr>
              <w:fldChar w:fldCharType="end"/>
            </w:r>
          </w:ins>
        </w:p>
        <w:p w14:paraId="5BFAA527" w14:textId="66BB1382" w:rsidR="00632AA8" w:rsidRDefault="00632AA8">
          <w:pPr>
            <w:pStyle w:val="TOC2"/>
            <w:tabs>
              <w:tab w:val="right" w:leader="dot" w:pos="9016"/>
            </w:tabs>
            <w:rPr>
              <w:ins w:id="237" w:author="Andrew Instone-Cowie" w:date="2025-07-09T16:27:00Z" w16du:dateUtc="2025-07-09T15:27:00Z"/>
              <w:rFonts w:eastAsiaTheme="minorEastAsia"/>
              <w:noProof/>
              <w:kern w:val="2"/>
              <w:sz w:val="24"/>
              <w:szCs w:val="24"/>
              <w:lang w:eastAsia="en-GB"/>
              <w14:ligatures w14:val="standardContextual"/>
            </w:rPr>
          </w:pPr>
          <w:ins w:id="23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Power Module Power/Data Connector</w:t>
            </w:r>
            <w:r>
              <w:rPr>
                <w:noProof/>
                <w:webHidden/>
              </w:rPr>
              <w:tab/>
            </w:r>
            <w:r>
              <w:rPr>
                <w:noProof/>
                <w:webHidden/>
              </w:rPr>
              <w:fldChar w:fldCharType="begin"/>
            </w:r>
            <w:r>
              <w:rPr>
                <w:noProof/>
                <w:webHidden/>
              </w:rPr>
              <w:instrText xml:space="preserve"> PAGEREF _Toc202970894 \h </w:instrText>
            </w:r>
            <w:r>
              <w:rPr>
                <w:noProof/>
                <w:webHidden/>
              </w:rPr>
            </w:r>
            <w:r>
              <w:rPr>
                <w:noProof/>
                <w:webHidden/>
              </w:rPr>
              <w:fldChar w:fldCharType="separate"/>
            </w:r>
          </w:ins>
          <w:ins w:id="239" w:author="Andrew Instone-Cowie" w:date="2025-07-09T16:37:00Z" w16du:dateUtc="2025-07-09T15:37:00Z">
            <w:r w:rsidR="001B6112">
              <w:rPr>
                <w:noProof/>
                <w:webHidden/>
              </w:rPr>
              <w:t>43</w:t>
            </w:r>
          </w:ins>
          <w:ins w:id="240" w:author="Andrew Instone-Cowie" w:date="2025-07-09T16:27:00Z" w16du:dateUtc="2025-07-09T15:27:00Z">
            <w:r>
              <w:rPr>
                <w:noProof/>
                <w:webHidden/>
              </w:rPr>
              <w:fldChar w:fldCharType="end"/>
            </w:r>
            <w:r w:rsidRPr="009B257E">
              <w:rPr>
                <w:rStyle w:val="Hyperlink"/>
                <w:noProof/>
              </w:rPr>
              <w:fldChar w:fldCharType="end"/>
            </w:r>
          </w:ins>
        </w:p>
        <w:p w14:paraId="399EB61D" w14:textId="35A88619" w:rsidR="00632AA8" w:rsidRDefault="00632AA8">
          <w:pPr>
            <w:pStyle w:val="TOC2"/>
            <w:tabs>
              <w:tab w:val="right" w:leader="dot" w:pos="9016"/>
            </w:tabs>
            <w:rPr>
              <w:ins w:id="241" w:author="Andrew Instone-Cowie" w:date="2025-07-09T16:27:00Z" w16du:dateUtc="2025-07-09T15:27:00Z"/>
              <w:rFonts w:eastAsiaTheme="minorEastAsia"/>
              <w:noProof/>
              <w:kern w:val="2"/>
              <w:sz w:val="24"/>
              <w:szCs w:val="24"/>
              <w:lang w:eastAsia="en-GB"/>
              <w14:ligatures w14:val="standardContextual"/>
            </w:rPr>
          </w:pPr>
          <w:ins w:id="24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Second PC Module Connector</w:t>
            </w:r>
            <w:r>
              <w:rPr>
                <w:noProof/>
                <w:webHidden/>
              </w:rPr>
              <w:tab/>
            </w:r>
            <w:r>
              <w:rPr>
                <w:noProof/>
                <w:webHidden/>
              </w:rPr>
              <w:fldChar w:fldCharType="begin"/>
            </w:r>
            <w:r>
              <w:rPr>
                <w:noProof/>
                <w:webHidden/>
              </w:rPr>
              <w:instrText xml:space="preserve"> PAGEREF _Toc202970895 \h </w:instrText>
            </w:r>
            <w:r>
              <w:rPr>
                <w:noProof/>
                <w:webHidden/>
              </w:rPr>
            </w:r>
            <w:r>
              <w:rPr>
                <w:noProof/>
                <w:webHidden/>
              </w:rPr>
              <w:fldChar w:fldCharType="separate"/>
            </w:r>
          </w:ins>
          <w:ins w:id="243" w:author="Andrew Instone-Cowie" w:date="2025-07-09T16:37:00Z" w16du:dateUtc="2025-07-09T15:37:00Z">
            <w:r w:rsidR="001B6112">
              <w:rPr>
                <w:noProof/>
                <w:webHidden/>
              </w:rPr>
              <w:t>44</w:t>
            </w:r>
          </w:ins>
          <w:ins w:id="244" w:author="Andrew Instone-Cowie" w:date="2025-07-09T16:27:00Z" w16du:dateUtc="2025-07-09T15:27:00Z">
            <w:r>
              <w:rPr>
                <w:noProof/>
                <w:webHidden/>
              </w:rPr>
              <w:fldChar w:fldCharType="end"/>
            </w:r>
            <w:r w:rsidRPr="009B257E">
              <w:rPr>
                <w:rStyle w:val="Hyperlink"/>
                <w:noProof/>
              </w:rPr>
              <w:fldChar w:fldCharType="end"/>
            </w:r>
          </w:ins>
        </w:p>
        <w:p w14:paraId="18BD546C" w14:textId="6C4BC5CF" w:rsidR="00632AA8" w:rsidRDefault="00632AA8">
          <w:pPr>
            <w:pStyle w:val="TOC2"/>
            <w:tabs>
              <w:tab w:val="right" w:leader="dot" w:pos="9016"/>
            </w:tabs>
            <w:rPr>
              <w:ins w:id="245" w:author="Andrew Instone-Cowie" w:date="2025-07-09T16:27:00Z" w16du:dateUtc="2025-07-09T15:27:00Z"/>
              <w:rFonts w:eastAsiaTheme="minorEastAsia"/>
              <w:noProof/>
              <w:kern w:val="2"/>
              <w:sz w:val="24"/>
              <w:szCs w:val="24"/>
              <w:lang w:eastAsia="en-GB"/>
              <w14:ligatures w14:val="standardContextual"/>
            </w:rPr>
          </w:pPr>
          <w:ins w:id="24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Basic Serial Splitter Module Connector</w:t>
            </w:r>
            <w:r>
              <w:rPr>
                <w:noProof/>
                <w:webHidden/>
              </w:rPr>
              <w:tab/>
            </w:r>
            <w:r>
              <w:rPr>
                <w:noProof/>
                <w:webHidden/>
              </w:rPr>
              <w:fldChar w:fldCharType="begin"/>
            </w:r>
            <w:r>
              <w:rPr>
                <w:noProof/>
                <w:webHidden/>
              </w:rPr>
              <w:instrText xml:space="preserve"> PAGEREF _Toc202970896 \h </w:instrText>
            </w:r>
            <w:r>
              <w:rPr>
                <w:noProof/>
                <w:webHidden/>
              </w:rPr>
            </w:r>
            <w:r>
              <w:rPr>
                <w:noProof/>
                <w:webHidden/>
              </w:rPr>
              <w:fldChar w:fldCharType="separate"/>
            </w:r>
          </w:ins>
          <w:ins w:id="247" w:author="Andrew Instone-Cowie" w:date="2025-07-09T16:37:00Z" w16du:dateUtc="2025-07-09T15:37:00Z">
            <w:r w:rsidR="001B6112">
              <w:rPr>
                <w:noProof/>
                <w:webHidden/>
              </w:rPr>
              <w:t>45</w:t>
            </w:r>
          </w:ins>
          <w:ins w:id="248" w:author="Andrew Instone-Cowie" w:date="2025-07-09T16:27:00Z" w16du:dateUtc="2025-07-09T15:27:00Z">
            <w:r>
              <w:rPr>
                <w:noProof/>
                <w:webHidden/>
              </w:rPr>
              <w:fldChar w:fldCharType="end"/>
            </w:r>
            <w:r w:rsidRPr="009B257E">
              <w:rPr>
                <w:rStyle w:val="Hyperlink"/>
                <w:noProof/>
              </w:rPr>
              <w:fldChar w:fldCharType="end"/>
            </w:r>
          </w:ins>
        </w:p>
        <w:p w14:paraId="325C7D90" w14:textId="759BA107" w:rsidR="00632AA8" w:rsidRDefault="00632AA8">
          <w:pPr>
            <w:pStyle w:val="TOC2"/>
            <w:tabs>
              <w:tab w:val="right" w:leader="dot" w:pos="9016"/>
            </w:tabs>
            <w:rPr>
              <w:ins w:id="249" w:author="Andrew Instone-Cowie" w:date="2025-07-09T16:27:00Z" w16du:dateUtc="2025-07-09T15:27:00Z"/>
              <w:rFonts w:eastAsiaTheme="minorEastAsia"/>
              <w:noProof/>
              <w:kern w:val="2"/>
              <w:sz w:val="24"/>
              <w:szCs w:val="24"/>
              <w:lang w:eastAsia="en-GB"/>
              <w14:ligatures w14:val="standardContextual"/>
            </w:rPr>
          </w:pPr>
          <w:ins w:id="25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DB9 Serial Connectors</w:t>
            </w:r>
            <w:r>
              <w:rPr>
                <w:noProof/>
                <w:webHidden/>
              </w:rPr>
              <w:tab/>
            </w:r>
            <w:r>
              <w:rPr>
                <w:noProof/>
                <w:webHidden/>
              </w:rPr>
              <w:fldChar w:fldCharType="begin"/>
            </w:r>
            <w:r>
              <w:rPr>
                <w:noProof/>
                <w:webHidden/>
              </w:rPr>
              <w:instrText xml:space="preserve"> PAGEREF _Toc202970897 \h </w:instrText>
            </w:r>
            <w:r>
              <w:rPr>
                <w:noProof/>
                <w:webHidden/>
              </w:rPr>
            </w:r>
            <w:r>
              <w:rPr>
                <w:noProof/>
                <w:webHidden/>
              </w:rPr>
              <w:fldChar w:fldCharType="separate"/>
            </w:r>
          </w:ins>
          <w:ins w:id="251" w:author="Andrew Instone-Cowie" w:date="2025-07-09T16:37:00Z" w16du:dateUtc="2025-07-09T15:37:00Z">
            <w:r w:rsidR="001B6112">
              <w:rPr>
                <w:noProof/>
                <w:webHidden/>
              </w:rPr>
              <w:t>46</w:t>
            </w:r>
          </w:ins>
          <w:ins w:id="252" w:author="Andrew Instone-Cowie" w:date="2025-07-09T16:27:00Z" w16du:dateUtc="2025-07-09T15:27:00Z">
            <w:r>
              <w:rPr>
                <w:noProof/>
                <w:webHidden/>
              </w:rPr>
              <w:fldChar w:fldCharType="end"/>
            </w:r>
            <w:r w:rsidRPr="009B257E">
              <w:rPr>
                <w:rStyle w:val="Hyperlink"/>
                <w:noProof/>
              </w:rPr>
              <w:fldChar w:fldCharType="end"/>
            </w:r>
          </w:ins>
        </w:p>
        <w:p w14:paraId="2149DE59" w14:textId="5ECCF0B8" w:rsidR="00632AA8" w:rsidRDefault="00632AA8">
          <w:pPr>
            <w:pStyle w:val="TOC3"/>
            <w:tabs>
              <w:tab w:val="right" w:leader="dot" w:pos="9016"/>
            </w:tabs>
            <w:rPr>
              <w:ins w:id="253" w:author="Andrew Instone-Cowie" w:date="2025-07-09T16:27:00Z" w16du:dateUtc="2025-07-09T15:27:00Z"/>
              <w:noProof/>
              <w:kern w:val="2"/>
              <w:sz w:val="24"/>
              <w:szCs w:val="24"/>
              <w:lang w:val="en-GB" w:eastAsia="en-GB"/>
              <w14:ligatures w14:val="standardContextual"/>
            </w:rPr>
          </w:pPr>
          <w:ins w:id="254"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DTEs &amp; DCEs</w:t>
            </w:r>
            <w:r>
              <w:rPr>
                <w:noProof/>
                <w:webHidden/>
              </w:rPr>
              <w:tab/>
            </w:r>
            <w:r>
              <w:rPr>
                <w:noProof/>
                <w:webHidden/>
              </w:rPr>
              <w:fldChar w:fldCharType="begin"/>
            </w:r>
            <w:r>
              <w:rPr>
                <w:noProof/>
                <w:webHidden/>
              </w:rPr>
              <w:instrText xml:space="preserve"> PAGEREF _Toc202970898 \h </w:instrText>
            </w:r>
            <w:r>
              <w:rPr>
                <w:noProof/>
                <w:webHidden/>
              </w:rPr>
            </w:r>
            <w:r>
              <w:rPr>
                <w:noProof/>
                <w:webHidden/>
              </w:rPr>
              <w:fldChar w:fldCharType="separate"/>
            </w:r>
          </w:ins>
          <w:ins w:id="255" w:author="Andrew Instone-Cowie" w:date="2025-07-09T16:37:00Z" w16du:dateUtc="2025-07-09T15:37:00Z">
            <w:r w:rsidR="001B6112">
              <w:rPr>
                <w:noProof/>
                <w:webHidden/>
              </w:rPr>
              <w:t>46</w:t>
            </w:r>
          </w:ins>
          <w:ins w:id="256" w:author="Andrew Instone-Cowie" w:date="2025-07-09T16:27:00Z" w16du:dateUtc="2025-07-09T15:27:00Z">
            <w:r>
              <w:rPr>
                <w:noProof/>
                <w:webHidden/>
              </w:rPr>
              <w:fldChar w:fldCharType="end"/>
            </w:r>
            <w:r w:rsidRPr="009B257E">
              <w:rPr>
                <w:rStyle w:val="Hyperlink"/>
                <w:noProof/>
              </w:rPr>
              <w:fldChar w:fldCharType="end"/>
            </w:r>
          </w:ins>
        </w:p>
        <w:p w14:paraId="29E3B86D" w14:textId="471E9E6A" w:rsidR="00632AA8" w:rsidRDefault="00632AA8">
          <w:pPr>
            <w:pStyle w:val="TOC3"/>
            <w:tabs>
              <w:tab w:val="right" w:leader="dot" w:pos="9016"/>
            </w:tabs>
            <w:rPr>
              <w:ins w:id="257" w:author="Andrew Instone-Cowie" w:date="2025-07-09T16:27:00Z" w16du:dateUtc="2025-07-09T15:27:00Z"/>
              <w:noProof/>
              <w:kern w:val="2"/>
              <w:sz w:val="24"/>
              <w:szCs w:val="24"/>
              <w:lang w:val="en-GB" w:eastAsia="en-GB"/>
              <w14:ligatures w14:val="standardContextual"/>
            </w:rPr>
          </w:pPr>
          <w:ins w:id="25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"_Toc202970899"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Power Module</w:t>
            </w:r>
            <w:r>
              <w:rPr>
                <w:noProof/>
                <w:webHidden/>
              </w:rPr>
              <w:tab/>
            </w:r>
            <w:r>
              <w:rPr>
                <w:noProof/>
                <w:webHidden/>
              </w:rPr>
              <w:fldChar w:fldCharType="begin"/>
            </w:r>
            <w:r>
              <w:rPr>
                <w:noProof/>
                <w:webHidden/>
              </w:rPr>
              <w:instrText xml:space="preserve"> PAGEREF _Toc202970899 \h </w:instrText>
            </w:r>
            <w:r>
              <w:rPr>
                <w:noProof/>
                <w:webHidden/>
              </w:rPr>
            </w:r>
            <w:r>
              <w:rPr>
                <w:noProof/>
                <w:webHidden/>
              </w:rPr>
              <w:fldChar w:fldCharType="separate"/>
            </w:r>
          </w:ins>
          <w:ins w:id="259" w:author="Andrew Instone-Cowie" w:date="2025-07-09T16:37:00Z" w16du:dateUtc="2025-07-09T15:37:00Z">
            <w:r w:rsidR="001B6112">
              <w:rPr>
                <w:noProof/>
                <w:webHidden/>
              </w:rPr>
              <w:t>47</w:t>
            </w:r>
          </w:ins>
          <w:ins w:id="260" w:author="Andrew Instone-Cowie" w:date="2025-07-09T16:27:00Z" w16du:dateUtc="2025-07-09T15:27:00Z">
            <w:r>
              <w:rPr>
                <w:noProof/>
                <w:webHidden/>
              </w:rPr>
              <w:fldChar w:fldCharType="end"/>
            </w:r>
            <w:r w:rsidRPr="009B257E">
              <w:rPr>
                <w:rStyle w:val="Hyperlink"/>
                <w:noProof/>
              </w:rPr>
              <w:fldChar w:fldCharType="end"/>
            </w:r>
          </w:ins>
        </w:p>
        <w:p w14:paraId="2026FB00" w14:textId="0E3EE9B2" w:rsidR="00632AA8" w:rsidRDefault="00632AA8">
          <w:pPr>
            <w:pStyle w:val="TOC3"/>
            <w:tabs>
              <w:tab w:val="right" w:leader="dot" w:pos="9016"/>
            </w:tabs>
            <w:rPr>
              <w:ins w:id="261" w:author="Andrew Instone-Cowie" w:date="2025-07-09T16:27:00Z" w16du:dateUtc="2025-07-09T15:27:00Z"/>
              <w:noProof/>
              <w:kern w:val="2"/>
              <w:sz w:val="24"/>
              <w:szCs w:val="24"/>
              <w:lang w:val="en-GB" w:eastAsia="en-GB"/>
              <w14:ligatures w14:val="standardContextual"/>
            </w:rPr>
          </w:pPr>
          <w:ins w:id="26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Second PC Module</w:t>
            </w:r>
            <w:r>
              <w:rPr>
                <w:noProof/>
                <w:webHidden/>
              </w:rPr>
              <w:tab/>
            </w:r>
            <w:r>
              <w:rPr>
                <w:noProof/>
                <w:webHidden/>
              </w:rPr>
              <w:fldChar w:fldCharType="begin"/>
            </w:r>
            <w:r>
              <w:rPr>
                <w:noProof/>
                <w:webHidden/>
              </w:rPr>
              <w:instrText xml:space="preserve"> PAGEREF _Toc202970900 \h </w:instrText>
            </w:r>
            <w:r>
              <w:rPr>
                <w:noProof/>
                <w:webHidden/>
              </w:rPr>
            </w:r>
            <w:r>
              <w:rPr>
                <w:noProof/>
                <w:webHidden/>
              </w:rPr>
              <w:fldChar w:fldCharType="separate"/>
            </w:r>
          </w:ins>
          <w:ins w:id="263" w:author="Andrew Instone-Cowie" w:date="2025-07-09T16:37:00Z" w16du:dateUtc="2025-07-09T15:37:00Z">
            <w:r w:rsidR="001B6112">
              <w:rPr>
                <w:noProof/>
                <w:webHidden/>
              </w:rPr>
              <w:t>47</w:t>
            </w:r>
          </w:ins>
          <w:ins w:id="264" w:author="Andrew Instone-Cowie" w:date="2025-07-09T16:27:00Z" w16du:dateUtc="2025-07-09T15:27:00Z">
            <w:r>
              <w:rPr>
                <w:noProof/>
                <w:webHidden/>
              </w:rPr>
              <w:fldChar w:fldCharType="end"/>
            </w:r>
            <w:r w:rsidRPr="009B257E">
              <w:rPr>
                <w:rStyle w:val="Hyperlink"/>
                <w:noProof/>
              </w:rPr>
              <w:fldChar w:fldCharType="end"/>
            </w:r>
          </w:ins>
        </w:p>
        <w:p w14:paraId="1277FAD5" w14:textId="47DF1533" w:rsidR="00632AA8" w:rsidRDefault="00632AA8">
          <w:pPr>
            <w:pStyle w:val="TOC3"/>
            <w:tabs>
              <w:tab w:val="right" w:leader="dot" w:pos="9016"/>
            </w:tabs>
            <w:rPr>
              <w:ins w:id="265" w:author="Andrew Instone-Cowie" w:date="2025-07-09T16:27:00Z" w16du:dateUtc="2025-07-09T15:27:00Z"/>
              <w:noProof/>
              <w:kern w:val="2"/>
              <w:sz w:val="24"/>
              <w:szCs w:val="24"/>
              <w:lang w:val="en-GB" w:eastAsia="en-GB"/>
              <w14:ligatures w14:val="standardContextual"/>
            </w:rPr>
          </w:pPr>
          <w:ins w:id="26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Basic Serial Splitter Module</w:t>
            </w:r>
            <w:r>
              <w:rPr>
                <w:noProof/>
                <w:webHidden/>
              </w:rPr>
              <w:tab/>
            </w:r>
            <w:r>
              <w:rPr>
                <w:noProof/>
                <w:webHidden/>
              </w:rPr>
              <w:fldChar w:fldCharType="begin"/>
            </w:r>
            <w:r>
              <w:rPr>
                <w:noProof/>
                <w:webHidden/>
              </w:rPr>
              <w:instrText xml:space="preserve"> PAGEREF _Toc202970901 \h </w:instrText>
            </w:r>
            <w:r>
              <w:rPr>
                <w:noProof/>
                <w:webHidden/>
              </w:rPr>
            </w:r>
            <w:r>
              <w:rPr>
                <w:noProof/>
                <w:webHidden/>
              </w:rPr>
              <w:fldChar w:fldCharType="separate"/>
            </w:r>
          </w:ins>
          <w:ins w:id="267" w:author="Andrew Instone-Cowie" w:date="2025-07-09T16:37:00Z" w16du:dateUtc="2025-07-09T15:37:00Z">
            <w:r w:rsidR="001B6112">
              <w:rPr>
                <w:noProof/>
                <w:webHidden/>
              </w:rPr>
              <w:t>48</w:t>
            </w:r>
          </w:ins>
          <w:ins w:id="268" w:author="Andrew Instone-Cowie" w:date="2025-07-09T16:27:00Z" w16du:dateUtc="2025-07-09T15:27:00Z">
            <w:r>
              <w:rPr>
                <w:noProof/>
                <w:webHidden/>
              </w:rPr>
              <w:fldChar w:fldCharType="end"/>
            </w:r>
            <w:r w:rsidRPr="009B257E">
              <w:rPr>
                <w:rStyle w:val="Hyperlink"/>
                <w:noProof/>
              </w:rPr>
              <w:fldChar w:fldCharType="end"/>
            </w:r>
          </w:ins>
        </w:p>
        <w:p w14:paraId="1FDE69F7" w14:textId="48D4E037" w:rsidR="00632AA8" w:rsidRDefault="00632AA8" w:rsidP="00632AA8">
          <w:pPr>
            <w:pStyle w:val="TOC1"/>
            <w:rPr>
              <w:ins w:id="269" w:author="Andrew Instone-Cowie" w:date="2025-07-09T16:27:00Z" w16du:dateUtc="2025-07-09T15:27:00Z"/>
              <w:rFonts w:eastAsiaTheme="minorEastAsia"/>
              <w:noProof/>
              <w:kern w:val="2"/>
              <w:sz w:val="24"/>
              <w:szCs w:val="24"/>
              <w:lang w:eastAsia="en-GB"/>
              <w14:ligatures w14:val="standardContextual"/>
            </w:rPr>
            <w:pPrChange w:id="270" w:author="Andrew Instone-Cowie" w:date="2025-07-09T16:35:00Z" w16du:dateUtc="2025-07-09T15:35:00Z">
              <w:pPr>
                <w:pStyle w:val="TOC1"/>
                <w:tabs>
                  <w:tab w:val="right" w:leader="dot" w:pos="9016"/>
                </w:tabs>
              </w:pPr>
            </w:pPrChange>
          </w:pPr>
          <w:ins w:id="27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Simulator Interface Module Firmware</w:t>
            </w:r>
            <w:r>
              <w:rPr>
                <w:noProof/>
                <w:webHidden/>
              </w:rPr>
              <w:tab/>
            </w:r>
            <w:r>
              <w:rPr>
                <w:noProof/>
                <w:webHidden/>
              </w:rPr>
              <w:fldChar w:fldCharType="begin"/>
            </w:r>
            <w:r>
              <w:rPr>
                <w:noProof/>
                <w:webHidden/>
              </w:rPr>
              <w:instrText xml:space="preserve"> PAGEREF _Toc202970902 \h </w:instrText>
            </w:r>
            <w:r>
              <w:rPr>
                <w:noProof/>
                <w:webHidden/>
              </w:rPr>
            </w:r>
            <w:r>
              <w:rPr>
                <w:noProof/>
                <w:webHidden/>
              </w:rPr>
              <w:fldChar w:fldCharType="separate"/>
            </w:r>
          </w:ins>
          <w:ins w:id="272" w:author="Andrew Instone-Cowie" w:date="2025-07-09T16:37:00Z" w16du:dateUtc="2025-07-09T15:37:00Z">
            <w:r w:rsidR="001B6112">
              <w:rPr>
                <w:noProof/>
                <w:webHidden/>
              </w:rPr>
              <w:t>49</w:t>
            </w:r>
          </w:ins>
          <w:ins w:id="273" w:author="Andrew Instone-Cowie" w:date="2025-07-09T16:27:00Z" w16du:dateUtc="2025-07-09T15:27:00Z">
            <w:r>
              <w:rPr>
                <w:noProof/>
                <w:webHidden/>
              </w:rPr>
              <w:fldChar w:fldCharType="end"/>
            </w:r>
            <w:r w:rsidRPr="009B257E">
              <w:rPr>
                <w:rStyle w:val="Hyperlink"/>
                <w:noProof/>
              </w:rPr>
              <w:fldChar w:fldCharType="end"/>
            </w:r>
          </w:ins>
        </w:p>
        <w:p w14:paraId="3293DF21" w14:textId="0CCBF911" w:rsidR="00632AA8" w:rsidRDefault="00632AA8">
          <w:pPr>
            <w:pStyle w:val="TOC2"/>
            <w:tabs>
              <w:tab w:val="right" w:leader="dot" w:pos="9016"/>
            </w:tabs>
            <w:rPr>
              <w:ins w:id="274" w:author="Andrew Instone-Cowie" w:date="2025-07-09T16:27:00Z" w16du:dateUtc="2025-07-09T15:27:00Z"/>
              <w:rFonts w:eastAsiaTheme="minorEastAsia"/>
              <w:noProof/>
              <w:kern w:val="2"/>
              <w:sz w:val="24"/>
              <w:szCs w:val="24"/>
              <w:lang w:eastAsia="en-GB"/>
              <w14:ligatures w14:val="standardContextual"/>
            </w:rPr>
          </w:pPr>
          <w:ins w:id="27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Sensor Characteristics</w:t>
            </w:r>
            <w:r>
              <w:rPr>
                <w:noProof/>
                <w:webHidden/>
              </w:rPr>
              <w:tab/>
            </w:r>
            <w:r>
              <w:rPr>
                <w:noProof/>
                <w:webHidden/>
              </w:rPr>
              <w:fldChar w:fldCharType="begin"/>
            </w:r>
            <w:r>
              <w:rPr>
                <w:noProof/>
                <w:webHidden/>
              </w:rPr>
              <w:instrText xml:space="preserve"> PAGEREF _Toc202970903 \h </w:instrText>
            </w:r>
            <w:r>
              <w:rPr>
                <w:noProof/>
                <w:webHidden/>
              </w:rPr>
            </w:r>
            <w:r>
              <w:rPr>
                <w:noProof/>
                <w:webHidden/>
              </w:rPr>
              <w:fldChar w:fldCharType="separate"/>
            </w:r>
          </w:ins>
          <w:ins w:id="276" w:author="Andrew Instone-Cowie" w:date="2025-07-09T16:37:00Z" w16du:dateUtc="2025-07-09T15:37:00Z">
            <w:r w:rsidR="001B6112">
              <w:rPr>
                <w:noProof/>
                <w:webHidden/>
              </w:rPr>
              <w:t>49</w:t>
            </w:r>
          </w:ins>
          <w:ins w:id="277" w:author="Andrew Instone-Cowie" w:date="2025-07-09T16:27:00Z" w16du:dateUtc="2025-07-09T15:27:00Z">
            <w:r>
              <w:rPr>
                <w:noProof/>
                <w:webHidden/>
              </w:rPr>
              <w:fldChar w:fldCharType="end"/>
            </w:r>
            <w:r w:rsidRPr="009B257E">
              <w:rPr>
                <w:rStyle w:val="Hyperlink"/>
                <w:noProof/>
              </w:rPr>
              <w:fldChar w:fldCharType="end"/>
            </w:r>
          </w:ins>
        </w:p>
        <w:p w14:paraId="6DE3C9E1" w14:textId="1DA0755C" w:rsidR="00632AA8" w:rsidRDefault="00632AA8">
          <w:pPr>
            <w:pStyle w:val="TOC2"/>
            <w:tabs>
              <w:tab w:val="right" w:leader="dot" w:pos="9016"/>
            </w:tabs>
            <w:rPr>
              <w:ins w:id="278" w:author="Andrew Instone-Cowie" w:date="2025-07-09T16:27:00Z" w16du:dateUtc="2025-07-09T15:27:00Z"/>
              <w:rFonts w:eastAsiaTheme="minorEastAsia"/>
              <w:noProof/>
              <w:kern w:val="2"/>
              <w:sz w:val="24"/>
              <w:szCs w:val="24"/>
              <w:lang w:eastAsia="en-GB"/>
              <w14:ligatures w14:val="standardContextual"/>
            </w:rPr>
          </w:pPr>
          <w:ins w:id="27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Firmware Design</w:t>
            </w:r>
            <w:r>
              <w:rPr>
                <w:noProof/>
                <w:webHidden/>
              </w:rPr>
              <w:tab/>
            </w:r>
            <w:r>
              <w:rPr>
                <w:noProof/>
                <w:webHidden/>
              </w:rPr>
              <w:fldChar w:fldCharType="begin"/>
            </w:r>
            <w:r>
              <w:rPr>
                <w:noProof/>
                <w:webHidden/>
              </w:rPr>
              <w:instrText xml:space="preserve"> PAGEREF _Toc202970904 \h </w:instrText>
            </w:r>
            <w:r>
              <w:rPr>
                <w:noProof/>
                <w:webHidden/>
              </w:rPr>
            </w:r>
            <w:r>
              <w:rPr>
                <w:noProof/>
                <w:webHidden/>
              </w:rPr>
              <w:fldChar w:fldCharType="separate"/>
            </w:r>
          </w:ins>
          <w:ins w:id="280" w:author="Andrew Instone-Cowie" w:date="2025-07-09T16:37:00Z" w16du:dateUtc="2025-07-09T15:37:00Z">
            <w:r w:rsidR="001B6112">
              <w:rPr>
                <w:noProof/>
                <w:webHidden/>
              </w:rPr>
              <w:t>50</w:t>
            </w:r>
          </w:ins>
          <w:ins w:id="281" w:author="Andrew Instone-Cowie" w:date="2025-07-09T16:27:00Z" w16du:dateUtc="2025-07-09T15:27:00Z">
            <w:r>
              <w:rPr>
                <w:noProof/>
                <w:webHidden/>
              </w:rPr>
              <w:fldChar w:fldCharType="end"/>
            </w:r>
            <w:r w:rsidRPr="009B257E">
              <w:rPr>
                <w:rStyle w:val="Hyperlink"/>
                <w:noProof/>
              </w:rPr>
              <w:fldChar w:fldCharType="end"/>
            </w:r>
          </w:ins>
        </w:p>
        <w:p w14:paraId="56C4B539" w14:textId="67A725CF" w:rsidR="00632AA8" w:rsidRDefault="00632AA8">
          <w:pPr>
            <w:pStyle w:val="TOC3"/>
            <w:tabs>
              <w:tab w:val="right" w:leader="dot" w:pos="9016"/>
            </w:tabs>
            <w:rPr>
              <w:ins w:id="282" w:author="Andrew Instone-Cowie" w:date="2025-07-09T16:27:00Z" w16du:dateUtc="2025-07-09T15:27:00Z"/>
              <w:noProof/>
              <w:kern w:val="2"/>
              <w:sz w:val="24"/>
              <w:szCs w:val="24"/>
              <w:lang w:val="en-GB" w:eastAsia="en-GB"/>
              <w14:ligatures w14:val="standardContextual"/>
            </w:rPr>
          </w:pPr>
          <w:ins w:id="28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Interrupt Driven vs Polling</w:t>
            </w:r>
            <w:r>
              <w:rPr>
                <w:noProof/>
                <w:webHidden/>
              </w:rPr>
              <w:tab/>
            </w:r>
            <w:r>
              <w:rPr>
                <w:noProof/>
                <w:webHidden/>
              </w:rPr>
              <w:fldChar w:fldCharType="begin"/>
            </w:r>
            <w:r>
              <w:rPr>
                <w:noProof/>
                <w:webHidden/>
              </w:rPr>
              <w:instrText xml:space="preserve"> PAGEREF _Toc202970905 \h </w:instrText>
            </w:r>
            <w:r>
              <w:rPr>
                <w:noProof/>
                <w:webHidden/>
              </w:rPr>
            </w:r>
            <w:r>
              <w:rPr>
                <w:noProof/>
                <w:webHidden/>
              </w:rPr>
              <w:fldChar w:fldCharType="separate"/>
            </w:r>
          </w:ins>
          <w:ins w:id="284" w:author="Andrew Instone-Cowie" w:date="2025-07-09T16:37:00Z" w16du:dateUtc="2025-07-09T15:37:00Z">
            <w:r w:rsidR="001B6112">
              <w:rPr>
                <w:noProof/>
                <w:webHidden/>
              </w:rPr>
              <w:t>50</w:t>
            </w:r>
          </w:ins>
          <w:ins w:id="285" w:author="Andrew Instone-Cowie" w:date="2025-07-09T16:27:00Z" w16du:dateUtc="2025-07-09T15:27:00Z">
            <w:r>
              <w:rPr>
                <w:noProof/>
                <w:webHidden/>
              </w:rPr>
              <w:fldChar w:fldCharType="end"/>
            </w:r>
            <w:r w:rsidRPr="009B257E">
              <w:rPr>
                <w:rStyle w:val="Hyperlink"/>
                <w:noProof/>
              </w:rPr>
              <w:fldChar w:fldCharType="end"/>
            </w:r>
          </w:ins>
        </w:p>
        <w:p w14:paraId="5369288B" w14:textId="6487F48E" w:rsidR="00632AA8" w:rsidRDefault="00632AA8">
          <w:pPr>
            <w:pStyle w:val="TOC3"/>
            <w:tabs>
              <w:tab w:val="right" w:leader="dot" w:pos="9016"/>
            </w:tabs>
            <w:rPr>
              <w:ins w:id="286" w:author="Andrew Instone-Cowie" w:date="2025-07-09T16:27:00Z" w16du:dateUtc="2025-07-09T15:27:00Z"/>
              <w:noProof/>
              <w:kern w:val="2"/>
              <w:sz w:val="24"/>
              <w:szCs w:val="24"/>
              <w:lang w:val="en-GB" w:eastAsia="en-GB"/>
              <w14:ligatures w14:val="standardContextual"/>
            </w:rPr>
          </w:pPr>
          <w:ins w:id="28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State Machine Operation</w:t>
            </w:r>
            <w:r>
              <w:rPr>
                <w:noProof/>
                <w:webHidden/>
              </w:rPr>
              <w:tab/>
            </w:r>
            <w:r>
              <w:rPr>
                <w:noProof/>
                <w:webHidden/>
              </w:rPr>
              <w:fldChar w:fldCharType="begin"/>
            </w:r>
            <w:r>
              <w:rPr>
                <w:noProof/>
                <w:webHidden/>
              </w:rPr>
              <w:instrText xml:space="preserve"> PAGEREF _Toc202970906 \h </w:instrText>
            </w:r>
            <w:r>
              <w:rPr>
                <w:noProof/>
                <w:webHidden/>
              </w:rPr>
            </w:r>
            <w:r>
              <w:rPr>
                <w:noProof/>
                <w:webHidden/>
              </w:rPr>
              <w:fldChar w:fldCharType="separate"/>
            </w:r>
          </w:ins>
          <w:ins w:id="288" w:author="Andrew Instone-Cowie" w:date="2025-07-09T16:37:00Z" w16du:dateUtc="2025-07-09T15:37:00Z">
            <w:r w:rsidR="001B6112">
              <w:rPr>
                <w:noProof/>
                <w:webHidden/>
              </w:rPr>
              <w:t>51</w:t>
            </w:r>
          </w:ins>
          <w:ins w:id="289" w:author="Andrew Instone-Cowie" w:date="2025-07-09T16:27:00Z" w16du:dateUtc="2025-07-09T15:27:00Z">
            <w:r>
              <w:rPr>
                <w:noProof/>
                <w:webHidden/>
              </w:rPr>
              <w:fldChar w:fldCharType="end"/>
            </w:r>
            <w:r w:rsidRPr="009B257E">
              <w:rPr>
                <w:rStyle w:val="Hyperlink"/>
                <w:noProof/>
              </w:rPr>
              <w:fldChar w:fldCharType="end"/>
            </w:r>
          </w:ins>
        </w:p>
        <w:p w14:paraId="0445385D" w14:textId="660301F3" w:rsidR="00632AA8" w:rsidRDefault="00632AA8">
          <w:pPr>
            <w:pStyle w:val="TOC3"/>
            <w:tabs>
              <w:tab w:val="right" w:leader="dot" w:pos="9016"/>
            </w:tabs>
            <w:rPr>
              <w:ins w:id="290" w:author="Andrew Instone-Cowie" w:date="2025-07-09T16:27:00Z" w16du:dateUtc="2025-07-09T15:27:00Z"/>
              <w:noProof/>
              <w:kern w:val="2"/>
              <w:sz w:val="24"/>
              <w:szCs w:val="24"/>
              <w:lang w:val="en-GB" w:eastAsia="en-GB"/>
              <w14:ligatures w14:val="standardContextual"/>
            </w:rPr>
          </w:pPr>
          <w:ins w:id="29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Timer Issues</w:t>
            </w:r>
            <w:r>
              <w:rPr>
                <w:noProof/>
                <w:webHidden/>
              </w:rPr>
              <w:tab/>
            </w:r>
            <w:r>
              <w:rPr>
                <w:noProof/>
                <w:webHidden/>
              </w:rPr>
              <w:fldChar w:fldCharType="begin"/>
            </w:r>
            <w:r>
              <w:rPr>
                <w:noProof/>
                <w:webHidden/>
              </w:rPr>
              <w:instrText xml:space="preserve"> PAGEREF _Toc202970907 \h </w:instrText>
            </w:r>
            <w:r>
              <w:rPr>
                <w:noProof/>
                <w:webHidden/>
              </w:rPr>
            </w:r>
            <w:r>
              <w:rPr>
                <w:noProof/>
                <w:webHidden/>
              </w:rPr>
              <w:fldChar w:fldCharType="separate"/>
            </w:r>
          </w:ins>
          <w:ins w:id="292" w:author="Andrew Instone-Cowie" w:date="2025-07-09T16:37:00Z" w16du:dateUtc="2025-07-09T15:37:00Z">
            <w:r w:rsidR="001B6112">
              <w:rPr>
                <w:noProof/>
                <w:webHidden/>
              </w:rPr>
              <w:t>53</w:t>
            </w:r>
          </w:ins>
          <w:ins w:id="293" w:author="Andrew Instone-Cowie" w:date="2025-07-09T16:27:00Z" w16du:dateUtc="2025-07-09T15:27:00Z">
            <w:r>
              <w:rPr>
                <w:noProof/>
                <w:webHidden/>
              </w:rPr>
              <w:fldChar w:fldCharType="end"/>
            </w:r>
            <w:r w:rsidRPr="009B257E">
              <w:rPr>
                <w:rStyle w:val="Hyperlink"/>
                <w:noProof/>
              </w:rPr>
              <w:fldChar w:fldCharType="end"/>
            </w:r>
          </w:ins>
        </w:p>
        <w:p w14:paraId="6E8FEF6B" w14:textId="6029D3E4" w:rsidR="00632AA8" w:rsidRDefault="00632AA8">
          <w:pPr>
            <w:pStyle w:val="TOC3"/>
            <w:tabs>
              <w:tab w:val="right" w:leader="dot" w:pos="9016"/>
            </w:tabs>
            <w:rPr>
              <w:ins w:id="294" w:author="Andrew Instone-Cowie" w:date="2025-07-09T16:27:00Z" w16du:dateUtc="2025-07-09T15:27:00Z"/>
              <w:noProof/>
              <w:kern w:val="2"/>
              <w:sz w:val="24"/>
              <w:szCs w:val="24"/>
              <w:lang w:val="en-GB" w:eastAsia="en-GB"/>
              <w14:ligatures w14:val="standardContextual"/>
            </w:rPr>
          </w:pPr>
          <w:ins w:id="29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Sensor De-Bouncing</w:t>
            </w:r>
            <w:r>
              <w:rPr>
                <w:noProof/>
                <w:webHidden/>
              </w:rPr>
              <w:tab/>
            </w:r>
            <w:r>
              <w:rPr>
                <w:noProof/>
                <w:webHidden/>
              </w:rPr>
              <w:fldChar w:fldCharType="begin"/>
            </w:r>
            <w:r>
              <w:rPr>
                <w:noProof/>
                <w:webHidden/>
              </w:rPr>
              <w:instrText xml:space="preserve"> PAGEREF _Toc202970908 \h </w:instrText>
            </w:r>
            <w:r>
              <w:rPr>
                <w:noProof/>
                <w:webHidden/>
              </w:rPr>
            </w:r>
            <w:r>
              <w:rPr>
                <w:noProof/>
                <w:webHidden/>
              </w:rPr>
              <w:fldChar w:fldCharType="separate"/>
            </w:r>
          </w:ins>
          <w:ins w:id="296" w:author="Andrew Instone-Cowie" w:date="2025-07-09T16:37:00Z" w16du:dateUtc="2025-07-09T15:37:00Z">
            <w:r w:rsidR="001B6112">
              <w:rPr>
                <w:noProof/>
                <w:webHidden/>
              </w:rPr>
              <w:t>53</w:t>
            </w:r>
          </w:ins>
          <w:ins w:id="297" w:author="Andrew Instone-Cowie" w:date="2025-07-09T16:27:00Z" w16du:dateUtc="2025-07-09T15:27:00Z">
            <w:r>
              <w:rPr>
                <w:noProof/>
                <w:webHidden/>
              </w:rPr>
              <w:fldChar w:fldCharType="end"/>
            </w:r>
            <w:r w:rsidRPr="009B257E">
              <w:rPr>
                <w:rStyle w:val="Hyperlink"/>
                <w:noProof/>
              </w:rPr>
              <w:fldChar w:fldCharType="end"/>
            </w:r>
          </w:ins>
        </w:p>
        <w:p w14:paraId="22E0DF73" w14:textId="44E38B9F" w:rsidR="00632AA8" w:rsidRDefault="00632AA8">
          <w:pPr>
            <w:pStyle w:val="TOC3"/>
            <w:tabs>
              <w:tab w:val="right" w:leader="dot" w:pos="9016"/>
            </w:tabs>
            <w:rPr>
              <w:ins w:id="298" w:author="Andrew Instone-Cowie" w:date="2025-07-09T16:27:00Z" w16du:dateUtc="2025-07-09T15:27:00Z"/>
              <w:noProof/>
              <w:kern w:val="2"/>
              <w:sz w:val="24"/>
              <w:szCs w:val="24"/>
              <w:lang w:val="en-GB" w:eastAsia="en-GB"/>
              <w14:ligatures w14:val="standardContextual"/>
            </w:rPr>
          </w:pPr>
          <w:ins w:id="29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"_Toc202970909"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Debugging &amp; Timing Features</w:t>
            </w:r>
            <w:r>
              <w:rPr>
                <w:noProof/>
                <w:webHidden/>
              </w:rPr>
              <w:tab/>
            </w:r>
            <w:r>
              <w:rPr>
                <w:noProof/>
                <w:webHidden/>
              </w:rPr>
              <w:fldChar w:fldCharType="begin"/>
            </w:r>
            <w:r>
              <w:rPr>
                <w:noProof/>
                <w:webHidden/>
              </w:rPr>
              <w:instrText xml:space="preserve"> PAGEREF _Toc202970909 \h </w:instrText>
            </w:r>
            <w:r>
              <w:rPr>
                <w:noProof/>
                <w:webHidden/>
              </w:rPr>
            </w:r>
            <w:r>
              <w:rPr>
                <w:noProof/>
                <w:webHidden/>
              </w:rPr>
              <w:fldChar w:fldCharType="separate"/>
            </w:r>
          </w:ins>
          <w:ins w:id="300" w:author="Andrew Instone-Cowie" w:date="2025-07-09T16:37:00Z" w16du:dateUtc="2025-07-09T15:37:00Z">
            <w:r w:rsidR="001B6112">
              <w:rPr>
                <w:noProof/>
                <w:webHidden/>
              </w:rPr>
              <w:t>54</w:t>
            </w:r>
          </w:ins>
          <w:ins w:id="301" w:author="Andrew Instone-Cowie" w:date="2025-07-09T16:27:00Z" w16du:dateUtc="2025-07-09T15:27:00Z">
            <w:r>
              <w:rPr>
                <w:noProof/>
                <w:webHidden/>
              </w:rPr>
              <w:fldChar w:fldCharType="end"/>
            </w:r>
            <w:r w:rsidRPr="009B257E">
              <w:rPr>
                <w:rStyle w:val="Hyperlink"/>
                <w:noProof/>
              </w:rPr>
              <w:fldChar w:fldCharType="end"/>
            </w:r>
          </w:ins>
        </w:p>
        <w:p w14:paraId="27E8F0C2" w14:textId="30A5B60D" w:rsidR="00632AA8" w:rsidRDefault="00632AA8">
          <w:pPr>
            <w:pStyle w:val="TOC3"/>
            <w:tabs>
              <w:tab w:val="right" w:leader="dot" w:pos="9016"/>
            </w:tabs>
            <w:rPr>
              <w:ins w:id="302" w:author="Andrew Instone-Cowie" w:date="2025-07-09T16:27:00Z" w16du:dateUtc="2025-07-09T15:27:00Z"/>
              <w:noProof/>
              <w:kern w:val="2"/>
              <w:sz w:val="24"/>
              <w:szCs w:val="24"/>
              <w:lang w:val="en-GB" w:eastAsia="en-GB"/>
              <w14:ligatures w14:val="standardContextual"/>
            </w:rPr>
          </w:pPr>
          <w:ins w:id="303" w:author="Andrew Instone-Cowie" w:date="2025-07-09T16:27:00Z" w16du:dateUtc="2025-07-09T15:27:00Z">
            <w:r w:rsidRPr="009B257E">
              <w:rPr>
                <w:rStyle w:val="Hyperlink"/>
                <w:noProof/>
              </w:rPr>
              <w:lastRenderedPageBreak/>
              <w:fldChar w:fldCharType="begin"/>
            </w:r>
            <w:r w:rsidRPr="009B257E">
              <w:rPr>
                <w:rStyle w:val="Hyperlink"/>
                <w:noProof/>
              </w:rPr>
              <w:instrText xml:space="preserve"> </w:instrText>
            </w:r>
            <w:r>
              <w:rPr>
                <w:noProof/>
              </w:rPr>
              <w:instrText>HYPERLINK \l "_Toc202970910"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Serial Input &amp; Command Line Interface</w:t>
            </w:r>
            <w:r>
              <w:rPr>
                <w:noProof/>
                <w:webHidden/>
              </w:rPr>
              <w:tab/>
            </w:r>
            <w:r>
              <w:rPr>
                <w:noProof/>
                <w:webHidden/>
              </w:rPr>
              <w:fldChar w:fldCharType="begin"/>
            </w:r>
            <w:r>
              <w:rPr>
                <w:noProof/>
                <w:webHidden/>
              </w:rPr>
              <w:instrText xml:space="preserve"> PAGEREF _Toc202970910 \h </w:instrText>
            </w:r>
            <w:r>
              <w:rPr>
                <w:noProof/>
                <w:webHidden/>
              </w:rPr>
            </w:r>
            <w:r>
              <w:rPr>
                <w:noProof/>
                <w:webHidden/>
              </w:rPr>
              <w:fldChar w:fldCharType="separate"/>
            </w:r>
          </w:ins>
          <w:ins w:id="304" w:author="Andrew Instone-Cowie" w:date="2025-07-09T16:37:00Z" w16du:dateUtc="2025-07-09T15:37:00Z">
            <w:r w:rsidR="001B6112">
              <w:rPr>
                <w:noProof/>
                <w:webHidden/>
              </w:rPr>
              <w:t>56</w:t>
            </w:r>
          </w:ins>
          <w:ins w:id="305" w:author="Andrew Instone-Cowie" w:date="2025-07-09T16:27:00Z" w16du:dateUtc="2025-07-09T15:27:00Z">
            <w:r>
              <w:rPr>
                <w:noProof/>
                <w:webHidden/>
              </w:rPr>
              <w:fldChar w:fldCharType="end"/>
            </w:r>
            <w:r w:rsidRPr="009B257E">
              <w:rPr>
                <w:rStyle w:val="Hyperlink"/>
                <w:noProof/>
              </w:rPr>
              <w:fldChar w:fldCharType="end"/>
            </w:r>
          </w:ins>
        </w:p>
        <w:p w14:paraId="2E68FBDF" w14:textId="750AEA91" w:rsidR="00632AA8" w:rsidRDefault="00632AA8">
          <w:pPr>
            <w:pStyle w:val="TOC3"/>
            <w:tabs>
              <w:tab w:val="right" w:leader="dot" w:pos="9016"/>
            </w:tabs>
            <w:rPr>
              <w:ins w:id="306" w:author="Andrew Instone-Cowie" w:date="2025-07-09T16:27:00Z" w16du:dateUtc="2025-07-09T15:27:00Z"/>
              <w:noProof/>
              <w:kern w:val="2"/>
              <w:sz w:val="24"/>
              <w:szCs w:val="24"/>
              <w:lang w:val="en-GB" w:eastAsia="en-GB"/>
              <w14:ligatures w14:val="standardContextual"/>
            </w:rPr>
          </w:pPr>
          <w:ins w:id="30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Sensor Enable/Disable</w:t>
            </w:r>
            <w:r>
              <w:rPr>
                <w:noProof/>
                <w:webHidden/>
              </w:rPr>
              <w:tab/>
            </w:r>
            <w:r>
              <w:rPr>
                <w:noProof/>
                <w:webHidden/>
              </w:rPr>
              <w:fldChar w:fldCharType="begin"/>
            </w:r>
            <w:r>
              <w:rPr>
                <w:noProof/>
                <w:webHidden/>
              </w:rPr>
              <w:instrText xml:space="preserve"> PAGEREF _Toc202970911 \h </w:instrText>
            </w:r>
            <w:r>
              <w:rPr>
                <w:noProof/>
                <w:webHidden/>
              </w:rPr>
            </w:r>
            <w:r>
              <w:rPr>
                <w:noProof/>
                <w:webHidden/>
              </w:rPr>
              <w:fldChar w:fldCharType="separate"/>
            </w:r>
          </w:ins>
          <w:ins w:id="308" w:author="Andrew Instone-Cowie" w:date="2025-07-09T16:37:00Z" w16du:dateUtc="2025-07-09T15:37:00Z">
            <w:r w:rsidR="001B6112">
              <w:rPr>
                <w:noProof/>
                <w:webHidden/>
              </w:rPr>
              <w:t>57</w:t>
            </w:r>
          </w:ins>
          <w:ins w:id="309" w:author="Andrew Instone-Cowie" w:date="2025-07-09T16:27:00Z" w16du:dateUtc="2025-07-09T15:27:00Z">
            <w:r>
              <w:rPr>
                <w:noProof/>
                <w:webHidden/>
              </w:rPr>
              <w:fldChar w:fldCharType="end"/>
            </w:r>
            <w:r w:rsidRPr="009B257E">
              <w:rPr>
                <w:rStyle w:val="Hyperlink"/>
                <w:noProof/>
              </w:rPr>
              <w:fldChar w:fldCharType="end"/>
            </w:r>
          </w:ins>
        </w:p>
        <w:p w14:paraId="0C937919" w14:textId="29850C6F" w:rsidR="00632AA8" w:rsidRDefault="00632AA8">
          <w:pPr>
            <w:pStyle w:val="TOC3"/>
            <w:tabs>
              <w:tab w:val="right" w:leader="dot" w:pos="9016"/>
            </w:tabs>
            <w:rPr>
              <w:ins w:id="310" w:author="Andrew Instone-Cowie" w:date="2025-07-09T16:27:00Z" w16du:dateUtc="2025-07-09T15:27:00Z"/>
              <w:noProof/>
              <w:kern w:val="2"/>
              <w:sz w:val="24"/>
              <w:szCs w:val="24"/>
              <w:lang w:val="en-GB" w:eastAsia="en-GB"/>
              <w14:ligatures w14:val="standardContextual"/>
            </w:rPr>
          </w:pPr>
          <w:ins w:id="31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Memory Footprint</w:t>
            </w:r>
            <w:r>
              <w:rPr>
                <w:noProof/>
                <w:webHidden/>
              </w:rPr>
              <w:tab/>
            </w:r>
            <w:r>
              <w:rPr>
                <w:noProof/>
                <w:webHidden/>
              </w:rPr>
              <w:fldChar w:fldCharType="begin"/>
            </w:r>
            <w:r>
              <w:rPr>
                <w:noProof/>
                <w:webHidden/>
              </w:rPr>
              <w:instrText xml:space="preserve"> PAGEREF _Toc202970912 \h </w:instrText>
            </w:r>
            <w:r>
              <w:rPr>
                <w:noProof/>
                <w:webHidden/>
              </w:rPr>
            </w:r>
            <w:r>
              <w:rPr>
                <w:noProof/>
                <w:webHidden/>
              </w:rPr>
              <w:fldChar w:fldCharType="separate"/>
            </w:r>
          </w:ins>
          <w:ins w:id="312" w:author="Andrew Instone-Cowie" w:date="2025-07-09T16:37:00Z" w16du:dateUtc="2025-07-09T15:37:00Z">
            <w:r w:rsidR="001B6112">
              <w:rPr>
                <w:noProof/>
                <w:webHidden/>
              </w:rPr>
              <w:t>57</w:t>
            </w:r>
          </w:ins>
          <w:ins w:id="313" w:author="Andrew Instone-Cowie" w:date="2025-07-09T16:27:00Z" w16du:dateUtc="2025-07-09T15:27:00Z">
            <w:r>
              <w:rPr>
                <w:noProof/>
                <w:webHidden/>
              </w:rPr>
              <w:fldChar w:fldCharType="end"/>
            </w:r>
            <w:r w:rsidRPr="009B257E">
              <w:rPr>
                <w:rStyle w:val="Hyperlink"/>
                <w:noProof/>
              </w:rPr>
              <w:fldChar w:fldCharType="end"/>
            </w:r>
          </w:ins>
        </w:p>
        <w:p w14:paraId="10997AD1" w14:textId="1A810C15" w:rsidR="00632AA8" w:rsidRDefault="00632AA8">
          <w:pPr>
            <w:pStyle w:val="TOC2"/>
            <w:tabs>
              <w:tab w:val="right" w:leader="dot" w:pos="9016"/>
            </w:tabs>
            <w:rPr>
              <w:ins w:id="314" w:author="Andrew Instone-Cowie" w:date="2025-07-09T16:27:00Z" w16du:dateUtc="2025-07-09T15:27:00Z"/>
              <w:rFonts w:eastAsiaTheme="minorEastAsia"/>
              <w:noProof/>
              <w:kern w:val="2"/>
              <w:sz w:val="24"/>
              <w:szCs w:val="24"/>
              <w:lang w:eastAsia="en-GB"/>
              <w14:ligatures w14:val="standardContextual"/>
            </w:rPr>
          </w:pPr>
          <w:ins w:id="31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Metrics</w:t>
            </w:r>
            <w:r>
              <w:rPr>
                <w:noProof/>
                <w:webHidden/>
              </w:rPr>
              <w:tab/>
            </w:r>
            <w:r>
              <w:rPr>
                <w:noProof/>
                <w:webHidden/>
              </w:rPr>
              <w:fldChar w:fldCharType="begin"/>
            </w:r>
            <w:r>
              <w:rPr>
                <w:noProof/>
                <w:webHidden/>
              </w:rPr>
              <w:instrText xml:space="preserve"> PAGEREF _Toc202970913 \h </w:instrText>
            </w:r>
            <w:r>
              <w:rPr>
                <w:noProof/>
                <w:webHidden/>
              </w:rPr>
            </w:r>
            <w:r>
              <w:rPr>
                <w:noProof/>
                <w:webHidden/>
              </w:rPr>
              <w:fldChar w:fldCharType="separate"/>
            </w:r>
          </w:ins>
          <w:ins w:id="316" w:author="Andrew Instone-Cowie" w:date="2025-07-09T16:37:00Z" w16du:dateUtc="2025-07-09T15:37:00Z">
            <w:r w:rsidR="001B6112">
              <w:rPr>
                <w:noProof/>
                <w:webHidden/>
              </w:rPr>
              <w:t>58</w:t>
            </w:r>
          </w:ins>
          <w:ins w:id="317" w:author="Andrew Instone-Cowie" w:date="2025-07-09T16:27:00Z" w16du:dateUtc="2025-07-09T15:27:00Z">
            <w:r>
              <w:rPr>
                <w:noProof/>
                <w:webHidden/>
              </w:rPr>
              <w:fldChar w:fldCharType="end"/>
            </w:r>
            <w:r w:rsidRPr="009B257E">
              <w:rPr>
                <w:rStyle w:val="Hyperlink"/>
                <w:noProof/>
              </w:rPr>
              <w:fldChar w:fldCharType="end"/>
            </w:r>
          </w:ins>
        </w:p>
        <w:p w14:paraId="6B096962" w14:textId="54790FFF" w:rsidR="00632AA8" w:rsidRDefault="00632AA8">
          <w:pPr>
            <w:pStyle w:val="TOC3"/>
            <w:tabs>
              <w:tab w:val="right" w:leader="dot" w:pos="9016"/>
            </w:tabs>
            <w:rPr>
              <w:ins w:id="318" w:author="Andrew Instone-Cowie" w:date="2025-07-09T16:27:00Z" w16du:dateUtc="2025-07-09T15:27:00Z"/>
              <w:noProof/>
              <w:kern w:val="2"/>
              <w:sz w:val="24"/>
              <w:szCs w:val="24"/>
              <w:lang w:val="en-GB" w:eastAsia="en-GB"/>
              <w14:ligatures w14:val="standardContextual"/>
            </w:rPr>
          </w:pPr>
          <w:ins w:id="31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Inter-Blow Interval Requirements</w:t>
            </w:r>
            <w:r>
              <w:rPr>
                <w:noProof/>
                <w:webHidden/>
              </w:rPr>
              <w:tab/>
            </w:r>
            <w:r>
              <w:rPr>
                <w:noProof/>
                <w:webHidden/>
              </w:rPr>
              <w:fldChar w:fldCharType="begin"/>
            </w:r>
            <w:r>
              <w:rPr>
                <w:noProof/>
                <w:webHidden/>
              </w:rPr>
              <w:instrText xml:space="preserve"> PAGEREF _Toc202970914 \h </w:instrText>
            </w:r>
            <w:r>
              <w:rPr>
                <w:noProof/>
                <w:webHidden/>
              </w:rPr>
            </w:r>
            <w:r>
              <w:rPr>
                <w:noProof/>
                <w:webHidden/>
              </w:rPr>
              <w:fldChar w:fldCharType="separate"/>
            </w:r>
          </w:ins>
          <w:ins w:id="320" w:author="Andrew Instone-Cowie" w:date="2025-07-09T16:37:00Z" w16du:dateUtc="2025-07-09T15:37:00Z">
            <w:r w:rsidR="001B6112">
              <w:rPr>
                <w:noProof/>
                <w:webHidden/>
              </w:rPr>
              <w:t>58</w:t>
            </w:r>
          </w:ins>
          <w:ins w:id="321" w:author="Andrew Instone-Cowie" w:date="2025-07-09T16:27:00Z" w16du:dateUtc="2025-07-09T15:27:00Z">
            <w:r>
              <w:rPr>
                <w:noProof/>
                <w:webHidden/>
              </w:rPr>
              <w:fldChar w:fldCharType="end"/>
            </w:r>
            <w:r w:rsidRPr="009B257E">
              <w:rPr>
                <w:rStyle w:val="Hyperlink"/>
                <w:noProof/>
              </w:rPr>
              <w:fldChar w:fldCharType="end"/>
            </w:r>
          </w:ins>
        </w:p>
        <w:p w14:paraId="631CBD0D" w14:textId="74EC73D6" w:rsidR="00632AA8" w:rsidRDefault="00632AA8">
          <w:pPr>
            <w:pStyle w:val="TOC3"/>
            <w:tabs>
              <w:tab w:val="right" w:leader="dot" w:pos="9016"/>
            </w:tabs>
            <w:rPr>
              <w:ins w:id="322" w:author="Andrew Instone-Cowie" w:date="2025-07-09T16:27:00Z" w16du:dateUtc="2025-07-09T15:27:00Z"/>
              <w:noProof/>
              <w:kern w:val="2"/>
              <w:sz w:val="24"/>
              <w:szCs w:val="24"/>
              <w:lang w:val="en-GB" w:eastAsia="en-GB"/>
              <w14:ligatures w14:val="standardContextual"/>
            </w:rPr>
          </w:pPr>
          <w:ins w:id="32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Inter-Row Interval Requirements</w:t>
            </w:r>
            <w:r>
              <w:rPr>
                <w:noProof/>
                <w:webHidden/>
              </w:rPr>
              <w:tab/>
            </w:r>
            <w:r>
              <w:rPr>
                <w:noProof/>
                <w:webHidden/>
              </w:rPr>
              <w:fldChar w:fldCharType="begin"/>
            </w:r>
            <w:r>
              <w:rPr>
                <w:noProof/>
                <w:webHidden/>
              </w:rPr>
              <w:instrText xml:space="preserve"> PAGEREF _Toc202970915 \h </w:instrText>
            </w:r>
            <w:r>
              <w:rPr>
                <w:noProof/>
                <w:webHidden/>
              </w:rPr>
            </w:r>
            <w:r>
              <w:rPr>
                <w:noProof/>
                <w:webHidden/>
              </w:rPr>
              <w:fldChar w:fldCharType="separate"/>
            </w:r>
          </w:ins>
          <w:ins w:id="324" w:author="Andrew Instone-Cowie" w:date="2025-07-09T16:37:00Z" w16du:dateUtc="2025-07-09T15:37:00Z">
            <w:r w:rsidR="001B6112">
              <w:rPr>
                <w:noProof/>
                <w:webHidden/>
              </w:rPr>
              <w:t>59</w:t>
            </w:r>
          </w:ins>
          <w:ins w:id="325" w:author="Andrew Instone-Cowie" w:date="2025-07-09T16:27:00Z" w16du:dateUtc="2025-07-09T15:27:00Z">
            <w:r>
              <w:rPr>
                <w:noProof/>
                <w:webHidden/>
              </w:rPr>
              <w:fldChar w:fldCharType="end"/>
            </w:r>
            <w:r w:rsidRPr="009B257E">
              <w:rPr>
                <w:rStyle w:val="Hyperlink"/>
                <w:noProof/>
              </w:rPr>
              <w:fldChar w:fldCharType="end"/>
            </w:r>
          </w:ins>
        </w:p>
        <w:p w14:paraId="608D7DA7" w14:textId="52E93899" w:rsidR="00632AA8" w:rsidRDefault="00632AA8">
          <w:pPr>
            <w:pStyle w:val="TOC3"/>
            <w:tabs>
              <w:tab w:val="right" w:leader="dot" w:pos="9016"/>
            </w:tabs>
            <w:rPr>
              <w:ins w:id="326" w:author="Andrew Instone-Cowie" w:date="2025-07-09T16:27:00Z" w16du:dateUtc="2025-07-09T15:27:00Z"/>
              <w:noProof/>
              <w:kern w:val="2"/>
              <w:sz w:val="24"/>
              <w:szCs w:val="24"/>
              <w:lang w:val="en-GB" w:eastAsia="en-GB"/>
              <w14:ligatures w14:val="standardContextual"/>
            </w:rPr>
          </w:pPr>
          <w:ins w:id="32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Sensor Pulse Duration</w:t>
            </w:r>
            <w:r>
              <w:rPr>
                <w:noProof/>
                <w:webHidden/>
              </w:rPr>
              <w:tab/>
            </w:r>
            <w:r>
              <w:rPr>
                <w:noProof/>
                <w:webHidden/>
              </w:rPr>
              <w:fldChar w:fldCharType="begin"/>
            </w:r>
            <w:r>
              <w:rPr>
                <w:noProof/>
                <w:webHidden/>
              </w:rPr>
              <w:instrText xml:space="preserve"> PAGEREF _Toc202970916 \h </w:instrText>
            </w:r>
            <w:r>
              <w:rPr>
                <w:noProof/>
                <w:webHidden/>
              </w:rPr>
            </w:r>
            <w:r>
              <w:rPr>
                <w:noProof/>
                <w:webHidden/>
              </w:rPr>
              <w:fldChar w:fldCharType="separate"/>
            </w:r>
          </w:ins>
          <w:ins w:id="328" w:author="Andrew Instone-Cowie" w:date="2025-07-09T16:37:00Z" w16du:dateUtc="2025-07-09T15:37:00Z">
            <w:r w:rsidR="001B6112">
              <w:rPr>
                <w:noProof/>
                <w:webHidden/>
              </w:rPr>
              <w:t>59</w:t>
            </w:r>
          </w:ins>
          <w:ins w:id="329" w:author="Andrew Instone-Cowie" w:date="2025-07-09T16:27:00Z" w16du:dateUtc="2025-07-09T15:27:00Z">
            <w:r>
              <w:rPr>
                <w:noProof/>
                <w:webHidden/>
              </w:rPr>
              <w:fldChar w:fldCharType="end"/>
            </w:r>
            <w:r w:rsidRPr="009B257E">
              <w:rPr>
                <w:rStyle w:val="Hyperlink"/>
                <w:noProof/>
              </w:rPr>
              <w:fldChar w:fldCharType="end"/>
            </w:r>
          </w:ins>
        </w:p>
        <w:p w14:paraId="2F1A5905" w14:textId="5526EEE6" w:rsidR="00632AA8" w:rsidRDefault="00632AA8">
          <w:pPr>
            <w:pStyle w:val="TOC2"/>
            <w:tabs>
              <w:tab w:val="right" w:leader="dot" w:pos="9016"/>
            </w:tabs>
            <w:rPr>
              <w:ins w:id="330" w:author="Andrew Instone-Cowie" w:date="2025-07-09T16:27:00Z" w16du:dateUtc="2025-07-09T15:27:00Z"/>
              <w:rFonts w:eastAsiaTheme="minorEastAsia"/>
              <w:noProof/>
              <w:kern w:val="2"/>
              <w:sz w:val="24"/>
              <w:szCs w:val="24"/>
              <w:lang w:eastAsia="en-GB"/>
              <w14:ligatures w14:val="standardContextual"/>
            </w:rPr>
          </w:pPr>
          <w:ins w:id="33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Potential Problems</w:t>
            </w:r>
            <w:r>
              <w:rPr>
                <w:noProof/>
                <w:webHidden/>
              </w:rPr>
              <w:tab/>
            </w:r>
            <w:r>
              <w:rPr>
                <w:noProof/>
                <w:webHidden/>
              </w:rPr>
              <w:fldChar w:fldCharType="begin"/>
            </w:r>
            <w:r>
              <w:rPr>
                <w:noProof/>
                <w:webHidden/>
              </w:rPr>
              <w:instrText xml:space="preserve"> PAGEREF _Toc202970917 \h </w:instrText>
            </w:r>
            <w:r>
              <w:rPr>
                <w:noProof/>
                <w:webHidden/>
              </w:rPr>
            </w:r>
            <w:r>
              <w:rPr>
                <w:noProof/>
                <w:webHidden/>
              </w:rPr>
              <w:fldChar w:fldCharType="separate"/>
            </w:r>
          </w:ins>
          <w:ins w:id="332" w:author="Andrew Instone-Cowie" w:date="2025-07-09T16:37:00Z" w16du:dateUtc="2025-07-09T15:37:00Z">
            <w:r w:rsidR="001B6112">
              <w:rPr>
                <w:noProof/>
                <w:webHidden/>
              </w:rPr>
              <w:t>61</w:t>
            </w:r>
          </w:ins>
          <w:ins w:id="333" w:author="Andrew Instone-Cowie" w:date="2025-07-09T16:27:00Z" w16du:dateUtc="2025-07-09T15:27:00Z">
            <w:r>
              <w:rPr>
                <w:noProof/>
                <w:webHidden/>
              </w:rPr>
              <w:fldChar w:fldCharType="end"/>
            </w:r>
            <w:r w:rsidRPr="009B257E">
              <w:rPr>
                <w:rStyle w:val="Hyperlink"/>
                <w:noProof/>
              </w:rPr>
              <w:fldChar w:fldCharType="end"/>
            </w:r>
          </w:ins>
        </w:p>
        <w:p w14:paraId="20D5D721" w14:textId="2D48977A" w:rsidR="00632AA8" w:rsidRDefault="00632AA8">
          <w:pPr>
            <w:pStyle w:val="TOC3"/>
            <w:tabs>
              <w:tab w:val="right" w:leader="dot" w:pos="9016"/>
            </w:tabs>
            <w:rPr>
              <w:ins w:id="334" w:author="Andrew Instone-Cowie" w:date="2025-07-09T16:27:00Z" w16du:dateUtc="2025-07-09T15:27:00Z"/>
              <w:noProof/>
              <w:kern w:val="2"/>
              <w:sz w:val="24"/>
              <w:szCs w:val="24"/>
              <w:lang w:val="en-GB" w:eastAsia="en-GB"/>
              <w14:ligatures w14:val="standardContextual"/>
            </w:rPr>
          </w:pPr>
          <w:ins w:id="33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Missed Sensor Signals</w:t>
            </w:r>
            <w:r>
              <w:rPr>
                <w:noProof/>
                <w:webHidden/>
              </w:rPr>
              <w:tab/>
            </w:r>
            <w:r>
              <w:rPr>
                <w:noProof/>
                <w:webHidden/>
              </w:rPr>
              <w:fldChar w:fldCharType="begin"/>
            </w:r>
            <w:r>
              <w:rPr>
                <w:noProof/>
                <w:webHidden/>
              </w:rPr>
              <w:instrText xml:space="preserve"> PAGEREF _Toc202970918 \h </w:instrText>
            </w:r>
            <w:r>
              <w:rPr>
                <w:noProof/>
                <w:webHidden/>
              </w:rPr>
            </w:r>
            <w:r>
              <w:rPr>
                <w:noProof/>
                <w:webHidden/>
              </w:rPr>
              <w:fldChar w:fldCharType="separate"/>
            </w:r>
          </w:ins>
          <w:ins w:id="336" w:author="Andrew Instone-Cowie" w:date="2025-07-09T16:37:00Z" w16du:dateUtc="2025-07-09T15:37:00Z">
            <w:r w:rsidR="001B6112">
              <w:rPr>
                <w:noProof/>
                <w:webHidden/>
              </w:rPr>
              <w:t>61</w:t>
            </w:r>
          </w:ins>
          <w:ins w:id="337" w:author="Andrew Instone-Cowie" w:date="2025-07-09T16:27:00Z" w16du:dateUtc="2025-07-09T15:27:00Z">
            <w:r>
              <w:rPr>
                <w:noProof/>
                <w:webHidden/>
              </w:rPr>
              <w:fldChar w:fldCharType="end"/>
            </w:r>
            <w:r w:rsidRPr="009B257E">
              <w:rPr>
                <w:rStyle w:val="Hyperlink"/>
                <w:noProof/>
              </w:rPr>
              <w:fldChar w:fldCharType="end"/>
            </w:r>
          </w:ins>
        </w:p>
        <w:p w14:paraId="46AADD50" w14:textId="5FA924F1" w:rsidR="00632AA8" w:rsidRDefault="00632AA8">
          <w:pPr>
            <w:pStyle w:val="TOC3"/>
            <w:tabs>
              <w:tab w:val="right" w:leader="dot" w:pos="9016"/>
            </w:tabs>
            <w:rPr>
              <w:ins w:id="338" w:author="Andrew Instone-Cowie" w:date="2025-07-09T16:27:00Z" w16du:dateUtc="2025-07-09T15:27:00Z"/>
              <w:noProof/>
              <w:kern w:val="2"/>
              <w:sz w:val="24"/>
              <w:szCs w:val="24"/>
              <w:lang w:val="en-GB" w:eastAsia="en-GB"/>
              <w14:ligatures w14:val="standardContextual"/>
            </w:rPr>
          </w:pPr>
          <w:ins w:id="33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"_Toc202970919"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Duplicated Sensor Signals</w:t>
            </w:r>
            <w:r>
              <w:rPr>
                <w:noProof/>
                <w:webHidden/>
              </w:rPr>
              <w:tab/>
            </w:r>
            <w:r>
              <w:rPr>
                <w:noProof/>
                <w:webHidden/>
              </w:rPr>
              <w:fldChar w:fldCharType="begin"/>
            </w:r>
            <w:r>
              <w:rPr>
                <w:noProof/>
                <w:webHidden/>
              </w:rPr>
              <w:instrText xml:space="preserve"> PAGEREF _Toc202970919 \h </w:instrText>
            </w:r>
            <w:r>
              <w:rPr>
                <w:noProof/>
                <w:webHidden/>
              </w:rPr>
            </w:r>
            <w:r>
              <w:rPr>
                <w:noProof/>
                <w:webHidden/>
              </w:rPr>
              <w:fldChar w:fldCharType="separate"/>
            </w:r>
          </w:ins>
          <w:ins w:id="340" w:author="Andrew Instone-Cowie" w:date="2025-07-09T16:37:00Z" w16du:dateUtc="2025-07-09T15:37:00Z">
            <w:r w:rsidR="001B6112">
              <w:rPr>
                <w:noProof/>
                <w:webHidden/>
              </w:rPr>
              <w:t>61</w:t>
            </w:r>
          </w:ins>
          <w:ins w:id="341" w:author="Andrew Instone-Cowie" w:date="2025-07-09T16:27:00Z" w16du:dateUtc="2025-07-09T15:27:00Z">
            <w:r>
              <w:rPr>
                <w:noProof/>
                <w:webHidden/>
              </w:rPr>
              <w:fldChar w:fldCharType="end"/>
            </w:r>
            <w:r w:rsidRPr="009B257E">
              <w:rPr>
                <w:rStyle w:val="Hyperlink"/>
                <w:noProof/>
              </w:rPr>
              <w:fldChar w:fldCharType="end"/>
            </w:r>
          </w:ins>
        </w:p>
        <w:p w14:paraId="23F9151D" w14:textId="1821AACE" w:rsidR="00632AA8" w:rsidRDefault="00632AA8">
          <w:pPr>
            <w:pStyle w:val="TOC3"/>
            <w:tabs>
              <w:tab w:val="right" w:leader="dot" w:pos="9016"/>
            </w:tabs>
            <w:rPr>
              <w:ins w:id="342" w:author="Andrew Instone-Cowie" w:date="2025-07-09T16:27:00Z" w16du:dateUtc="2025-07-09T15:27:00Z"/>
              <w:noProof/>
              <w:kern w:val="2"/>
              <w:sz w:val="24"/>
              <w:szCs w:val="24"/>
              <w:lang w:val="en-GB" w:eastAsia="en-GB"/>
              <w14:ligatures w14:val="standardContextual"/>
            </w:rPr>
          </w:pPr>
          <w:ins w:id="34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Variable Odd-Struckness</w:t>
            </w:r>
            <w:r>
              <w:rPr>
                <w:noProof/>
                <w:webHidden/>
              </w:rPr>
              <w:tab/>
            </w:r>
            <w:r>
              <w:rPr>
                <w:noProof/>
                <w:webHidden/>
              </w:rPr>
              <w:fldChar w:fldCharType="begin"/>
            </w:r>
            <w:r>
              <w:rPr>
                <w:noProof/>
                <w:webHidden/>
              </w:rPr>
              <w:instrText xml:space="preserve"> PAGEREF _Toc202970920 \h </w:instrText>
            </w:r>
            <w:r>
              <w:rPr>
                <w:noProof/>
                <w:webHidden/>
              </w:rPr>
            </w:r>
            <w:r>
              <w:rPr>
                <w:noProof/>
                <w:webHidden/>
              </w:rPr>
              <w:fldChar w:fldCharType="separate"/>
            </w:r>
          </w:ins>
          <w:ins w:id="344" w:author="Andrew Instone-Cowie" w:date="2025-07-09T16:37:00Z" w16du:dateUtc="2025-07-09T15:37:00Z">
            <w:r w:rsidR="001B6112">
              <w:rPr>
                <w:noProof/>
                <w:webHidden/>
              </w:rPr>
              <w:t>62</w:t>
            </w:r>
          </w:ins>
          <w:ins w:id="345" w:author="Andrew Instone-Cowie" w:date="2025-07-09T16:27:00Z" w16du:dateUtc="2025-07-09T15:27:00Z">
            <w:r>
              <w:rPr>
                <w:noProof/>
                <w:webHidden/>
              </w:rPr>
              <w:fldChar w:fldCharType="end"/>
            </w:r>
            <w:r w:rsidRPr="009B257E">
              <w:rPr>
                <w:rStyle w:val="Hyperlink"/>
                <w:noProof/>
              </w:rPr>
              <w:fldChar w:fldCharType="end"/>
            </w:r>
          </w:ins>
        </w:p>
        <w:p w14:paraId="25ABC537" w14:textId="157AC7E0" w:rsidR="00632AA8" w:rsidRDefault="00632AA8">
          <w:pPr>
            <w:pStyle w:val="TOC3"/>
            <w:tabs>
              <w:tab w:val="right" w:leader="dot" w:pos="9016"/>
            </w:tabs>
            <w:rPr>
              <w:ins w:id="346" w:author="Andrew Instone-Cowie" w:date="2025-07-09T16:27:00Z" w16du:dateUtc="2025-07-09T15:27:00Z"/>
              <w:noProof/>
              <w:kern w:val="2"/>
              <w:sz w:val="24"/>
              <w:szCs w:val="24"/>
              <w:lang w:val="en-GB" w:eastAsia="en-GB"/>
              <w14:ligatures w14:val="standardContextual"/>
            </w:rPr>
          </w:pPr>
          <w:ins w:id="34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Latency</w:t>
            </w:r>
            <w:r>
              <w:rPr>
                <w:noProof/>
                <w:webHidden/>
              </w:rPr>
              <w:tab/>
            </w:r>
            <w:r>
              <w:rPr>
                <w:noProof/>
                <w:webHidden/>
              </w:rPr>
              <w:fldChar w:fldCharType="begin"/>
            </w:r>
            <w:r>
              <w:rPr>
                <w:noProof/>
                <w:webHidden/>
              </w:rPr>
              <w:instrText xml:space="preserve"> PAGEREF _Toc202970921 \h </w:instrText>
            </w:r>
            <w:r>
              <w:rPr>
                <w:noProof/>
                <w:webHidden/>
              </w:rPr>
            </w:r>
            <w:r>
              <w:rPr>
                <w:noProof/>
                <w:webHidden/>
              </w:rPr>
              <w:fldChar w:fldCharType="separate"/>
            </w:r>
          </w:ins>
          <w:ins w:id="348" w:author="Andrew Instone-Cowie" w:date="2025-07-09T16:37:00Z" w16du:dateUtc="2025-07-09T15:37:00Z">
            <w:r w:rsidR="001B6112">
              <w:rPr>
                <w:noProof/>
                <w:webHidden/>
              </w:rPr>
              <w:t>63</w:t>
            </w:r>
          </w:ins>
          <w:ins w:id="349" w:author="Andrew Instone-Cowie" w:date="2025-07-09T16:27:00Z" w16du:dateUtc="2025-07-09T15:27:00Z">
            <w:r>
              <w:rPr>
                <w:noProof/>
                <w:webHidden/>
              </w:rPr>
              <w:fldChar w:fldCharType="end"/>
            </w:r>
            <w:r w:rsidRPr="009B257E">
              <w:rPr>
                <w:rStyle w:val="Hyperlink"/>
                <w:noProof/>
              </w:rPr>
              <w:fldChar w:fldCharType="end"/>
            </w:r>
          </w:ins>
        </w:p>
        <w:p w14:paraId="49B993FD" w14:textId="5431B232" w:rsidR="00632AA8" w:rsidRDefault="00632AA8">
          <w:pPr>
            <w:pStyle w:val="TOC2"/>
            <w:tabs>
              <w:tab w:val="right" w:leader="dot" w:pos="9016"/>
            </w:tabs>
            <w:rPr>
              <w:ins w:id="350" w:author="Andrew Instone-Cowie" w:date="2025-07-09T16:27:00Z" w16du:dateUtc="2025-07-09T15:27:00Z"/>
              <w:rFonts w:eastAsiaTheme="minorEastAsia"/>
              <w:noProof/>
              <w:kern w:val="2"/>
              <w:sz w:val="24"/>
              <w:szCs w:val="24"/>
              <w:lang w:eastAsia="en-GB"/>
              <w14:ligatures w14:val="standardContextual"/>
            </w:rPr>
          </w:pPr>
          <w:ins w:id="35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Software Development &amp; Compatibility</w:t>
            </w:r>
            <w:r>
              <w:rPr>
                <w:noProof/>
                <w:webHidden/>
              </w:rPr>
              <w:tab/>
            </w:r>
            <w:r>
              <w:rPr>
                <w:noProof/>
                <w:webHidden/>
              </w:rPr>
              <w:fldChar w:fldCharType="begin"/>
            </w:r>
            <w:r>
              <w:rPr>
                <w:noProof/>
                <w:webHidden/>
              </w:rPr>
              <w:instrText xml:space="preserve"> PAGEREF _Toc202970922 \h </w:instrText>
            </w:r>
            <w:r>
              <w:rPr>
                <w:noProof/>
                <w:webHidden/>
              </w:rPr>
            </w:r>
            <w:r>
              <w:rPr>
                <w:noProof/>
                <w:webHidden/>
              </w:rPr>
              <w:fldChar w:fldCharType="separate"/>
            </w:r>
          </w:ins>
          <w:ins w:id="352" w:author="Andrew Instone-Cowie" w:date="2025-07-09T16:37:00Z" w16du:dateUtc="2025-07-09T15:37:00Z">
            <w:r w:rsidR="001B6112">
              <w:rPr>
                <w:noProof/>
                <w:webHidden/>
              </w:rPr>
              <w:t>66</w:t>
            </w:r>
          </w:ins>
          <w:ins w:id="353" w:author="Andrew Instone-Cowie" w:date="2025-07-09T16:27:00Z" w16du:dateUtc="2025-07-09T15:27:00Z">
            <w:r>
              <w:rPr>
                <w:noProof/>
                <w:webHidden/>
              </w:rPr>
              <w:fldChar w:fldCharType="end"/>
            </w:r>
            <w:r w:rsidRPr="009B257E">
              <w:rPr>
                <w:rStyle w:val="Hyperlink"/>
                <w:noProof/>
              </w:rPr>
              <w:fldChar w:fldCharType="end"/>
            </w:r>
          </w:ins>
        </w:p>
        <w:p w14:paraId="6F6F35E9" w14:textId="0F7CB736" w:rsidR="00632AA8" w:rsidRDefault="00632AA8">
          <w:pPr>
            <w:pStyle w:val="TOC3"/>
            <w:tabs>
              <w:tab w:val="right" w:leader="dot" w:pos="9016"/>
            </w:tabs>
            <w:rPr>
              <w:ins w:id="354" w:author="Andrew Instone-Cowie" w:date="2025-07-09T16:27:00Z" w16du:dateUtc="2025-07-09T15:27:00Z"/>
              <w:noProof/>
              <w:kern w:val="2"/>
              <w:sz w:val="24"/>
              <w:szCs w:val="24"/>
              <w:lang w:val="en-GB" w:eastAsia="en-GB"/>
              <w14:ligatures w14:val="standardContextual"/>
            </w:rPr>
          </w:pPr>
          <w:ins w:id="35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Development Environment</w:t>
            </w:r>
            <w:r>
              <w:rPr>
                <w:noProof/>
                <w:webHidden/>
              </w:rPr>
              <w:tab/>
            </w:r>
            <w:r>
              <w:rPr>
                <w:noProof/>
                <w:webHidden/>
              </w:rPr>
              <w:fldChar w:fldCharType="begin"/>
            </w:r>
            <w:r>
              <w:rPr>
                <w:noProof/>
                <w:webHidden/>
              </w:rPr>
              <w:instrText xml:space="preserve"> PAGEREF _Toc202970923 \h </w:instrText>
            </w:r>
            <w:r>
              <w:rPr>
                <w:noProof/>
                <w:webHidden/>
              </w:rPr>
            </w:r>
            <w:r>
              <w:rPr>
                <w:noProof/>
                <w:webHidden/>
              </w:rPr>
              <w:fldChar w:fldCharType="separate"/>
            </w:r>
          </w:ins>
          <w:ins w:id="356" w:author="Andrew Instone-Cowie" w:date="2025-07-09T16:37:00Z" w16du:dateUtc="2025-07-09T15:37:00Z">
            <w:r w:rsidR="001B6112">
              <w:rPr>
                <w:noProof/>
                <w:webHidden/>
              </w:rPr>
              <w:t>66</w:t>
            </w:r>
          </w:ins>
          <w:ins w:id="357" w:author="Andrew Instone-Cowie" w:date="2025-07-09T16:27:00Z" w16du:dateUtc="2025-07-09T15:27:00Z">
            <w:r>
              <w:rPr>
                <w:noProof/>
                <w:webHidden/>
              </w:rPr>
              <w:fldChar w:fldCharType="end"/>
            </w:r>
            <w:r w:rsidRPr="009B257E">
              <w:rPr>
                <w:rStyle w:val="Hyperlink"/>
                <w:noProof/>
              </w:rPr>
              <w:fldChar w:fldCharType="end"/>
            </w:r>
          </w:ins>
        </w:p>
        <w:p w14:paraId="18742628" w14:textId="4E6A8582" w:rsidR="00632AA8" w:rsidRDefault="00632AA8">
          <w:pPr>
            <w:pStyle w:val="TOC3"/>
            <w:tabs>
              <w:tab w:val="right" w:leader="dot" w:pos="9016"/>
            </w:tabs>
            <w:rPr>
              <w:ins w:id="358" w:author="Andrew Instone-Cowie" w:date="2025-07-09T16:27:00Z" w16du:dateUtc="2025-07-09T15:27:00Z"/>
              <w:noProof/>
              <w:kern w:val="2"/>
              <w:sz w:val="24"/>
              <w:szCs w:val="24"/>
              <w:lang w:val="en-GB" w:eastAsia="en-GB"/>
              <w14:ligatures w14:val="standardContextual"/>
            </w:rPr>
          </w:pPr>
          <w:ins w:id="35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Source Code Availability</w:t>
            </w:r>
            <w:r>
              <w:rPr>
                <w:noProof/>
                <w:webHidden/>
              </w:rPr>
              <w:tab/>
            </w:r>
            <w:r>
              <w:rPr>
                <w:noProof/>
                <w:webHidden/>
              </w:rPr>
              <w:fldChar w:fldCharType="begin"/>
            </w:r>
            <w:r>
              <w:rPr>
                <w:noProof/>
                <w:webHidden/>
              </w:rPr>
              <w:instrText xml:space="preserve"> PAGEREF _Toc202970924 \h </w:instrText>
            </w:r>
            <w:r>
              <w:rPr>
                <w:noProof/>
                <w:webHidden/>
              </w:rPr>
            </w:r>
            <w:r>
              <w:rPr>
                <w:noProof/>
                <w:webHidden/>
              </w:rPr>
              <w:fldChar w:fldCharType="separate"/>
            </w:r>
          </w:ins>
          <w:ins w:id="360" w:author="Andrew Instone-Cowie" w:date="2025-07-09T16:37:00Z" w16du:dateUtc="2025-07-09T15:37:00Z">
            <w:r w:rsidR="001B6112">
              <w:rPr>
                <w:noProof/>
                <w:webHidden/>
              </w:rPr>
              <w:t>66</w:t>
            </w:r>
          </w:ins>
          <w:ins w:id="361" w:author="Andrew Instone-Cowie" w:date="2025-07-09T16:27:00Z" w16du:dateUtc="2025-07-09T15:27:00Z">
            <w:r>
              <w:rPr>
                <w:noProof/>
                <w:webHidden/>
              </w:rPr>
              <w:fldChar w:fldCharType="end"/>
            </w:r>
            <w:r w:rsidRPr="009B257E">
              <w:rPr>
                <w:rStyle w:val="Hyperlink"/>
                <w:noProof/>
              </w:rPr>
              <w:fldChar w:fldCharType="end"/>
            </w:r>
          </w:ins>
        </w:p>
        <w:p w14:paraId="3AE87F68" w14:textId="350017AC" w:rsidR="00632AA8" w:rsidRDefault="00632AA8">
          <w:pPr>
            <w:pStyle w:val="TOC3"/>
            <w:tabs>
              <w:tab w:val="right" w:leader="dot" w:pos="9016"/>
            </w:tabs>
            <w:rPr>
              <w:ins w:id="362" w:author="Andrew Instone-Cowie" w:date="2025-07-09T16:27:00Z" w16du:dateUtc="2025-07-09T15:27:00Z"/>
              <w:noProof/>
              <w:kern w:val="2"/>
              <w:sz w:val="24"/>
              <w:szCs w:val="24"/>
              <w:lang w:val="en-GB" w:eastAsia="en-GB"/>
              <w14:ligatures w14:val="standardContextual"/>
            </w:rPr>
          </w:pPr>
          <w:ins w:id="36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Simulator Software Compatibility</w:t>
            </w:r>
            <w:r>
              <w:rPr>
                <w:noProof/>
                <w:webHidden/>
              </w:rPr>
              <w:tab/>
            </w:r>
            <w:r>
              <w:rPr>
                <w:noProof/>
                <w:webHidden/>
              </w:rPr>
              <w:fldChar w:fldCharType="begin"/>
            </w:r>
            <w:r>
              <w:rPr>
                <w:noProof/>
                <w:webHidden/>
              </w:rPr>
              <w:instrText xml:space="preserve"> PAGEREF _Toc202970925 \h </w:instrText>
            </w:r>
            <w:r>
              <w:rPr>
                <w:noProof/>
                <w:webHidden/>
              </w:rPr>
            </w:r>
            <w:r>
              <w:rPr>
                <w:noProof/>
                <w:webHidden/>
              </w:rPr>
              <w:fldChar w:fldCharType="separate"/>
            </w:r>
          </w:ins>
          <w:ins w:id="364" w:author="Andrew Instone-Cowie" w:date="2025-07-09T16:37:00Z" w16du:dateUtc="2025-07-09T15:37:00Z">
            <w:r w:rsidR="001B6112">
              <w:rPr>
                <w:noProof/>
                <w:webHidden/>
              </w:rPr>
              <w:t>66</w:t>
            </w:r>
          </w:ins>
          <w:ins w:id="365" w:author="Andrew Instone-Cowie" w:date="2025-07-09T16:27:00Z" w16du:dateUtc="2025-07-09T15:27:00Z">
            <w:r>
              <w:rPr>
                <w:noProof/>
                <w:webHidden/>
              </w:rPr>
              <w:fldChar w:fldCharType="end"/>
            </w:r>
            <w:r w:rsidRPr="009B257E">
              <w:rPr>
                <w:rStyle w:val="Hyperlink"/>
                <w:noProof/>
              </w:rPr>
              <w:fldChar w:fldCharType="end"/>
            </w:r>
          </w:ins>
        </w:p>
        <w:p w14:paraId="046C9F70" w14:textId="0C41A191" w:rsidR="00632AA8" w:rsidRDefault="00632AA8" w:rsidP="00632AA8">
          <w:pPr>
            <w:pStyle w:val="TOC1"/>
            <w:rPr>
              <w:ins w:id="366" w:author="Andrew Instone-Cowie" w:date="2025-07-09T16:27:00Z" w16du:dateUtc="2025-07-09T15:27:00Z"/>
              <w:rFonts w:eastAsiaTheme="minorEastAsia"/>
              <w:noProof/>
              <w:kern w:val="2"/>
              <w:sz w:val="24"/>
              <w:szCs w:val="24"/>
              <w:lang w:eastAsia="en-GB"/>
              <w14:ligatures w14:val="standardContextual"/>
            </w:rPr>
            <w:pPrChange w:id="367" w:author="Andrew Instone-Cowie" w:date="2025-07-09T16:35:00Z" w16du:dateUtc="2025-07-09T15:35:00Z">
              <w:pPr>
                <w:pStyle w:val="TOC1"/>
                <w:tabs>
                  <w:tab w:val="right" w:leader="dot" w:pos="9016"/>
                </w:tabs>
              </w:pPr>
            </w:pPrChange>
          </w:pPr>
          <w:ins w:id="36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USB-to-Serial Adapters</w:t>
            </w:r>
            <w:r>
              <w:rPr>
                <w:noProof/>
                <w:webHidden/>
              </w:rPr>
              <w:tab/>
            </w:r>
            <w:r>
              <w:rPr>
                <w:noProof/>
                <w:webHidden/>
              </w:rPr>
              <w:fldChar w:fldCharType="begin"/>
            </w:r>
            <w:r>
              <w:rPr>
                <w:noProof/>
                <w:webHidden/>
              </w:rPr>
              <w:instrText xml:space="preserve"> PAGEREF _Toc202970926 \h </w:instrText>
            </w:r>
            <w:r>
              <w:rPr>
                <w:noProof/>
                <w:webHidden/>
              </w:rPr>
            </w:r>
            <w:r>
              <w:rPr>
                <w:noProof/>
                <w:webHidden/>
              </w:rPr>
              <w:fldChar w:fldCharType="separate"/>
            </w:r>
          </w:ins>
          <w:ins w:id="369" w:author="Andrew Instone-Cowie" w:date="2025-07-09T16:37:00Z" w16du:dateUtc="2025-07-09T15:37:00Z">
            <w:r w:rsidR="001B6112">
              <w:rPr>
                <w:noProof/>
                <w:webHidden/>
              </w:rPr>
              <w:t>67</w:t>
            </w:r>
          </w:ins>
          <w:ins w:id="370" w:author="Andrew Instone-Cowie" w:date="2025-07-09T16:27:00Z" w16du:dateUtc="2025-07-09T15:27:00Z">
            <w:r>
              <w:rPr>
                <w:noProof/>
                <w:webHidden/>
              </w:rPr>
              <w:fldChar w:fldCharType="end"/>
            </w:r>
            <w:r w:rsidRPr="009B257E">
              <w:rPr>
                <w:rStyle w:val="Hyperlink"/>
                <w:noProof/>
              </w:rPr>
              <w:fldChar w:fldCharType="end"/>
            </w:r>
          </w:ins>
        </w:p>
        <w:p w14:paraId="562D3951" w14:textId="4718F426" w:rsidR="00632AA8" w:rsidRDefault="00632AA8">
          <w:pPr>
            <w:pStyle w:val="TOC3"/>
            <w:tabs>
              <w:tab w:val="right" w:leader="dot" w:pos="9016"/>
            </w:tabs>
            <w:rPr>
              <w:ins w:id="371" w:author="Andrew Instone-Cowie" w:date="2025-07-09T16:27:00Z" w16du:dateUtc="2025-07-09T15:27:00Z"/>
              <w:noProof/>
              <w:kern w:val="2"/>
              <w:sz w:val="24"/>
              <w:szCs w:val="24"/>
              <w:lang w:val="en-GB" w:eastAsia="en-GB"/>
              <w14:ligatures w14:val="standardContextual"/>
            </w:rPr>
          </w:pPr>
          <w:ins w:id="37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Driver Installation</w:t>
            </w:r>
            <w:r>
              <w:rPr>
                <w:noProof/>
                <w:webHidden/>
              </w:rPr>
              <w:tab/>
            </w:r>
            <w:r>
              <w:rPr>
                <w:noProof/>
                <w:webHidden/>
              </w:rPr>
              <w:fldChar w:fldCharType="begin"/>
            </w:r>
            <w:r>
              <w:rPr>
                <w:noProof/>
                <w:webHidden/>
              </w:rPr>
              <w:instrText xml:space="preserve"> PAGEREF _Toc202970927 \h </w:instrText>
            </w:r>
            <w:r>
              <w:rPr>
                <w:noProof/>
                <w:webHidden/>
              </w:rPr>
            </w:r>
            <w:r>
              <w:rPr>
                <w:noProof/>
                <w:webHidden/>
              </w:rPr>
              <w:fldChar w:fldCharType="separate"/>
            </w:r>
          </w:ins>
          <w:ins w:id="373" w:author="Andrew Instone-Cowie" w:date="2025-07-09T16:37:00Z" w16du:dateUtc="2025-07-09T15:37:00Z">
            <w:r w:rsidR="001B6112">
              <w:rPr>
                <w:noProof/>
                <w:webHidden/>
              </w:rPr>
              <w:t>68</w:t>
            </w:r>
          </w:ins>
          <w:ins w:id="374" w:author="Andrew Instone-Cowie" w:date="2025-07-09T16:27:00Z" w16du:dateUtc="2025-07-09T15:27:00Z">
            <w:r>
              <w:rPr>
                <w:noProof/>
                <w:webHidden/>
              </w:rPr>
              <w:fldChar w:fldCharType="end"/>
            </w:r>
            <w:r w:rsidRPr="009B257E">
              <w:rPr>
                <w:rStyle w:val="Hyperlink"/>
                <w:noProof/>
              </w:rPr>
              <w:fldChar w:fldCharType="end"/>
            </w:r>
          </w:ins>
        </w:p>
        <w:p w14:paraId="1FFCCA05" w14:textId="7B1A6BCD" w:rsidR="00632AA8" w:rsidRDefault="00632AA8">
          <w:pPr>
            <w:pStyle w:val="TOC3"/>
            <w:tabs>
              <w:tab w:val="right" w:leader="dot" w:pos="9016"/>
            </w:tabs>
            <w:rPr>
              <w:ins w:id="375" w:author="Andrew Instone-Cowie" w:date="2025-07-09T16:27:00Z" w16du:dateUtc="2025-07-09T15:27:00Z"/>
              <w:noProof/>
              <w:kern w:val="2"/>
              <w:sz w:val="24"/>
              <w:szCs w:val="24"/>
              <w:lang w:val="en-GB" w:eastAsia="en-GB"/>
              <w14:ligatures w14:val="standardContextual"/>
            </w:rPr>
          </w:pPr>
          <w:ins w:id="37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Driver Verification</w:t>
            </w:r>
            <w:r>
              <w:rPr>
                <w:noProof/>
                <w:webHidden/>
              </w:rPr>
              <w:tab/>
            </w:r>
            <w:r>
              <w:rPr>
                <w:noProof/>
                <w:webHidden/>
              </w:rPr>
              <w:fldChar w:fldCharType="begin"/>
            </w:r>
            <w:r>
              <w:rPr>
                <w:noProof/>
                <w:webHidden/>
              </w:rPr>
              <w:instrText xml:space="preserve"> PAGEREF _Toc202970928 \h </w:instrText>
            </w:r>
            <w:r>
              <w:rPr>
                <w:noProof/>
                <w:webHidden/>
              </w:rPr>
            </w:r>
            <w:r>
              <w:rPr>
                <w:noProof/>
                <w:webHidden/>
              </w:rPr>
              <w:fldChar w:fldCharType="separate"/>
            </w:r>
          </w:ins>
          <w:ins w:id="377" w:author="Andrew Instone-Cowie" w:date="2025-07-09T16:37:00Z" w16du:dateUtc="2025-07-09T15:37:00Z">
            <w:r w:rsidR="001B6112">
              <w:rPr>
                <w:noProof/>
                <w:webHidden/>
              </w:rPr>
              <w:t>70</w:t>
            </w:r>
          </w:ins>
          <w:ins w:id="378" w:author="Andrew Instone-Cowie" w:date="2025-07-09T16:27:00Z" w16du:dateUtc="2025-07-09T15:27:00Z">
            <w:r>
              <w:rPr>
                <w:noProof/>
                <w:webHidden/>
              </w:rPr>
              <w:fldChar w:fldCharType="end"/>
            </w:r>
            <w:r w:rsidRPr="009B257E">
              <w:rPr>
                <w:rStyle w:val="Hyperlink"/>
                <w:noProof/>
              </w:rPr>
              <w:fldChar w:fldCharType="end"/>
            </w:r>
          </w:ins>
        </w:p>
        <w:p w14:paraId="3FDEE361" w14:textId="74C51D36" w:rsidR="00632AA8" w:rsidRDefault="00632AA8">
          <w:pPr>
            <w:pStyle w:val="TOC3"/>
            <w:tabs>
              <w:tab w:val="right" w:leader="dot" w:pos="9016"/>
            </w:tabs>
            <w:rPr>
              <w:ins w:id="379" w:author="Andrew Instone-Cowie" w:date="2025-07-09T16:27:00Z" w16du:dateUtc="2025-07-09T15:27:00Z"/>
              <w:noProof/>
              <w:kern w:val="2"/>
              <w:sz w:val="24"/>
              <w:szCs w:val="24"/>
              <w:lang w:val="en-GB" w:eastAsia="en-GB"/>
              <w14:ligatures w14:val="standardContextual"/>
            </w:rPr>
          </w:pPr>
          <w:ins w:id="38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"_Toc202970929"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COM Port Reconfiguration</w:t>
            </w:r>
            <w:r>
              <w:rPr>
                <w:noProof/>
                <w:webHidden/>
              </w:rPr>
              <w:tab/>
            </w:r>
            <w:r>
              <w:rPr>
                <w:noProof/>
                <w:webHidden/>
              </w:rPr>
              <w:fldChar w:fldCharType="begin"/>
            </w:r>
            <w:r>
              <w:rPr>
                <w:noProof/>
                <w:webHidden/>
              </w:rPr>
              <w:instrText xml:space="preserve"> PAGEREF _Toc202970929 \h </w:instrText>
            </w:r>
            <w:r>
              <w:rPr>
                <w:noProof/>
                <w:webHidden/>
              </w:rPr>
            </w:r>
            <w:r>
              <w:rPr>
                <w:noProof/>
                <w:webHidden/>
              </w:rPr>
              <w:fldChar w:fldCharType="separate"/>
            </w:r>
          </w:ins>
          <w:ins w:id="381" w:author="Andrew Instone-Cowie" w:date="2025-07-09T16:37:00Z" w16du:dateUtc="2025-07-09T15:37:00Z">
            <w:r w:rsidR="001B6112">
              <w:rPr>
                <w:noProof/>
                <w:webHidden/>
              </w:rPr>
              <w:t>73</w:t>
            </w:r>
          </w:ins>
          <w:ins w:id="382" w:author="Andrew Instone-Cowie" w:date="2025-07-09T16:27:00Z" w16du:dateUtc="2025-07-09T15:27:00Z">
            <w:r>
              <w:rPr>
                <w:noProof/>
                <w:webHidden/>
              </w:rPr>
              <w:fldChar w:fldCharType="end"/>
            </w:r>
            <w:r w:rsidRPr="009B257E">
              <w:rPr>
                <w:rStyle w:val="Hyperlink"/>
                <w:noProof/>
              </w:rPr>
              <w:fldChar w:fldCharType="end"/>
            </w:r>
          </w:ins>
        </w:p>
        <w:p w14:paraId="64C5D79A" w14:textId="6C71FE57" w:rsidR="00632AA8" w:rsidRDefault="00632AA8" w:rsidP="00632AA8">
          <w:pPr>
            <w:pStyle w:val="TOC1"/>
            <w:rPr>
              <w:ins w:id="383" w:author="Andrew Instone-Cowie" w:date="2025-07-09T16:27:00Z" w16du:dateUtc="2025-07-09T15:27:00Z"/>
              <w:rFonts w:eastAsiaTheme="minorEastAsia"/>
              <w:noProof/>
              <w:kern w:val="2"/>
              <w:sz w:val="24"/>
              <w:szCs w:val="24"/>
              <w:lang w:eastAsia="en-GB"/>
              <w14:ligatures w14:val="standardContextual"/>
            </w:rPr>
            <w:pPrChange w:id="384" w:author="Andrew Instone-Cowie" w:date="2025-07-09T16:35:00Z" w16du:dateUtc="2025-07-09T15:35:00Z">
              <w:pPr>
                <w:pStyle w:val="TOC1"/>
                <w:tabs>
                  <w:tab w:val="right" w:leader="dot" w:pos="9016"/>
                </w:tabs>
              </w:pPr>
            </w:pPrChange>
          </w:pPr>
          <w:ins w:id="38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Interconnecting Type 1 &amp; Type 2 Simulators</w:t>
            </w:r>
            <w:r>
              <w:rPr>
                <w:noProof/>
                <w:webHidden/>
              </w:rPr>
              <w:tab/>
            </w:r>
            <w:r>
              <w:rPr>
                <w:noProof/>
                <w:webHidden/>
              </w:rPr>
              <w:fldChar w:fldCharType="begin"/>
            </w:r>
            <w:r>
              <w:rPr>
                <w:noProof/>
                <w:webHidden/>
              </w:rPr>
              <w:instrText xml:space="preserve"> PAGEREF _Toc202970930 \h </w:instrText>
            </w:r>
            <w:r>
              <w:rPr>
                <w:noProof/>
                <w:webHidden/>
              </w:rPr>
            </w:r>
            <w:r>
              <w:rPr>
                <w:noProof/>
                <w:webHidden/>
              </w:rPr>
              <w:fldChar w:fldCharType="separate"/>
            </w:r>
          </w:ins>
          <w:ins w:id="386" w:author="Andrew Instone-Cowie" w:date="2025-07-09T16:37:00Z" w16du:dateUtc="2025-07-09T15:37:00Z">
            <w:r w:rsidR="001B6112">
              <w:rPr>
                <w:noProof/>
                <w:webHidden/>
              </w:rPr>
              <w:t>77</w:t>
            </w:r>
          </w:ins>
          <w:ins w:id="387" w:author="Andrew Instone-Cowie" w:date="2025-07-09T16:27:00Z" w16du:dateUtc="2025-07-09T15:27:00Z">
            <w:r>
              <w:rPr>
                <w:noProof/>
                <w:webHidden/>
              </w:rPr>
              <w:fldChar w:fldCharType="end"/>
            </w:r>
            <w:r w:rsidRPr="009B257E">
              <w:rPr>
                <w:rStyle w:val="Hyperlink"/>
                <w:noProof/>
              </w:rPr>
              <w:fldChar w:fldCharType="end"/>
            </w:r>
          </w:ins>
        </w:p>
        <w:p w14:paraId="14ED2735" w14:textId="1E8DC616" w:rsidR="00632AA8" w:rsidRDefault="00632AA8">
          <w:pPr>
            <w:pStyle w:val="TOC2"/>
            <w:tabs>
              <w:tab w:val="right" w:leader="dot" w:pos="9016"/>
            </w:tabs>
            <w:rPr>
              <w:ins w:id="388" w:author="Andrew Instone-Cowie" w:date="2025-07-09T16:27:00Z" w16du:dateUtc="2025-07-09T15:27:00Z"/>
              <w:rFonts w:eastAsiaTheme="minorEastAsia"/>
              <w:noProof/>
              <w:kern w:val="2"/>
              <w:sz w:val="24"/>
              <w:szCs w:val="24"/>
              <w:lang w:eastAsia="en-GB"/>
              <w14:ligatures w14:val="standardContextual"/>
            </w:rPr>
          </w:pPr>
          <w:ins w:id="38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Compatibility</w:t>
            </w:r>
            <w:r>
              <w:rPr>
                <w:noProof/>
                <w:webHidden/>
              </w:rPr>
              <w:tab/>
            </w:r>
            <w:r>
              <w:rPr>
                <w:noProof/>
                <w:webHidden/>
              </w:rPr>
              <w:fldChar w:fldCharType="begin"/>
            </w:r>
            <w:r>
              <w:rPr>
                <w:noProof/>
                <w:webHidden/>
              </w:rPr>
              <w:instrText xml:space="preserve"> PAGEREF _Toc202970931 \h </w:instrText>
            </w:r>
            <w:r>
              <w:rPr>
                <w:noProof/>
                <w:webHidden/>
              </w:rPr>
            </w:r>
            <w:r>
              <w:rPr>
                <w:noProof/>
                <w:webHidden/>
              </w:rPr>
              <w:fldChar w:fldCharType="separate"/>
            </w:r>
          </w:ins>
          <w:ins w:id="390" w:author="Andrew Instone-Cowie" w:date="2025-07-09T16:37:00Z" w16du:dateUtc="2025-07-09T15:37:00Z">
            <w:r w:rsidR="001B6112">
              <w:rPr>
                <w:noProof/>
                <w:webHidden/>
              </w:rPr>
              <w:t>77</w:t>
            </w:r>
          </w:ins>
          <w:ins w:id="391" w:author="Andrew Instone-Cowie" w:date="2025-07-09T16:27:00Z" w16du:dateUtc="2025-07-09T15:27:00Z">
            <w:r>
              <w:rPr>
                <w:noProof/>
                <w:webHidden/>
              </w:rPr>
              <w:fldChar w:fldCharType="end"/>
            </w:r>
            <w:r w:rsidRPr="009B257E">
              <w:rPr>
                <w:rStyle w:val="Hyperlink"/>
                <w:noProof/>
              </w:rPr>
              <w:fldChar w:fldCharType="end"/>
            </w:r>
          </w:ins>
        </w:p>
        <w:p w14:paraId="6905E42F" w14:textId="36183A4C" w:rsidR="00632AA8" w:rsidRDefault="00632AA8">
          <w:pPr>
            <w:pStyle w:val="TOC2"/>
            <w:tabs>
              <w:tab w:val="right" w:leader="dot" w:pos="9016"/>
            </w:tabs>
            <w:rPr>
              <w:ins w:id="392" w:author="Andrew Instone-Cowie" w:date="2025-07-09T16:27:00Z" w16du:dateUtc="2025-07-09T15:27:00Z"/>
              <w:rFonts w:eastAsiaTheme="minorEastAsia"/>
              <w:noProof/>
              <w:kern w:val="2"/>
              <w:sz w:val="24"/>
              <w:szCs w:val="24"/>
              <w:lang w:eastAsia="en-GB"/>
              <w14:ligatures w14:val="standardContextual"/>
            </w:rPr>
          </w:pPr>
          <w:ins w:id="39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Type 1 – Type 2 Interface Adapter</w:t>
            </w:r>
            <w:r>
              <w:rPr>
                <w:noProof/>
                <w:webHidden/>
              </w:rPr>
              <w:tab/>
            </w:r>
            <w:r>
              <w:rPr>
                <w:noProof/>
                <w:webHidden/>
              </w:rPr>
              <w:fldChar w:fldCharType="begin"/>
            </w:r>
            <w:r>
              <w:rPr>
                <w:noProof/>
                <w:webHidden/>
              </w:rPr>
              <w:instrText xml:space="preserve"> PAGEREF _Toc202970932 \h </w:instrText>
            </w:r>
            <w:r>
              <w:rPr>
                <w:noProof/>
                <w:webHidden/>
              </w:rPr>
            </w:r>
            <w:r>
              <w:rPr>
                <w:noProof/>
                <w:webHidden/>
              </w:rPr>
              <w:fldChar w:fldCharType="separate"/>
            </w:r>
          </w:ins>
          <w:ins w:id="394" w:author="Andrew Instone-Cowie" w:date="2025-07-09T16:37:00Z" w16du:dateUtc="2025-07-09T15:37:00Z">
            <w:r w:rsidR="001B6112">
              <w:rPr>
                <w:noProof/>
                <w:webHidden/>
              </w:rPr>
              <w:t>77</w:t>
            </w:r>
          </w:ins>
          <w:ins w:id="395" w:author="Andrew Instone-Cowie" w:date="2025-07-09T16:27:00Z" w16du:dateUtc="2025-07-09T15:27:00Z">
            <w:r>
              <w:rPr>
                <w:noProof/>
                <w:webHidden/>
              </w:rPr>
              <w:fldChar w:fldCharType="end"/>
            </w:r>
            <w:r w:rsidRPr="009B257E">
              <w:rPr>
                <w:rStyle w:val="Hyperlink"/>
                <w:noProof/>
              </w:rPr>
              <w:fldChar w:fldCharType="end"/>
            </w:r>
          </w:ins>
        </w:p>
        <w:p w14:paraId="220FC74D" w14:textId="2ABE23E3" w:rsidR="00632AA8" w:rsidRDefault="00632AA8">
          <w:pPr>
            <w:pStyle w:val="TOC2"/>
            <w:tabs>
              <w:tab w:val="right" w:leader="dot" w:pos="9016"/>
            </w:tabs>
            <w:rPr>
              <w:ins w:id="396" w:author="Andrew Instone-Cowie" w:date="2025-07-09T16:27:00Z" w16du:dateUtc="2025-07-09T15:27:00Z"/>
              <w:rFonts w:eastAsiaTheme="minorEastAsia"/>
              <w:noProof/>
              <w:kern w:val="2"/>
              <w:sz w:val="24"/>
              <w:szCs w:val="24"/>
              <w:lang w:eastAsia="en-GB"/>
              <w14:ligatures w14:val="standardContextual"/>
            </w:rPr>
          </w:pPr>
          <w:ins w:id="39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Schematic</w:t>
            </w:r>
            <w:r>
              <w:rPr>
                <w:noProof/>
                <w:webHidden/>
              </w:rPr>
              <w:tab/>
            </w:r>
            <w:r>
              <w:rPr>
                <w:noProof/>
                <w:webHidden/>
              </w:rPr>
              <w:fldChar w:fldCharType="begin"/>
            </w:r>
            <w:r>
              <w:rPr>
                <w:noProof/>
                <w:webHidden/>
              </w:rPr>
              <w:instrText xml:space="preserve"> PAGEREF _Toc202970933 \h </w:instrText>
            </w:r>
            <w:r>
              <w:rPr>
                <w:noProof/>
                <w:webHidden/>
              </w:rPr>
            </w:r>
            <w:r>
              <w:rPr>
                <w:noProof/>
                <w:webHidden/>
              </w:rPr>
              <w:fldChar w:fldCharType="separate"/>
            </w:r>
          </w:ins>
          <w:ins w:id="398" w:author="Andrew Instone-Cowie" w:date="2025-07-09T16:37:00Z" w16du:dateUtc="2025-07-09T15:37:00Z">
            <w:r w:rsidR="001B6112">
              <w:rPr>
                <w:noProof/>
                <w:webHidden/>
              </w:rPr>
              <w:t>79</w:t>
            </w:r>
          </w:ins>
          <w:ins w:id="399" w:author="Andrew Instone-Cowie" w:date="2025-07-09T16:27:00Z" w16du:dateUtc="2025-07-09T15:27:00Z">
            <w:r>
              <w:rPr>
                <w:noProof/>
                <w:webHidden/>
              </w:rPr>
              <w:fldChar w:fldCharType="end"/>
            </w:r>
            <w:r w:rsidRPr="009B257E">
              <w:rPr>
                <w:rStyle w:val="Hyperlink"/>
                <w:noProof/>
              </w:rPr>
              <w:fldChar w:fldCharType="end"/>
            </w:r>
          </w:ins>
        </w:p>
        <w:p w14:paraId="525DA1D9" w14:textId="78E0C949" w:rsidR="00632AA8" w:rsidRDefault="00632AA8">
          <w:pPr>
            <w:pStyle w:val="TOC2"/>
            <w:tabs>
              <w:tab w:val="right" w:leader="dot" w:pos="9016"/>
            </w:tabs>
            <w:rPr>
              <w:ins w:id="400" w:author="Andrew Instone-Cowie" w:date="2025-07-09T16:27:00Z" w16du:dateUtc="2025-07-09T15:27:00Z"/>
              <w:rFonts w:eastAsiaTheme="minorEastAsia"/>
              <w:noProof/>
              <w:kern w:val="2"/>
              <w:sz w:val="24"/>
              <w:szCs w:val="24"/>
              <w:lang w:eastAsia="en-GB"/>
              <w14:ligatures w14:val="standardContextual"/>
            </w:rPr>
          </w:pPr>
          <w:ins w:id="40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Interface Adapter PCB</w:t>
            </w:r>
            <w:r>
              <w:rPr>
                <w:noProof/>
                <w:webHidden/>
              </w:rPr>
              <w:tab/>
            </w:r>
            <w:r>
              <w:rPr>
                <w:noProof/>
                <w:webHidden/>
              </w:rPr>
              <w:fldChar w:fldCharType="begin"/>
            </w:r>
            <w:r>
              <w:rPr>
                <w:noProof/>
                <w:webHidden/>
              </w:rPr>
              <w:instrText xml:space="preserve"> PAGEREF _Toc202970934 \h </w:instrText>
            </w:r>
            <w:r>
              <w:rPr>
                <w:noProof/>
                <w:webHidden/>
              </w:rPr>
            </w:r>
            <w:r>
              <w:rPr>
                <w:noProof/>
                <w:webHidden/>
              </w:rPr>
              <w:fldChar w:fldCharType="separate"/>
            </w:r>
          </w:ins>
          <w:ins w:id="402" w:author="Andrew Instone-Cowie" w:date="2025-07-09T16:37:00Z" w16du:dateUtc="2025-07-09T15:37:00Z">
            <w:r w:rsidR="001B6112">
              <w:rPr>
                <w:noProof/>
                <w:webHidden/>
              </w:rPr>
              <w:t>80</w:t>
            </w:r>
          </w:ins>
          <w:ins w:id="403" w:author="Andrew Instone-Cowie" w:date="2025-07-09T16:27:00Z" w16du:dateUtc="2025-07-09T15:27:00Z">
            <w:r>
              <w:rPr>
                <w:noProof/>
                <w:webHidden/>
              </w:rPr>
              <w:fldChar w:fldCharType="end"/>
            </w:r>
            <w:r w:rsidRPr="009B257E">
              <w:rPr>
                <w:rStyle w:val="Hyperlink"/>
                <w:noProof/>
              </w:rPr>
              <w:fldChar w:fldCharType="end"/>
            </w:r>
          </w:ins>
        </w:p>
        <w:p w14:paraId="6D16E99B" w14:textId="53215A2E" w:rsidR="00632AA8" w:rsidRDefault="00632AA8">
          <w:pPr>
            <w:pStyle w:val="TOC3"/>
            <w:tabs>
              <w:tab w:val="right" w:leader="dot" w:pos="9016"/>
            </w:tabs>
            <w:rPr>
              <w:ins w:id="404" w:author="Andrew Instone-Cowie" w:date="2025-07-09T16:27:00Z" w16du:dateUtc="2025-07-09T15:27:00Z"/>
              <w:noProof/>
              <w:kern w:val="2"/>
              <w:sz w:val="24"/>
              <w:szCs w:val="24"/>
              <w:lang w:val="en-GB" w:eastAsia="en-GB"/>
              <w14:ligatures w14:val="standardContextual"/>
            </w:rPr>
          </w:pPr>
          <w:ins w:id="405"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Parts List</w:t>
            </w:r>
            <w:r>
              <w:rPr>
                <w:noProof/>
                <w:webHidden/>
              </w:rPr>
              <w:tab/>
            </w:r>
            <w:r>
              <w:rPr>
                <w:noProof/>
                <w:webHidden/>
              </w:rPr>
              <w:fldChar w:fldCharType="begin"/>
            </w:r>
            <w:r>
              <w:rPr>
                <w:noProof/>
                <w:webHidden/>
              </w:rPr>
              <w:instrText xml:space="preserve"> PAGEREF _Toc202970935 \h </w:instrText>
            </w:r>
            <w:r>
              <w:rPr>
                <w:noProof/>
                <w:webHidden/>
              </w:rPr>
            </w:r>
            <w:r>
              <w:rPr>
                <w:noProof/>
                <w:webHidden/>
              </w:rPr>
              <w:fldChar w:fldCharType="separate"/>
            </w:r>
          </w:ins>
          <w:ins w:id="406" w:author="Andrew Instone-Cowie" w:date="2025-07-09T16:37:00Z" w16du:dateUtc="2025-07-09T15:37:00Z">
            <w:r w:rsidR="001B6112">
              <w:rPr>
                <w:noProof/>
                <w:webHidden/>
              </w:rPr>
              <w:t>81</w:t>
            </w:r>
          </w:ins>
          <w:ins w:id="407" w:author="Andrew Instone-Cowie" w:date="2025-07-09T16:27:00Z" w16du:dateUtc="2025-07-09T15:27:00Z">
            <w:r>
              <w:rPr>
                <w:noProof/>
                <w:webHidden/>
              </w:rPr>
              <w:fldChar w:fldCharType="end"/>
            </w:r>
            <w:r w:rsidRPr="009B257E">
              <w:rPr>
                <w:rStyle w:val="Hyperlink"/>
                <w:noProof/>
              </w:rPr>
              <w:fldChar w:fldCharType="end"/>
            </w:r>
          </w:ins>
        </w:p>
        <w:p w14:paraId="230CCF1B" w14:textId="6A0F83CC" w:rsidR="00632AA8" w:rsidRDefault="00632AA8">
          <w:pPr>
            <w:pStyle w:val="TOC2"/>
            <w:tabs>
              <w:tab w:val="right" w:leader="dot" w:pos="9016"/>
            </w:tabs>
            <w:rPr>
              <w:ins w:id="408" w:author="Andrew Instone-Cowie" w:date="2025-07-09T16:27:00Z" w16du:dateUtc="2025-07-09T15:27:00Z"/>
              <w:rFonts w:eastAsiaTheme="minorEastAsia"/>
              <w:noProof/>
              <w:kern w:val="2"/>
              <w:sz w:val="24"/>
              <w:szCs w:val="24"/>
              <w:lang w:eastAsia="en-GB"/>
              <w14:ligatures w14:val="standardContextual"/>
            </w:rPr>
          </w:pPr>
          <w:ins w:id="409"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Interface Adapter Cabling</w:t>
            </w:r>
            <w:r>
              <w:rPr>
                <w:noProof/>
                <w:webHidden/>
              </w:rPr>
              <w:tab/>
            </w:r>
            <w:r>
              <w:rPr>
                <w:noProof/>
                <w:webHidden/>
              </w:rPr>
              <w:fldChar w:fldCharType="begin"/>
            </w:r>
            <w:r>
              <w:rPr>
                <w:noProof/>
                <w:webHidden/>
              </w:rPr>
              <w:instrText xml:space="preserve"> PAGEREF _Toc202970936 \h </w:instrText>
            </w:r>
            <w:r>
              <w:rPr>
                <w:noProof/>
                <w:webHidden/>
              </w:rPr>
            </w:r>
            <w:r>
              <w:rPr>
                <w:noProof/>
                <w:webHidden/>
              </w:rPr>
              <w:fldChar w:fldCharType="separate"/>
            </w:r>
          </w:ins>
          <w:ins w:id="410" w:author="Andrew Instone-Cowie" w:date="2025-07-09T16:37:00Z" w16du:dateUtc="2025-07-09T15:37:00Z">
            <w:r w:rsidR="001B6112">
              <w:rPr>
                <w:noProof/>
                <w:webHidden/>
              </w:rPr>
              <w:t>81</w:t>
            </w:r>
          </w:ins>
          <w:ins w:id="411" w:author="Andrew Instone-Cowie" w:date="2025-07-09T16:27:00Z" w16du:dateUtc="2025-07-09T15:27:00Z">
            <w:r>
              <w:rPr>
                <w:noProof/>
                <w:webHidden/>
              </w:rPr>
              <w:fldChar w:fldCharType="end"/>
            </w:r>
            <w:r w:rsidRPr="009B257E">
              <w:rPr>
                <w:rStyle w:val="Hyperlink"/>
                <w:noProof/>
              </w:rPr>
              <w:fldChar w:fldCharType="end"/>
            </w:r>
          </w:ins>
        </w:p>
        <w:p w14:paraId="3D71F296" w14:textId="66FF64EF" w:rsidR="00632AA8" w:rsidRDefault="00632AA8">
          <w:pPr>
            <w:pStyle w:val="TOC2"/>
            <w:tabs>
              <w:tab w:val="right" w:leader="dot" w:pos="9016"/>
            </w:tabs>
            <w:rPr>
              <w:ins w:id="412" w:author="Andrew Instone-Cowie" w:date="2025-07-09T16:27:00Z" w16du:dateUtc="2025-07-09T15:27:00Z"/>
              <w:rFonts w:eastAsiaTheme="minorEastAsia"/>
              <w:noProof/>
              <w:kern w:val="2"/>
              <w:sz w:val="24"/>
              <w:szCs w:val="24"/>
              <w:lang w:eastAsia="en-GB"/>
              <w14:ligatures w14:val="standardContextual"/>
            </w:rPr>
          </w:pPr>
          <w:ins w:id="41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Type 1 Interface Wiring Modification</w:t>
            </w:r>
            <w:r>
              <w:rPr>
                <w:noProof/>
                <w:webHidden/>
              </w:rPr>
              <w:tab/>
            </w:r>
            <w:r>
              <w:rPr>
                <w:noProof/>
                <w:webHidden/>
              </w:rPr>
              <w:fldChar w:fldCharType="begin"/>
            </w:r>
            <w:r>
              <w:rPr>
                <w:noProof/>
                <w:webHidden/>
              </w:rPr>
              <w:instrText xml:space="preserve"> PAGEREF _Toc202970937 \h </w:instrText>
            </w:r>
            <w:r>
              <w:rPr>
                <w:noProof/>
                <w:webHidden/>
              </w:rPr>
            </w:r>
            <w:r>
              <w:rPr>
                <w:noProof/>
                <w:webHidden/>
              </w:rPr>
              <w:fldChar w:fldCharType="separate"/>
            </w:r>
          </w:ins>
          <w:ins w:id="414" w:author="Andrew Instone-Cowie" w:date="2025-07-09T16:37:00Z" w16du:dateUtc="2025-07-09T15:37:00Z">
            <w:r w:rsidR="001B6112">
              <w:rPr>
                <w:noProof/>
                <w:webHidden/>
              </w:rPr>
              <w:t>82</w:t>
            </w:r>
          </w:ins>
          <w:ins w:id="415" w:author="Andrew Instone-Cowie" w:date="2025-07-09T16:27:00Z" w16du:dateUtc="2025-07-09T15:27:00Z">
            <w:r>
              <w:rPr>
                <w:noProof/>
                <w:webHidden/>
              </w:rPr>
              <w:fldChar w:fldCharType="end"/>
            </w:r>
            <w:r w:rsidRPr="009B257E">
              <w:rPr>
                <w:rStyle w:val="Hyperlink"/>
                <w:noProof/>
              </w:rPr>
              <w:fldChar w:fldCharType="end"/>
            </w:r>
          </w:ins>
        </w:p>
        <w:p w14:paraId="57742BAC" w14:textId="3E01BF11" w:rsidR="00632AA8" w:rsidRDefault="00632AA8" w:rsidP="00632AA8">
          <w:pPr>
            <w:pStyle w:val="TOC1"/>
            <w:rPr>
              <w:ins w:id="416" w:author="Andrew Instone-Cowie" w:date="2025-07-09T16:27:00Z" w16du:dateUtc="2025-07-09T15:27:00Z"/>
              <w:rFonts w:eastAsiaTheme="minorEastAsia"/>
              <w:noProof/>
              <w:kern w:val="2"/>
              <w:sz w:val="24"/>
              <w:szCs w:val="24"/>
              <w:lang w:eastAsia="en-GB"/>
              <w14:ligatures w14:val="standardContextual"/>
            </w:rPr>
            <w:pPrChange w:id="417" w:author="Andrew Instone-Cowie" w:date="2025-07-09T16:35:00Z" w16du:dateUtc="2025-07-09T15:35:00Z">
              <w:pPr>
                <w:pStyle w:val="TOC1"/>
                <w:tabs>
                  <w:tab w:val="right" w:leader="dot" w:pos="9016"/>
                </w:tabs>
              </w:pPr>
            </w:pPrChange>
          </w:pPr>
          <w:ins w:id="41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Appendices</w:t>
            </w:r>
            <w:r>
              <w:rPr>
                <w:noProof/>
                <w:webHidden/>
              </w:rPr>
              <w:tab/>
            </w:r>
            <w:r>
              <w:rPr>
                <w:noProof/>
                <w:webHidden/>
              </w:rPr>
              <w:fldChar w:fldCharType="begin"/>
            </w:r>
            <w:r>
              <w:rPr>
                <w:noProof/>
                <w:webHidden/>
              </w:rPr>
              <w:instrText xml:space="preserve"> PAGEREF _Toc202970938 \h </w:instrText>
            </w:r>
            <w:r>
              <w:rPr>
                <w:noProof/>
                <w:webHidden/>
              </w:rPr>
            </w:r>
            <w:r>
              <w:rPr>
                <w:noProof/>
                <w:webHidden/>
              </w:rPr>
              <w:fldChar w:fldCharType="separate"/>
            </w:r>
          </w:ins>
          <w:ins w:id="419" w:author="Andrew Instone-Cowie" w:date="2025-07-09T16:37:00Z" w16du:dateUtc="2025-07-09T15:37:00Z">
            <w:r w:rsidR="001B6112">
              <w:rPr>
                <w:noProof/>
                <w:webHidden/>
              </w:rPr>
              <w:t>83</w:t>
            </w:r>
          </w:ins>
          <w:ins w:id="420" w:author="Andrew Instone-Cowie" w:date="2025-07-09T16:27:00Z" w16du:dateUtc="2025-07-09T15:27:00Z">
            <w:r>
              <w:rPr>
                <w:noProof/>
                <w:webHidden/>
              </w:rPr>
              <w:fldChar w:fldCharType="end"/>
            </w:r>
            <w:r w:rsidRPr="009B257E">
              <w:rPr>
                <w:rStyle w:val="Hyperlink"/>
                <w:noProof/>
              </w:rPr>
              <w:fldChar w:fldCharType="end"/>
            </w:r>
          </w:ins>
        </w:p>
        <w:p w14:paraId="1EBC54C1" w14:textId="31A481B7" w:rsidR="00632AA8" w:rsidRDefault="00632AA8">
          <w:pPr>
            <w:pStyle w:val="TOC2"/>
            <w:tabs>
              <w:tab w:val="right" w:leader="dot" w:pos="9016"/>
            </w:tabs>
            <w:rPr>
              <w:ins w:id="421" w:author="Andrew Instone-Cowie" w:date="2025-07-09T16:27:00Z" w16du:dateUtc="2025-07-09T15:27:00Z"/>
              <w:rFonts w:eastAsiaTheme="minorEastAsia"/>
              <w:noProof/>
              <w:kern w:val="2"/>
              <w:sz w:val="24"/>
              <w:szCs w:val="24"/>
              <w:lang w:eastAsia="en-GB"/>
              <w14:ligatures w14:val="standardContextual"/>
            </w:rPr>
          </w:pPr>
          <w:ins w:id="42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"_Toc202970939"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Appendix A: MBI Protocol Description</w:t>
            </w:r>
            <w:r>
              <w:rPr>
                <w:noProof/>
                <w:webHidden/>
              </w:rPr>
              <w:tab/>
            </w:r>
            <w:r>
              <w:rPr>
                <w:noProof/>
                <w:webHidden/>
              </w:rPr>
              <w:fldChar w:fldCharType="begin"/>
            </w:r>
            <w:r>
              <w:rPr>
                <w:noProof/>
                <w:webHidden/>
              </w:rPr>
              <w:instrText xml:space="preserve"> PAGEREF _Toc202970939 \h </w:instrText>
            </w:r>
            <w:r>
              <w:rPr>
                <w:noProof/>
                <w:webHidden/>
              </w:rPr>
            </w:r>
            <w:r>
              <w:rPr>
                <w:noProof/>
                <w:webHidden/>
              </w:rPr>
              <w:fldChar w:fldCharType="separate"/>
            </w:r>
          </w:ins>
          <w:ins w:id="423" w:author="Andrew Instone-Cowie" w:date="2025-07-09T16:37:00Z" w16du:dateUtc="2025-07-09T15:37:00Z">
            <w:r w:rsidR="001B6112">
              <w:rPr>
                <w:noProof/>
                <w:webHidden/>
              </w:rPr>
              <w:t>83</w:t>
            </w:r>
          </w:ins>
          <w:ins w:id="424" w:author="Andrew Instone-Cowie" w:date="2025-07-09T16:27:00Z" w16du:dateUtc="2025-07-09T15:27:00Z">
            <w:r>
              <w:rPr>
                <w:noProof/>
                <w:webHidden/>
              </w:rPr>
              <w:fldChar w:fldCharType="end"/>
            </w:r>
            <w:r w:rsidRPr="009B257E">
              <w:rPr>
                <w:rStyle w:val="Hyperlink"/>
                <w:noProof/>
              </w:rPr>
              <w:fldChar w:fldCharType="end"/>
            </w:r>
          </w:ins>
        </w:p>
        <w:p w14:paraId="3A0C3FD6" w14:textId="1D34AD1B" w:rsidR="00632AA8" w:rsidRDefault="00632AA8">
          <w:pPr>
            <w:pStyle w:val="TOC2"/>
            <w:tabs>
              <w:tab w:val="right" w:leader="dot" w:pos="9016"/>
            </w:tabs>
            <w:rPr>
              <w:ins w:id="425" w:author="Andrew Instone-Cowie" w:date="2025-07-09T16:27:00Z" w16du:dateUtc="2025-07-09T15:27:00Z"/>
              <w:rFonts w:eastAsiaTheme="minorEastAsia"/>
              <w:noProof/>
              <w:kern w:val="2"/>
              <w:sz w:val="24"/>
              <w:szCs w:val="24"/>
              <w:lang w:eastAsia="en-GB"/>
              <w14:ligatures w14:val="standardContextual"/>
            </w:rPr>
          </w:pPr>
          <w:ins w:id="42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Appendix B: MBI Protocol Commands</w:t>
            </w:r>
            <w:r>
              <w:rPr>
                <w:noProof/>
                <w:webHidden/>
              </w:rPr>
              <w:tab/>
            </w:r>
            <w:r>
              <w:rPr>
                <w:noProof/>
                <w:webHidden/>
              </w:rPr>
              <w:fldChar w:fldCharType="begin"/>
            </w:r>
            <w:r>
              <w:rPr>
                <w:noProof/>
                <w:webHidden/>
              </w:rPr>
              <w:instrText xml:space="preserve"> PAGEREF _Toc202970940 \h </w:instrText>
            </w:r>
            <w:r>
              <w:rPr>
                <w:noProof/>
                <w:webHidden/>
              </w:rPr>
            </w:r>
            <w:r>
              <w:rPr>
                <w:noProof/>
                <w:webHidden/>
              </w:rPr>
              <w:fldChar w:fldCharType="separate"/>
            </w:r>
          </w:ins>
          <w:ins w:id="427" w:author="Andrew Instone-Cowie" w:date="2025-07-09T16:37:00Z" w16du:dateUtc="2025-07-09T15:37:00Z">
            <w:r w:rsidR="001B6112">
              <w:rPr>
                <w:noProof/>
                <w:webHidden/>
              </w:rPr>
              <w:t>84</w:t>
            </w:r>
          </w:ins>
          <w:ins w:id="428" w:author="Andrew Instone-Cowie" w:date="2025-07-09T16:27:00Z" w16du:dateUtc="2025-07-09T15:27:00Z">
            <w:r>
              <w:rPr>
                <w:noProof/>
                <w:webHidden/>
              </w:rPr>
              <w:fldChar w:fldCharType="end"/>
            </w:r>
            <w:r w:rsidRPr="009B257E">
              <w:rPr>
                <w:rStyle w:val="Hyperlink"/>
                <w:noProof/>
              </w:rPr>
              <w:fldChar w:fldCharType="end"/>
            </w:r>
          </w:ins>
        </w:p>
        <w:p w14:paraId="02F9D8C7" w14:textId="5248726E" w:rsidR="00632AA8" w:rsidRDefault="00632AA8">
          <w:pPr>
            <w:pStyle w:val="TOC2"/>
            <w:tabs>
              <w:tab w:val="right" w:leader="dot" w:pos="9016"/>
            </w:tabs>
            <w:rPr>
              <w:ins w:id="429" w:author="Andrew Instone-Cowie" w:date="2025-07-09T16:27:00Z" w16du:dateUtc="2025-07-09T15:27:00Z"/>
              <w:rFonts w:eastAsiaTheme="minorEastAsia"/>
              <w:noProof/>
              <w:kern w:val="2"/>
              <w:sz w:val="24"/>
              <w:szCs w:val="24"/>
              <w:lang w:eastAsia="en-GB"/>
              <w14:ligatures w14:val="standardContextual"/>
            </w:rPr>
          </w:pPr>
          <w:ins w:id="43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Appendix C: Metrics Tables</w:t>
            </w:r>
            <w:r>
              <w:rPr>
                <w:noProof/>
                <w:webHidden/>
              </w:rPr>
              <w:tab/>
            </w:r>
            <w:r>
              <w:rPr>
                <w:noProof/>
                <w:webHidden/>
              </w:rPr>
              <w:fldChar w:fldCharType="begin"/>
            </w:r>
            <w:r>
              <w:rPr>
                <w:noProof/>
                <w:webHidden/>
              </w:rPr>
              <w:instrText xml:space="preserve"> PAGEREF _Toc202970941 \h </w:instrText>
            </w:r>
            <w:r>
              <w:rPr>
                <w:noProof/>
                <w:webHidden/>
              </w:rPr>
            </w:r>
            <w:r>
              <w:rPr>
                <w:noProof/>
                <w:webHidden/>
              </w:rPr>
              <w:fldChar w:fldCharType="separate"/>
            </w:r>
          </w:ins>
          <w:ins w:id="431" w:author="Andrew Instone-Cowie" w:date="2025-07-09T16:37:00Z" w16du:dateUtc="2025-07-09T15:37:00Z">
            <w:r w:rsidR="001B6112">
              <w:rPr>
                <w:noProof/>
                <w:webHidden/>
              </w:rPr>
              <w:t>85</w:t>
            </w:r>
          </w:ins>
          <w:ins w:id="432" w:author="Andrew Instone-Cowie" w:date="2025-07-09T16:27:00Z" w16du:dateUtc="2025-07-09T15:27:00Z">
            <w:r>
              <w:rPr>
                <w:noProof/>
                <w:webHidden/>
              </w:rPr>
              <w:fldChar w:fldCharType="end"/>
            </w:r>
            <w:r w:rsidRPr="009B257E">
              <w:rPr>
                <w:rStyle w:val="Hyperlink"/>
                <w:noProof/>
              </w:rPr>
              <w:fldChar w:fldCharType="end"/>
            </w:r>
          </w:ins>
        </w:p>
        <w:p w14:paraId="45FDEA36" w14:textId="779C0930" w:rsidR="00632AA8" w:rsidRDefault="00632AA8">
          <w:pPr>
            <w:pStyle w:val="TOC3"/>
            <w:tabs>
              <w:tab w:val="right" w:leader="dot" w:pos="9016"/>
            </w:tabs>
            <w:rPr>
              <w:ins w:id="433" w:author="Andrew Instone-Cowie" w:date="2025-07-09T16:27:00Z" w16du:dateUtc="2025-07-09T15:27:00Z"/>
              <w:noProof/>
              <w:kern w:val="2"/>
              <w:sz w:val="24"/>
              <w:szCs w:val="24"/>
              <w:lang w:val="en-GB" w:eastAsia="en-GB"/>
              <w14:ligatures w14:val="standardContextual"/>
            </w:rPr>
          </w:pPr>
          <w:ins w:id="434"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Inter-Blow &amp; Inter-Row Interval</w:t>
            </w:r>
            <w:r>
              <w:rPr>
                <w:noProof/>
                <w:webHidden/>
              </w:rPr>
              <w:tab/>
            </w:r>
            <w:r>
              <w:rPr>
                <w:noProof/>
                <w:webHidden/>
              </w:rPr>
              <w:fldChar w:fldCharType="begin"/>
            </w:r>
            <w:r>
              <w:rPr>
                <w:noProof/>
                <w:webHidden/>
              </w:rPr>
              <w:instrText xml:space="preserve"> PAGEREF _Toc202970942 \h </w:instrText>
            </w:r>
            <w:r>
              <w:rPr>
                <w:noProof/>
                <w:webHidden/>
              </w:rPr>
            </w:r>
            <w:r>
              <w:rPr>
                <w:noProof/>
                <w:webHidden/>
              </w:rPr>
              <w:fldChar w:fldCharType="separate"/>
            </w:r>
          </w:ins>
          <w:ins w:id="435" w:author="Andrew Instone-Cowie" w:date="2025-07-09T16:37:00Z" w16du:dateUtc="2025-07-09T15:37:00Z">
            <w:r w:rsidR="001B6112">
              <w:rPr>
                <w:noProof/>
                <w:webHidden/>
              </w:rPr>
              <w:t>85</w:t>
            </w:r>
          </w:ins>
          <w:ins w:id="436" w:author="Andrew Instone-Cowie" w:date="2025-07-09T16:27:00Z" w16du:dateUtc="2025-07-09T15:27:00Z">
            <w:r>
              <w:rPr>
                <w:noProof/>
                <w:webHidden/>
              </w:rPr>
              <w:fldChar w:fldCharType="end"/>
            </w:r>
            <w:r w:rsidRPr="009B257E">
              <w:rPr>
                <w:rStyle w:val="Hyperlink"/>
                <w:noProof/>
              </w:rPr>
              <w:fldChar w:fldCharType="end"/>
            </w:r>
          </w:ins>
        </w:p>
        <w:p w14:paraId="390F01FF" w14:textId="44A13B0C" w:rsidR="00632AA8" w:rsidRDefault="00632AA8">
          <w:pPr>
            <w:pStyle w:val="TOC3"/>
            <w:tabs>
              <w:tab w:val="right" w:leader="dot" w:pos="9016"/>
            </w:tabs>
            <w:rPr>
              <w:ins w:id="437" w:author="Andrew Instone-Cowie" w:date="2025-07-09T16:27:00Z" w16du:dateUtc="2025-07-09T15:27:00Z"/>
              <w:noProof/>
              <w:kern w:val="2"/>
              <w:sz w:val="24"/>
              <w:szCs w:val="24"/>
              <w:lang w:val="en-GB" w:eastAsia="en-GB"/>
              <w14:ligatures w14:val="standardContextual"/>
            </w:rPr>
          </w:pPr>
          <w:ins w:id="43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"_Toc202970943"</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Sensor Pulse Duration</w:t>
            </w:r>
            <w:r>
              <w:rPr>
                <w:noProof/>
                <w:webHidden/>
              </w:rPr>
              <w:tab/>
            </w:r>
            <w:r>
              <w:rPr>
                <w:noProof/>
                <w:webHidden/>
              </w:rPr>
              <w:fldChar w:fldCharType="begin"/>
            </w:r>
            <w:r>
              <w:rPr>
                <w:noProof/>
                <w:webHidden/>
              </w:rPr>
              <w:instrText xml:space="preserve"> PAGEREF _Toc202970943 \h </w:instrText>
            </w:r>
            <w:r>
              <w:rPr>
                <w:noProof/>
                <w:webHidden/>
              </w:rPr>
            </w:r>
            <w:r>
              <w:rPr>
                <w:noProof/>
                <w:webHidden/>
              </w:rPr>
              <w:fldChar w:fldCharType="separate"/>
            </w:r>
          </w:ins>
          <w:ins w:id="439" w:author="Andrew Instone-Cowie" w:date="2025-07-09T16:37:00Z" w16du:dateUtc="2025-07-09T15:37:00Z">
            <w:r w:rsidR="001B6112">
              <w:rPr>
                <w:noProof/>
                <w:webHidden/>
              </w:rPr>
              <w:t>86</w:t>
            </w:r>
          </w:ins>
          <w:ins w:id="440" w:author="Andrew Instone-Cowie" w:date="2025-07-09T16:27:00Z" w16du:dateUtc="2025-07-09T15:27:00Z">
            <w:r>
              <w:rPr>
                <w:noProof/>
                <w:webHidden/>
              </w:rPr>
              <w:fldChar w:fldCharType="end"/>
            </w:r>
            <w:r w:rsidRPr="009B257E">
              <w:rPr>
                <w:rStyle w:val="Hyperlink"/>
                <w:noProof/>
              </w:rPr>
              <w:fldChar w:fldCharType="end"/>
            </w:r>
          </w:ins>
        </w:p>
        <w:p w14:paraId="0FCC5F18" w14:textId="0DE323AD" w:rsidR="00632AA8" w:rsidRDefault="00632AA8">
          <w:pPr>
            <w:pStyle w:val="TOC3"/>
            <w:tabs>
              <w:tab w:val="right" w:leader="dot" w:pos="9016"/>
            </w:tabs>
            <w:rPr>
              <w:ins w:id="441" w:author="Andrew Instone-Cowie" w:date="2025-07-09T16:27:00Z" w16du:dateUtc="2025-07-09T15:27:00Z"/>
              <w:noProof/>
              <w:kern w:val="2"/>
              <w:sz w:val="24"/>
              <w:szCs w:val="24"/>
              <w:lang w:val="en-GB" w:eastAsia="en-GB"/>
              <w14:ligatures w14:val="standardContextual"/>
            </w:rPr>
          </w:pPr>
          <w:ins w:id="442"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"_Toc202970944"</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BDC-to-Strike Intervals</w:t>
            </w:r>
            <w:r>
              <w:rPr>
                <w:noProof/>
                <w:webHidden/>
              </w:rPr>
              <w:tab/>
            </w:r>
            <w:r>
              <w:rPr>
                <w:noProof/>
                <w:webHidden/>
              </w:rPr>
              <w:fldChar w:fldCharType="begin"/>
            </w:r>
            <w:r>
              <w:rPr>
                <w:noProof/>
                <w:webHidden/>
              </w:rPr>
              <w:instrText xml:space="preserve"> PAGEREF _Toc202970944 \h </w:instrText>
            </w:r>
            <w:r>
              <w:rPr>
                <w:noProof/>
                <w:webHidden/>
              </w:rPr>
            </w:r>
            <w:r>
              <w:rPr>
                <w:noProof/>
                <w:webHidden/>
              </w:rPr>
              <w:fldChar w:fldCharType="separate"/>
            </w:r>
          </w:ins>
          <w:ins w:id="443" w:author="Andrew Instone-Cowie" w:date="2025-07-09T16:37:00Z" w16du:dateUtc="2025-07-09T15:37:00Z">
            <w:r w:rsidR="001B6112">
              <w:rPr>
                <w:noProof/>
                <w:webHidden/>
              </w:rPr>
              <w:t>87</w:t>
            </w:r>
          </w:ins>
          <w:ins w:id="444" w:author="Andrew Instone-Cowie" w:date="2025-07-09T16:27:00Z" w16du:dateUtc="2025-07-09T15:27:00Z">
            <w:r>
              <w:rPr>
                <w:noProof/>
                <w:webHidden/>
              </w:rPr>
              <w:fldChar w:fldCharType="end"/>
            </w:r>
            <w:r w:rsidRPr="009B257E">
              <w:rPr>
                <w:rStyle w:val="Hyperlink"/>
                <w:noProof/>
              </w:rPr>
              <w:fldChar w:fldCharType="end"/>
            </w:r>
          </w:ins>
        </w:p>
        <w:p w14:paraId="2E68CBD3" w14:textId="67BBAC15" w:rsidR="00632AA8" w:rsidRDefault="00632AA8">
          <w:pPr>
            <w:pStyle w:val="TOC2"/>
            <w:tabs>
              <w:tab w:val="right" w:leader="dot" w:pos="9016"/>
            </w:tabs>
            <w:rPr>
              <w:ins w:id="445" w:author="Andrew Instone-Cowie" w:date="2025-07-09T16:27:00Z" w16du:dateUtc="2025-07-09T15:27:00Z"/>
              <w:rFonts w:eastAsiaTheme="minorEastAsia"/>
              <w:noProof/>
              <w:kern w:val="2"/>
              <w:sz w:val="24"/>
              <w:szCs w:val="24"/>
              <w:lang w:eastAsia="en-GB"/>
              <w14:ligatures w14:val="standardContextual"/>
            </w:rPr>
          </w:pPr>
          <w:ins w:id="446" w:author="Andrew Instone-Cowie" w:date="2025-07-09T16:27:00Z" w16du:dateUtc="2025-07-09T15:27:00Z">
            <w:r w:rsidRPr="009B257E">
              <w:rPr>
                <w:rStyle w:val="Hyperlink"/>
                <w:noProof/>
              </w:rPr>
              <w:lastRenderedPageBreak/>
              <w:fldChar w:fldCharType="begin"/>
            </w:r>
            <w:r w:rsidRPr="009B257E">
              <w:rPr>
                <w:rStyle w:val="Hyperlink"/>
                <w:noProof/>
              </w:rPr>
              <w:instrText xml:space="preserve"> </w:instrText>
            </w:r>
            <w:r>
              <w:rPr>
                <w:noProof/>
              </w:rPr>
              <w:instrText>HYPERLINK \l "_Toc202970945"</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Appendix D: CLI Command Reference</w:t>
            </w:r>
            <w:r>
              <w:rPr>
                <w:noProof/>
                <w:webHidden/>
              </w:rPr>
              <w:tab/>
            </w:r>
            <w:r>
              <w:rPr>
                <w:noProof/>
                <w:webHidden/>
              </w:rPr>
              <w:fldChar w:fldCharType="begin"/>
            </w:r>
            <w:r>
              <w:rPr>
                <w:noProof/>
                <w:webHidden/>
              </w:rPr>
              <w:instrText xml:space="preserve"> PAGEREF _Toc202970945 \h </w:instrText>
            </w:r>
            <w:r>
              <w:rPr>
                <w:noProof/>
                <w:webHidden/>
              </w:rPr>
            </w:r>
            <w:r>
              <w:rPr>
                <w:noProof/>
                <w:webHidden/>
              </w:rPr>
              <w:fldChar w:fldCharType="separate"/>
            </w:r>
          </w:ins>
          <w:ins w:id="447" w:author="Andrew Instone-Cowie" w:date="2025-07-09T16:37:00Z" w16du:dateUtc="2025-07-09T15:37:00Z">
            <w:r w:rsidR="001B6112">
              <w:rPr>
                <w:noProof/>
                <w:webHidden/>
              </w:rPr>
              <w:t>88</w:t>
            </w:r>
          </w:ins>
          <w:ins w:id="448" w:author="Andrew Instone-Cowie" w:date="2025-07-09T16:27:00Z" w16du:dateUtc="2025-07-09T15:27:00Z">
            <w:r>
              <w:rPr>
                <w:noProof/>
                <w:webHidden/>
              </w:rPr>
              <w:fldChar w:fldCharType="end"/>
            </w:r>
            <w:r w:rsidRPr="009B257E">
              <w:rPr>
                <w:rStyle w:val="Hyperlink"/>
                <w:noProof/>
              </w:rPr>
              <w:fldChar w:fldCharType="end"/>
            </w:r>
          </w:ins>
        </w:p>
        <w:p w14:paraId="056028A9" w14:textId="27EFD04C" w:rsidR="00632AA8" w:rsidRDefault="00632AA8">
          <w:pPr>
            <w:pStyle w:val="TOC2"/>
            <w:tabs>
              <w:tab w:val="right" w:leader="dot" w:pos="9016"/>
            </w:tabs>
            <w:rPr>
              <w:ins w:id="449" w:author="Andrew Instone-Cowie" w:date="2025-07-09T16:27:00Z" w16du:dateUtc="2025-07-09T15:27:00Z"/>
              <w:rFonts w:eastAsiaTheme="minorEastAsia"/>
              <w:noProof/>
              <w:kern w:val="2"/>
              <w:sz w:val="24"/>
              <w:szCs w:val="24"/>
              <w:lang w:eastAsia="en-GB"/>
              <w14:ligatures w14:val="standardContextual"/>
            </w:rPr>
          </w:pPr>
          <w:ins w:id="450"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"_Toc202970946"</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Appendix E: Diagnostic LED Codes</w:t>
            </w:r>
            <w:r>
              <w:rPr>
                <w:noProof/>
                <w:webHidden/>
              </w:rPr>
              <w:tab/>
            </w:r>
            <w:r>
              <w:rPr>
                <w:noProof/>
                <w:webHidden/>
              </w:rPr>
              <w:fldChar w:fldCharType="begin"/>
            </w:r>
            <w:r>
              <w:rPr>
                <w:noProof/>
                <w:webHidden/>
              </w:rPr>
              <w:instrText xml:space="preserve"> PAGEREF _Toc202970946 \h </w:instrText>
            </w:r>
            <w:r>
              <w:rPr>
                <w:noProof/>
                <w:webHidden/>
              </w:rPr>
            </w:r>
            <w:r>
              <w:rPr>
                <w:noProof/>
                <w:webHidden/>
              </w:rPr>
              <w:fldChar w:fldCharType="separate"/>
            </w:r>
          </w:ins>
          <w:ins w:id="451" w:author="Andrew Instone-Cowie" w:date="2025-07-09T16:37:00Z" w16du:dateUtc="2025-07-09T15:37:00Z">
            <w:r w:rsidR="001B6112">
              <w:rPr>
                <w:noProof/>
                <w:webHidden/>
              </w:rPr>
              <w:t>90</w:t>
            </w:r>
          </w:ins>
          <w:ins w:id="452" w:author="Andrew Instone-Cowie" w:date="2025-07-09T16:27:00Z" w16du:dateUtc="2025-07-09T15:27:00Z">
            <w:r>
              <w:rPr>
                <w:noProof/>
                <w:webHidden/>
              </w:rPr>
              <w:fldChar w:fldCharType="end"/>
            </w:r>
            <w:r w:rsidRPr="009B257E">
              <w:rPr>
                <w:rStyle w:val="Hyperlink"/>
                <w:noProof/>
              </w:rPr>
              <w:fldChar w:fldCharType="end"/>
            </w:r>
          </w:ins>
        </w:p>
        <w:p w14:paraId="5504880D" w14:textId="20C0E9E3" w:rsidR="00632AA8" w:rsidRDefault="00632AA8">
          <w:pPr>
            <w:pStyle w:val="TOC2"/>
            <w:tabs>
              <w:tab w:val="right" w:leader="dot" w:pos="9016"/>
            </w:tabs>
            <w:rPr>
              <w:ins w:id="453" w:author="Andrew Instone-Cowie" w:date="2025-07-09T16:27:00Z" w16du:dateUtc="2025-07-09T15:27:00Z"/>
              <w:rFonts w:eastAsiaTheme="minorEastAsia"/>
              <w:noProof/>
              <w:kern w:val="2"/>
              <w:sz w:val="24"/>
              <w:szCs w:val="24"/>
              <w:lang w:eastAsia="en-GB"/>
              <w14:ligatures w14:val="standardContextual"/>
            </w:rPr>
          </w:pPr>
          <w:ins w:id="454"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"_Toc202970947"</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Appendix F: Useful Links</w:t>
            </w:r>
            <w:r>
              <w:rPr>
                <w:noProof/>
                <w:webHidden/>
              </w:rPr>
              <w:tab/>
            </w:r>
            <w:r>
              <w:rPr>
                <w:noProof/>
                <w:webHidden/>
              </w:rPr>
              <w:fldChar w:fldCharType="begin"/>
            </w:r>
            <w:r>
              <w:rPr>
                <w:noProof/>
                <w:webHidden/>
              </w:rPr>
              <w:instrText xml:space="preserve"> PAGEREF _Toc202970947 \h </w:instrText>
            </w:r>
            <w:r>
              <w:rPr>
                <w:noProof/>
                <w:webHidden/>
              </w:rPr>
            </w:r>
            <w:r>
              <w:rPr>
                <w:noProof/>
                <w:webHidden/>
              </w:rPr>
              <w:fldChar w:fldCharType="separate"/>
            </w:r>
          </w:ins>
          <w:ins w:id="455" w:author="Andrew Instone-Cowie" w:date="2025-07-09T16:37:00Z" w16du:dateUtc="2025-07-09T15:37:00Z">
            <w:r w:rsidR="001B6112">
              <w:rPr>
                <w:noProof/>
                <w:webHidden/>
              </w:rPr>
              <w:t>91</w:t>
            </w:r>
          </w:ins>
          <w:ins w:id="456" w:author="Andrew Instone-Cowie" w:date="2025-07-09T16:27:00Z" w16du:dateUtc="2025-07-09T15:27:00Z">
            <w:r>
              <w:rPr>
                <w:noProof/>
                <w:webHidden/>
              </w:rPr>
              <w:fldChar w:fldCharType="end"/>
            </w:r>
            <w:r w:rsidRPr="009B257E">
              <w:rPr>
                <w:rStyle w:val="Hyperlink"/>
                <w:noProof/>
              </w:rPr>
              <w:fldChar w:fldCharType="end"/>
            </w:r>
          </w:ins>
        </w:p>
        <w:p w14:paraId="29E43E74" w14:textId="673C3F49" w:rsidR="00632AA8" w:rsidRDefault="00632AA8">
          <w:pPr>
            <w:pStyle w:val="TOC2"/>
            <w:tabs>
              <w:tab w:val="right" w:leader="dot" w:pos="9016"/>
            </w:tabs>
            <w:rPr>
              <w:ins w:id="457" w:author="Andrew Instone-Cowie" w:date="2025-07-09T16:27:00Z" w16du:dateUtc="2025-07-09T15:27:00Z"/>
              <w:rFonts w:eastAsiaTheme="minorEastAsia"/>
              <w:noProof/>
              <w:kern w:val="2"/>
              <w:sz w:val="24"/>
              <w:szCs w:val="24"/>
              <w:lang w:eastAsia="en-GB"/>
              <w14:ligatures w14:val="standardContextual"/>
            </w:rPr>
          </w:pPr>
          <w:ins w:id="458"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"_Toc202970948"</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_Toc202970948 \h </w:instrText>
            </w:r>
            <w:r>
              <w:rPr>
                <w:noProof/>
                <w:webHidden/>
              </w:rPr>
            </w:r>
            <w:r>
              <w:rPr>
                <w:noProof/>
                <w:webHidden/>
              </w:rPr>
              <w:fldChar w:fldCharType="separate"/>
            </w:r>
          </w:ins>
          <w:ins w:id="459" w:author="Andrew Instone-Cowie" w:date="2025-07-09T16:37:00Z" w16du:dateUtc="2025-07-09T15:37:00Z">
            <w:r w:rsidR="001B6112">
              <w:rPr>
                <w:noProof/>
                <w:webHidden/>
              </w:rPr>
              <w:t>92</w:t>
            </w:r>
          </w:ins>
          <w:ins w:id="460" w:author="Andrew Instone-Cowie" w:date="2025-07-09T16:27:00Z" w16du:dateUtc="2025-07-09T15:27:00Z">
            <w:r>
              <w:rPr>
                <w:noProof/>
                <w:webHidden/>
              </w:rPr>
              <w:fldChar w:fldCharType="end"/>
            </w:r>
            <w:r w:rsidRPr="009B257E">
              <w:rPr>
                <w:rStyle w:val="Hyperlink"/>
                <w:noProof/>
              </w:rPr>
              <w:fldChar w:fldCharType="end"/>
            </w:r>
          </w:ins>
        </w:p>
        <w:p w14:paraId="343CB8EA" w14:textId="090F001C" w:rsidR="00632AA8" w:rsidRDefault="00632AA8" w:rsidP="00632AA8">
          <w:pPr>
            <w:pStyle w:val="TOC1"/>
            <w:rPr>
              <w:ins w:id="461" w:author="Andrew Instone-Cowie" w:date="2025-07-09T16:27:00Z" w16du:dateUtc="2025-07-09T15:27:00Z"/>
              <w:rFonts w:eastAsiaTheme="minorEastAsia"/>
              <w:noProof/>
              <w:kern w:val="2"/>
              <w:sz w:val="24"/>
              <w:szCs w:val="24"/>
              <w:lang w:eastAsia="en-GB"/>
              <w14:ligatures w14:val="standardContextual"/>
            </w:rPr>
            <w:pPrChange w:id="462" w:author="Andrew Instone-Cowie" w:date="2025-07-09T16:35:00Z" w16du:dateUtc="2025-07-09T15:35:00Z">
              <w:pPr>
                <w:pStyle w:val="TOC1"/>
                <w:tabs>
                  <w:tab w:val="right" w:leader="dot" w:pos="9016"/>
                </w:tabs>
              </w:pPr>
            </w:pPrChange>
          </w:pPr>
          <w:ins w:id="463"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"_Toc202970949"</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Licensing &amp; Disclaimers</w:t>
            </w:r>
            <w:r>
              <w:rPr>
                <w:noProof/>
                <w:webHidden/>
              </w:rPr>
              <w:tab/>
            </w:r>
            <w:r>
              <w:rPr>
                <w:noProof/>
                <w:webHidden/>
              </w:rPr>
              <w:fldChar w:fldCharType="begin"/>
            </w:r>
            <w:r>
              <w:rPr>
                <w:noProof/>
                <w:webHidden/>
              </w:rPr>
              <w:instrText xml:space="preserve"> PAGEREF _Toc202970949 \h </w:instrText>
            </w:r>
            <w:r>
              <w:rPr>
                <w:noProof/>
                <w:webHidden/>
              </w:rPr>
            </w:r>
            <w:r>
              <w:rPr>
                <w:noProof/>
                <w:webHidden/>
              </w:rPr>
              <w:fldChar w:fldCharType="separate"/>
            </w:r>
          </w:ins>
          <w:ins w:id="464" w:author="Andrew Instone-Cowie" w:date="2025-07-09T16:37:00Z" w16du:dateUtc="2025-07-09T15:37:00Z">
            <w:r w:rsidR="001B6112">
              <w:rPr>
                <w:noProof/>
                <w:webHidden/>
              </w:rPr>
              <w:t>93</w:t>
            </w:r>
          </w:ins>
          <w:ins w:id="465" w:author="Andrew Instone-Cowie" w:date="2025-07-09T16:27:00Z" w16du:dateUtc="2025-07-09T15:27:00Z">
            <w:r>
              <w:rPr>
                <w:noProof/>
                <w:webHidden/>
              </w:rPr>
              <w:fldChar w:fldCharType="end"/>
            </w:r>
            <w:r w:rsidRPr="009B257E">
              <w:rPr>
                <w:rStyle w:val="Hyperlink"/>
                <w:noProof/>
              </w:rPr>
              <w:fldChar w:fldCharType="end"/>
            </w:r>
          </w:ins>
        </w:p>
        <w:p w14:paraId="188EBB82" w14:textId="20EE6FE9" w:rsidR="00632AA8" w:rsidRDefault="00632AA8">
          <w:pPr>
            <w:pStyle w:val="TOC2"/>
            <w:tabs>
              <w:tab w:val="right" w:leader="dot" w:pos="9016"/>
            </w:tabs>
            <w:rPr>
              <w:ins w:id="466" w:author="Andrew Instone-Cowie" w:date="2025-07-09T16:27:00Z" w16du:dateUtc="2025-07-09T15:27:00Z"/>
              <w:rFonts w:eastAsiaTheme="minorEastAsia"/>
              <w:noProof/>
              <w:kern w:val="2"/>
              <w:sz w:val="24"/>
              <w:szCs w:val="24"/>
              <w:lang w:eastAsia="en-GB"/>
              <w14:ligatures w14:val="standardContextual"/>
            </w:rPr>
          </w:pPr>
          <w:ins w:id="467"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"_Toc202970950"</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Documentation</w:t>
            </w:r>
            <w:r>
              <w:rPr>
                <w:noProof/>
                <w:webHidden/>
              </w:rPr>
              <w:tab/>
            </w:r>
            <w:r>
              <w:rPr>
                <w:noProof/>
                <w:webHidden/>
              </w:rPr>
              <w:fldChar w:fldCharType="begin"/>
            </w:r>
            <w:r>
              <w:rPr>
                <w:noProof/>
                <w:webHidden/>
              </w:rPr>
              <w:instrText xml:space="preserve"> PAGEREF _Toc202970950 \h </w:instrText>
            </w:r>
            <w:r>
              <w:rPr>
                <w:noProof/>
                <w:webHidden/>
              </w:rPr>
            </w:r>
            <w:r>
              <w:rPr>
                <w:noProof/>
                <w:webHidden/>
              </w:rPr>
              <w:fldChar w:fldCharType="separate"/>
            </w:r>
          </w:ins>
          <w:ins w:id="468" w:author="Andrew Instone-Cowie" w:date="2025-07-09T16:37:00Z" w16du:dateUtc="2025-07-09T15:37:00Z">
            <w:r w:rsidR="001B6112">
              <w:rPr>
                <w:noProof/>
                <w:webHidden/>
              </w:rPr>
              <w:t>93</w:t>
            </w:r>
          </w:ins>
          <w:ins w:id="469" w:author="Andrew Instone-Cowie" w:date="2025-07-09T16:27:00Z" w16du:dateUtc="2025-07-09T15:27:00Z">
            <w:r>
              <w:rPr>
                <w:noProof/>
                <w:webHidden/>
              </w:rPr>
              <w:fldChar w:fldCharType="end"/>
            </w:r>
            <w:r w:rsidRPr="009B257E">
              <w:rPr>
                <w:rStyle w:val="Hyperlink"/>
                <w:noProof/>
              </w:rPr>
              <w:fldChar w:fldCharType="end"/>
            </w:r>
          </w:ins>
        </w:p>
        <w:p w14:paraId="36BC1D2E" w14:textId="452D1391" w:rsidR="00632AA8" w:rsidRDefault="00632AA8">
          <w:pPr>
            <w:pStyle w:val="TOC2"/>
            <w:tabs>
              <w:tab w:val="right" w:leader="dot" w:pos="9016"/>
            </w:tabs>
            <w:rPr>
              <w:ins w:id="470" w:author="Andrew Instone-Cowie" w:date="2025-07-09T16:27:00Z" w16du:dateUtc="2025-07-09T15:27:00Z"/>
              <w:rFonts w:eastAsiaTheme="minorEastAsia"/>
              <w:noProof/>
              <w:kern w:val="2"/>
              <w:sz w:val="24"/>
              <w:szCs w:val="24"/>
              <w:lang w:eastAsia="en-GB"/>
              <w14:ligatures w14:val="standardContextual"/>
            </w:rPr>
          </w:pPr>
          <w:ins w:id="471"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"_Toc202970951"</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Software</w:t>
            </w:r>
            <w:r>
              <w:rPr>
                <w:noProof/>
                <w:webHidden/>
              </w:rPr>
              <w:tab/>
            </w:r>
            <w:r>
              <w:rPr>
                <w:noProof/>
                <w:webHidden/>
              </w:rPr>
              <w:fldChar w:fldCharType="begin"/>
            </w:r>
            <w:r>
              <w:rPr>
                <w:noProof/>
                <w:webHidden/>
              </w:rPr>
              <w:instrText xml:space="preserve"> PAGEREF _Toc202970951 \h </w:instrText>
            </w:r>
            <w:r>
              <w:rPr>
                <w:noProof/>
                <w:webHidden/>
              </w:rPr>
            </w:r>
            <w:r>
              <w:rPr>
                <w:noProof/>
                <w:webHidden/>
              </w:rPr>
              <w:fldChar w:fldCharType="separate"/>
            </w:r>
          </w:ins>
          <w:ins w:id="472" w:author="Andrew Instone-Cowie" w:date="2025-07-09T16:37:00Z" w16du:dateUtc="2025-07-09T15:37:00Z">
            <w:r w:rsidR="001B6112">
              <w:rPr>
                <w:noProof/>
                <w:webHidden/>
              </w:rPr>
              <w:t>93</w:t>
            </w:r>
          </w:ins>
          <w:ins w:id="473" w:author="Andrew Instone-Cowie" w:date="2025-07-09T16:27:00Z" w16du:dateUtc="2025-07-09T15:27:00Z">
            <w:r>
              <w:rPr>
                <w:noProof/>
                <w:webHidden/>
              </w:rPr>
              <w:fldChar w:fldCharType="end"/>
            </w:r>
            <w:r w:rsidRPr="009B257E">
              <w:rPr>
                <w:rStyle w:val="Hyperlink"/>
                <w:noProof/>
              </w:rPr>
              <w:fldChar w:fldCharType="end"/>
            </w:r>
          </w:ins>
        </w:p>
        <w:p w14:paraId="69B834F7" w14:textId="5BFF550A" w:rsidR="00632AA8" w:rsidRDefault="00632AA8" w:rsidP="00632AA8">
          <w:pPr>
            <w:pStyle w:val="TOC1"/>
            <w:rPr>
              <w:ins w:id="474" w:author="Andrew Instone-Cowie" w:date="2025-07-09T16:27:00Z" w16du:dateUtc="2025-07-09T15:27:00Z"/>
              <w:rFonts w:eastAsiaTheme="minorEastAsia"/>
              <w:noProof/>
              <w:kern w:val="2"/>
              <w:sz w:val="24"/>
              <w:szCs w:val="24"/>
              <w:lang w:eastAsia="en-GB"/>
              <w14:ligatures w14:val="standardContextual"/>
            </w:rPr>
            <w:pPrChange w:id="475" w:author="Andrew Instone-Cowie" w:date="2025-07-09T16:35:00Z" w16du:dateUtc="2025-07-09T15:35:00Z">
              <w:pPr>
                <w:pStyle w:val="TOC1"/>
                <w:tabs>
                  <w:tab w:val="right" w:leader="dot" w:pos="9016"/>
                </w:tabs>
              </w:pPr>
            </w:pPrChange>
          </w:pPr>
          <w:ins w:id="476" w:author="Andrew Instone-Cowie" w:date="2025-07-09T16:27:00Z" w16du:dateUtc="2025-07-09T15:27:00Z">
            <w:r w:rsidRPr="009B257E">
              <w:rPr>
                <w:rStyle w:val="Hyperlink"/>
                <w:noProof/>
              </w:rPr>
              <w:fldChar w:fldCharType="begin"/>
            </w:r>
            <w:r w:rsidRPr="009B257E">
              <w:rPr>
                <w:rStyle w:val="Hyperlink"/>
                <w:noProof/>
              </w:rPr>
              <w:instrText xml:space="preserve"> </w:instrText>
            </w:r>
            <w:r>
              <w:rPr>
                <w:noProof/>
              </w:rPr>
              <w:instrText>HYPERLINK \l "_Toc202970952"</w:instrText>
            </w:r>
            <w:r w:rsidRPr="009B257E">
              <w:rPr>
                <w:rStyle w:val="Hyperlink"/>
                <w:noProof/>
              </w:rPr>
              <w:instrText xml:space="preserve"> </w:instrText>
            </w:r>
            <w:r w:rsidRPr="009B257E">
              <w:rPr>
                <w:rStyle w:val="Hyperlink"/>
                <w:noProof/>
              </w:rPr>
            </w:r>
            <w:r w:rsidRPr="009B257E">
              <w:rPr>
                <w:rStyle w:val="Hyperlink"/>
                <w:noProof/>
              </w:rPr>
              <w:fldChar w:fldCharType="separate"/>
            </w:r>
            <w:r w:rsidRPr="009B257E">
              <w:rPr>
                <w:rStyle w:val="Hyperlink"/>
                <w:noProof/>
              </w:rPr>
              <w:t>Acknowledgements</w:t>
            </w:r>
            <w:r>
              <w:rPr>
                <w:noProof/>
                <w:webHidden/>
              </w:rPr>
              <w:tab/>
            </w:r>
            <w:r>
              <w:rPr>
                <w:noProof/>
                <w:webHidden/>
              </w:rPr>
              <w:fldChar w:fldCharType="begin"/>
            </w:r>
            <w:r>
              <w:rPr>
                <w:noProof/>
                <w:webHidden/>
              </w:rPr>
              <w:instrText xml:space="preserve"> PAGEREF _Toc202970952 \h </w:instrText>
            </w:r>
            <w:r>
              <w:rPr>
                <w:noProof/>
                <w:webHidden/>
              </w:rPr>
            </w:r>
            <w:r>
              <w:rPr>
                <w:noProof/>
                <w:webHidden/>
              </w:rPr>
              <w:fldChar w:fldCharType="separate"/>
            </w:r>
          </w:ins>
          <w:ins w:id="477" w:author="Andrew Instone-Cowie" w:date="2025-07-09T16:37:00Z" w16du:dateUtc="2025-07-09T15:37:00Z">
            <w:r w:rsidR="001B6112">
              <w:rPr>
                <w:noProof/>
                <w:webHidden/>
              </w:rPr>
              <w:t>94</w:t>
            </w:r>
          </w:ins>
          <w:ins w:id="478" w:author="Andrew Instone-Cowie" w:date="2025-07-09T16:27:00Z" w16du:dateUtc="2025-07-09T15:27:00Z">
            <w:r>
              <w:rPr>
                <w:noProof/>
                <w:webHidden/>
              </w:rPr>
              <w:fldChar w:fldCharType="end"/>
            </w:r>
            <w:r w:rsidRPr="009B257E">
              <w:rPr>
                <w:rStyle w:val="Hyperlink"/>
                <w:noProof/>
              </w:rPr>
              <w:fldChar w:fldCharType="end"/>
            </w:r>
          </w:ins>
        </w:p>
        <w:p w14:paraId="1433B3D2" w14:textId="5AD4DDF7" w:rsidR="00871702" w:rsidDel="00632AA8" w:rsidRDefault="00871702">
          <w:pPr>
            <w:pStyle w:val="TOC1"/>
            <w:rPr>
              <w:del w:id="479" w:author="Andrew Instone-Cowie" w:date="2025-07-09T16:27:00Z" w16du:dateUtc="2025-07-09T15:27:00Z"/>
              <w:rFonts w:eastAsiaTheme="minorEastAsia"/>
              <w:noProof/>
              <w:kern w:val="2"/>
              <w:sz w:val="24"/>
              <w:szCs w:val="24"/>
              <w:lang w:eastAsia="en-GB"/>
              <w14:ligatures w14:val="standardContextual"/>
            </w:rPr>
          </w:pPr>
          <w:del w:id="480" w:author="Andrew Instone-Cowie" w:date="2025-07-09T16:27:00Z" w16du:dateUtc="2025-07-09T15:27:00Z">
            <w:r w:rsidRPr="00632AA8" w:rsidDel="00632AA8">
              <w:rPr>
                <w:noProof/>
                <w:rPrChange w:id="481" w:author="Andrew Instone-Cowie" w:date="2025-07-09T16:27:00Z" w16du:dateUtc="2025-07-09T15:27:00Z">
                  <w:rPr>
                    <w:rStyle w:val="Hyperlink"/>
                    <w:noProof/>
                  </w:rPr>
                </w:rPrChange>
              </w:rPr>
              <w:delText>Index of Figures</w:delText>
            </w:r>
            <w:r w:rsidDel="00632AA8">
              <w:rPr>
                <w:noProof/>
                <w:webHidden/>
              </w:rPr>
              <w:tab/>
            </w:r>
            <w:r w:rsidR="00E607A0" w:rsidDel="00632AA8">
              <w:rPr>
                <w:noProof/>
                <w:webHidden/>
              </w:rPr>
              <w:delText>5</w:delText>
            </w:r>
          </w:del>
        </w:p>
        <w:p w14:paraId="1E862F9F" w14:textId="4AC40861" w:rsidR="00871702" w:rsidDel="00632AA8" w:rsidRDefault="00871702">
          <w:pPr>
            <w:pStyle w:val="TOC1"/>
            <w:rPr>
              <w:del w:id="482" w:author="Andrew Instone-Cowie" w:date="2025-07-09T16:27:00Z" w16du:dateUtc="2025-07-09T15:27:00Z"/>
              <w:rFonts w:eastAsiaTheme="minorEastAsia"/>
              <w:noProof/>
              <w:kern w:val="2"/>
              <w:sz w:val="24"/>
              <w:szCs w:val="24"/>
              <w:lang w:eastAsia="en-GB"/>
              <w14:ligatures w14:val="standardContextual"/>
            </w:rPr>
          </w:pPr>
          <w:del w:id="483" w:author="Andrew Instone-Cowie" w:date="2025-07-09T16:27:00Z" w16du:dateUtc="2025-07-09T15:27:00Z">
            <w:r w:rsidRPr="00632AA8" w:rsidDel="00632AA8">
              <w:rPr>
                <w:noProof/>
                <w:rPrChange w:id="484" w:author="Andrew Instone-Cowie" w:date="2025-07-09T16:27:00Z" w16du:dateUtc="2025-07-09T15:27:00Z">
                  <w:rPr>
                    <w:rStyle w:val="Hyperlink"/>
                    <w:noProof/>
                  </w:rPr>
                </w:rPrChange>
              </w:rPr>
              <w:delText>Index of Tables</w:delText>
            </w:r>
            <w:r w:rsidDel="00632AA8">
              <w:rPr>
                <w:noProof/>
                <w:webHidden/>
              </w:rPr>
              <w:tab/>
            </w:r>
            <w:r w:rsidR="00E607A0" w:rsidDel="00632AA8">
              <w:rPr>
                <w:noProof/>
                <w:webHidden/>
              </w:rPr>
              <w:delText>7</w:delText>
            </w:r>
          </w:del>
        </w:p>
        <w:p w14:paraId="1CDDA04F" w14:textId="0429B1FA" w:rsidR="00871702" w:rsidDel="00632AA8" w:rsidRDefault="00871702">
          <w:pPr>
            <w:pStyle w:val="TOC1"/>
            <w:rPr>
              <w:del w:id="485" w:author="Andrew Instone-Cowie" w:date="2025-07-09T16:27:00Z" w16du:dateUtc="2025-07-09T15:27:00Z"/>
              <w:rFonts w:eastAsiaTheme="minorEastAsia"/>
              <w:noProof/>
              <w:kern w:val="2"/>
              <w:sz w:val="24"/>
              <w:szCs w:val="24"/>
              <w:lang w:eastAsia="en-GB"/>
              <w14:ligatures w14:val="standardContextual"/>
            </w:rPr>
          </w:pPr>
          <w:del w:id="486" w:author="Andrew Instone-Cowie" w:date="2025-07-09T16:27:00Z" w16du:dateUtc="2025-07-09T15:27:00Z">
            <w:r w:rsidRPr="00632AA8" w:rsidDel="00632AA8">
              <w:rPr>
                <w:noProof/>
                <w:rPrChange w:id="487" w:author="Andrew Instone-Cowie" w:date="2025-07-09T16:27:00Z" w16du:dateUtc="2025-07-09T15:27:00Z">
                  <w:rPr>
                    <w:rStyle w:val="Hyperlink"/>
                    <w:noProof/>
                  </w:rPr>
                </w:rPrChange>
              </w:rPr>
              <w:delText>Document History</w:delText>
            </w:r>
            <w:r w:rsidDel="00632AA8">
              <w:rPr>
                <w:noProof/>
                <w:webHidden/>
              </w:rPr>
              <w:tab/>
            </w:r>
            <w:r w:rsidR="00E607A0" w:rsidDel="00632AA8">
              <w:rPr>
                <w:noProof/>
                <w:webHidden/>
              </w:rPr>
              <w:delText>8</w:delText>
            </w:r>
          </w:del>
        </w:p>
        <w:p w14:paraId="7D5BBD5A" w14:textId="457A0CBF" w:rsidR="00871702" w:rsidDel="00632AA8" w:rsidRDefault="00871702">
          <w:pPr>
            <w:pStyle w:val="TOC1"/>
            <w:rPr>
              <w:del w:id="488" w:author="Andrew Instone-Cowie" w:date="2025-07-09T16:27:00Z" w16du:dateUtc="2025-07-09T15:27:00Z"/>
              <w:rFonts w:eastAsiaTheme="minorEastAsia"/>
              <w:noProof/>
              <w:kern w:val="2"/>
              <w:sz w:val="24"/>
              <w:szCs w:val="24"/>
              <w:lang w:eastAsia="en-GB"/>
              <w14:ligatures w14:val="standardContextual"/>
            </w:rPr>
          </w:pPr>
          <w:del w:id="489" w:author="Andrew Instone-Cowie" w:date="2025-07-09T16:27:00Z" w16du:dateUtc="2025-07-09T15:27:00Z">
            <w:r w:rsidRPr="00632AA8" w:rsidDel="00632AA8">
              <w:rPr>
                <w:noProof/>
                <w:rPrChange w:id="490" w:author="Andrew Instone-Cowie" w:date="2025-07-09T16:27:00Z" w16du:dateUtc="2025-07-09T15:27:00Z">
                  <w:rPr>
                    <w:rStyle w:val="Hyperlink"/>
                    <w:noProof/>
                  </w:rPr>
                </w:rPrChange>
              </w:rPr>
              <w:delText>Licence</w:delText>
            </w:r>
            <w:r w:rsidDel="00632AA8">
              <w:rPr>
                <w:noProof/>
                <w:webHidden/>
              </w:rPr>
              <w:tab/>
            </w:r>
            <w:r w:rsidR="00E607A0" w:rsidDel="00632AA8">
              <w:rPr>
                <w:noProof/>
                <w:webHidden/>
              </w:rPr>
              <w:delText>9</w:delText>
            </w:r>
          </w:del>
        </w:p>
        <w:p w14:paraId="437C30EA" w14:textId="73D1D35F" w:rsidR="00871702" w:rsidDel="00632AA8" w:rsidRDefault="00871702">
          <w:pPr>
            <w:pStyle w:val="TOC1"/>
            <w:rPr>
              <w:del w:id="491" w:author="Andrew Instone-Cowie" w:date="2025-07-09T16:27:00Z" w16du:dateUtc="2025-07-09T15:27:00Z"/>
              <w:rFonts w:eastAsiaTheme="minorEastAsia"/>
              <w:noProof/>
              <w:kern w:val="2"/>
              <w:sz w:val="24"/>
              <w:szCs w:val="24"/>
              <w:lang w:eastAsia="en-GB"/>
              <w14:ligatures w14:val="standardContextual"/>
            </w:rPr>
          </w:pPr>
          <w:del w:id="492" w:author="Andrew Instone-Cowie" w:date="2025-07-09T16:27:00Z" w16du:dateUtc="2025-07-09T15:27:00Z">
            <w:r w:rsidRPr="00632AA8" w:rsidDel="00632AA8">
              <w:rPr>
                <w:noProof/>
                <w:rPrChange w:id="493" w:author="Andrew Instone-Cowie" w:date="2025-07-09T16:27:00Z" w16du:dateUtc="2025-07-09T15:27:00Z">
                  <w:rPr>
                    <w:rStyle w:val="Hyperlink"/>
                    <w:noProof/>
                  </w:rPr>
                </w:rPrChange>
              </w:rPr>
              <w:delText>Documentation Map</w:delText>
            </w:r>
            <w:r w:rsidDel="00632AA8">
              <w:rPr>
                <w:noProof/>
                <w:webHidden/>
              </w:rPr>
              <w:tab/>
            </w:r>
            <w:r w:rsidR="00E607A0" w:rsidDel="00632AA8">
              <w:rPr>
                <w:noProof/>
                <w:webHidden/>
              </w:rPr>
              <w:delText>10</w:delText>
            </w:r>
          </w:del>
        </w:p>
        <w:p w14:paraId="0E6D475E" w14:textId="32BD2CA5" w:rsidR="00871702" w:rsidDel="00632AA8" w:rsidRDefault="00871702">
          <w:pPr>
            <w:pStyle w:val="TOC1"/>
            <w:rPr>
              <w:del w:id="494" w:author="Andrew Instone-Cowie" w:date="2025-07-09T16:27:00Z" w16du:dateUtc="2025-07-09T15:27:00Z"/>
              <w:rFonts w:eastAsiaTheme="minorEastAsia"/>
              <w:noProof/>
              <w:kern w:val="2"/>
              <w:sz w:val="24"/>
              <w:szCs w:val="24"/>
              <w:lang w:eastAsia="en-GB"/>
              <w14:ligatures w14:val="standardContextual"/>
            </w:rPr>
          </w:pPr>
          <w:del w:id="495" w:author="Andrew Instone-Cowie" w:date="2025-07-09T16:27:00Z" w16du:dateUtc="2025-07-09T15:27:00Z">
            <w:r w:rsidRPr="00632AA8" w:rsidDel="00632AA8">
              <w:rPr>
                <w:noProof/>
                <w:rPrChange w:id="496" w:author="Andrew Instone-Cowie" w:date="2025-07-09T16:27:00Z" w16du:dateUtc="2025-07-09T15:27:00Z">
                  <w:rPr>
                    <w:rStyle w:val="Hyperlink"/>
                    <w:noProof/>
                  </w:rPr>
                </w:rPrChange>
              </w:rPr>
              <w:delText>About This Guide</w:delText>
            </w:r>
            <w:r w:rsidDel="00632AA8">
              <w:rPr>
                <w:noProof/>
                <w:webHidden/>
              </w:rPr>
              <w:tab/>
            </w:r>
            <w:r w:rsidR="00E607A0" w:rsidDel="00632AA8">
              <w:rPr>
                <w:noProof/>
                <w:webHidden/>
              </w:rPr>
              <w:delText>11</w:delText>
            </w:r>
          </w:del>
        </w:p>
        <w:p w14:paraId="1157AA22" w14:textId="5E2FDF2A" w:rsidR="00871702" w:rsidDel="00632AA8" w:rsidRDefault="00871702">
          <w:pPr>
            <w:pStyle w:val="TOC1"/>
            <w:rPr>
              <w:del w:id="497" w:author="Andrew Instone-Cowie" w:date="2025-07-09T16:27:00Z" w16du:dateUtc="2025-07-09T15:27:00Z"/>
              <w:rFonts w:eastAsiaTheme="minorEastAsia"/>
              <w:noProof/>
              <w:kern w:val="2"/>
              <w:sz w:val="24"/>
              <w:szCs w:val="24"/>
              <w:lang w:eastAsia="en-GB"/>
              <w14:ligatures w14:val="standardContextual"/>
            </w:rPr>
          </w:pPr>
          <w:del w:id="498" w:author="Andrew Instone-Cowie" w:date="2025-07-09T16:27:00Z" w16du:dateUtc="2025-07-09T15:27:00Z">
            <w:r w:rsidRPr="00632AA8" w:rsidDel="00632AA8">
              <w:rPr>
                <w:noProof/>
                <w:rPrChange w:id="499" w:author="Andrew Instone-Cowie" w:date="2025-07-09T16:27:00Z" w16du:dateUtc="2025-07-09T15:27:00Z">
                  <w:rPr>
                    <w:rStyle w:val="Hyperlink"/>
                    <w:noProof/>
                  </w:rPr>
                </w:rPrChange>
              </w:rPr>
              <w:delText>Typical Type 2 Simulator Installations</w:delText>
            </w:r>
            <w:r w:rsidDel="00632AA8">
              <w:rPr>
                <w:noProof/>
                <w:webHidden/>
              </w:rPr>
              <w:tab/>
            </w:r>
            <w:r w:rsidR="00E607A0" w:rsidDel="00632AA8">
              <w:rPr>
                <w:noProof/>
                <w:webHidden/>
              </w:rPr>
              <w:delText>12</w:delText>
            </w:r>
          </w:del>
        </w:p>
        <w:p w14:paraId="6B268AAE" w14:textId="103C8295" w:rsidR="00871702" w:rsidDel="00632AA8" w:rsidRDefault="00871702">
          <w:pPr>
            <w:pStyle w:val="TOC2"/>
            <w:tabs>
              <w:tab w:val="right" w:leader="dot" w:pos="9016"/>
            </w:tabs>
            <w:rPr>
              <w:del w:id="500" w:author="Andrew Instone-Cowie" w:date="2025-07-09T16:27:00Z" w16du:dateUtc="2025-07-09T15:27:00Z"/>
              <w:rFonts w:eastAsiaTheme="minorEastAsia"/>
              <w:noProof/>
              <w:kern w:val="2"/>
              <w:sz w:val="24"/>
              <w:szCs w:val="24"/>
              <w:lang w:eastAsia="en-GB"/>
              <w14:ligatures w14:val="standardContextual"/>
            </w:rPr>
          </w:pPr>
          <w:del w:id="501" w:author="Andrew Instone-Cowie" w:date="2025-07-09T16:27:00Z" w16du:dateUtc="2025-07-09T15:27:00Z">
            <w:r w:rsidRPr="00632AA8" w:rsidDel="00632AA8">
              <w:rPr>
                <w:noProof/>
                <w:rPrChange w:id="502" w:author="Andrew Instone-Cowie" w:date="2025-07-09T16:27:00Z" w16du:dateUtc="2025-07-09T15:27:00Z">
                  <w:rPr>
                    <w:rStyle w:val="Hyperlink"/>
                    <w:noProof/>
                  </w:rPr>
                </w:rPrChange>
              </w:rPr>
              <w:delText>Basic Configuration</w:delText>
            </w:r>
            <w:r w:rsidDel="00632AA8">
              <w:rPr>
                <w:noProof/>
                <w:webHidden/>
              </w:rPr>
              <w:tab/>
            </w:r>
            <w:r w:rsidR="00E607A0" w:rsidDel="00632AA8">
              <w:rPr>
                <w:noProof/>
                <w:webHidden/>
              </w:rPr>
              <w:delText>12</w:delText>
            </w:r>
          </w:del>
        </w:p>
        <w:p w14:paraId="40A3151F" w14:textId="660DF2C8" w:rsidR="00871702" w:rsidDel="00632AA8" w:rsidRDefault="00871702">
          <w:pPr>
            <w:pStyle w:val="TOC2"/>
            <w:tabs>
              <w:tab w:val="right" w:leader="dot" w:pos="9016"/>
            </w:tabs>
            <w:rPr>
              <w:del w:id="503" w:author="Andrew Instone-Cowie" w:date="2025-07-09T16:27:00Z" w16du:dateUtc="2025-07-09T15:27:00Z"/>
              <w:rFonts w:eastAsiaTheme="minorEastAsia"/>
              <w:noProof/>
              <w:kern w:val="2"/>
              <w:sz w:val="24"/>
              <w:szCs w:val="24"/>
              <w:lang w:eastAsia="en-GB"/>
              <w14:ligatures w14:val="standardContextual"/>
            </w:rPr>
          </w:pPr>
          <w:del w:id="504" w:author="Andrew Instone-Cowie" w:date="2025-07-09T16:27:00Z" w16du:dateUtc="2025-07-09T15:27:00Z">
            <w:r w:rsidRPr="00632AA8" w:rsidDel="00632AA8">
              <w:rPr>
                <w:noProof/>
                <w:rPrChange w:id="505" w:author="Andrew Instone-Cowie" w:date="2025-07-09T16:27:00Z" w16du:dateUtc="2025-07-09T15:27:00Z">
                  <w:rPr>
                    <w:rStyle w:val="Hyperlink"/>
                    <w:noProof/>
                  </w:rPr>
                </w:rPrChange>
              </w:rPr>
              <w:delText>Second PC Module</w:delText>
            </w:r>
            <w:r w:rsidDel="00632AA8">
              <w:rPr>
                <w:noProof/>
                <w:webHidden/>
              </w:rPr>
              <w:tab/>
            </w:r>
            <w:r w:rsidR="00E607A0" w:rsidDel="00632AA8">
              <w:rPr>
                <w:noProof/>
                <w:webHidden/>
              </w:rPr>
              <w:delText>13</w:delText>
            </w:r>
          </w:del>
        </w:p>
        <w:p w14:paraId="4B6E0CEB" w14:textId="42D8D250" w:rsidR="00871702" w:rsidDel="00632AA8" w:rsidRDefault="00871702">
          <w:pPr>
            <w:pStyle w:val="TOC2"/>
            <w:tabs>
              <w:tab w:val="right" w:leader="dot" w:pos="9016"/>
            </w:tabs>
            <w:rPr>
              <w:del w:id="506" w:author="Andrew Instone-Cowie" w:date="2025-07-09T16:27:00Z" w16du:dateUtc="2025-07-09T15:27:00Z"/>
              <w:rFonts w:eastAsiaTheme="minorEastAsia"/>
              <w:noProof/>
              <w:kern w:val="2"/>
              <w:sz w:val="24"/>
              <w:szCs w:val="24"/>
              <w:lang w:eastAsia="en-GB"/>
              <w14:ligatures w14:val="standardContextual"/>
            </w:rPr>
          </w:pPr>
          <w:del w:id="507" w:author="Andrew Instone-Cowie" w:date="2025-07-09T16:27:00Z" w16du:dateUtc="2025-07-09T15:27:00Z">
            <w:r w:rsidRPr="00632AA8" w:rsidDel="00632AA8">
              <w:rPr>
                <w:noProof/>
                <w:rPrChange w:id="508" w:author="Andrew Instone-Cowie" w:date="2025-07-09T16:27:00Z" w16du:dateUtc="2025-07-09T15:27:00Z">
                  <w:rPr>
                    <w:rStyle w:val="Hyperlink"/>
                    <w:noProof/>
                  </w:rPr>
                </w:rPrChange>
              </w:rPr>
              <w:delText>Basic Serial Splitter Module</w:delText>
            </w:r>
            <w:r w:rsidDel="00632AA8">
              <w:rPr>
                <w:noProof/>
                <w:webHidden/>
              </w:rPr>
              <w:tab/>
            </w:r>
            <w:r w:rsidR="00E607A0" w:rsidDel="00632AA8">
              <w:rPr>
                <w:noProof/>
                <w:webHidden/>
              </w:rPr>
              <w:delText>14</w:delText>
            </w:r>
          </w:del>
        </w:p>
        <w:p w14:paraId="57F27839" w14:textId="21B15CAF" w:rsidR="00871702" w:rsidDel="00632AA8" w:rsidRDefault="00871702">
          <w:pPr>
            <w:pStyle w:val="TOC1"/>
            <w:rPr>
              <w:del w:id="509" w:author="Andrew Instone-Cowie" w:date="2025-07-09T16:27:00Z" w16du:dateUtc="2025-07-09T15:27:00Z"/>
              <w:rFonts w:eastAsiaTheme="minorEastAsia"/>
              <w:noProof/>
              <w:kern w:val="2"/>
              <w:sz w:val="24"/>
              <w:szCs w:val="24"/>
              <w:lang w:eastAsia="en-GB"/>
              <w14:ligatures w14:val="standardContextual"/>
            </w:rPr>
          </w:pPr>
          <w:del w:id="510" w:author="Andrew Instone-Cowie" w:date="2025-07-09T16:27:00Z" w16du:dateUtc="2025-07-09T15:27:00Z">
            <w:r w:rsidRPr="00632AA8" w:rsidDel="00632AA8">
              <w:rPr>
                <w:noProof/>
                <w:rPrChange w:id="511" w:author="Andrew Instone-Cowie" w:date="2025-07-09T16:27:00Z" w16du:dateUtc="2025-07-09T15:27:00Z">
                  <w:rPr>
                    <w:rStyle w:val="Hyperlink"/>
                    <w:noProof/>
                  </w:rPr>
                </w:rPrChange>
              </w:rPr>
              <w:delText>Simulator Overview</w:delText>
            </w:r>
            <w:r w:rsidDel="00632AA8">
              <w:rPr>
                <w:noProof/>
                <w:webHidden/>
              </w:rPr>
              <w:tab/>
            </w:r>
            <w:r w:rsidR="00E607A0" w:rsidDel="00632AA8">
              <w:rPr>
                <w:noProof/>
                <w:webHidden/>
              </w:rPr>
              <w:delText>15</w:delText>
            </w:r>
          </w:del>
        </w:p>
        <w:p w14:paraId="0BFB0F48" w14:textId="30DE5C8C" w:rsidR="00871702" w:rsidDel="00632AA8" w:rsidRDefault="00871702">
          <w:pPr>
            <w:pStyle w:val="TOC2"/>
            <w:tabs>
              <w:tab w:val="right" w:leader="dot" w:pos="9016"/>
            </w:tabs>
            <w:rPr>
              <w:del w:id="512" w:author="Andrew Instone-Cowie" w:date="2025-07-09T16:27:00Z" w16du:dateUtc="2025-07-09T15:27:00Z"/>
              <w:rFonts w:eastAsiaTheme="minorEastAsia"/>
              <w:noProof/>
              <w:kern w:val="2"/>
              <w:sz w:val="24"/>
              <w:szCs w:val="24"/>
              <w:lang w:eastAsia="en-GB"/>
              <w14:ligatures w14:val="standardContextual"/>
            </w:rPr>
          </w:pPr>
          <w:del w:id="513" w:author="Andrew Instone-Cowie" w:date="2025-07-09T16:27:00Z" w16du:dateUtc="2025-07-09T15:27:00Z">
            <w:r w:rsidRPr="00632AA8" w:rsidDel="00632AA8">
              <w:rPr>
                <w:noProof/>
                <w:rPrChange w:id="514" w:author="Andrew Instone-Cowie" w:date="2025-07-09T16:27:00Z" w16du:dateUtc="2025-07-09T15:27:00Z">
                  <w:rPr>
                    <w:rStyle w:val="Hyperlink"/>
                    <w:noProof/>
                  </w:rPr>
                </w:rPrChange>
              </w:rPr>
              <w:delText>Bell Sensing Methods</w:delText>
            </w:r>
            <w:r w:rsidDel="00632AA8">
              <w:rPr>
                <w:noProof/>
                <w:webHidden/>
              </w:rPr>
              <w:tab/>
            </w:r>
            <w:r w:rsidR="00E607A0" w:rsidDel="00632AA8">
              <w:rPr>
                <w:noProof/>
                <w:webHidden/>
              </w:rPr>
              <w:delText>15</w:delText>
            </w:r>
          </w:del>
        </w:p>
        <w:p w14:paraId="3985F833" w14:textId="37FD21AD" w:rsidR="00871702" w:rsidDel="00632AA8" w:rsidRDefault="00871702">
          <w:pPr>
            <w:pStyle w:val="TOC3"/>
            <w:tabs>
              <w:tab w:val="right" w:leader="dot" w:pos="9016"/>
            </w:tabs>
            <w:rPr>
              <w:del w:id="515" w:author="Andrew Instone-Cowie" w:date="2025-07-09T16:27:00Z" w16du:dateUtc="2025-07-09T15:27:00Z"/>
              <w:noProof/>
              <w:kern w:val="2"/>
              <w:sz w:val="24"/>
              <w:szCs w:val="24"/>
              <w:lang w:val="en-GB" w:eastAsia="en-GB"/>
              <w14:ligatures w14:val="standardContextual"/>
            </w:rPr>
          </w:pPr>
          <w:del w:id="516" w:author="Andrew Instone-Cowie" w:date="2025-07-09T16:27:00Z" w16du:dateUtc="2025-07-09T15:27:00Z">
            <w:r w:rsidRPr="00632AA8" w:rsidDel="00632AA8">
              <w:rPr>
                <w:noProof/>
                <w:rPrChange w:id="517" w:author="Andrew Instone-Cowie" w:date="2025-07-09T16:27:00Z" w16du:dateUtc="2025-07-09T15:27:00Z">
                  <w:rPr>
                    <w:rStyle w:val="Hyperlink"/>
                    <w:noProof/>
                  </w:rPr>
                </w:rPrChange>
              </w:rPr>
              <w:delText>Sensor Types</w:delText>
            </w:r>
            <w:r w:rsidDel="00632AA8">
              <w:rPr>
                <w:noProof/>
                <w:webHidden/>
              </w:rPr>
              <w:tab/>
            </w:r>
            <w:r w:rsidR="00E607A0" w:rsidDel="00632AA8">
              <w:rPr>
                <w:noProof/>
                <w:webHidden/>
              </w:rPr>
              <w:delText>15</w:delText>
            </w:r>
          </w:del>
        </w:p>
        <w:p w14:paraId="638F9B76" w14:textId="67B996F7" w:rsidR="00871702" w:rsidDel="00632AA8" w:rsidRDefault="00871702">
          <w:pPr>
            <w:pStyle w:val="TOC2"/>
            <w:tabs>
              <w:tab w:val="right" w:leader="dot" w:pos="9016"/>
            </w:tabs>
            <w:rPr>
              <w:del w:id="518" w:author="Andrew Instone-Cowie" w:date="2025-07-09T16:27:00Z" w16du:dateUtc="2025-07-09T15:27:00Z"/>
              <w:rFonts w:eastAsiaTheme="minorEastAsia"/>
              <w:noProof/>
              <w:kern w:val="2"/>
              <w:sz w:val="24"/>
              <w:szCs w:val="24"/>
              <w:lang w:eastAsia="en-GB"/>
              <w14:ligatures w14:val="standardContextual"/>
            </w:rPr>
          </w:pPr>
          <w:del w:id="519" w:author="Andrew Instone-Cowie" w:date="2025-07-09T16:27:00Z" w16du:dateUtc="2025-07-09T15:27:00Z">
            <w:r w:rsidRPr="00632AA8" w:rsidDel="00632AA8">
              <w:rPr>
                <w:noProof/>
                <w:rPrChange w:id="520" w:author="Andrew Instone-Cowie" w:date="2025-07-09T16:27:00Z" w16du:dateUtc="2025-07-09T15:27:00Z">
                  <w:rPr>
                    <w:rStyle w:val="Hyperlink"/>
                    <w:noProof/>
                  </w:rPr>
                </w:rPrChange>
              </w:rPr>
              <w:delText>Single vs Dual Trigger</w:delText>
            </w:r>
            <w:r w:rsidDel="00632AA8">
              <w:rPr>
                <w:noProof/>
                <w:webHidden/>
              </w:rPr>
              <w:tab/>
            </w:r>
            <w:r w:rsidR="00E607A0" w:rsidDel="00632AA8">
              <w:rPr>
                <w:noProof/>
                <w:webHidden/>
              </w:rPr>
              <w:delText>16</w:delText>
            </w:r>
          </w:del>
        </w:p>
        <w:p w14:paraId="174BDD07" w14:textId="1F125791" w:rsidR="00871702" w:rsidDel="00632AA8" w:rsidRDefault="00871702">
          <w:pPr>
            <w:pStyle w:val="TOC3"/>
            <w:tabs>
              <w:tab w:val="right" w:leader="dot" w:pos="9016"/>
            </w:tabs>
            <w:rPr>
              <w:del w:id="521" w:author="Andrew Instone-Cowie" w:date="2025-07-09T16:27:00Z" w16du:dateUtc="2025-07-09T15:27:00Z"/>
              <w:noProof/>
              <w:kern w:val="2"/>
              <w:sz w:val="24"/>
              <w:szCs w:val="24"/>
              <w:lang w:val="en-GB" w:eastAsia="en-GB"/>
              <w14:ligatures w14:val="standardContextual"/>
            </w:rPr>
          </w:pPr>
          <w:del w:id="522" w:author="Andrew Instone-Cowie" w:date="2025-07-09T16:27:00Z" w16du:dateUtc="2025-07-09T15:27:00Z">
            <w:r w:rsidRPr="00632AA8" w:rsidDel="00632AA8">
              <w:rPr>
                <w:noProof/>
                <w:rPrChange w:id="523" w:author="Andrew Instone-Cowie" w:date="2025-07-09T16:27:00Z" w16du:dateUtc="2025-07-09T15:27:00Z">
                  <w:rPr>
                    <w:rStyle w:val="Hyperlink"/>
                    <w:noProof/>
                  </w:rPr>
                </w:rPrChange>
              </w:rPr>
              <w:delText>Dual Triggers</w:delText>
            </w:r>
            <w:r w:rsidDel="00632AA8">
              <w:rPr>
                <w:noProof/>
                <w:webHidden/>
              </w:rPr>
              <w:tab/>
            </w:r>
            <w:r w:rsidR="00E607A0" w:rsidDel="00632AA8">
              <w:rPr>
                <w:noProof/>
                <w:webHidden/>
              </w:rPr>
              <w:delText>16</w:delText>
            </w:r>
          </w:del>
        </w:p>
        <w:p w14:paraId="546B233E" w14:textId="28280801" w:rsidR="00871702" w:rsidDel="00632AA8" w:rsidRDefault="00871702">
          <w:pPr>
            <w:pStyle w:val="TOC3"/>
            <w:tabs>
              <w:tab w:val="right" w:leader="dot" w:pos="9016"/>
            </w:tabs>
            <w:rPr>
              <w:del w:id="524" w:author="Andrew Instone-Cowie" w:date="2025-07-09T16:27:00Z" w16du:dateUtc="2025-07-09T15:27:00Z"/>
              <w:noProof/>
              <w:kern w:val="2"/>
              <w:sz w:val="24"/>
              <w:szCs w:val="24"/>
              <w:lang w:val="en-GB" w:eastAsia="en-GB"/>
              <w14:ligatures w14:val="standardContextual"/>
            </w:rPr>
          </w:pPr>
          <w:del w:id="525" w:author="Andrew Instone-Cowie" w:date="2025-07-09T16:27:00Z" w16du:dateUtc="2025-07-09T15:27:00Z">
            <w:r w:rsidRPr="00632AA8" w:rsidDel="00632AA8">
              <w:rPr>
                <w:noProof/>
                <w:rPrChange w:id="526" w:author="Andrew Instone-Cowie" w:date="2025-07-09T16:27:00Z" w16du:dateUtc="2025-07-09T15:27:00Z">
                  <w:rPr>
                    <w:rStyle w:val="Hyperlink"/>
                    <w:noProof/>
                  </w:rPr>
                </w:rPrChange>
              </w:rPr>
              <w:delText>Single Trigger</w:delText>
            </w:r>
            <w:r w:rsidDel="00632AA8">
              <w:rPr>
                <w:noProof/>
                <w:webHidden/>
              </w:rPr>
              <w:tab/>
            </w:r>
            <w:r w:rsidR="00E607A0" w:rsidDel="00632AA8">
              <w:rPr>
                <w:noProof/>
                <w:webHidden/>
              </w:rPr>
              <w:delText>17</w:delText>
            </w:r>
          </w:del>
        </w:p>
        <w:p w14:paraId="2D33E93A" w14:textId="38CBD50C" w:rsidR="00871702" w:rsidDel="00632AA8" w:rsidRDefault="00871702">
          <w:pPr>
            <w:pStyle w:val="TOC1"/>
            <w:rPr>
              <w:del w:id="527" w:author="Andrew Instone-Cowie" w:date="2025-07-09T16:27:00Z" w16du:dateUtc="2025-07-09T15:27:00Z"/>
              <w:rFonts w:eastAsiaTheme="minorEastAsia"/>
              <w:noProof/>
              <w:kern w:val="2"/>
              <w:sz w:val="24"/>
              <w:szCs w:val="24"/>
              <w:lang w:eastAsia="en-GB"/>
              <w14:ligatures w14:val="standardContextual"/>
            </w:rPr>
          </w:pPr>
          <w:del w:id="528" w:author="Andrew Instone-Cowie" w:date="2025-07-09T16:27:00Z" w16du:dateUtc="2025-07-09T15:27:00Z">
            <w:r w:rsidRPr="00632AA8" w:rsidDel="00632AA8">
              <w:rPr>
                <w:noProof/>
                <w:rPrChange w:id="529" w:author="Andrew Instone-Cowie" w:date="2025-07-09T16:27:00Z" w16du:dateUtc="2025-07-09T15:27:00Z">
                  <w:rPr>
                    <w:rStyle w:val="Hyperlink"/>
                    <w:noProof/>
                  </w:rPr>
                </w:rPrChange>
              </w:rPr>
              <w:delText>Simulator Interface Module Hardware</w:delText>
            </w:r>
            <w:r w:rsidDel="00632AA8">
              <w:rPr>
                <w:noProof/>
                <w:webHidden/>
              </w:rPr>
              <w:tab/>
            </w:r>
            <w:r w:rsidR="00E607A0" w:rsidDel="00632AA8">
              <w:rPr>
                <w:noProof/>
                <w:webHidden/>
              </w:rPr>
              <w:delText>19</w:delText>
            </w:r>
          </w:del>
        </w:p>
        <w:p w14:paraId="3B871888" w14:textId="3050C9F8" w:rsidR="00871702" w:rsidDel="00632AA8" w:rsidRDefault="00871702">
          <w:pPr>
            <w:pStyle w:val="TOC2"/>
            <w:tabs>
              <w:tab w:val="right" w:leader="dot" w:pos="9016"/>
            </w:tabs>
            <w:rPr>
              <w:del w:id="530" w:author="Andrew Instone-Cowie" w:date="2025-07-09T16:27:00Z" w16du:dateUtc="2025-07-09T15:27:00Z"/>
              <w:rFonts w:eastAsiaTheme="minorEastAsia"/>
              <w:noProof/>
              <w:kern w:val="2"/>
              <w:sz w:val="24"/>
              <w:szCs w:val="24"/>
              <w:lang w:eastAsia="en-GB"/>
              <w14:ligatures w14:val="standardContextual"/>
            </w:rPr>
          </w:pPr>
          <w:del w:id="531" w:author="Andrew Instone-Cowie" w:date="2025-07-09T16:27:00Z" w16du:dateUtc="2025-07-09T15:27:00Z">
            <w:r w:rsidRPr="00632AA8" w:rsidDel="00632AA8">
              <w:rPr>
                <w:noProof/>
                <w:rPrChange w:id="532" w:author="Andrew Instone-Cowie" w:date="2025-07-09T16:27:00Z" w16du:dateUtc="2025-07-09T15:27:00Z">
                  <w:rPr>
                    <w:rStyle w:val="Hyperlink"/>
                    <w:noProof/>
                  </w:rPr>
                </w:rPrChange>
              </w:rPr>
              <w:delText>Overview</w:delText>
            </w:r>
            <w:r w:rsidDel="00632AA8">
              <w:rPr>
                <w:noProof/>
                <w:webHidden/>
              </w:rPr>
              <w:tab/>
            </w:r>
            <w:r w:rsidR="00E607A0" w:rsidDel="00632AA8">
              <w:rPr>
                <w:noProof/>
                <w:webHidden/>
              </w:rPr>
              <w:delText>19</w:delText>
            </w:r>
          </w:del>
        </w:p>
        <w:p w14:paraId="48C4F7AA" w14:textId="5C4E9F40" w:rsidR="00871702" w:rsidDel="00632AA8" w:rsidRDefault="00871702">
          <w:pPr>
            <w:pStyle w:val="TOC2"/>
            <w:tabs>
              <w:tab w:val="right" w:leader="dot" w:pos="9016"/>
            </w:tabs>
            <w:rPr>
              <w:del w:id="533" w:author="Andrew Instone-Cowie" w:date="2025-07-09T16:27:00Z" w16du:dateUtc="2025-07-09T15:27:00Z"/>
              <w:rFonts w:eastAsiaTheme="minorEastAsia"/>
              <w:noProof/>
              <w:kern w:val="2"/>
              <w:sz w:val="24"/>
              <w:szCs w:val="24"/>
              <w:lang w:eastAsia="en-GB"/>
              <w14:ligatures w14:val="standardContextual"/>
            </w:rPr>
          </w:pPr>
          <w:del w:id="534" w:author="Andrew Instone-Cowie" w:date="2025-07-09T16:27:00Z" w16du:dateUtc="2025-07-09T15:27:00Z">
            <w:r w:rsidRPr="00632AA8" w:rsidDel="00632AA8">
              <w:rPr>
                <w:noProof/>
                <w:rPrChange w:id="535" w:author="Andrew Instone-Cowie" w:date="2025-07-09T16:27:00Z" w16du:dateUtc="2025-07-09T15:27:00Z">
                  <w:rPr>
                    <w:rStyle w:val="Hyperlink"/>
                    <w:noProof/>
                  </w:rPr>
                </w:rPrChange>
              </w:rPr>
              <w:delText>Hardware Options</w:delText>
            </w:r>
            <w:r w:rsidDel="00632AA8">
              <w:rPr>
                <w:noProof/>
                <w:webHidden/>
              </w:rPr>
              <w:tab/>
            </w:r>
            <w:r w:rsidR="00E607A0" w:rsidDel="00632AA8">
              <w:rPr>
                <w:noProof/>
                <w:webHidden/>
              </w:rPr>
              <w:delText>19</w:delText>
            </w:r>
          </w:del>
        </w:p>
        <w:p w14:paraId="475E21EE" w14:textId="62174CC7" w:rsidR="00871702" w:rsidDel="00632AA8" w:rsidRDefault="00871702">
          <w:pPr>
            <w:pStyle w:val="TOC2"/>
            <w:tabs>
              <w:tab w:val="right" w:leader="dot" w:pos="9016"/>
            </w:tabs>
            <w:rPr>
              <w:del w:id="536" w:author="Andrew Instone-Cowie" w:date="2025-07-09T16:27:00Z" w16du:dateUtc="2025-07-09T15:27:00Z"/>
              <w:rFonts w:eastAsiaTheme="minorEastAsia"/>
              <w:noProof/>
              <w:kern w:val="2"/>
              <w:sz w:val="24"/>
              <w:szCs w:val="24"/>
              <w:lang w:eastAsia="en-GB"/>
              <w14:ligatures w14:val="standardContextual"/>
            </w:rPr>
          </w:pPr>
          <w:del w:id="537" w:author="Andrew Instone-Cowie" w:date="2025-07-09T16:27:00Z" w16du:dateUtc="2025-07-09T15:27:00Z">
            <w:r w:rsidRPr="00632AA8" w:rsidDel="00632AA8">
              <w:rPr>
                <w:noProof/>
                <w:rPrChange w:id="538" w:author="Andrew Instone-Cowie" w:date="2025-07-09T16:27:00Z" w16du:dateUtc="2025-07-09T15:27:00Z">
                  <w:rPr>
                    <w:rStyle w:val="Hyperlink"/>
                    <w:noProof/>
                  </w:rPr>
                </w:rPrChange>
              </w:rPr>
              <w:delText>Hardware Interrupts</w:delText>
            </w:r>
            <w:r w:rsidDel="00632AA8">
              <w:rPr>
                <w:noProof/>
                <w:webHidden/>
              </w:rPr>
              <w:tab/>
            </w:r>
            <w:r w:rsidR="00E607A0" w:rsidDel="00632AA8">
              <w:rPr>
                <w:noProof/>
                <w:webHidden/>
              </w:rPr>
              <w:delText>19</w:delText>
            </w:r>
          </w:del>
        </w:p>
        <w:p w14:paraId="014873E4" w14:textId="1A3C0849" w:rsidR="00871702" w:rsidDel="00632AA8" w:rsidRDefault="00871702">
          <w:pPr>
            <w:pStyle w:val="TOC2"/>
            <w:tabs>
              <w:tab w:val="right" w:leader="dot" w:pos="9016"/>
            </w:tabs>
            <w:rPr>
              <w:del w:id="539" w:author="Andrew Instone-Cowie" w:date="2025-07-09T16:27:00Z" w16du:dateUtc="2025-07-09T15:27:00Z"/>
              <w:rFonts w:eastAsiaTheme="minorEastAsia"/>
              <w:noProof/>
              <w:kern w:val="2"/>
              <w:sz w:val="24"/>
              <w:szCs w:val="24"/>
              <w:lang w:eastAsia="en-GB"/>
              <w14:ligatures w14:val="standardContextual"/>
            </w:rPr>
          </w:pPr>
          <w:del w:id="540" w:author="Andrew Instone-Cowie" w:date="2025-07-09T16:27:00Z" w16du:dateUtc="2025-07-09T15:27:00Z">
            <w:r w:rsidRPr="00632AA8" w:rsidDel="00632AA8">
              <w:rPr>
                <w:noProof/>
                <w:rPrChange w:id="541" w:author="Andrew Instone-Cowie" w:date="2025-07-09T16:27:00Z" w16du:dateUtc="2025-07-09T15:27:00Z">
                  <w:rPr>
                    <w:rStyle w:val="Hyperlink"/>
                    <w:noProof/>
                  </w:rPr>
                </w:rPrChange>
              </w:rPr>
              <w:delText>Microcontroller Hardware</w:delText>
            </w:r>
            <w:r w:rsidDel="00632AA8">
              <w:rPr>
                <w:noProof/>
                <w:webHidden/>
              </w:rPr>
              <w:tab/>
            </w:r>
            <w:r w:rsidR="00E607A0" w:rsidDel="00632AA8">
              <w:rPr>
                <w:noProof/>
                <w:webHidden/>
              </w:rPr>
              <w:delText>20</w:delText>
            </w:r>
          </w:del>
        </w:p>
        <w:p w14:paraId="5392AFCB" w14:textId="59F84C30" w:rsidR="00871702" w:rsidDel="00632AA8" w:rsidRDefault="00871702">
          <w:pPr>
            <w:pStyle w:val="TOC2"/>
            <w:tabs>
              <w:tab w:val="right" w:leader="dot" w:pos="9016"/>
            </w:tabs>
            <w:rPr>
              <w:del w:id="542" w:author="Andrew Instone-Cowie" w:date="2025-07-09T16:27:00Z" w16du:dateUtc="2025-07-09T15:27:00Z"/>
              <w:rFonts w:eastAsiaTheme="minorEastAsia"/>
              <w:noProof/>
              <w:kern w:val="2"/>
              <w:sz w:val="24"/>
              <w:szCs w:val="24"/>
              <w:lang w:eastAsia="en-GB"/>
              <w14:ligatures w14:val="standardContextual"/>
            </w:rPr>
          </w:pPr>
          <w:del w:id="543" w:author="Andrew Instone-Cowie" w:date="2025-07-09T16:27:00Z" w16du:dateUtc="2025-07-09T15:27:00Z">
            <w:r w:rsidRPr="00632AA8" w:rsidDel="00632AA8">
              <w:rPr>
                <w:noProof/>
                <w:rPrChange w:id="544" w:author="Andrew Instone-Cowie" w:date="2025-07-09T16:27:00Z" w16du:dateUtc="2025-07-09T15:27:00Z">
                  <w:rPr>
                    <w:rStyle w:val="Hyperlink"/>
                    <w:noProof/>
                  </w:rPr>
                </w:rPrChange>
              </w:rPr>
              <w:delText>Serial Line Driver</w:delText>
            </w:r>
            <w:r w:rsidDel="00632AA8">
              <w:rPr>
                <w:noProof/>
                <w:webHidden/>
              </w:rPr>
              <w:tab/>
            </w:r>
            <w:r w:rsidR="00E607A0" w:rsidDel="00632AA8">
              <w:rPr>
                <w:noProof/>
                <w:webHidden/>
              </w:rPr>
              <w:delText>20</w:delText>
            </w:r>
          </w:del>
        </w:p>
        <w:p w14:paraId="3D6EE0E7" w14:textId="47B4523E" w:rsidR="00871702" w:rsidDel="00632AA8" w:rsidRDefault="00871702">
          <w:pPr>
            <w:pStyle w:val="TOC2"/>
            <w:tabs>
              <w:tab w:val="right" w:leader="dot" w:pos="9016"/>
            </w:tabs>
            <w:rPr>
              <w:del w:id="545" w:author="Andrew Instone-Cowie" w:date="2025-07-09T16:27:00Z" w16du:dateUtc="2025-07-09T15:27:00Z"/>
              <w:rFonts w:eastAsiaTheme="minorEastAsia"/>
              <w:noProof/>
              <w:kern w:val="2"/>
              <w:sz w:val="24"/>
              <w:szCs w:val="24"/>
              <w:lang w:eastAsia="en-GB"/>
              <w14:ligatures w14:val="standardContextual"/>
            </w:rPr>
          </w:pPr>
          <w:del w:id="546" w:author="Andrew Instone-Cowie" w:date="2025-07-09T16:27:00Z" w16du:dateUtc="2025-07-09T15:27:00Z">
            <w:r w:rsidRPr="00632AA8" w:rsidDel="00632AA8">
              <w:rPr>
                <w:noProof/>
                <w:rPrChange w:id="547" w:author="Andrew Instone-Cowie" w:date="2025-07-09T16:27:00Z" w16du:dateUtc="2025-07-09T15:27:00Z">
                  <w:rPr>
                    <w:rStyle w:val="Hyperlink"/>
                    <w:noProof/>
                  </w:rPr>
                </w:rPrChange>
              </w:rPr>
              <w:delText>Microcontroller Configuration</w:delText>
            </w:r>
            <w:r w:rsidDel="00632AA8">
              <w:rPr>
                <w:noProof/>
                <w:webHidden/>
              </w:rPr>
              <w:tab/>
            </w:r>
            <w:r w:rsidR="00E607A0" w:rsidDel="00632AA8">
              <w:rPr>
                <w:noProof/>
                <w:webHidden/>
              </w:rPr>
              <w:delText>21</w:delText>
            </w:r>
          </w:del>
        </w:p>
        <w:p w14:paraId="61B6E145" w14:textId="23B05C06" w:rsidR="00871702" w:rsidDel="00632AA8" w:rsidRDefault="00871702">
          <w:pPr>
            <w:pStyle w:val="TOC3"/>
            <w:tabs>
              <w:tab w:val="right" w:leader="dot" w:pos="9016"/>
            </w:tabs>
            <w:rPr>
              <w:del w:id="548" w:author="Andrew Instone-Cowie" w:date="2025-07-09T16:27:00Z" w16du:dateUtc="2025-07-09T15:27:00Z"/>
              <w:noProof/>
              <w:kern w:val="2"/>
              <w:sz w:val="24"/>
              <w:szCs w:val="24"/>
              <w:lang w:val="en-GB" w:eastAsia="en-GB"/>
              <w14:ligatures w14:val="standardContextual"/>
            </w:rPr>
          </w:pPr>
          <w:del w:id="549" w:author="Andrew Instone-Cowie" w:date="2025-07-09T16:27:00Z" w16du:dateUtc="2025-07-09T15:27:00Z">
            <w:r w:rsidRPr="00632AA8" w:rsidDel="00632AA8">
              <w:rPr>
                <w:noProof/>
                <w:rPrChange w:id="550" w:author="Andrew Instone-Cowie" w:date="2025-07-09T16:27:00Z" w16du:dateUtc="2025-07-09T15:27:00Z">
                  <w:rPr>
                    <w:rStyle w:val="Hyperlink"/>
                    <w:noProof/>
                  </w:rPr>
                </w:rPrChange>
              </w:rPr>
              <w:delText>Microcontroller I/O Pins</w:delText>
            </w:r>
            <w:r w:rsidDel="00632AA8">
              <w:rPr>
                <w:noProof/>
                <w:webHidden/>
              </w:rPr>
              <w:tab/>
            </w:r>
            <w:r w:rsidR="00E607A0" w:rsidDel="00632AA8">
              <w:rPr>
                <w:noProof/>
                <w:webHidden/>
              </w:rPr>
              <w:delText>21</w:delText>
            </w:r>
          </w:del>
        </w:p>
        <w:p w14:paraId="3FED0EB9" w14:textId="40EB0926" w:rsidR="00871702" w:rsidDel="00632AA8" w:rsidRDefault="00871702">
          <w:pPr>
            <w:pStyle w:val="TOC3"/>
            <w:tabs>
              <w:tab w:val="right" w:leader="dot" w:pos="9016"/>
            </w:tabs>
            <w:rPr>
              <w:del w:id="551" w:author="Andrew Instone-Cowie" w:date="2025-07-09T16:27:00Z" w16du:dateUtc="2025-07-09T15:27:00Z"/>
              <w:noProof/>
              <w:kern w:val="2"/>
              <w:sz w:val="24"/>
              <w:szCs w:val="24"/>
              <w:lang w:val="en-GB" w:eastAsia="en-GB"/>
              <w14:ligatures w14:val="standardContextual"/>
            </w:rPr>
          </w:pPr>
          <w:del w:id="552" w:author="Andrew Instone-Cowie" w:date="2025-07-09T16:27:00Z" w16du:dateUtc="2025-07-09T15:27:00Z">
            <w:r w:rsidRPr="00632AA8" w:rsidDel="00632AA8">
              <w:rPr>
                <w:noProof/>
                <w:rPrChange w:id="553" w:author="Andrew Instone-Cowie" w:date="2025-07-09T16:27:00Z" w16du:dateUtc="2025-07-09T15:27:00Z">
                  <w:rPr>
                    <w:rStyle w:val="Hyperlink"/>
                    <w:noProof/>
                  </w:rPr>
                </w:rPrChange>
              </w:rPr>
              <w:delText>Microcontroller Fuse Settings</w:delText>
            </w:r>
            <w:r w:rsidDel="00632AA8">
              <w:rPr>
                <w:noProof/>
                <w:webHidden/>
              </w:rPr>
              <w:tab/>
            </w:r>
            <w:r w:rsidR="00E607A0" w:rsidDel="00632AA8">
              <w:rPr>
                <w:noProof/>
                <w:webHidden/>
              </w:rPr>
              <w:delText>22</w:delText>
            </w:r>
          </w:del>
        </w:p>
        <w:p w14:paraId="045AB650" w14:textId="0F7BE4DD" w:rsidR="00871702" w:rsidDel="00632AA8" w:rsidRDefault="00871702">
          <w:pPr>
            <w:pStyle w:val="TOC2"/>
            <w:tabs>
              <w:tab w:val="right" w:leader="dot" w:pos="9016"/>
            </w:tabs>
            <w:rPr>
              <w:del w:id="554" w:author="Andrew Instone-Cowie" w:date="2025-07-09T16:27:00Z" w16du:dateUtc="2025-07-09T15:27:00Z"/>
              <w:rFonts w:eastAsiaTheme="minorEastAsia"/>
              <w:noProof/>
              <w:kern w:val="2"/>
              <w:sz w:val="24"/>
              <w:szCs w:val="24"/>
              <w:lang w:eastAsia="en-GB"/>
              <w14:ligatures w14:val="standardContextual"/>
            </w:rPr>
          </w:pPr>
          <w:del w:id="555" w:author="Andrew Instone-Cowie" w:date="2025-07-09T16:27:00Z" w16du:dateUtc="2025-07-09T15:27:00Z">
            <w:r w:rsidRPr="00632AA8" w:rsidDel="00632AA8">
              <w:rPr>
                <w:noProof/>
                <w:rPrChange w:id="556" w:author="Andrew Instone-Cowie" w:date="2025-07-09T16:27:00Z" w16du:dateUtc="2025-07-09T15:27:00Z">
                  <w:rPr>
                    <w:rStyle w:val="Hyperlink"/>
                    <w:noProof/>
                  </w:rPr>
                </w:rPrChange>
              </w:rPr>
              <w:delText>Power Supply</w:delText>
            </w:r>
            <w:r w:rsidDel="00632AA8">
              <w:rPr>
                <w:noProof/>
                <w:webHidden/>
              </w:rPr>
              <w:tab/>
            </w:r>
            <w:r w:rsidR="00E607A0" w:rsidDel="00632AA8">
              <w:rPr>
                <w:noProof/>
                <w:webHidden/>
              </w:rPr>
              <w:delText>23</w:delText>
            </w:r>
          </w:del>
        </w:p>
        <w:p w14:paraId="2710CC24" w14:textId="56AD3407" w:rsidR="00871702" w:rsidDel="00632AA8" w:rsidRDefault="00871702">
          <w:pPr>
            <w:pStyle w:val="TOC3"/>
            <w:tabs>
              <w:tab w:val="right" w:leader="dot" w:pos="9016"/>
            </w:tabs>
            <w:rPr>
              <w:del w:id="557" w:author="Andrew Instone-Cowie" w:date="2025-07-09T16:27:00Z" w16du:dateUtc="2025-07-09T15:27:00Z"/>
              <w:noProof/>
              <w:kern w:val="2"/>
              <w:sz w:val="24"/>
              <w:szCs w:val="24"/>
              <w:lang w:val="en-GB" w:eastAsia="en-GB"/>
              <w14:ligatures w14:val="standardContextual"/>
            </w:rPr>
          </w:pPr>
          <w:del w:id="558" w:author="Andrew Instone-Cowie" w:date="2025-07-09T16:27:00Z" w16du:dateUtc="2025-07-09T15:27:00Z">
            <w:r w:rsidRPr="00632AA8" w:rsidDel="00632AA8">
              <w:rPr>
                <w:noProof/>
                <w:rPrChange w:id="559" w:author="Andrew Instone-Cowie" w:date="2025-07-09T16:27:00Z" w16du:dateUtc="2025-07-09T15:27:00Z">
                  <w:rPr>
                    <w:rStyle w:val="Hyperlink"/>
                    <w:noProof/>
                  </w:rPr>
                </w:rPrChange>
              </w:rPr>
              <w:delText>Typical Current Requirements</w:delText>
            </w:r>
            <w:r w:rsidDel="00632AA8">
              <w:rPr>
                <w:noProof/>
                <w:webHidden/>
              </w:rPr>
              <w:tab/>
            </w:r>
            <w:r w:rsidR="00E607A0" w:rsidDel="00632AA8">
              <w:rPr>
                <w:noProof/>
                <w:webHidden/>
              </w:rPr>
              <w:delText>23</w:delText>
            </w:r>
          </w:del>
        </w:p>
        <w:p w14:paraId="4A7459F1" w14:textId="364BE212" w:rsidR="00871702" w:rsidDel="00632AA8" w:rsidRDefault="00871702">
          <w:pPr>
            <w:pStyle w:val="TOC3"/>
            <w:tabs>
              <w:tab w:val="right" w:leader="dot" w:pos="9016"/>
            </w:tabs>
            <w:rPr>
              <w:del w:id="560" w:author="Andrew Instone-Cowie" w:date="2025-07-09T16:27:00Z" w16du:dateUtc="2025-07-09T15:27:00Z"/>
              <w:noProof/>
              <w:kern w:val="2"/>
              <w:sz w:val="24"/>
              <w:szCs w:val="24"/>
              <w:lang w:val="en-GB" w:eastAsia="en-GB"/>
              <w14:ligatures w14:val="standardContextual"/>
            </w:rPr>
          </w:pPr>
          <w:del w:id="561" w:author="Andrew Instone-Cowie" w:date="2025-07-09T16:27:00Z" w16du:dateUtc="2025-07-09T15:27:00Z">
            <w:r w:rsidRPr="00632AA8" w:rsidDel="00632AA8">
              <w:rPr>
                <w:noProof/>
                <w:rPrChange w:id="562" w:author="Andrew Instone-Cowie" w:date="2025-07-09T16:27:00Z" w16du:dateUtc="2025-07-09T15:27:00Z">
                  <w:rPr>
                    <w:rStyle w:val="Hyperlink"/>
                    <w:noProof/>
                  </w:rPr>
                </w:rPrChange>
              </w:rPr>
              <w:delText>Microcontroller Package Ratings</w:delText>
            </w:r>
            <w:r w:rsidDel="00632AA8">
              <w:rPr>
                <w:noProof/>
                <w:webHidden/>
              </w:rPr>
              <w:tab/>
            </w:r>
            <w:r w:rsidR="00E607A0" w:rsidDel="00632AA8">
              <w:rPr>
                <w:noProof/>
                <w:webHidden/>
              </w:rPr>
              <w:delText>23</w:delText>
            </w:r>
          </w:del>
        </w:p>
        <w:p w14:paraId="6CAB5CB9" w14:textId="342B3414" w:rsidR="00871702" w:rsidDel="00632AA8" w:rsidRDefault="00871702">
          <w:pPr>
            <w:pStyle w:val="TOC3"/>
            <w:tabs>
              <w:tab w:val="right" w:leader="dot" w:pos="9016"/>
            </w:tabs>
            <w:rPr>
              <w:del w:id="563" w:author="Andrew Instone-Cowie" w:date="2025-07-09T16:27:00Z" w16du:dateUtc="2025-07-09T15:27:00Z"/>
              <w:noProof/>
              <w:kern w:val="2"/>
              <w:sz w:val="24"/>
              <w:szCs w:val="24"/>
              <w:lang w:val="en-GB" w:eastAsia="en-GB"/>
              <w14:ligatures w14:val="standardContextual"/>
            </w:rPr>
          </w:pPr>
          <w:del w:id="564" w:author="Andrew Instone-Cowie" w:date="2025-07-09T16:27:00Z" w16du:dateUtc="2025-07-09T15:27:00Z">
            <w:r w:rsidRPr="00632AA8" w:rsidDel="00632AA8">
              <w:rPr>
                <w:noProof/>
                <w:rPrChange w:id="565" w:author="Andrew Instone-Cowie" w:date="2025-07-09T16:27:00Z" w16du:dateUtc="2025-07-09T15:27:00Z">
                  <w:rPr>
                    <w:rStyle w:val="Hyperlink"/>
                    <w:noProof/>
                  </w:rPr>
                </w:rPrChange>
              </w:rPr>
              <w:delText>Voltage Regulator</w:delText>
            </w:r>
            <w:r w:rsidDel="00632AA8">
              <w:rPr>
                <w:noProof/>
                <w:webHidden/>
              </w:rPr>
              <w:tab/>
            </w:r>
            <w:r w:rsidR="00E607A0" w:rsidDel="00632AA8">
              <w:rPr>
                <w:noProof/>
                <w:webHidden/>
              </w:rPr>
              <w:delText>23</w:delText>
            </w:r>
          </w:del>
        </w:p>
        <w:p w14:paraId="05110DD0" w14:textId="5A4E2F4C" w:rsidR="00871702" w:rsidDel="00632AA8" w:rsidRDefault="00871702">
          <w:pPr>
            <w:pStyle w:val="TOC3"/>
            <w:tabs>
              <w:tab w:val="right" w:leader="dot" w:pos="9016"/>
            </w:tabs>
            <w:rPr>
              <w:del w:id="566" w:author="Andrew Instone-Cowie" w:date="2025-07-09T16:27:00Z" w16du:dateUtc="2025-07-09T15:27:00Z"/>
              <w:noProof/>
              <w:kern w:val="2"/>
              <w:sz w:val="24"/>
              <w:szCs w:val="24"/>
              <w:lang w:val="en-GB" w:eastAsia="en-GB"/>
              <w14:ligatures w14:val="standardContextual"/>
            </w:rPr>
          </w:pPr>
          <w:del w:id="567" w:author="Andrew Instone-Cowie" w:date="2025-07-09T16:27:00Z" w16du:dateUtc="2025-07-09T15:27:00Z">
            <w:r w:rsidRPr="00632AA8" w:rsidDel="00632AA8">
              <w:rPr>
                <w:noProof/>
                <w:rPrChange w:id="568" w:author="Andrew Instone-Cowie" w:date="2025-07-09T16:27:00Z" w16du:dateUtc="2025-07-09T15:27:00Z">
                  <w:rPr>
                    <w:rStyle w:val="Hyperlink"/>
                    <w:noProof/>
                  </w:rPr>
                </w:rPrChange>
              </w:rPr>
              <w:delText>Cable Voltage Drop</w:delText>
            </w:r>
            <w:r w:rsidDel="00632AA8">
              <w:rPr>
                <w:noProof/>
                <w:webHidden/>
              </w:rPr>
              <w:tab/>
            </w:r>
            <w:r w:rsidR="00E607A0" w:rsidDel="00632AA8">
              <w:rPr>
                <w:noProof/>
                <w:webHidden/>
              </w:rPr>
              <w:delText>23</w:delText>
            </w:r>
          </w:del>
        </w:p>
        <w:p w14:paraId="7A4B878D" w14:textId="16AF8956" w:rsidR="00871702" w:rsidDel="00632AA8" w:rsidRDefault="00871702">
          <w:pPr>
            <w:pStyle w:val="TOC3"/>
            <w:tabs>
              <w:tab w:val="right" w:leader="dot" w:pos="9016"/>
            </w:tabs>
            <w:rPr>
              <w:del w:id="569" w:author="Andrew Instone-Cowie" w:date="2025-07-09T16:27:00Z" w16du:dateUtc="2025-07-09T15:27:00Z"/>
              <w:noProof/>
              <w:kern w:val="2"/>
              <w:sz w:val="24"/>
              <w:szCs w:val="24"/>
              <w:lang w:val="en-GB" w:eastAsia="en-GB"/>
              <w14:ligatures w14:val="standardContextual"/>
            </w:rPr>
          </w:pPr>
          <w:del w:id="570" w:author="Andrew Instone-Cowie" w:date="2025-07-09T16:27:00Z" w16du:dateUtc="2025-07-09T15:27:00Z">
            <w:r w:rsidRPr="00632AA8" w:rsidDel="00632AA8">
              <w:rPr>
                <w:noProof/>
                <w:rPrChange w:id="571" w:author="Andrew Instone-Cowie" w:date="2025-07-09T16:27:00Z" w16du:dateUtc="2025-07-09T15:27:00Z">
                  <w:rPr>
                    <w:rStyle w:val="Hyperlink"/>
                    <w:noProof/>
                  </w:rPr>
                </w:rPrChange>
              </w:rPr>
              <w:delText>Heat Dissipation</w:delText>
            </w:r>
            <w:r w:rsidDel="00632AA8">
              <w:rPr>
                <w:noProof/>
                <w:webHidden/>
              </w:rPr>
              <w:tab/>
            </w:r>
            <w:r w:rsidR="00E607A0" w:rsidDel="00632AA8">
              <w:rPr>
                <w:noProof/>
                <w:webHidden/>
              </w:rPr>
              <w:delText>24</w:delText>
            </w:r>
          </w:del>
        </w:p>
        <w:p w14:paraId="3E9C25C2" w14:textId="0539484D" w:rsidR="00871702" w:rsidDel="00632AA8" w:rsidRDefault="00871702">
          <w:pPr>
            <w:pStyle w:val="TOC2"/>
            <w:tabs>
              <w:tab w:val="right" w:leader="dot" w:pos="9016"/>
            </w:tabs>
            <w:rPr>
              <w:del w:id="572" w:author="Andrew Instone-Cowie" w:date="2025-07-09T16:27:00Z" w16du:dateUtc="2025-07-09T15:27:00Z"/>
              <w:rFonts w:eastAsiaTheme="minorEastAsia"/>
              <w:noProof/>
              <w:kern w:val="2"/>
              <w:sz w:val="24"/>
              <w:szCs w:val="24"/>
              <w:lang w:eastAsia="en-GB"/>
              <w14:ligatures w14:val="standardContextual"/>
            </w:rPr>
          </w:pPr>
          <w:del w:id="573" w:author="Andrew Instone-Cowie" w:date="2025-07-09T16:27:00Z" w16du:dateUtc="2025-07-09T15:27:00Z">
            <w:r w:rsidRPr="00632AA8" w:rsidDel="00632AA8">
              <w:rPr>
                <w:noProof/>
                <w:rPrChange w:id="574" w:author="Andrew Instone-Cowie" w:date="2025-07-09T16:27:00Z" w16du:dateUtc="2025-07-09T15:27:00Z">
                  <w:rPr>
                    <w:rStyle w:val="Hyperlink"/>
                    <w:noProof/>
                  </w:rPr>
                </w:rPrChange>
              </w:rPr>
              <w:delText>Hardware Compatibility</w:delText>
            </w:r>
            <w:r w:rsidDel="00632AA8">
              <w:rPr>
                <w:noProof/>
                <w:webHidden/>
              </w:rPr>
              <w:tab/>
            </w:r>
            <w:r w:rsidR="00E607A0" w:rsidDel="00632AA8">
              <w:rPr>
                <w:noProof/>
                <w:webHidden/>
              </w:rPr>
              <w:delText>25</w:delText>
            </w:r>
          </w:del>
        </w:p>
        <w:p w14:paraId="07614EEF" w14:textId="12F359D5" w:rsidR="00871702" w:rsidDel="00632AA8" w:rsidRDefault="00871702">
          <w:pPr>
            <w:pStyle w:val="TOC1"/>
            <w:rPr>
              <w:del w:id="575" w:author="Andrew Instone-Cowie" w:date="2025-07-09T16:27:00Z" w16du:dateUtc="2025-07-09T15:27:00Z"/>
              <w:rFonts w:eastAsiaTheme="minorEastAsia"/>
              <w:noProof/>
              <w:kern w:val="2"/>
              <w:sz w:val="24"/>
              <w:szCs w:val="24"/>
              <w:lang w:eastAsia="en-GB"/>
              <w14:ligatures w14:val="standardContextual"/>
            </w:rPr>
          </w:pPr>
          <w:del w:id="576" w:author="Andrew Instone-Cowie" w:date="2025-07-09T16:27:00Z" w16du:dateUtc="2025-07-09T15:27:00Z">
            <w:r w:rsidRPr="00632AA8" w:rsidDel="00632AA8">
              <w:rPr>
                <w:noProof/>
                <w:rPrChange w:id="577" w:author="Andrew Instone-Cowie" w:date="2025-07-09T16:27:00Z" w16du:dateUtc="2025-07-09T15:27:00Z">
                  <w:rPr>
                    <w:rStyle w:val="Hyperlink"/>
                    <w:noProof/>
                  </w:rPr>
                </w:rPrChange>
              </w:rPr>
              <w:delText>Basic Serial Splitter Module Hardware</w:delText>
            </w:r>
            <w:r w:rsidDel="00632AA8">
              <w:rPr>
                <w:noProof/>
                <w:webHidden/>
              </w:rPr>
              <w:tab/>
            </w:r>
            <w:r w:rsidR="00E607A0" w:rsidDel="00632AA8">
              <w:rPr>
                <w:noProof/>
                <w:webHidden/>
              </w:rPr>
              <w:delText>26</w:delText>
            </w:r>
          </w:del>
        </w:p>
        <w:p w14:paraId="3B1DD6EE" w14:textId="69DE8EFE" w:rsidR="00871702" w:rsidDel="00632AA8" w:rsidRDefault="00871702">
          <w:pPr>
            <w:pStyle w:val="TOC2"/>
            <w:tabs>
              <w:tab w:val="right" w:leader="dot" w:pos="9016"/>
            </w:tabs>
            <w:rPr>
              <w:del w:id="578" w:author="Andrew Instone-Cowie" w:date="2025-07-09T16:27:00Z" w16du:dateUtc="2025-07-09T15:27:00Z"/>
              <w:rFonts w:eastAsiaTheme="minorEastAsia"/>
              <w:noProof/>
              <w:kern w:val="2"/>
              <w:sz w:val="24"/>
              <w:szCs w:val="24"/>
              <w:lang w:eastAsia="en-GB"/>
              <w14:ligatures w14:val="standardContextual"/>
            </w:rPr>
          </w:pPr>
          <w:del w:id="579" w:author="Andrew Instone-Cowie" w:date="2025-07-09T16:27:00Z" w16du:dateUtc="2025-07-09T15:27:00Z">
            <w:r w:rsidRPr="00632AA8" w:rsidDel="00632AA8">
              <w:rPr>
                <w:noProof/>
                <w:rPrChange w:id="580" w:author="Andrew Instone-Cowie" w:date="2025-07-09T16:27:00Z" w16du:dateUtc="2025-07-09T15:27:00Z">
                  <w:rPr>
                    <w:rStyle w:val="Hyperlink"/>
                    <w:noProof/>
                  </w:rPr>
                </w:rPrChange>
              </w:rPr>
              <w:delText>Overview</w:delText>
            </w:r>
            <w:r w:rsidDel="00632AA8">
              <w:rPr>
                <w:noProof/>
                <w:webHidden/>
              </w:rPr>
              <w:tab/>
            </w:r>
            <w:r w:rsidR="00E607A0" w:rsidDel="00632AA8">
              <w:rPr>
                <w:noProof/>
                <w:webHidden/>
              </w:rPr>
              <w:delText>26</w:delText>
            </w:r>
          </w:del>
        </w:p>
        <w:p w14:paraId="02CB3378" w14:textId="317C4E25" w:rsidR="00871702" w:rsidDel="00632AA8" w:rsidRDefault="00871702">
          <w:pPr>
            <w:pStyle w:val="TOC2"/>
            <w:tabs>
              <w:tab w:val="right" w:leader="dot" w:pos="9016"/>
            </w:tabs>
            <w:rPr>
              <w:del w:id="581" w:author="Andrew Instone-Cowie" w:date="2025-07-09T16:27:00Z" w16du:dateUtc="2025-07-09T15:27:00Z"/>
              <w:rFonts w:eastAsiaTheme="minorEastAsia"/>
              <w:noProof/>
              <w:kern w:val="2"/>
              <w:sz w:val="24"/>
              <w:szCs w:val="24"/>
              <w:lang w:eastAsia="en-GB"/>
              <w14:ligatures w14:val="standardContextual"/>
            </w:rPr>
          </w:pPr>
          <w:del w:id="582" w:author="Andrew Instone-Cowie" w:date="2025-07-09T16:27:00Z" w16du:dateUtc="2025-07-09T15:27:00Z">
            <w:r w:rsidRPr="00632AA8" w:rsidDel="00632AA8">
              <w:rPr>
                <w:noProof/>
                <w:rPrChange w:id="583" w:author="Andrew Instone-Cowie" w:date="2025-07-09T16:27:00Z" w16du:dateUtc="2025-07-09T15:27:00Z">
                  <w:rPr>
                    <w:rStyle w:val="Hyperlink"/>
                    <w:noProof/>
                  </w:rPr>
                </w:rPrChange>
              </w:rPr>
              <w:delText>Serial Line Drivers</w:delText>
            </w:r>
            <w:r w:rsidDel="00632AA8">
              <w:rPr>
                <w:noProof/>
                <w:webHidden/>
              </w:rPr>
              <w:tab/>
            </w:r>
            <w:r w:rsidR="00E607A0" w:rsidDel="00632AA8">
              <w:rPr>
                <w:noProof/>
                <w:webHidden/>
              </w:rPr>
              <w:delText>26</w:delText>
            </w:r>
          </w:del>
        </w:p>
        <w:p w14:paraId="48822F40" w14:textId="3579FD2A" w:rsidR="00871702" w:rsidDel="00632AA8" w:rsidRDefault="00871702">
          <w:pPr>
            <w:pStyle w:val="TOC2"/>
            <w:tabs>
              <w:tab w:val="right" w:leader="dot" w:pos="9016"/>
            </w:tabs>
            <w:rPr>
              <w:del w:id="584" w:author="Andrew Instone-Cowie" w:date="2025-07-09T16:27:00Z" w16du:dateUtc="2025-07-09T15:27:00Z"/>
              <w:rFonts w:eastAsiaTheme="minorEastAsia"/>
              <w:noProof/>
              <w:kern w:val="2"/>
              <w:sz w:val="24"/>
              <w:szCs w:val="24"/>
              <w:lang w:eastAsia="en-GB"/>
              <w14:ligatures w14:val="standardContextual"/>
            </w:rPr>
          </w:pPr>
          <w:del w:id="585" w:author="Andrew Instone-Cowie" w:date="2025-07-09T16:27:00Z" w16du:dateUtc="2025-07-09T15:27:00Z">
            <w:r w:rsidRPr="00632AA8" w:rsidDel="00632AA8">
              <w:rPr>
                <w:noProof/>
                <w:rPrChange w:id="586" w:author="Andrew Instone-Cowie" w:date="2025-07-09T16:27:00Z" w16du:dateUtc="2025-07-09T15:27:00Z">
                  <w:rPr>
                    <w:rStyle w:val="Hyperlink"/>
                    <w:noProof/>
                  </w:rPr>
                </w:rPrChange>
              </w:rPr>
              <w:delText>PCB Design</w:delText>
            </w:r>
            <w:r w:rsidDel="00632AA8">
              <w:rPr>
                <w:noProof/>
                <w:webHidden/>
              </w:rPr>
              <w:tab/>
            </w:r>
            <w:r w:rsidR="00E607A0" w:rsidDel="00632AA8">
              <w:rPr>
                <w:noProof/>
                <w:webHidden/>
              </w:rPr>
              <w:delText>26</w:delText>
            </w:r>
          </w:del>
        </w:p>
        <w:p w14:paraId="455B8DFB" w14:textId="5DB6DFC9" w:rsidR="00871702" w:rsidDel="00632AA8" w:rsidRDefault="00871702">
          <w:pPr>
            <w:pStyle w:val="TOC2"/>
            <w:tabs>
              <w:tab w:val="right" w:leader="dot" w:pos="9016"/>
            </w:tabs>
            <w:rPr>
              <w:del w:id="587" w:author="Andrew Instone-Cowie" w:date="2025-07-09T16:27:00Z" w16du:dateUtc="2025-07-09T15:27:00Z"/>
              <w:rFonts w:eastAsiaTheme="minorEastAsia"/>
              <w:noProof/>
              <w:kern w:val="2"/>
              <w:sz w:val="24"/>
              <w:szCs w:val="24"/>
              <w:lang w:eastAsia="en-GB"/>
              <w14:ligatures w14:val="standardContextual"/>
            </w:rPr>
          </w:pPr>
          <w:del w:id="588" w:author="Andrew Instone-Cowie" w:date="2025-07-09T16:27:00Z" w16du:dateUtc="2025-07-09T15:27:00Z">
            <w:r w:rsidRPr="00632AA8" w:rsidDel="00632AA8">
              <w:rPr>
                <w:noProof/>
                <w:rPrChange w:id="589" w:author="Andrew Instone-Cowie" w:date="2025-07-09T16:27:00Z" w16du:dateUtc="2025-07-09T15:27:00Z">
                  <w:rPr>
                    <w:rStyle w:val="Hyperlink"/>
                    <w:noProof/>
                  </w:rPr>
                </w:rPrChange>
              </w:rPr>
              <w:delText>Power Supply</w:delText>
            </w:r>
            <w:r w:rsidDel="00632AA8">
              <w:rPr>
                <w:noProof/>
                <w:webHidden/>
              </w:rPr>
              <w:tab/>
            </w:r>
            <w:r w:rsidR="00E607A0" w:rsidDel="00632AA8">
              <w:rPr>
                <w:noProof/>
                <w:webHidden/>
              </w:rPr>
              <w:delText>26</w:delText>
            </w:r>
          </w:del>
        </w:p>
        <w:p w14:paraId="6462BDF5" w14:textId="24C3A433" w:rsidR="00871702" w:rsidDel="00632AA8" w:rsidRDefault="00871702">
          <w:pPr>
            <w:pStyle w:val="TOC2"/>
            <w:tabs>
              <w:tab w:val="right" w:leader="dot" w:pos="9016"/>
            </w:tabs>
            <w:rPr>
              <w:del w:id="590" w:author="Andrew Instone-Cowie" w:date="2025-07-09T16:27:00Z" w16du:dateUtc="2025-07-09T15:27:00Z"/>
              <w:rFonts w:eastAsiaTheme="minorEastAsia"/>
              <w:noProof/>
              <w:kern w:val="2"/>
              <w:sz w:val="24"/>
              <w:szCs w:val="24"/>
              <w:lang w:eastAsia="en-GB"/>
              <w14:ligatures w14:val="standardContextual"/>
            </w:rPr>
          </w:pPr>
          <w:del w:id="591" w:author="Andrew Instone-Cowie" w:date="2025-07-09T16:27:00Z" w16du:dateUtc="2025-07-09T15:27:00Z">
            <w:r w:rsidRPr="00632AA8" w:rsidDel="00632AA8">
              <w:rPr>
                <w:noProof/>
                <w:rPrChange w:id="592" w:author="Andrew Instone-Cowie" w:date="2025-07-09T16:27:00Z" w16du:dateUtc="2025-07-09T15:27:00Z">
                  <w:rPr>
                    <w:rStyle w:val="Hyperlink"/>
                    <w:noProof/>
                  </w:rPr>
                </w:rPrChange>
              </w:rPr>
              <w:delText>Downstream Data</w:delText>
            </w:r>
            <w:r w:rsidDel="00632AA8">
              <w:rPr>
                <w:noProof/>
                <w:webHidden/>
              </w:rPr>
              <w:tab/>
            </w:r>
            <w:r w:rsidR="00E607A0" w:rsidDel="00632AA8">
              <w:rPr>
                <w:noProof/>
                <w:webHidden/>
              </w:rPr>
              <w:delText>27</w:delText>
            </w:r>
          </w:del>
        </w:p>
        <w:p w14:paraId="3B1E4FCC" w14:textId="3B42E54B" w:rsidR="00871702" w:rsidDel="00632AA8" w:rsidRDefault="00871702">
          <w:pPr>
            <w:pStyle w:val="TOC3"/>
            <w:tabs>
              <w:tab w:val="right" w:leader="dot" w:pos="9016"/>
            </w:tabs>
            <w:rPr>
              <w:del w:id="593" w:author="Andrew Instone-Cowie" w:date="2025-07-09T16:27:00Z" w16du:dateUtc="2025-07-09T15:27:00Z"/>
              <w:noProof/>
              <w:kern w:val="2"/>
              <w:sz w:val="24"/>
              <w:szCs w:val="24"/>
              <w:lang w:val="en-GB" w:eastAsia="en-GB"/>
              <w14:ligatures w14:val="standardContextual"/>
            </w:rPr>
          </w:pPr>
          <w:del w:id="594" w:author="Andrew Instone-Cowie" w:date="2025-07-09T16:27:00Z" w16du:dateUtc="2025-07-09T15:27:00Z">
            <w:r w:rsidRPr="00632AA8" w:rsidDel="00632AA8">
              <w:rPr>
                <w:noProof/>
                <w:rPrChange w:id="595" w:author="Andrew Instone-Cowie" w:date="2025-07-09T16:27:00Z" w16du:dateUtc="2025-07-09T15:27:00Z">
                  <w:rPr>
                    <w:rStyle w:val="Hyperlink"/>
                    <w:noProof/>
                  </w:rPr>
                </w:rPrChange>
              </w:rPr>
              <w:delText>Fan-Out Calculation</w:delText>
            </w:r>
            <w:r w:rsidDel="00632AA8">
              <w:rPr>
                <w:noProof/>
                <w:webHidden/>
              </w:rPr>
              <w:tab/>
            </w:r>
            <w:r w:rsidR="00E607A0" w:rsidDel="00632AA8">
              <w:rPr>
                <w:noProof/>
                <w:webHidden/>
              </w:rPr>
              <w:delText>28</w:delText>
            </w:r>
          </w:del>
        </w:p>
        <w:p w14:paraId="14E81F40" w14:textId="6138F8A6" w:rsidR="00871702" w:rsidDel="00632AA8" w:rsidRDefault="00871702">
          <w:pPr>
            <w:pStyle w:val="TOC2"/>
            <w:tabs>
              <w:tab w:val="right" w:leader="dot" w:pos="9016"/>
            </w:tabs>
            <w:rPr>
              <w:del w:id="596" w:author="Andrew Instone-Cowie" w:date="2025-07-09T16:27:00Z" w16du:dateUtc="2025-07-09T15:27:00Z"/>
              <w:rFonts w:eastAsiaTheme="minorEastAsia"/>
              <w:noProof/>
              <w:kern w:val="2"/>
              <w:sz w:val="24"/>
              <w:szCs w:val="24"/>
              <w:lang w:eastAsia="en-GB"/>
              <w14:ligatures w14:val="standardContextual"/>
            </w:rPr>
          </w:pPr>
          <w:del w:id="597" w:author="Andrew Instone-Cowie" w:date="2025-07-09T16:27:00Z" w16du:dateUtc="2025-07-09T15:27:00Z">
            <w:r w:rsidRPr="00632AA8" w:rsidDel="00632AA8">
              <w:rPr>
                <w:noProof/>
                <w:rPrChange w:id="598" w:author="Andrew Instone-Cowie" w:date="2025-07-09T16:27:00Z" w16du:dateUtc="2025-07-09T15:27:00Z">
                  <w:rPr>
                    <w:rStyle w:val="Hyperlink"/>
                    <w:noProof/>
                  </w:rPr>
                </w:rPrChange>
              </w:rPr>
              <w:delText>Upstream Data</w:delText>
            </w:r>
            <w:r w:rsidDel="00632AA8">
              <w:rPr>
                <w:noProof/>
                <w:webHidden/>
              </w:rPr>
              <w:tab/>
            </w:r>
            <w:r w:rsidR="00E607A0" w:rsidDel="00632AA8">
              <w:rPr>
                <w:noProof/>
                <w:webHidden/>
              </w:rPr>
              <w:delText>29</w:delText>
            </w:r>
          </w:del>
        </w:p>
        <w:p w14:paraId="2803A16F" w14:textId="085255BE" w:rsidR="00871702" w:rsidDel="00632AA8" w:rsidRDefault="00871702">
          <w:pPr>
            <w:pStyle w:val="TOC3"/>
            <w:tabs>
              <w:tab w:val="right" w:leader="dot" w:pos="9016"/>
            </w:tabs>
            <w:rPr>
              <w:del w:id="599" w:author="Andrew Instone-Cowie" w:date="2025-07-09T16:27:00Z" w16du:dateUtc="2025-07-09T15:27:00Z"/>
              <w:noProof/>
              <w:kern w:val="2"/>
              <w:sz w:val="24"/>
              <w:szCs w:val="24"/>
              <w:lang w:val="en-GB" w:eastAsia="en-GB"/>
              <w14:ligatures w14:val="standardContextual"/>
            </w:rPr>
          </w:pPr>
          <w:del w:id="600" w:author="Andrew Instone-Cowie" w:date="2025-07-09T16:27:00Z" w16du:dateUtc="2025-07-09T15:27:00Z">
            <w:r w:rsidRPr="00632AA8" w:rsidDel="00632AA8">
              <w:rPr>
                <w:noProof/>
                <w:rPrChange w:id="601" w:author="Andrew Instone-Cowie" w:date="2025-07-09T16:27:00Z" w16du:dateUtc="2025-07-09T15:27:00Z">
                  <w:rPr>
                    <w:rStyle w:val="Hyperlink"/>
                    <w:noProof/>
                  </w:rPr>
                </w:rPrChange>
              </w:rPr>
              <w:delText>Transmitter Disabling</w:delText>
            </w:r>
            <w:r w:rsidDel="00632AA8">
              <w:rPr>
                <w:noProof/>
                <w:webHidden/>
              </w:rPr>
              <w:tab/>
            </w:r>
            <w:r w:rsidR="00E607A0" w:rsidDel="00632AA8">
              <w:rPr>
                <w:noProof/>
                <w:webHidden/>
              </w:rPr>
              <w:delText>30</w:delText>
            </w:r>
          </w:del>
        </w:p>
        <w:p w14:paraId="2E54E83B" w14:textId="064DEBD0" w:rsidR="00871702" w:rsidDel="00632AA8" w:rsidRDefault="00871702">
          <w:pPr>
            <w:pStyle w:val="TOC1"/>
            <w:rPr>
              <w:del w:id="602" w:author="Andrew Instone-Cowie" w:date="2025-07-09T16:27:00Z" w16du:dateUtc="2025-07-09T15:27:00Z"/>
              <w:rFonts w:eastAsiaTheme="minorEastAsia"/>
              <w:noProof/>
              <w:kern w:val="2"/>
              <w:sz w:val="24"/>
              <w:szCs w:val="24"/>
              <w:lang w:eastAsia="en-GB"/>
              <w14:ligatures w14:val="standardContextual"/>
            </w:rPr>
          </w:pPr>
          <w:del w:id="603" w:author="Andrew Instone-Cowie" w:date="2025-07-09T16:27:00Z" w16du:dateUtc="2025-07-09T15:27:00Z">
            <w:r w:rsidRPr="00632AA8" w:rsidDel="00632AA8">
              <w:rPr>
                <w:noProof/>
                <w:rPrChange w:id="604" w:author="Andrew Instone-Cowie" w:date="2025-07-09T16:27:00Z" w16du:dateUtc="2025-07-09T15:27:00Z">
                  <w:rPr>
                    <w:rStyle w:val="Hyperlink"/>
                    <w:noProof/>
                  </w:rPr>
                </w:rPrChange>
              </w:rPr>
              <w:delText>Circuit Protection</w:delText>
            </w:r>
            <w:r w:rsidDel="00632AA8">
              <w:rPr>
                <w:noProof/>
                <w:webHidden/>
              </w:rPr>
              <w:tab/>
            </w:r>
            <w:r w:rsidR="00E607A0" w:rsidDel="00632AA8">
              <w:rPr>
                <w:noProof/>
                <w:webHidden/>
              </w:rPr>
              <w:delText>32</w:delText>
            </w:r>
          </w:del>
        </w:p>
        <w:p w14:paraId="0A5DEF29" w14:textId="0BEF93A3" w:rsidR="00871702" w:rsidDel="00632AA8" w:rsidRDefault="00871702">
          <w:pPr>
            <w:pStyle w:val="TOC2"/>
            <w:tabs>
              <w:tab w:val="right" w:leader="dot" w:pos="9016"/>
            </w:tabs>
            <w:rPr>
              <w:del w:id="605" w:author="Andrew Instone-Cowie" w:date="2025-07-09T16:27:00Z" w16du:dateUtc="2025-07-09T15:27:00Z"/>
              <w:rFonts w:eastAsiaTheme="minorEastAsia"/>
              <w:noProof/>
              <w:kern w:val="2"/>
              <w:sz w:val="24"/>
              <w:szCs w:val="24"/>
              <w:lang w:eastAsia="en-GB"/>
              <w14:ligatures w14:val="standardContextual"/>
            </w:rPr>
          </w:pPr>
          <w:del w:id="606" w:author="Andrew Instone-Cowie" w:date="2025-07-09T16:27:00Z" w16du:dateUtc="2025-07-09T15:27:00Z">
            <w:r w:rsidRPr="00632AA8" w:rsidDel="00632AA8">
              <w:rPr>
                <w:noProof/>
                <w:rPrChange w:id="607" w:author="Andrew Instone-Cowie" w:date="2025-07-09T16:27:00Z" w16du:dateUtc="2025-07-09T15:27:00Z">
                  <w:rPr>
                    <w:rStyle w:val="Hyperlink"/>
                    <w:noProof/>
                  </w:rPr>
                </w:rPrChange>
              </w:rPr>
              <w:delText>Over-Current Protection</w:delText>
            </w:r>
            <w:r w:rsidDel="00632AA8">
              <w:rPr>
                <w:noProof/>
                <w:webHidden/>
              </w:rPr>
              <w:tab/>
            </w:r>
            <w:r w:rsidR="00E607A0" w:rsidDel="00632AA8">
              <w:rPr>
                <w:noProof/>
                <w:webHidden/>
              </w:rPr>
              <w:delText>32</w:delText>
            </w:r>
          </w:del>
        </w:p>
        <w:p w14:paraId="50ACB58F" w14:textId="21EA78FA" w:rsidR="00871702" w:rsidDel="00632AA8" w:rsidRDefault="00871702">
          <w:pPr>
            <w:pStyle w:val="TOC2"/>
            <w:tabs>
              <w:tab w:val="right" w:leader="dot" w:pos="9016"/>
            </w:tabs>
            <w:rPr>
              <w:del w:id="608" w:author="Andrew Instone-Cowie" w:date="2025-07-09T16:27:00Z" w16du:dateUtc="2025-07-09T15:27:00Z"/>
              <w:rFonts w:eastAsiaTheme="minorEastAsia"/>
              <w:noProof/>
              <w:kern w:val="2"/>
              <w:sz w:val="24"/>
              <w:szCs w:val="24"/>
              <w:lang w:eastAsia="en-GB"/>
              <w14:ligatures w14:val="standardContextual"/>
            </w:rPr>
          </w:pPr>
          <w:del w:id="609" w:author="Andrew Instone-Cowie" w:date="2025-07-09T16:27:00Z" w16du:dateUtc="2025-07-09T15:27:00Z">
            <w:r w:rsidRPr="00632AA8" w:rsidDel="00632AA8">
              <w:rPr>
                <w:noProof/>
                <w:rPrChange w:id="610" w:author="Andrew Instone-Cowie" w:date="2025-07-09T16:27:00Z" w16du:dateUtc="2025-07-09T15:27:00Z">
                  <w:rPr>
                    <w:rStyle w:val="Hyperlink"/>
                    <w:noProof/>
                  </w:rPr>
                </w:rPrChange>
              </w:rPr>
              <w:delText>Polarity Protection</w:delText>
            </w:r>
            <w:r w:rsidDel="00632AA8">
              <w:rPr>
                <w:noProof/>
                <w:webHidden/>
              </w:rPr>
              <w:tab/>
            </w:r>
            <w:r w:rsidR="00E607A0" w:rsidDel="00632AA8">
              <w:rPr>
                <w:noProof/>
                <w:webHidden/>
              </w:rPr>
              <w:delText>32</w:delText>
            </w:r>
          </w:del>
        </w:p>
        <w:p w14:paraId="0CBE1B99" w14:textId="1883C51D" w:rsidR="00871702" w:rsidDel="00632AA8" w:rsidRDefault="00871702">
          <w:pPr>
            <w:pStyle w:val="TOC2"/>
            <w:tabs>
              <w:tab w:val="right" w:leader="dot" w:pos="9016"/>
            </w:tabs>
            <w:rPr>
              <w:del w:id="611" w:author="Andrew Instone-Cowie" w:date="2025-07-09T16:27:00Z" w16du:dateUtc="2025-07-09T15:27:00Z"/>
              <w:rFonts w:eastAsiaTheme="minorEastAsia"/>
              <w:noProof/>
              <w:kern w:val="2"/>
              <w:sz w:val="24"/>
              <w:szCs w:val="24"/>
              <w:lang w:eastAsia="en-GB"/>
              <w14:ligatures w14:val="standardContextual"/>
            </w:rPr>
          </w:pPr>
          <w:del w:id="612" w:author="Andrew Instone-Cowie" w:date="2025-07-09T16:27:00Z" w16du:dateUtc="2025-07-09T15:27:00Z">
            <w:r w:rsidRPr="00632AA8" w:rsidDel="00632AA8">
              <w:rPr>
                <w:noProof/>
                <w:rPrChange w:id="613" w:author="Andrew Instone-Cowie" w:date="2025-07-09T16:27:00Z" w16du:dateUtc="2025-07-09T15:27:00Z">
                  <w:rPr>
                    <w:rStyle w:val="Hyperlink"/>
                    <w:noProof/>
                  </w:rPr>
                </w:rPrChange>
              </w:rPr>
              <w:delText>Transient Voltage Suppression</w:delText>
            </w:r>
            <w:r w:rsidDel="00632AA8">
              <w:rPr>
                <w:noProof/>
                <w:webHidden/>
              </w:rPr>
              <w:tab/>
            </w:r>
            <w:r w:rsidR="00E607A0" w:rsidDel="00632AA8">
              <w:rPr>
                <w:noProof/>
                <w:webHidden/>
              </w:rPr>
              <w:delText>33</w:delText>
            </w:r>
          </w:del>
        </w:p>
        <w:p w14:paraId="74357E97" w14:textId="258835BD" w:rsidR="00871702" w:rsidDel="00632AA8" w:rsidRDefault="00871702">
          <w:pPr>
            <w:pStyle w:val="TOC3"/>
            <w:tabs>
              <w:tab w:val="right" w:leader="dot" w:pos="9016"/>
            </w:tabs>
            <w:rPr>
              <w:del w:id="614" w:author="Andrew Instone-Cowie" w:date="2025-07-09T16:27:00Z" w16du:dateUtc="2025-07-09T15:27:00Z"/>
              <w:noProof/>
              <w:kern w:val="2"/>
              <w:sz w:val="24"/>
              <w:szCs w:val="24"/>
              <w:lang w:val="en-GB" w:eastAsia="en-GB"/>
              <w14:ligatures w14:val="standardContextual"/>
            </w:rPr>
          </w:pPr>
          <w:del w:id="615" w:author="Andrew Instone-Cowie" w:date="2025-07-09T16:27:00Z" w16du:dateUtc="2025-07-09T15:27:00Z">
            <w:r w:rsidRPr="00632AA8" w:rsidDel="00632AA8">
              <w:rPr>
                <w:noProof/>
                <w:rPrChange w:id="616" w:author="Andrew Instone-Cowie" w:date="2025-07-09T16:27:00Z" w16du:dateUtc="2025-07-09T15:27:00Z">
                  <w:rPr>
                    <w:rStyle w:val="Hyperlink"/>
                    <w:noProof/>
                  </w:rPr>
                </w:rPrChange>
              </w:rPr>
              <w:delText>Uni-Directional TVS Diodes</w:delText>
            </w:r>
            <w:r w:rsidDel="00632AA8">
              <w:rPr>
                <w:noProof/>
                <w:webHidden/>
              </w:rPr>
              <w:tab/>
            </w:r>
            <w:r w:rsidR="00E607A0" w:rsidDel="00632AA8">
              <w:rPr>
                <w:noProof/>
                <w:webHidden/>
              </w:rPr>
              <w:delText>34</w:delText>
            </w:r>
          </w:del>
        </w:p>
        <w:p w14:paraId="43466808" w14:textId="4310ADEF" w:rsidR="00871702" w:rsidDel="00632AA8" w:rsidRDefault="00871702">
          <w:pPr>
            <w:pStyle w:val="TOC3"/>
            <w:tabs>
              <w:tab w:val="right" w:leader="dot" w:pos="9016"/>
            </w:tabs>
            <w:rPr>
              <w:del w:id="617" w:author="Andrew Instone-Cowie" w:date="2025-07-09T16:27:00Z" w16du:dateUtc="2025-07-09T15:27:00Z"/>
              <w:noProof/>
              <w:kern w:val="2"/>
              <w:sz w:val="24"/>
              <w:szCs w:val="24"/>
              <w:lang w:val="en-GB" w:eastAsia="en-GB"/>
              <w14:ligatures w14:val="standardContextual"/>
            </w:rPr>
          </w:pPr>
          <w:del w:id="618" w:author="Andrew Instone-Cowie" w:date="2025-07-09T16:27:00Z" w16du:dateUtc="2025-07-09T15:27:00Z">
            <w:r w:rsidRPr="00632AA8" w:rsidDel="00632AA8">
              <w:rPr>
                <w:noProof/>
                <w:rPrChange w:id="619" w:author="Andrew Instone-Cowie" w:date="2025-07-09T16:27:00Z" w16du:dateUtc="2025-07-09T15:27:00Z">
                  <w:rPr>
                    <w:rStyle w:val="Hyperlink"/>
                    <w:noProof/>
                  </w:rPr>
                </w:rPrChange>
              </w:rPr>
              <w:delText>Bi-Directional TVS Diodes</w:delText>
            </w:r>
            <w:r w:rsidDel="00632AA8">
              <w:rPr>
                <w:noProof/>
                <w:webHidden/>
              </w:rPr>
              <w:tab/>
            </w:r>
            <w:r w:rsidR="00E607A0" w:rsidDel="00632AA8">
              <w:rPr>
                <w:noProof/>
                <w:webHidden/>
              </w:rPr>
              <w:delText>36</w:delText>
            </w:r>
          </w:del>
        </w:p>
        <w:p w14:paraId="7F11DA70" w14:textId="03B78F2E" w:rsidR="00871702" w:rsidDel="00632AA8" w:rsidRDefault="00871702">
          <w:pPr>
            <w:pStyle w:val="TOC3"/>
            <w:tabs>
              <w:tab w:val="right" w:leader="dot" w:pos="9016"/>
            </w:tabs>
            <w:rPr>
              <w:del w:id="620" w:author="Andrew Instone-Cowie" w:date="2025-07-09T16:27:00Z" w16du:dateUtc="2025-07-09T15:27:00Z"/>
              <w:noProof/>
              <w:kern w:val="2"/>
              <w:sz w:val="24"/>
              <w:szCs w:val="24"/>
              <w:lang w:val="en-GB" w:eastAsia="en-GB"/>
              <w14:ligatures w14:val="standardContextual"/>
            </w:rPr>
          </w:pPr>
          <w:del w:id="621" w:author="Andrew Instone-Cowie" w:date="2025-07-09T16:27:00Z" w16du:dateUtc="2025-07-09T15:27:00Z">
            <w:r w:rsidRPr="00632AA8" w:rsidDel="00632AA8">
              <w:rPr>
                <w:noProof/>
                <w:rPrChange w:id="622" w:author="Andrew Instone-Cowie" w:date="2025-07-09T16:27:00Z" w16du:dateUtc="2025-07-09T15:27:00Z">
                  <w:rPr>
                    <w:rStyle w:val="Hyperlink"/>
                    <w:noProof/>
                  </w:rPr>
                </w:rPrChange>
              </w:rPr>
              <w:delText>Leakage Current Issues</w:delText>
            </w:r>
            <w:r w:rsidDel="00632AA8">
              <w:rPr>
                <w:noProof/>
                <w:webHidden/>
              </w:rPr>
              <w:tab/>
            </w:r>
            <w:r w:rsidR="00E607A0" w:rsidDel="00632AA8">
              <w:rPr>
                <w:noProof/>
                <w:webHidden/>
              </w:rPr>
              <w:delText>37</w:delText>
            </w:r>
          </w:del>
        </w:p>
        <w:p w14:paraId="6AF5EB3A" w14:textId="33A375C0" w:rsidR="00871702" w:rsidDel="00632AA8" w:rsidRDefault="00871702">
          <w:pPr>
            <w:pStyle w:val="TOC1"/>
            <w:rPr>
              <w:del w:id="623" w:author="Andrew Instone-Cowie" w:date="2025-07-09T16:27:00Z" w16du:dateUtc="2025-07-09T15:27:00Z"/>
              <w:rFonts w:eastAsiaTheme="minorEastAsia"/>
              <w:noProof/>
              <w:kern w:val="2"/>
              <w:sz w:val="24"/>
              <w:szCs w:val="24"/>
              <w:lang w:eastAsia="en-GB"/>
              <w14:ligatures w14:val="standardContextual"/>
            </w:rPr>
          </w:pPr>
          <w:del w:id="624" w:author="Andrew Instone-Cowie" w:date="2025-07-09T16:27:00Z" w16du:dateUtc="2025-07-09T15:27:00Z">
            <w:r w:rsidRPr="00632AA8" w:rsidDel="00632AA8">
              <w:rPr>
                <w:noProof/>
                <w:rPrChange w:id="625" w:author="Andrew Instone-Cowie" w:date="2025-07-09T16:27:00Z" w16du:dateUtc="2025-07-09T15:27:00Z">
                  <w:rPr>
                    <w:rStyle w:val="Hyperlink"/>
                    <w:noProof/>
                  </w:rPr>
                </w:rPrChange>
              </w:rPr>
              <w:delText>Connector Pin-Outs</w:delText>
            </w:r>
            <w:r w:rsidDel="00632AA8">
              <w:rPr>
                <w:noProof/>
                <w:webHidden/>
              </w:rPr>
              <w:tab/>
            </w:r>
            <w:r w:rsidR="00E607A0" w:rsidDel="00632AA8">
              <w:rPr>
                <w:noProof/>
                <w:webHidden/>
              </w:rPr>
              <w:delText>39</w:delText>
            </w:r>
          </w:del>
        </w:p>
        <w:p w14:paraId="774E09AD" w14:textId="066F70BB" w:rsidR="00871702" w:rsidDel="00632AA8" w:rsidRDefault="00871702">
          <w:pPr>
            <w:pStyle w:val="TOC2"/>
            <w:tabs>
              <w:tab w:val="right" w:leader="dot" w:pos="9016"/>
            </w:tabs>
            <w:rPr>
              <w:del w:id="626" w:author="Andrew Instone-Cowie" w:date="2025-07-09T16:27:00Z" w16du:dateUtc="2025-07-09T15:27:00Z"/>
              <w:rFonts w:eastAsiaTheme="minorEastAsia"/>
              <w:noProof/>
              <w:kern w:val="2"/>
              <w:sz w:val="24"/>
              <w:szCs w:val="24"/>
              <w:lang w:eastAsia="en-GB"/>
              <w14:ligatures w14:val="standardContextual"/>
            </w:rPr>
          </w:pPr>
          <w:del w:id="627" w:author="Andrew Instone-Cowie" w:date="2025-07-09T16:27:00Z" w16du:dateUtc="2025-07-09T15:27:00Z">
            <w:r w:rsidRPr="00632AA8" w:rsidDel="00632AA8">
              <w:rPr>
                <w:noProof/>
                <w:rPrChange w:id="628" w:author="Andrew Instone-Cowie" w:date="2025-07-09T16:27:00Z" w16du:dateUtc="2025-07-09T15:27:00Z">
                  <w:rPr>
                    <w:rStyle w:val="Hyperlink"/>
                    <w:noProof/>
                  </w:rPr>
                </w:rPrChange>
              </w:rPr>
              <w:delText>Multiple Device Conventions</w:delText>
            </w:r>
            <w:r w:rsidDel="00632AA8">
              <w:rPr>
                <w:noProof/>
                <w:webHidden/>
              </w:rPr>
              <w:tab/>
            </w:r>
            <w:r w:rsidR="00E607A0" w:rsidDel="00632AA8">
              <w:rPr>
                <w:noProof/>
                <w:webHidden/>
              </w:rPr>
              <w:delText>39</w:delText>
            </w:r>
          </w:del>
        </w:p>
        <w:p w14:paraId="07D62A90" w14:textId="7CF4A2D1" w:rsidR="00871702" w:rsidDel="00632AA8" w:rsidRDefault="00871702">
          <w:pPr>
            <w:pStyle w:val="TOC2"/>
            <w:tabs>
              <w:tab w:val="right" w:leader="dot" w:pos="9016"/>
            </w:tabs>
            <w:rPr>
              <w:del w:id="629" w:author="Andrew Instone-Cowie" w:date="2025-07-09T16:27:00Z" w16du:dateUtc="2025-07-09T15:27:00Z"/>
              <w:rFonts w:eastAsiaTheme="minorEastAsia"/>
              <w:noProof/>
              <w:kern w:val="2"/>
              <w:sz w:val="24"/>
              <w:szCs w:val="24"/>
              <w:lang w:eastAsia="en-GB"/>
              <w14:ligatures w14:val="standardContextual"/>
            </w:rPr>
          </w:pPr>
          <w:del w:id="630" w:author="Andrew Instone-Cowie" w:date="2025-07-09T16:27:00Z" w16du:dateUtc="2025-07-09T15:27:00Z">
            <w:r w:rsidRPr="00632AA8" w:rsidDel="00632AA8">
              <w:rPr>
                <w:noProof/>
                <w:rPrChange w:id="631" w:author="Andrew Instone-Cowie" w:date="2025-07-09T16:27:00Z" w16du:dateUtc="2025-07-09T15:27:00Z">
                  <w:rPr>
                    <w:rStyle w:val="Hyperlink"/>
                    <w:noProof/>
                  </w:rPr>
                </w:rPrChange>
              </w:rPr>
              <w:delText>Sensor Module Connector</w:delText>
            </w:r>
            <w:r w:rsidDel="00632AA8">
              <w:rPr>
                <w:noProof/>
                <w:webHidden/>
              </w:rPr>
              <w:tab/>
            </w:r>
            <w:r w:rsidR="00E607A0" w:rsidDel="00632AA8">
              <w:rPr>
                <w:noProof/>
                <w:webHidden/>
              </w:rPr>
              <w:delText>40</w:delText>
            </w:r>
          </w:del>
        </w:p>
        <w:p w14:paraId="3E2B7B67" w14:textId="409A5744" w:rsidR="00871702" w:rsidDel="00632AA8" w:rsidRDefault="00871702">
          <w:pPr>
            <w:pStyle w:val="TOC2"/>
            <w:tabs>
              <w:tab w:val="right" w:leader="dot" w:pos="9016"/>
            </w:tabs>
            <w:rPr>
              <w:del w:id="632" w:author="Andrew Instone-Cowie" w:date="2025-07-09T16:27:00Z" w16du:dateUtc="2025-07-09T15:27:00Z"/>
              <w:rFonts w:eastAsiaTheme="minorEastAsia"/>
              <w:noProof/>
              <w:kern w:val="2"/>
              <w:sz w:val="24"/>
              <w:szCs w:val="24"/>
              <w:lang w:eastAsia="en-GB"/>
              <w14:ligatures w14:val="standardContextual"/>
            </w:rPr>
          </w:pPr>
          <w:del w:id="633" w:author="Andrew Instone-Cowie" w:date="2025-07-09T16:27:00Z" w16du:dateUtc="2025-07-09T15:27:00Z">
            <w:r w:rsidRPr="00632AA8" w:rsidDel="00632AA8">
              <w:rPr>
                <w:noProof/>
                <w:rPrChange w:id="634" w:author="Andrew Instone-Cowie" w:date="2025-07-09T16:27:00Z" w16du:dateUtc="2025-07-09T15:27:00Z">
                  <w:rPr>
                    <w:rStyle w:val="Hyperlink"/>
                    <w:noProof/>
                  </w:rPr>
                </w:rPrChange>
              </w:rPr>
              <w:delText>Simulator Interface Module Sensor Connector</w:delText>
            </w:r>
            <w:r w:rsidDel="00632AA8">
              <w:rPr>
                <w:noProof/>
                <w:webHidden/>
              </w:rPr>
              <w:tab/>
            </w:r>
            <w:r w:rsidR="00E607A0" w:rsidDel="00632AA8">
              <w:rPr>
                <w:noProof/>
                <w:webHidden/>
              </w:rPr>
              <w:delText>41</w:delText>
            </w:r>
          </w:del>
        </w:p>
        <w:p w14:paraId="2529F4E3" w14:textId="360E4F1A" w:rsidR="00871702" w:rsidDel="00632AA8" w:rsidRDefault="00871702">
          <w:pPr>
            <w:pStyle w:val="TOC2"/>
            <w:tabs>
              <w:tab w:val="right" w:leader="dot" w:pos="9016"/>
            </w:tabs>
            <w:rPr>
              <w:del w:id="635" w:author="Andrew Instone-Cowie" w:date="2025-07-09T16:27:00Z" w16du:dateUtc="2025-07-09T15:27:00Z"/>
              <w:rFonts w:eastAsiaTheme="minorEastAsia"/>
              <w:noProof/>
              <w:kern w:val="2"/>
              <w:sz w:val="24"/>
              <w:szCs w:val="24"/>
              <w:lang w:eastAsia="en-GB"/>
              <w14:ligatures w14:val="standardContextual"/>
            </w:rPr>
          </w:pPr>
          <w:del w:id="636" w:author="Andrew Instone-Cowie" w:date="2025-07-09T16:27:00Z" w16du:dateUtc="2025-07-09T15:27:00Z">
            <w:r w:rsidRPr="00632AA8" w:rsidDel="00632AA8">
              <w:rPr>
                <w:noProof/>
                <w:rPrChange w:id="637" w:author="Andrew Instone-Cowie" w:date="2025-07-09T16:27:00Z" w16du:dateUtc="2025-07-09T15:27:00Z">
                  <w:rPr>
                    <w:rStyle w:val="Hyperlink"/>
                    <w:noProof/>
                  </w:rPr>
                </w:rPrChange>
              </w:rPr>
              <w:delText>Simulator Interface Module Power/Data Connector</w:delText>
            </w:r>
            <w:r w:rsidDel="00632AA8">
              <w:rPr>
                <w:noProof/>
                <w:webHidden/>
              </w:rPr>
              <w:tab/>
            </w:r>
            <w:r w:rsidR="00E607A0" w:rsidDel="00632AA8">
              <w:rPr>
                <w:noProof/>
                <w:webHidden/>
              </w:rPr>
              <w:delText>42</w:delText>
            </w:r>
          </w:del>
        </w:p>
        <w:p w14:paraId="55A47378" w14:textId="7F6E3392" w:rsidR="00871702" w:rsidDel="00632AA8" w:rsidRDefault="00871702">
          <w:pPr>
            <w:pStyle w:val="TOC2"/>
            <w:tabs>
              <w:tab w:val="right" w:leader="dot" w:pos="9016"/>
            </w:tabs>
            <w:rPr>
              <w:del w:id="638" w:author="Andrew Instone-Cowie" w:date="2025-07-09T16:27:00Z" w16du:dateUtc="2025-07-09T15:27:00Z"/>
              <w:rFonts w:eastAsiaTheme="minorEastAsia"/>
              <w:noProof/>
              <w:kern w:val="2"/>
              <w:sz w:val="24"/>
              <w:szCs w:val="24"/>
              <w:lang w:eastAsia="en-GB"/>
              <w14:ligatures w14:val="standardContextual"/>
            </w:rPr>
          </w:pPr>
          <w:del w:id="639" w:author="Andrew Instone-Cowie" w:date="2025-07-09T16:27:00Z" w16du:dateUtc="2025-07-09T15:27:00Z">
            <w:r w:rsidRPr="00632AA8" w:rsidDel="00632AA8">
              <w:rPr>
                <w:noProof/>
                <w:rPrChange w:id="640" w:author="Andrew Instone-Cowie" w:date="2025-07-09T16:27:00Z" w16du:dateUtc="2025-07-09T15:27:00Z">
                  <w:rPr>
                    <w:rStyle w:val="Hyperlink"/>
                    <w:noProof/>
                  </w:rPr>
                </w:rPrChange>
              </w:rPr>
              <w:delText>Power Module Power/Data Connector</w:delText>
            </w:r>
            <w:r w:rsidDel="00632AA8">
              <w:rPr>
                <w:noProof/>
                <w:webHidden/>
              </w:rPr>
              <w:tab/>
            </w:r>
            <w:r w:rsidR="00E607A0" w:rsidDel="00632AA8">
              <w:rPr>
                <w:noProof/>
                <w:webHidden/>
              </w:rPr>
              <w:delText>43</w:delText>
            </w:r>
          </w:del>
        </w:p>
        <w:p w14:paraId="20EE959E" w14:textId="6CB9580B" w:rsidR="00871702" w:rsidDel="00632AA8" w:rsidRDefault="00871702">
          <w:pPr>
            <w:pStyle w:val="TOC2"/>
            <w:tabs>
              <w:tab w:val="right" w:leader="dot" w:pos="9016"/>
            </w:tabs>
            <w:rPr>
              <w:del w:id="641" w:author="Andrew Instone-Cowie" w:date="2025-07-09T16:27:00Z" w16du:dateUtc="2025-07-09T15:27:00Z"/>
              <w:rFonts w:eastAsiaTheme="minorEastAsia"/>
              <w:noProof/>
              <w:kern w:val="2"/>
              <w:sz w:val="24"/>
              <w:szCs w:val="24"/>
              <w:lang w:eastAsia="en-GB"/>
              <w14:ligatures w14:val="standardContextual"/>
            </w:rPr>
          </w:pPr>
          <w:del w:id="642" w:author="Andrew Instone-Cowie" w:date="2025-07-09T16:27:00Z" w16du:dateUtc="2025-07-09T15:27:00Z">
            <w:r w:rsidRPr="00632AA8" w:rsidDel="00632AA8">
              <w:rPr>
                <w:noProof/>
                <w:rPrChange w:id="643" w:author="Andrew Instone-Cowie" w:date="2025-07-09T16:27:00Z" w16du:dateUtc="2025-07-09T15:27:00Z">
                  <w:rPr>
                    <w:rStyle w:val="Hyperlink"/>
                    <w:noProof/>
                  </w:rPr>
                </w:rPrChange>
              </w:rPr>
              <w:delText>Second PC Module Connector</w:delText>
            </w:r>
            <w:r w:rsidDel="00632AA8">
              <w:rPr>
                <w:noProof/>
                <w:webHidden/>
              </w:rPr>
              <w:tab/>
            </w:r>
            <w:r w:rsidR="00E607A0" w:rsidDel="00632AA8">
              <w:rPr>
                <w:noProof/>
                <w:webHidden/>
              </w:rPr>
              <w:delText>44</w:delText>
            </w:r>
          </w:del>
        </w:p>
        <w:p w14:paraId="7BEE8BC3" w14:textId="34B0E17F" w:rsidR="00871702" w:rsidDel="00632AA8" w:rsidRDefault="00871702">
          <w:pPr>
            <w:pStyle w:val="TOC2"/>
            <w:tabs>
              <w:tab w:val="right" w:leader="dot" w:pos="9016"/>
            </w:tabs>
            <w:rPr>
              <w:del w:id="644" w:author="Andrew Instone-Cowie" w:date="2025-07-09T16:27:00Z" w16du:dateUtc="2025-07-09T15:27:00Z"/>
              <w:rFonts w:eastAsiaTheme="minorEastAsia"/>
              <w:noProof/>
              <w:kern w:val="2"/>
              <w:sz w:val="24"/>
              <w:szCs w:val="24"/>
              <w:lang w:eastAsia="en-GB"/>
              <w14:ligatures w14:val="standardContextual"/>
            </w:rPr>
          </w:pPr>
          <w:del w:id="645" w:author="Andrew Instone-Cowie" w:date="2025-07-09T16:27:00Z" w16du:dateUtc="2025-07-09T15:27:00Z">
            <w:r w:rsidRPr="00632AA8" w:rsidDel="00632AA8">
              <w:rPr>
                <w:noProof/>
                <w:rPrChange w:id="646" w:author="Andrew Instone-Cowie" w:date="2025-07-09T16:27:00Z" w16du:dateUtc="2025-07-09T15:27:00Z">
                  <w:rPr>
                    <w:rStyle w:val="Hyperlink"/>
                    <w:noProof/>
                  </w:rPr>
                </w:rPrChange>
              </w:rPr>
              <w:delText>Basic Serial Splitter Module Connector</w:delText>
            </w:r>
            <w:r w:rsidDel="00632AA8">
              <w:rPr>
                <w:noProof/>
                <w:webHidden/>
              </w:rPr>
              <w:tab/>
            </w:r>
            <w:r w:rsidR="00E607A0" w:rsidDel="00632AA8">
              <w:rPr>
                <w:noProof/>
                <w:webHidden/>
              </w:rPr>
              <w:delText>45</w:delText>
            </w:r>
          </w:del>
        </w:p>
        <w:p w14:paraId="0974AEFB" w14:textId="58D3869D" w:rsidR="00871702" w:rsidDel="00632AA8" w:rsidRDefault="00871702">
          <w:pPr>
            <w:pStyle w:val="TOC2"/>
            <w:tabs>
              <w:tab w:val="right" w:leader="dot" w:pos="9016"/>
            </w:tabs>
            <w:rPr>
              <w:del w:id="647" w:author="Andrew Instone-Cowie" w:date="2025-07-09T16:27:00Z" w16du:dateUtc="2025-07-09T15:27:00Z"/>
              <w:rFonts w:eastAsiaTheme="minorEastAsia"/>
              <w:noProof/>
              <w:kern w:val="2"/>
              <w:sz w:val="24"/>
              <w:szCs w:val="24"/>
              <w:lang w:eastAsia="en-GB"/>
              <w14:ligatures w14:val="standardContextual"/>
            </w:rPr>
          </w:pPr>
          <w:del w:id="648" w:author="Andrew Instone-Cowie" w:date="2025-07-09T16:27:00Z" w16du:dateUtc="2025-07-09T15:27:00Z">
            <w:r w:rsidRPr="00632AA8" w:rsidDel="00632AA8">
              <w:rPr>
                <w:noProof/>
                <w:rPrChange w:id="649" w:author="Andrew Instone-Cowie" w:date="2025-07-09T16:27:00Z" w16du:dateUtc="2025-07-09T15:27:00Z">
                  <w:rPr>
                    <w:rStyle w:val="Hyperlink"/>
                    <w:noProof/>
                  </w:rPr>
                </w:rPrChange>
              </w:rPr>
              <w:delText>DB9 Serial Connectors</w:delText>
            </w:r>
            <w:r w:rsidDel="00632AA8">
              <w:rPr>
                <w:noProof/>
                <w:webHidden/>
              </w:rPr>
              <w:tab/>
            </w:r>
            <w:r w:rsidR="00E607A0" w:rsidDel="00632AA8">
              <w:rPr>
                <w:noProof/>
                <w:webHidden/>
              </w:rPr>
              <w:delText>46</w:delText>
            </w:r>
          </w:del>
        </w:p>
        <w:p w14:paraId="5C697F77" w14:textId="3CF3491C" w:rsidR="00871702" w:rsidDel="00632AA8" w:rsidRDefault="00871702">
          <w:pPr>
            <w:pStyle w:val="TOC3"/>
            <w:tabs>
              <w:tab w:val="right" w:leader="dot" w:pos="9016"/>
            </w:tabs>
            <w:rPr>
              <w:del w:id="650" w:author="Andrew Instone-Cowie" w:date="2025-07-09T16:27:00Z" w16du:dateUtc="2025-07-09T15:27:00Z"/>
              <w:noProof/>
              <w:kern w:val="2"/>
              <w:sz w:val="24"/>
              <w:szCs w:val="24"/>
              <w:lang w:val="en-GB" w:eastAsia="en-GB"/>
              <w14:ligatures w14:val="standardContextual"/>
            </w:rPr>
          </w:pPr>
          <w:del w:id="651" w:author="Andrew Instone-Cowie" w:date="2025-07-09T16:27:00Z" w16du:dateUtc="2025-07-09T15:27:00Z">
            <w:r w:rsidRPr="00632AA8" w:rsidDel="00632AA8">
              <w:rPr>
                <w:noProof/>
                <w:rPrChange w:id="652" w:author="Andrew Instone-Cowie" w:date="2025-07-09T16:27:00Z" w16du:dateUtc="2025-07-09T15:27:00Z">
                  <w:rPr>
                    <w:rStyle w:val="Hyperlink"/>
                    <w:noProof/>
                  </w:rPr>
                </w:rPrChange>
              </w:rPr>
              <w:delText>DTEs &amp; DCEs</w:delText>
            </w:r>
            <w:r w:rsidDel="00632AA8">
              <w:rPr>
                <w:noProof/>
                <w:webHidden/>
              </w:rPr>
              <w:tab/>
            </w:r>
            <w:r w:rsidR="00E607A0" w:rsidDel="00632AA8">
              <w:rPr>
                <w:noProof/>
                <w:webHidden/>
              </w:rPr>
              <w:delText>46</w:delText>
            </w:r>
          </w:del>
        </w:p>
        <w:p w14:paraId="564BDF7B" w14:textId="4091ACF8" w:rsidR="00871702" w:rsidDel="00632AA8" w:rsidRDefault="00871702">
          <w:pPr>
            <w:pStyle w:val="TOC3"/>
            <w:tabs>
              <w:tab w:val="right" w:leader="dot" w:pos="9016"/>
            </w:tabs>
            <w:rPr>
              <w:del w:id="653" w:author="Andrew Instone-Cowie" w:date="2025-07-09T16:27:00Z" w16du:dateUtc="2025-07-09T15:27:00Z"/>
              <w:noProof/>
              <w:kern w:val="2"/>
              <w:sz w:val="24"/>
              <w:szCs w:val="24"/>
              <w:lang w:val="en-GB" w:eastAsia="en-GB"/>
              <w14:ligatures w14:val="standardContextual"/>
            </w:rPr>
          </w:pPr>
          <w:del w:id="654" w:author="Andrew Instone-Cowie" w:date="2025-07-09T16:27:00Z" w16du:dateUtc="2025-07-09T15:27:00Z">
            <w:r w:rsidRPr="00632AA8" w:rsidDel="00632AA8">
              <w:rPr>
                <w:noProof/>
                <w:rPrChange w:id="655" w:author="Andrew Instone-Cowie" w:date="2025-07-09T16:27:00Z" w16du:dateUtc="2025-07-09T15:27:00Z">
                  <w:rPr>
                    <w:rStyle w:val="Hyperlink"/>
                    <w:noProof/>
                  </w:rPr>
                </w:rPrChange>
              </w:rPr>
              <w:delText>Power Module</w:delText>
            </w:r>
            <w:r w:rsidDel="00632AA8">
              <w:rPr>
                <w:noProof/>
                <w:webHidden/>
              </w:rPr>
              <w:tab/>
            </w:r>
            <w:r w:rsidR="00E607A0" w:rsidDel="00632AA8">
              <w:rPr>
                <w:noProof/>
                <w:webHidden/>
              </w:rPr>
              <w:delText>47</w:delText>
            </w:r>
          </w:del>
        </w:p>
        <w:p w14:paraId="37C95710" w14:textId="4007DC9A" w:rsidR="00871702" w:rsidDel="00632AA8" w:rsidRDefault="00871702">
          <w:pPr>
            <w:pStyle w:val="TOC3"/>
            <w:tabs>
              <w:tab w:val="right" w:leader="dot" w:pos="9016"/>
            </w:tabs>
            <w:rPr>
              <w:del w:id="656" w:author="Andrew Instone-Cowie" w:date="2025-07-09T16:27:00Z" w16du:dateUtc="2025-07-09T15:27:00Z"/>
              <w:noProof/>
              <w:kern w:val="2"/>
              <w:sz w:val="24"/>
              <w:szCs w:val="24"/>
              <w:lang w:val="en-GB" w:eastAsia="en-GB"/>
              <w14:ligatures w14:val="standardContextual"/>
            </w:rPr>
          </w:pPr>
          <w:del w:id="657" w:author="Andrew Instone-Cowie" w:date="2025-07-09T16:27:00Z" w16du:dateUtc="2025-07-09T15:27:00Z">
            <w:r w:rsidRPr="00632AA8" w:rsidDel="00632AA8">
              <w:rPr>
                <w:noProof/>
                <w:rPrChange w:id="658" w:author="Andrew Instone-Cowie" w:date="2025-07-09T16:27:00Z" w16du:dateUtc="2025-07-09T15:27:00Z">
                  <w:rPr>
                    <w:rStyle w:val="Hyperlink"/>
                    <w:noProof/>
                  </w:rPr>
                </w:rPrChange>
              </w:rPr>
              <w:delText>Second PC Module</w:delText>
            </w:r>
            <w:r w:rsidDel="00632AA8">
              <w:rPr>
                <w:noProof/>
                <w:webHidden/>
              </w:rPr>
              <w:tab/>
            </w:r>
            <w:r w:rsidR="00E607A0" w:rsidDel="00632AA8">
              <w:rPr>
                <w:noProof/>
                <w:webHidden/>
              </w:rPr>
              <w:delText>47</w:delText>
            </w:r>
          </w:del>
        </w:p>
        <w:p w14:paraId="421DD16F" w14:textId="4CCBAAF1" w:rsidR="00871702" w:rsidDel="00632AA8" w:rsidRDefault="00871702">
          <w:pPr>
            <w:pStyle w:val="TOC3"/>
            <w:tabs>
              <w:tab w:val="right" w:leader="dot" w:pos="9016"/>
            </w:tabs>
            <w:rPr>
              <w:del w:id="659" w:author="Andrew Instone-Cowie" w:date="2025-07-09T16:27:00Z" w16du:dateUtc="2025-07-09T15:27:00Z"/>
              <w:noProof/>
              <w:kern w:val="2"/>
              <w:sz w:val="24"/>
              <w:szCs w:val="24"/>
              <w:lang w:val="en-GB" w:eastAsia="en-GB"/>
              <w14:ligatures w14:val="standardContextual"/>
            </w:rPr>
          </w:pPr>
          <w:del w:id="660" w:author="Andrew Instone-Cowie" w:date="2025-07-09T16:27:00Z" w16du:dateUtc="2025-07-09T15:27:00Z">
            <w:r w:rsidRPr="00632AA8" w:rsidDel="00632AA8">
              <w:rPr>
                <w:noProof/>
                <w:rPrChange w:id="661" w:author="Andrew Instone-Cowie" w:date="2025-07-09T16:27:00Z" w16du:dateUtc="2025-07-09T15:27:00Z">
                  <w:rPr>
                    <w:rStyle w:val="Hyperlink"/>
                    <w:noProof/>
                  </w:rPr>
                </w:rPrChange>
              </w:rPr>
              <w:delText>Basic Serial Splitter Module</w:delText>
            </w:r>
            <w:r w:rsidDel="00632AA8">
              <w:rPr>
                <w:noProof/>
                <w:webHidden/>
              </w:rPr>
              <w:tab/>
            </w:r>
            <w:r w:rsidR="00E607A0" w:rsidDel="00632AA8">
              <w:rPr>
                <w:noProof/>
                <w:webHidden/>
              </w:rPr>
              <w:delText>48</w:delText>
            </w:r>
          </w:del>
        </w:p>
        <w:p w14:paraId="0CF87A40" w14:textId="74F92A72" w:rsidR="00871702" w:rsidDel="00632AA8" w:rsidRDefault="00871702">
          <w:pPr>
            <w:pStyle w:val="TOC1"/>
            <w:rPr>
              <w:del w:id="662" w:author="Andrew Instone-Cowie" w:date="2025-07-09T16:27:00Z" w16du:dateUtc="2025-07-09T15:27:00Z"/>
              <w:rFonts w:eastAsiaTheme="minorEastAsia"/>
              <w:noProof/>
              <w:kern w:val="2"/>
              <w:sz w:val="24"/>
              <w:szCs w:val="24"/>
              <w:lang w:eastAsia="en-GB"/>
              <w14:ligatures w14:val="standardContextual"/>
            </w:rPr>
          </w:pPr>
          <w:del w:id="663" w:author="Andrew Instone-Cowie" w:date="2025-07-09T16:27:00Z" w16du:dateUtc="2025-07-09T15:27:00Z">
            <w:r w:rsidRPr="00632AA8" w:rsidDel="00632AA8">
              <w:rPr>
                <w:noProof/>
                <w:rPrChange w:id="664" w:author="Andrew Instone-Cowie" w:date="2025-07-09T16:27:00Z" w16du:dateUtc="2025-07-09T15:27:00Z">
                  <w:rPr>
                    <w:rStyle w:val="Hyperlink"/>
                    <w:noProof/>
                  </w:rPr>
                </w:rPrChange>
              </w:rPr>
              <w:delText>Simulator Interface Module Firmware</w:delText>
            </w:r>
            <w:r w:rsidDel="00632AA8">
              <w:rPr>
                <w:noProof/>
                <w:webHidden/>
              </w:rPr>
              <w:tab/>
            </w:r>
            <w:r w:rsidR="00E607A0" w:rsidDel="00632AA8">
              <w:rPr>
                <w:noProof/>
                <w:webHidden/>
              </w:rPr>
              <w:delText>49</w:delText>
            </w:r>
          </w:del>
        </w:p>
        <w:p w14:paraId="3376A472" w14:textId="0AC12F5F" w:rsidR="00871702" w:rsidDel="00632AA8" w:rsidRDefault="00871702">
          <w:pPr>
            <w:pStyle w:val="TOC2"/>
            <w:tabs>
              <w:tab w:val="right" w:leader="dot" w:pos="9016"/>
            </w:tabs>
            <w:rPr>
              <w:del w:id="665" w:author="Andrew Instone-Cowie" w:date="2025-07-09T16:27:00Z" w16du:dateUtc="2025-07-09T15:27:00Z"/>
              <w:rFonts w:eastAsiaTheme="minorEastAsia"/>
              <w:noProof/>
              <w:kern w:val="2"/>
              <w:sz w:val="24"/>
              <w:szCs w:val="24"/>
              <w:lang w:eastAsia="en-GB"/>
              <w14:ligatures w14:val="standardContextual"/>
            </w:rPr>
          </w:pPr>
          <w:del w:id="666" w:author="Andrew Instone-Cowie" w:date="2025-07-09T16:27:00Z" w16du:dateUtc="2025-07-09T15:27:00Z">
            <w:r w:rsidRPr="00632AA8" w:rsidDel="00632AA8">
              <w:rPr>
                <w:noProof/>
                <w:rPrChange w:id="667" w:author="Andrew Instone-Cowie" w:date="2025-07-09T16:27:00Z" w16du:dateUtc="2025-07-09T15:27:00Z">
                  <w:rPr>
                    <w:rStyle w:val="Hyperlink"/>
                    <w:noProof/>
                  </w:rPr>
                </w:rPrChange>
              </w:rPr>
              <w:delText>Sensor Characteristics</w:delText>
            </w:r>
            <w:r w:rsidDel="00632AA8">
              <w:rPr>
                <w:noProof/>
                <w:webHidden/>
              </w:rPr>
              <w:tab/>
            </w:r>
            <w:r w:rsidR="00E607A0" w:rsidDel="00632AA8">
              <w:rPr>
                <w:noProof/>
                <w:webHidden/>
              </w:rPr>
              <w:delText>49</w:delText>
            </w:r>
          </w:del>
        </w:p>
        <w:p w14:paraId="698F6FEB" w14:textId="11716E5F" w:rsidR="00871702" w:rsidDel="00632AA8" w:rsidRDefault="00871702">
          <w:pPr>
            <w:pStyle w:val="TOC2"/>
            <w:tabs>
              <w:tab w:val="right" w:leader="dot" w:pos="9016"/>
            </w:tabs>
            <w:rPr>
              <w:del w:id="668" w:author="Andrew Instone-Cowie" w:date="2025-07-09T16:27:00Z" w16du:dateUtc="2025-07-09T15:27:00Z"/>
              <w:rFonts w:eastAsiaTheme="minorEastAsia"/>
              <w:noProof/>
              <w:kern w:val="2"/>
              <w:sz w:val="24"/>
              <w:szCs w:val="24"/>
              <w:lang w:eastAsia="en-GB"/>
              <w14:ligatures w14:val="standardContextual"/>
            </w:rPr>
          </w:pPr>
          <w:del w:id="669" w:author="Andrew Instone-Cowie" w:date="2025-07-09T16:27:00Z" w16du:dateUtc="2025-07-09T15:27:00Z">
            <w:r w:rsidRPr="00632AA8" w:rsidDel="00632AA8">
              <w:rPr>
                <w:noProof/>
                <w:rPrChange w:id="670" w:author="Andrew Instone-Cowie" w:date="2025-07-09T16:27:00Z" w16du:dateUtc="2025-07-09T15:27:00Z">
                  <w:rPr>
                    <w:rStyle w:val="Hyperlink"/>
                    <w:noProof/>
                  </w:rPr>
                </w:rPrChange>
              </w:rPr>
              <w:delText>Firmware Design</w:delText>
            </w:r>
            <w:r w:rsidDel="00632AA8">
              <w:rPr>
                <w:noProof/>
                <w:webHidden/>
              </w:rPr>
              <w:tab/>
            </w:r>
            <w:r w:rsidR="00E607A0" w:rsidDel="00632AA8">
              <w:rPr>
                <w:noProof/>
                <w:webHidden/>
              </w:rPr>
              <w:delText>50</w:delText>
            </w:r>
          </w:del>
        </w:p>
        <w:p w14:paraId="3EC587A7" w14:textId="2B49484C" w:rsidR="00871702" w:rsidDel="00632AA8" w:rsidRDefault="00871702">
          <w:pPr>
            <w:pStyle w:val="TOC3"/>
            <w:tabs>
              <w:tab w:val="right" w:leader="dot" w:pos="9016"/>
            </w:tabs>
            <w:rPr>
              <w:del w:id="671" w:author="Andrew Instone-Cowie" w:date="2025-07-09T16:27:00Z" w16du:dateUtc="2025-07-09T15:27:00Z"/>
              <w:noProof/>
              <w:kern w:val="2"/>
              <w:sz w:val="24"/>
              <w:szCs w:val="24"/>
              <w:lang w:val="en-GB" w:eastAsia="en-GB"/>
              <w14:ligatures w14:val="standardContextual"/>
            </w:rPr>
          </w:pPr>
          <w:del w:id="672" w:author="Andrew Instone-Cowie" w:date="2025-07-09T16:27:00Z" w16du:dateUtc="2025-07-09T15:27:00Z">
            <w:r w:rsidRPr="00632AA8" w:rsidDel="00632AA8">
              <w:rPr>
                <w:noProof/>
                <w:rPrChange w:id="673" w:author="Andrew Instone-Cowie" w:date="2025-07-09T16:27:00Z" w16du:dateUtc="2025-07-09T15:27:00Z">
                  <w:rPr>
                    <w:rStyle w:val="Hyperlink"/>
                    <w:noProof/>
                  </w:rPr>
                </w:rPrChange>
              </w:rPr>
              <w:delText>Interrupt Driven vs Polling</w:delText>
            </w:r>
            <w:r w:rsidDel="00632AA8">
              <w:rPr>
                <w:noProof/>
                <w:webHidden/>
              </w:rPr>
              <w:tab/>
            </w:r>
            <w:r w:rsidR="00E607A0" w:rsidDel="00632AA8">
              <w:rPr>
                <w:noProof/>
                <w:webHidden/>
              </w:rPr>
              <w:delText>50</w:delText>
            </w:r>
          </w:del>
        </w:p>
        <w:p w14:paraId="3AF1E01E" w14:textId="0A5BDA1E" w:rsidR="00871702" w:rsidDel="00632AA8" w:rsidRDefault="00871702">
          <w:pPr>
            <w:pStyle w:val="TOC3"/>
            <w:tabs>
              <w:tab w:val="right" w:leader="dot" w:pos="9016"/>
            </w:tabs>
            <w:rPr>
              <w:del w:id="674" w:author="Andrew Instone-Cowie" w:date="2025-07-09T16:27:00Z" w16du:dateUtc="2025-07-09T15:27:00Z"/>
              <w:noProof/>
              <w:kern w:val="2"/>
              <w:sz w:val="24"/>
              <w:szCs w:val="24"/>
              <w:lang w:val="en-GB" w:eastAsia="en-GB"/>
              <w14:ligatures w14:val="standardContextual"/>
            </w:rPr>
          </w:pPr>
          <w:del w:id="675" w:author="Andrew Instone-Cowie" w:date="2025-07-09T16:27:00Z" w16du:dateUtc="2025-07-09T15:27:00Z">
            <w:r w:rsidRPr="00632AA8" w:rsidDel="00632AA8">
              <w:rPr>
                <w:noProof/>
                <w:rPrChange w:id="676" w:author="Andrew Instone-Cowie" w:date="2025-07-09T16:27:00Z" w16du:dateUtc="2025-07-09T15:27:00Z">
                  <w:rPr>
                    <w:rStyle w:val="Hyperlink"/>
                    <w:noProof/>
                  </w:rPr>
                </w:rPrChange>
              </w:rPr>
              <w:delText>State Machine Operation</w:delText>
            </w:r>
            <w:r w:rsidDel="00632AA8">
              <w:rPr>
                <w:noProof/>
                <w:webHidden/>
              </w:rPr>
              <w:tab/>
            </w:r>
            <w:r w:rsidR="00E607A0" w:rsidDel="00632AA8">
              <w:rPr>
                <w:noProof/>
                <w:webHidden/>
              </w:rPr>
              <w:delText>51</w:delText>
            </w:r>
          </w:del>
        </w:p>
        <w:p w14:paraId="6C2FBF8E" w14:textId="5012B57D" w:rsidR="00871702" w:rsidDel="00632AA8" w:rsidRDefault="00871702">
          <w:pPr>
            <w:pStyle w:val="TOC3"/>
            <w:tabs>
              <w:tab w:val="right" w:leader="dot" w:pos="9016"/>
            </w:tabs>
            <w:rPr>
              <w:del w:id="677" w:author="Andrew Instone-Cowie" w:date="2025-07-09T16:27:00Z" w16du:dateUtc="2025-07-09T15:27:00Z"/>
              <w:noProof/>
              <w:kern w:val="2"/>
              <w:sz w:val="24"/>
              <w:szCs w:val="24"/>
              <w:lang w:val="en-GB" w:eastAsia="en-GB"/>
              <w14:ligatures w14:val="standardContextual"/>
            </w:rPr>
          </w:pPr>
          <w:del w:id="678" w:author="Andrew Instone-Cowie" w:date="2025-07-09T16:27:00Z" w16du:dateUtc="2025-07-09T15:27:00Z">
            <w:r w:rsidRPr="00632AA8" w:rsidDel="00632AA8">
              <w:rPr>
                <w:noProof/>
                <w:rPrChange w:id="679" w:author="Andrew Instone-Cowie" w:date="2025-07-09T16:27:00Z" w16du:dateUtc="2025-07-09T15:27:00Z">
                  <w:rPr>
                    <w:rStyle w:val="Hyperlink"/>
                    <w:noProof/>
                  </w:rPr>
                </w:rPrChange>
              </w:rPr>
              <w:delText>Timer Issues</w:delText>
            </w:r>
            <w:r w:rsidDel="00632AA8">
              <w:rPr>
                <w:noProof/>
                <w:webHidden/>
              </w:rPr>
              <w:tab/>
            </w:r>
            <w:r w:rsidR="00E607A0" w:rsidDel="00632AA8">
              <w:rPr>
                <w:noProof/>
                <w:webHidden/>
              </w:rPr>
              <w:delText>53</w:delText>
            </w:r>
          </w:del>
        </w:p>
        <w:p w14:paraId="7ED4908F" w14:textId="03B1C487" w:rsidR="00871702" w:rsidDel="00632AA8" w:rsidRDefault="00871702">
          <w:pPr>
            <w:pStyle w:val="TOC3"/>
            <w:tabs>
              <w:tab w:val="right" w:leader="dot" w:pos="9016"/>
            </w:tabs>
            <w:rPr>
              <w:del w:id="680" w:author="Andrew Instone-Cowie" w:date="2025-07-09T16:27:00Z" w16du:dateUtc="2025-07-09T15:27:00Z"/>
              <w:noProof/>
              <w:kern w:val="2"/>
              <w:sz w:val="24"/>
              <w:szCs w:val="24"/>
              <w:lang w:val="en-GB" w:eastAsia="en-GB"/>
              <w14:ligatures w14:val="standardContextual"/>
            </w:rPr>
          </w:pPr>
          <w:del w:id="681" w:author="Andrew Instone-Cowie" w:date="2025-07-09T16:27:00Z" w16du:dateUtc="2025-07-09T15:27:00Z">
            <w:r w:rsidRPr="00632AA8" w:rsidDel="00632AA8">
              <w:rPr>
                <w:noProof/>
                <w:rPrChange w:id="682" w:author="Andrew Instone-Cowie" w:date="2025-07-09T16:27:00Z" w16du:dateUtc="2025-07-09T15:27:00Z">
                  <w:rPr>
                    <w:rStyle w:val="Hyperlink"/>
                    <w:noProof/>
                  </w:rPr>
                </w:rPrChange>
              </w:rPr>
              <w:delText>Sensor De-Bouncing</w:delText>
            </w:r>
            <w:r w:rsidDel="00632AA8">
              <w:rPr>
                <w:noProof/>
                <w:webHidden/>
              </w:rPr>
              <w:tab/>
            </w:r>
            <w:r w:rsidR="00E607A0" w:rsidDel="00632AA8">
              <w:rPr>
                <w:noProof/>
                <w:webHidden/>
              </w:rPr>
              <w:delText>53</w:delText>
            </w:r>
          </w:del>
        </w:p>
        <w:p w14:paraId="3BBAC665" w14:textId="35373160" w:rsidR="00871702" w:rsidDel="00632AA8" w:rsidRDefault="00871702">
          <w:pPr>
            <w:pStyle w:val="TOC3"/>
            <w:tabs>
              <w:tab w:val="right" w:leader="dot" w:pos="9016"/>
            </w:tabs>
            <w:rPr>
              <w:del w:id="683" w:author="Andrew Instone-Cowie" w:date="2025-07-09T16:27:00Z" w16du:dateUtc="2025-07-09T15:27:00Z"/>
              <w:noProof/>
              <w:kern w:val="2"/>
              <w:sz w:val="24"/>
              <w:szCs w:val="24"/>
              <w:lang w:val="en-GB" w:eastAsia="en-GB"/>
              <w14:ligatures w14:val="standardContextual"/>
            </w:rPr>
          </w:pPr>
          <w:del w:id="684" w:author="Andrew Instone-Cowie" w:date="2025-07-09T16:27:00Z" w16du:dateUtc="2025-07-09T15:27:00Z">
            <w:r w:rsidRPr="00632AA8" w:rsidDel="00632AA8">
              <w:rPr>
                <w:noProof/>
                <w:rPrChange w:id="685" w:author="Andrew Instone-Cowie" w:date="2025-07-09T16:27:00Z" w16du:dateUtc="2025-07-09T15:27:00Z">
                  <w:rPr>
                    <w:rStyle w:val="Hyperlink"/>
                    <w:noProof/>
                  </w:rPr>
                </w:rPrChange>
              </w:rPr>
              <w:delText>Debugging &amp; Timing Features</w:delText>
            </w:r>
            <w:r w:rsidDel="00632AA8">
              <w:rPr>
                <w:noProof/>
                <w:webHidden/>
              </w:rPr>
              <w:tab/>
            </w:r>
            <w:r w:rsidR="00E607A0" w:rsidDel="00632AA8">
              <w:rPr>
                <w:noProof/>
                <w:webHidden/>
              </w:rPr>
              <w:delText>54</w:delText>
            </w:r>
          </w:del>
        </w:p>
        <w:p w14:paraId="0759E1B1" w14:textId="6D13CD2E" w:rsidR="00871702" w:rsidDel="00632AA8" w:rsidRDefault="00871702">
          <w:pPr>
            <w:pStyle w:val="TOC3"/>
            <w:tabs>
              <w:tab w:val="right" w:leader="dot" w:pos="9016"/>
            </w:tabs>
            <w:rPr>
              <w:del w:id="686" w:author="Andrew Instone-Cowie" w:date="2025-07-09T16:27:00Z" w16du:dateUtc="2025-07-09T15:27:00Z"/>
              <w:noProof/>
              <w:kern w:val="2"/>
              <w:sz w:val="24"/>
              <w:szCs w:val="24"/>
              <w:lang w:val="en-GB" w:eastAsia="en-GB"/>
              <w14:ligatures w14:val="standardContextual"/>
            </w:rPr>
          </w:pPr>
          <w:del w:id="687" w:author="Andrew Instone-Cowie" w:date="2025-07-09T16:27:00Z" w16du:dateUtc="2025-07-09T15:27:00Z">
            <w:r w:rsidRPr="00632AA8" w:rsidDel="00632AA8">
              <w:rPr>
                <w:noProof/>
                <w:rPrChange w:id="688" w:author="Andrew Instone-Cowie" w:date="2025-07-09T16:27:00Z" w16du:dateUtc="2025-07-09T15:27:00Z">
                  <w:rPr>
                    <w:rStyle w:val="Hyperlink"/>
                    <w:noProof/>
                  </w:rPr>
                </w:rPrChange>
              </w:rPr>
              <w:delText>Serial Input &amp; Command Line Interface</w:delText>
            </w:r>
            <w:r w:rsidDel="00632AA8">
              <w:rPr>
                <w:noProof/>
                <w:webHidden/>
              </w:rPr>
              <w:tab/>
            </w:r>
            <w:r w:rsidR="00E607A0" w:rsidDel="00632AA8">
              <w:rPr>
                <w:noProof/>
                <w:webHidden/>
              </w:rPr>
              <w:delText>56</w:delText>
            </w:r>
          </w:del>
        </w:p>
        <w:p w14:paraId="1E340457" w14:textId="58A15D96" w:rsidR="00871702" w:rsidDel="00632AA8" w:rsidRDefault="00871702">
          <w:pPr>
            <w:pStyle w:val="TOC3"/>
            <w:tabs>
              <w:tab w:val="right" w:leader="dot" w:pos="9016"/>
            </w:tabs>
            <w:rPr>
              <w:del w:id="689" w:author="Andrew Instone-Cowie" w:date="2025-07-09T16:27:00Z" w16du:dateUtc="2025-07-09T15:27:00Z"/>
              <w:noProof/>
              <w:kern w:val="2"/>
              <w:sz w:val="24"/>
              <w:szCs w:val="24"/>
              <w:lang w:val="en-GB" w:eastAsia="en-GB"/>
              <w14:ligatures w14:val="standardContextual"/>
            </w:rPr>
          </w:pPr>
          <w:del w:id="690" w:author="Andrew Instone-Cowie" w:date="2025-07-09T16:27:00Z" w16du:dateUtc="2025-07-09T15:27:00Z">
            <w:r w:rsidRPr="00632AA8" w:rsidDel="00632AA8">
              <w:rPr>
                <w:noProof/>
                <w:rPrChange w:id="691" w:author="Andrew Instone-Cowie" w:date="2025-07-09T16:27:00Z" w16du:dateUtc="2025-07-09T15:27:00Z">
                  <w:rPr>
                    <w:rStyle w:val="Hyperlink"/>
                    <w:noProof/>
                  </w:rPr>
                </w:rPrChange>
              </w:rPr>
              <w:delText>Sensor Enable/Disable</w:delText>
            </w:r>
            <w:r w:rsidDel="00632AA8">
              <w:rPr>
                <w:noProof/>
                <w:webHidden/>
              </w:rPr>
              <w:tab/>
            </w:r>
          </w:del>
          <w:del w:id="692" w:author="Andrew Instone-Cowie" w:date="2025-07-07T18:26:00Z" w16du:dateUtc="2025-07-07T17:26:00Z">
            <w:r w:rsidR="00695E73" w:rsidDel="00E607A0">
              <w:rPr>
                <w:noProof/>
                <w:webHidden/>
              </w:rPr>
              <w:delText>56</w:delText>
            </w:r>
          </w:del>
        </w:p>
        <w:p w14:paraId="4C974A8E" w14:textId="694DF3C8" w:rsidR="00871702" w:rsidDel="00632AA8" w:rsidRDefault="00871702">
          <w:pPr>
            <w:pStyle w:val="TOC3"/>
            <w:tabs>
              <w:tab w:val="right" w:leader="dot" w:pos="9016"/>
            </w:tabs>
            <w:rPr>
              <w:del w:id="693" w:author="Andrew Instone-Cowie" w:date="2025-07-09T16:27:00Z" w16du:dateUtc="2025-07-09T15:27:00Z"/>
              <w:noProof/>
              <w:kern w:val="2"/>
              <w:sz w:val="24"/>
              <w:szCs w:val="24"/>
              <w:lang w:val="en-GB" w:eastAsia="en-GB"/>
              <w14:ligatures w14:val="standardContextual"/>
            </w:rPr>
          </w:pPr>
          <w:del w:id="694" w:author="Andrew Instone-Cowie" w:date="2025-07-09T16:27:00Z" w16du:dateUtc="2025-07-09T15:27:00Z">
            <w:r w:rsidRPr="00632AA8" w:rsidDel="00632AA8">
              <w:rPr>
                <w:noProof/>
                <w:rPrChange w:id="695" w:author="Andrew Instone-Cowie" w:date="2025-07-09T16:27:00Z" w16du:dateUtc="2025-07-09T15:27:00Z">
                  <w:rPr>
                    <w:rStyle w:val="Hyperlink"/>
                    <w:noProof/>
                  </w:rPr>
                </w:rPrChange>
              </w:rPr>
              <w:delText>Memory Footprint</w:delText>
            </w:r>
            <w:r w:rsidDel="00632AA8">
              <w:rPr>
                <w:noProof/>
                <w:webHidden/>
              </w:rPr>
              <w:tab/>
            </w:r>
            <w:r w:rsidR="00E607A0" w:rsidDel="00632AA8">
              <w:rPr>
                <w:noProof/>
                <w:webHidden/>
              </w:rPr>
              <w:delText>57</w:delText>
            </w:r>
          </w:del>
        </w:p>
        <w:p w14:paraId="63141854" w14:textId="5C20A879" w:rsidR="00871702" w:rsidDel="00632AA8" w:rsidRDefault="00871702">
          <w:pPr>
            <w:pStyle w:val="TOC2"/>
            <w:tabs>
              <w:tab w:val="right" w:leader="dot" w:pos="9016"/>
            </w:tabs>
            <w:rPr>
              <w:del w:id="696" w:author="Andrew Instone-Cowie" w:date="2025-07-09T16:27:00Z" w16du:dateUtc="2025-07-09T15:27:00Z"/>
              <w:rFonts w:eastAsiaTheme="minorEastAsia"/>
              <w:noProof/>
              <w:kern w:val="2"/>
              <w:sz w:val="24"/>
              <w:szCs w:val="24"/>
              <w:lang w:eastAsia="en-GB"/>
              <w14:ligatures w14:val="standardContextual"/>
            </w:rPr>
          </w:pPr>
          <w:del w:id="697" w:author="Andrew Instone-Cowie" w:date="2025-07-09T16:27:00Z" w16du:dateUtc="2025-07-09T15:27:00Z">
            <w:r w:rsidRPr="00632AA8" w:rsidDel="00632AA8">
              <w:rPr>
                <w:noProof/>
                <w:rPrChange w:id="698" w:author="Andrew Instone-Cowie" w:date="2025-07-09T16:27:00Z" w16du:dateUtc="2025-07-09T15:27:00Z">
                  <w:rPr>
                    <w:rStyle w:val="Hyperlink"/>
                    <w:noProof/>
                  </w:rPr>
                </w:rPrChange>
              </w:rPr>
              <w:delText>Metrics</w:delText>
            </w:r>
            <w:r w:rsidDel="00632AA8">
              <w:rPr>
                <w:noProof/>
                <w:webHidden/>
              </w:rPr>
              <w:tab/>
            </w:r>
            <w:r w:rsidR="00E607A0" w:rsidDel="00632AA8">
              <w:rPr>
                <w:noProof/>
                <w:webHidden/>
              </w:rPr>
              <w:delText>58</w:delText>
            </w:r>
          </w:del>
        </w:p>
        <w:p w14:paraId="14F63A31" w14:textId="4EB9BBF1" w:rsidR="00871702" w:rsidDel="00632AA8" w:rsidRDefault="00871702">
          <w:pPr>
            <w:pStyle w:val="TOC3"/>
            <w:tabs>
              <w:tab w:val="right" w:leader="dot" w:pos="9016"/>
            </w:tabs>
            <w:rPr>
              <w:del w:id="699" w:author="Andrew Instone-Cowie" w:date="2025-07-09T16:27:00Z" w16du:dateUtc="2025-07-09T15:27:00Z"/>
              <w:noProof/>
              <w:kern w:val="2"/>
              <w:sz w:val="24"/>
              <w:szCs w:val="24"/>
              <w:lang w:val="en-GB" w:eastAsia="en-GB"/>
              <w14:ligatures w14:val="standardContextual"/>
            </w:rPr>
          </w:pPr>
          <w:del w:id="700" w:author="Andrew Instone-Cowie" w:date="2025-07-09T16:27:00Z" w16du:dateUtc="2025-07-09T15:27:00Z">
            <w:r w:rsidRPr="00632AA8" w:rsidDel="00632AA8">
              <w:rPr>
                <w:noProof/>
                <w:rPrChange w:id="701" w:author="Andrew Instone-Cowie" w:date="2025-07-09T16:27:00Z" w16du:dateUtc="2025-07-09T15:27:00Z">
                  <w:rPr>
                    <w:rStyle w:val="Hyperlink"/>
                    <w:noProof/>
                  </w:rPr>
                </w:rPrChange>
              </w:rPr>
              <w:delText>Inter-Blow Interval Requirements</w:delText>
            </w:r>
            <w:r w:rsidDel="00632AA8">
              <w:rPr>
                <w:noProof/>
                <w:webHidden/>
              </w:rPr>
              <w:tab/>
            </w:r>
            <w:r w:rsidR="00E607A0" w:rsidDel="00632AA8">
              <w:rPr>
                <w:noProof/>
                <w:webHidden/>
              </w:rPr>
              <w:delText>58</w:delText>
            </w:r>
          </w:del>
        </w:p>
        <w:p w14:paraId="45231DF3" w14:textId="14BA9AC6" w:rsidR="00871702" w:rsidDel="00632AA8" w:rsidRDefault="00871702">
          <w:pPr>
            <w:pStyle w:val="TOC3"/>
            <w:tabs>
              <w:tab w:val="right" w:leader="dot" w:pos="9016"/>
            </w:tabs>
            <w:rPr>
              <w:del w:id="702" w:author="Andrew Instone-Cowie" w:date="2025-07-09T16:27:00Z" w16du:dateUtc="2025-07-09T15:27:00Z"/>
              <w:noProof/>
              <w:kern w:val="2"/>
              <w:sz w:val="24"/>
              <w:szCs w:val="24"/>
              <w:lang w:val="en-GB" w:eastAsia="en-GB"/>
              <w14:ligatures w14:val="standardContextual"/>
            </w:rPr>
          </w:pPr>
          <w:del w:id="703" w:author="Andrew Instone-Cowie" w:date="2025-07-09T16:27:00Z" w16du:dateUtc="2025-07-09T15:27:00Z">
            <w:r w:rsidRPr="00632AA8" w:rsidDel="00632AA8">
              <w:rPr>
                <w:noProof/>
                <w:rPrChange w:id="704" w:author="Andrew Instone-Cowie" w:date="2025-07-09T16:27:00Z" w16du:dateUtc="2025-07-09T15:27:00Z">
                  <w:rPr>
                    <w:rStyle w:val="Hyperlink"/>
                    <w:noProof/>
                  </w:rPr>
                </w:rPrChange>
              </w:rPr>
              <w:delText>Inter-Row Interval Requirements</w:delText>
            </w:r>
            <w:r w:rsidDel="00632AA8">
              <w:rPr>
                <w:noProof/>
                <w:webHidden/>
              </w:rPr>
              <w:tab/>
            </w:r>
            <w:r w:rsidR="00E607A0" w:rsidDel="00632AA8">
              <w:rPr>
                <w:noProof/>
                <w:webHidden/>
              </w:rPr>
              <w:delText>59</w:delText>
            </w:r>
          </w:del>
        </w:p>
        <w:p w14:paraId="6F40DD4C" w14:textId="08293D8D" w:rsidR="00871702" w:rsidDel="00632AA8" w:rsidRDefault="00871702">
          <w:pPr>
            <w:pStyle w:val="TOC3"/>
            <w:tabs>
              <w:tab w:val="right" w:leader="dot" w:pos="9016"/>
            </w:tabs>
            <w:rPr>
              <w:del w:id="705" w:author="Andrew Instone-Cowie" w:date="2025-07-09T16:27:00Z" w16du:dateUtc="2025-07-09T15:27:00Z"/>
              <w:noProof/>
              <w:kern w:val="2"/>
              <w:sz w:val="24"/>
              <w:szCs w:val="24"/>
              <w:lang w:val="en-GB" w:eastAsia="en-GB"/>
              <w14:ligatures w14:val="standardContextual"/>
            </w:rPr>
          </w:pPr>
          <w:del w:id="706" w:author="Andrew Instone-Cowie" w:date="2025-07-09T16:27:00Z" w16du:dateUtc="2025-07-09T15:27:00Z">
            <w:r w:rsidRPr="00632AA8" w:rsidDel="00632AA8">
              <w:rPr>
                <w:noProof/>
                <w:rPrChange w:id="707" w:author="Andrew Instone-Cowie" w:date="2025-07-09T16:27:00Z" w16du:dateUtc="2025-07-09T15:27:00Z">
                  <w:rPr>
                    <w:rStyle w:val="Hyperlink"/>
                    <w:noProof/>
                  </w:rPr>
                </w:rPrChange>
              </w:rPr>
              <w:delText>Sensor Pulse Duration</w:delText>
            </w:r>
            <w:r w:rsidDel="00632AA8">
              <w:rPr>
                <w:noProof/>
                <w:webHidden/>
              </w:rPr>
              <w:tab/>
            </w:r>
            <w:r w:rsidR="00E607A0" w:rsidDel="00632AA8">
              <w:rPr>
                <w:noProof/>
                <w:webHidden/>
              </w:rPr>
              <w:delText>59</w:delText>
            </w:r>
          </w:del>
        </w:p>
        <w:p w14:paraId="2676ADA3" w14:textId="49A58E1A" w:rsidR="00871702" w:rsidDel="00632AA8" w:rsidRDefault="00871702">
          <w:pPr>
            <w:pStyle w:val="TOC2"/>
            <w:tabs>
              <w:tab w:val="right" w:leader="dot" w:pos="9016"/>
            </w:tabs>
            <w:rPr>
              <w:del w:id="708" w:author="Andrew Instone-Cowie" w:date="2025-07-09T16:27:00Z" w16du:dateUtc="2025-07-09T15:27:00Z"/>
              <w:rFonts w:eastAsiaTheme="minorEastAsia"/>
              <w:noProof/>
              <w:kern w:val="2"/>
              <w:sz w:val="24"/>
              <w:szCs w:val="24"/>
              <w:lang w:eastAsia="en-GB"/>
              <w14:ligatures w14:val="standardContextual"/>
            </w:rPr>
          </w:pPr>
          <w:del w:id="709" w:author="Andrew Instone-Cowie" w:date="2025-07-09T16:27:00Z" w16du:dateUtc="2025-07-09T15:27:00Z">
            <w:r w:rsidRPr="00632AA8" w:rsidDel="00632AA8">
              <w:rPr>
                <w:noProof/>
                <w:rPrChange w:id="710" w:author="Andrew Instone-Cowie" w:date="2025-07-09T16:27:00Z" w16du:dateUtc="2025-07-09T15:27:00Z">
                  <w:rPr>
                    <w:rStyle w:val="Hyperlink"/>
                    <w:noProof/>
                  </w:rPr>
                </w:rPrChange>
              </w:rPr>
              <w:delText>Potential Problems</w:delText>
            </w:r>
            <w:r w:rsidDel="00632AA8">
              <w:rPr>
                <w:noProof/>
                <w:webHidden/>
              </w:rPr>
              <w:tab/>
            </w:r>
            <w:r w:rsidR="00E607A0" w:rsidDel="00632AA8">
              <w:rPr>
                <w:noProof/>
                <w:webHidden/>
              </w:rPr>
              <w:delText>61</w:delText>
            </w:r>
          </w:del>
        </w:p>
        <w:p w14:paraId="31F017F6" w14:textId="5925F0A8" w:rsidR="00871702" w:rsidDel="00632AA8" w:rsidRDefault="00871702">
          <w:pPr>
            <w:pStyle w:val="TOC3"/>
            <w:tabs>
              <w:tab w:val="right" w:leader="dot" w:pos="9016"/>
            </w:tabs>
            <w:rPr>
              <w:del w:id="711" w:author="Andrew Instone-Cowie" w:date="2025-07-09T16:27:00Z" w16du:dateUtc="2025-07-09T15:27:00Z"/>
              <w:noProof/>
              <w:kern w:val="2"/>
              <w:sz w:val="24"/>
              <w:szCs w:val="24"/>
              <w:lang w:val="en-GB" w:eastAsia="en-GB"/>
              <w14:ligatures w14:val="standardContextual"/>
            </w:rPr>
          </w:pPr>
          <w:del w:id="712" w:author="Andrew Instone-Cowie" w:date="2025-07-09T16:27:00Z" w16du:dateUtc="2025-07-09T15:27:00Z">
            <w:r w:rsidRPr="00632AA8" w:rsidDel="00632AA8">
              <w:rPr>
                <w:noProof/>
                <w:rPrChange w:id="713" w:author="Andrew Instone-Cowie" w:date="2025-07-09T16:27:00Z" w16du:dateUtc="2025-07-09T15:27:00Z">
                  <w:rPr>
                    <w:rStyle w:val="Hyperlink"/>
                    <w:noProof/>
                  </w:rPr>
                </w:rPrChange>
              </w:rPr>
              <w:delText>Missed Sensor Signals</w:delText>
            </w:r>
            <w:r w:rsidDel="00632AA8">
              <w:rPr>
                <w:noProof/>
                <w:webHidden/>
              </w:rPr>
              <w:tab/>
            </w:r>
            <w:r w:rsidR="00E607A0" w:rsidDel="00632AA8">
              <w:rPr>
                <w:noProof/>
                <w:webHidden/>
              </w:rPr>
              <w:delText>61</w:delText>
            </w:r>
          </w:del>
        </w:p>
        <w:p w14:paraId="62D418B9" w14:textId="76FEFE78" w:rsidR="00871702" w:rsidDel="00632AA8" w:rsidRDefault="00871702">
          <w:pPr>
            <w:pStyle w:val="TOC3"/>
            <w:tabs>
              <w:tab w:val="right" w:leader="dot" w:pos="9016"/>
            </w:tabs>
            <w:rPr>
              <w:del w:id="714" w:author="Andrew Instone-Cowie" w:date="2025-07-09T16:27:00Z" w16du:dateUtc="2025-07-09T15:27:00Z"/>
              <w:noProof/>
              <w:kern w:val="2"/>
              <w:sz w:val="24"/>
              <w:szCs w:val="24"/>
              <w:lang w:val="en-GB" w:eastAsia="en-GB"/>
              <w14:ligatures w14:val="standardContextual"/>
            </w:rPr>
          </w:pPr>
          <w:del w:id="715" w:author="Andrew Instone-Cowie" w:date="2025-07-09T16:27:00Z" w16du:dateUtc="2025-07-09T15:27:00Z">
            <w:r w:rsidRPr="00632AA8" w:rsidDel="00632AA8">
              <w:rPr>
                <w:noProof/>
                <w:rPrChange w:id="716" w:author="Andrew Instone-Cowie" w:date="2025-07-09T16:27:00Z" w16du:dateUtc="2025-07-09T15:27:00Z">
                  <w:rPr>
                    <w:rStyle w:val="Hyperlink"/>
                    <w:noProof/>
                  </w:rPr>
                </w:rPrChange>
              </w:rPr>
              <w:delText>Duplicated Sensor Signals</w:delText>
            </w:r>
            <w:r w:rsidDel="00632AA8">
              <w:rPr>
                <w:noProof/>
                <w:webHidden/>
              </w:rPr>
              <w:tab/>
            </w:r>
            <w:r w:rsidR="00E607A0" w:rsidDel="00632AA8">
              <w:rPr>
                <w:noProof/>
                <w:webHidden/>
              </w:rPr>
              <w:delText>61</w:delText>
            </w:r>
          </w:del>
        </w:p>
        <w:p w14:paraId="7DC561AC" w14:textId="43FDA3C4" w:rsidR="00871702" w:rsidDel="00632AA8" w:rsidRDefault="00871702">
          <w:pPr>
            <w:pStyle w:val="TOC3"/>
            <w:tabs>
              <w:tab w:val="right" w:leader="dot" w:pos="9016"/>
            </w:tabs>
            <w:rPr>
              <w:del w:id="717" w:author="Andrew Instone-Cowie" w:date="2025-07-09T16:27:00Z" w16du:dateUtc="2025-07-09T15:27:00Z"/>
              <w:noProof/>
              <w:kern w:val="2"/>
              <w:sz w:val="24"/>
              <w:szCs w:val="24"/>
              <w:lang w:val="en-GB" w:eastAsia="en-GB"/>
              <w14:ligatures w14:val="standardContextual"/>
            </w:rPr>
          </w:pPr>
          <w:del w:id="718" w:author="Andrew Instone-Cowie" w:date="2025-07-09T16:27:00Z" w16du:dateUtc="2025-07-09T15:27:00Z">
            <w:r w:rsidRPr="00632AA8" w:rsidDel="00632AA8">
              <w:rPr>
                <w:noProof/>
                <w:rPrChange w:id="719" w:author="Andrew Instone-Cowie" w:date="2025-07-09T16:27:00Z" w16du:dateUtc="2025-07-09T15:27:00Z">
                  <w:rPr>
                    <w:rStyle w:val="Hyperlink"/>
                    <w:noProof/>
                  </w:rPr>
                </w:rPrChange>
              </w:rPr>
              <w:delText>Variable Odd-Struckness</w:delText>
            </w:r>
            <w:r w:rsidDel="00632AA8">
              <w:rPr>
                <w:noProof/>
                <w:webHidden/>
              </w:rPr>
              <w:tab/>
            </w:r>
            <w:r w:rsidR="00E607A0" w:rsidDel="00632AA8">
              <w:rPr>
                <w:noProof/>
                <w:webHidden/>
              </w:rPr>
              <w:delText>62</w:delText>
            </w:r>
          </w:del>
        </w:p>
        <w:p w14:paraId="1840F5FA" w14:textId="63D2EC2B" w:rsidR="00871702" w:rsidDel="00632AA8" w:rsidRDefault="00871702">
          <w:pPr>
            <w:pStyle w:val="TOC3"/>
            <w:tabs>
              <w:tab w:val="right" w:leader="dot" w:pos="9016"/>
            </w:tabs>
            <w:rPr>
              <w:del w:id="720" w:author="Andrew Instone-Cowie" w:date="2025-07-09T16:27:00Z" w16du:dateUtc="2025-07-09T15:27:00Z"/>
              <w:noProof/>
              <w:kern w:val="2"/>
              <w:sz w:val="24"/>
              <w:szCs w:val="24"/>
              <w:lang w:val="en-GB" w:eastAsia="en-GB"/>
              <w14:ligatures w14:val="standardContextual"/>
            </w:rPr>
          </w:pPr>
          <w:del w:id="721" w:author="Andrew Instone-Cowie" w:date="2025-07-09T16:27:00Z" w16du:dateUtc="2025-07-09T15:27:00Z">
            <w:r w:rsidRPr="00632AA8" w:rsidDel="00632AA8">
              <w:rPr>
                <w:noProof/>
                <w:rPrChange w:id="722" w:author="Andrew Instone-Cowie" w:date="2025-07-09T16:27:00Z" w16du:dateUtc="2025-07-09T15:27:00Z">
                  <w:rPr>
                    <w:rStyle w:val="Hyperlink"/>
                    <w:noProof/>
                  </w:rPr>
                </w:rPrChange>
              </w:rPr>
              <w:delText>Latency</w:delText>
            </w:r>
            <w:r w:rsidDel="00632AA8">
              <w:rPr>
                <w:noProof/>
                <w:webHidden/>
              </w:rPr>
              <w:tab/>
            </w:r>
            <w:r w:rsidR="00E607A0" w:rsidDel="00632AA8">
              <w:rPr>
                <w:noProof/>
                <w:webHidden/>
              </w:rPr>
              <w:delText>63</w:delText>
            </w:r>
          </w:del>
        </w:p>
        <w:p w14:paraId="0F294047" w14:textId="257B707A" w:rsidR="00871702" w:rsidDel="00632AA8" w:rsidRDefault="00871702">
          <w:pPr>
            <w:pStyle w:val="TOC2"/>
            <w:tabs>
              <w:tab w:val="right" w:leader="dot" w:pos="9016"/>
            </w:tabs>
            <w:rPr>
              <w:del w:id="723" w:author="Andrew Instone-Cowie" w:date="2025-07-09T16:27:00Z" w16du:dateUtc="2025-07-09T15:27:00Z"/>
              <w:rFonts w:eastAsiaTheme="minorEastAsia"/>
              <w:noProof/>
              <w:kern w:val="2"/>
              <w:sz w:val="24"/>
              <w:szCs w:val="24"/>
              <w:lang w:eastAsia="en-GB"/>
              <w14:ligatures w14:val="standardContextual"/>
            </w:rPr>
          </w:pPr>
          <w:del w:id="724" w:author="Andrew Instone-Cowie" w:date="2025-07-09T16:27:00Z" w16du:dateUtc="2025-07-09T15:27:00Z">
            <w:r w:rsidRPr="00632AA8" w:rsidDel="00632AA8">
              <w:rPr>
                <w:noProof/>
                <w:rPrChange w:id="725" w:author="Andrew Instone-Cowie" w:date="2025-07-09T16:27:00Z" w16du:dateUtc="2025-07-09T15:27:00Z">
                  <w:rPr>
                    <w:rStyle w:val="Hyperlink"/>
                    <w:noProof/>
                  </w:rPr>
                </w:rPrChange>
              </w:rPr>
              <w:delText>Software Development &amp; Compatibility</w:delText>
            </w:r>
            <w:r w:rsidDel="00632AA8">
              <w:rPr>
                <w:noProof/>
                <w:webHidden/>
              </w:rPr>
              <w:tab/>
            </w:r>
            <w:r w:rsidR="00E607A0" w:rsidDel="00632AA8">
              <w:rPr>
                <w:noProof/>
                <w:webHidden/>
              </w:rPr>
              <w:delText>66</w:delText>
            </w:r>
          </w:del>
        </w:p>
        <w:p w14:paraId="3C93B012" w14:textId="49DA8EAE" w:rsidR="00871702" w:rsidDel="00632AA8" w:rsidRDefault="00871702">
          <w:pPr>
            <w:pStyle w:val="TOC3"/>
            <w:tabs>
              <w:tab w:val="right" w:leader="dot" w:pos="9016"/>
            </w:tabs>
            <w:rPr>
              <w:del w:id="726" w:author="Andrew Instone-Cowie" w:date="2025-07-09T16:27:00Z" w16du:dateUtc="2025-07-09T15:27:00Z"/>
              <w:noProof/>
              <w:kern w:val="2"/>
              <w:sz w:val="24"/>
              <w:szCs w:val="24"/>
              <w:lang w:val="en-GB" w:eastAsia="en-GB"/>
              <w14:ligatures w14:val="standardContextual"/>
            </w:rPr>
          </w:pPr>
          <w:del w:id="727" w:author="Andrew Instone-Cowie" w:date="2025-07-09T16:27:00Z" w16du:dateUtc="2025-07-09T15:27:00Z">
            <w:r w:rsidRPr="00632AA8" w:rsidDel="00632AA8">
              <w:rPr>
                <w:noProof/>
                <w:rPrChange w:id="728" w:author="Andrew Instone-Cowie" w:date="2025-07-09T16:27:00Z" w16du:dateUtc="2025-07-09T15:27:00Z">
                  <w:rPr>
                    <w:rStyle w:val="Hyperlink"/>
                    <w:noProof/>
                  </w:rPr>
                </w:rPrChange>
              </w:rPr>
              <w:delText>Development Environment</w:delText>
            </w:r>
            <w:r w:rsidDel="00632AA8">
              <w:rPr>
                <w:noProof/>
                <w:webHidden/>
              </w:rPr>
              <w:tab/>
            </w:r>
            <w:r w:rsidR="00E607A0" w:rsidDel="00632AA8">
              <w:rPr>
                <w:noProof/>
                <w:webHidden/>
              </w:rPr>
              <w:delText>66</w:delText>
            </w:r>
          </w:del>
        </w:p>
        <w:p w14:paraId="08D678EF" w14:textId="6DB1520E" w:rsidR="00871702" w:rsidDel="00632AA8" w:rsidRDefault="00871702">
          <w:pPr>
            <w:pStyle w:val="TOC3"/>
            <w:tabs>
              <w:tab w:val="right" w:leader="dot" w:pos="9016"/>
            </w:tabs>
            <w:rPr>
              <w:del w:id="729" w:author="Andrew Instone-Cowie" w:date="2025-07-09T16:27:00Z" w16du:dateUtc="2025-07-09T15:27:00Z"/>
              <w:noProof/>
              <w:kern w:val="2"/>
              <w:sz w:val="24"/>
              <w:szCs w:val="24"/>
              <w:lang w:val="en-GB" w:eastAsia="en-GB"/>
              <w14:ligatures w14:val="standardContextual"/>
            </w:rPr>
          </w:pPr>
          <w:del w:id="730" w:author="Andrew Instone-Cowie" w:date="2025-07-09T16:27:00Z" w16du:dateUtc="2025-07-09T15:27:00Z">
            <w:r w:rsidRPr="00632AA8" w:rsidDel="00632AA8">
              <w:rPr>
                <w:noProof/>
                <w:rPrChange w:id="731" w:author="Andrew Instone-Cowie" w:date="2025-07-09T16:27:00Z" w16du:dateUtc="2025-07-09T15:27:00Z">
                  <w:rPr>
                    <w:rStyle w:val="Hyperlink"/>
                    <w:noProof/>
                  </w:rPr>
                </w:rPrChange>
              </w:rPr>
              <w:delText>Source Code Availability</w:delText>
            </w:r>
            <w:r w:rsidDel="00632AA8">
              <w:rPr>
                <w:noProof/>
                <w:webHidden/>
              </w:rPr>
              <w:tab/>
            </w:r>
            <w:r w:rsidR="00E607A0" w:rsidDel="00632AA8">
              <w:rPr>
                <w:noProof/>
                <w:webHidden/>
              </w:rPr>
              <w:delText>66</w:delText>
            </w:r>
          </w:del>
        </w:p>
        <w:p w14:paraId="26EA2CDC" w14:textId="0E560903" w:rsidR="00871702" w:rsidDel="00632AA8" w:rsidRDefault="00871702">
          <w:pPr>
            <w:pStyle w:val="TOC3"/>
            <w:tabs>
              <w:tab w:val="right" w:leader="dot" w:pos="9016"/>
            </w:tabs>
            <w:rPr>
              <w:del w:id="732" w:author="Andrew Instone-Cowie" w:date="2025-07-09T16:27:00Z" w16du:dateUtc="2025-07-09T15:27:00Z"/>
              <w:noProof/>
              <w:kern w:val="2"/>
              <w:sz w:val="24"/>
              <w:szCs w:val="24"/>
              <w:lang w:val="en-GB" w:eastAsia="en-GB"/>
              <w14:ligatures w14:val="standardContextual"/>
            </w:rPr>
          </w:pPr>
          <w:del w:id="733" w:author="Andrew Instone-Cowie" w:date="2025-07-09T16:27:00Z" w16du:dateUtc="2025-07-09T15:27:00Z">
            <w:r w:rsidRPr="00632AA8" w:rsidDel="00632AA8">
              <w:rPr>
                <w:noProof/>
                <w:rPrChange w:id="734" w:author="Andrew Instone-Cowie" w:date="2025-07-09T16:27:00Z" w16du:dateUtc="2025-07-09T15:27:00Z">
                  <w:rPr>
                    <w:rStyle w:val="Hyperlink"/>
                    <w:noProof/>
                  </w:rPr>
                </w:rPrChange>
              </w:rPr>
              <w:delText>Simulator Software Compatibility</w:delText>
            </w:r>
            <w:r w:rsidDel="00632AA8">
              <w:rPr>
                <w:noProof/>
                <w:webHidden/>
              </w:rPr>
              <w:tab/>
            </w:r>
            <w:r w:rsidR="00E607A0" w:rsidDel="00632AA8">
              <w:rPr>
                <w:noProof/>
                <w:webHidden/>
              </w:rPr>
              <w:delText>66</w:delText>
            </w:r>
          </w:del>
        </w:p>
        <w:p w14:paraId="00C7CB11" w14:textId="453CFC39" w:rsidR="00871702" w:rsidDel="00632AA8" w:rsidRDefault="00871702">
          <w:pPr>
            <w:pStyle w:val="TOC1"/>
            <w:rPr>
              <w:del w:id="735" w:author="Andrew Instone-Cowie" w:date="2025-07-09T16:27:00Z" w16du:dateUtc="2025-07-09T15:27:00Z"/>
              <w:rFonts w:eastAsiaTheme="minorEastAsia"/>
              <w:noProof/>
              <w:kern w:val="2"/>
              <w:sz w:val="24"/>
              <w:szCs w:val="24"/>
              <w:lang w:eastAsia="en-GB"/>
              <w14:ligatures w14:val="standardContextual"/>
            </w:rPr>
          </w:pPr>
          <w:del w:id="736" w:author="Andrew Instone-Cowie" w:date="2025-07-09T16:27:00Z" w16du:dateUtc="2025-07-09T15:27:00Z">
            <w:r w:rsidRPr="00632AA8" w:rsidDel="00632AA8">
              <w:rPr>
                <w:noProof/>
                <w:rPrChange w:id="737" w:author="Andrew Instone-Cowie" w:date="2025-07-09T16:27:00Z" w16du:dateUtc="2025-07-09T15:27:00Z">
                  <w:rPr>
                    <w:rStyle w:val="Hyperlink"/>
                    <w:noProof/>
                  </w:rPr>
                </w:rPrChange>
              </w:rPr>
              <w:delText>USB-to-Serial Adapters</w:delText>
            </w:r>
            <w:r w:rsidDel="00632AA8">
              <w:rPr>
                <w:noProof/>
                <w:webHidden/>
              </w:rPr>
              <w:tab/>
            </w:r>
            <w:r w:rsidR="00E607A0" w:rsidDel="00632AA8">
              <w:rPr>
                <w:noProof/>
                <w:webHidden/>
              </w:rPr>
              <w:delText>67</w:delText>
            </w:r>
          </w:del>
        </w:p>
        <w:p w14:paraId="0BC6082C" w14:textId="22BBD812" w:rsidR="00871702" w:rsidDel="00632AA8" w:rsidRDefault="00871702">
          <w:pPr>
            <w:pStyle w:val="TOC3"/>
            <w:tabs>
              <w:tab w:val="right" w:leader="dot" w:pos="9016"/>
            </w:tabs>
            <w:rPr>
              <w:del w:id="738" w:author="Andrew Instone-Cowie" w:date="2025-07-09T16:27:00Z" w16du:dateUtc="2025-07-09T15:27:00Z"/>
              <w:noProof/>
              <w:kern w:val="2"/>
              <w:sz w:val="24"/>
              <w:szCs w:val="24"/>
              <w:lang w:val="en-GB" w:eastAsia="en-GB"/>
              <w14:ligatures w14:val="standardContextual"/>
            </w:rPr>
          </w:pPr>
          <w:del w:id="739" w:author="Andrew Instone-Cowie" w:date="2025-07-09T16:27:00Z" w16du:dateUtc="2025-07-09T15:27:00Z">
            <w:r w:rsidRPr="00632AA8" w:rsidDel="00632AA8">
              <w:rPr>
                <w:noProof/>
                <w:rPrChange w:id="740" w:author="Andrew Instone-Cowie" w:date="2025-07-09T16:27:00Z" w16du:dateUtc="2025-07-09T15:27:00Z">
                  <w:rPr>
                    <w:rStyle w:val="Hyperlink"/>
                    <w:noProof/>
                  </w:rPr>
                </w:rPrChange>
              </w:rPr>
              <w:delText>Driver Installation</w:delText>
            </w:r>
            <w:r w:rsidDel="00632AA8">
              <w:rPr>
                <w:noProof/>
                <w:webHidden/>
              </w:rPr>
              <w:tab/>
            </w:r>
            <w:r w:rsidR="00E607A0" w:rsidDel="00632AA8">
              <w:rPr>
                <w:noProof/>
                <w:webHidden/>
              </w:rPr>
              <w:delText>68</w:delText>
            </w:r>
          </w:del>
        </w:p>
        <w:p w14:paraId="47342DEB" w14:textId="255A1213" w:rsidR="00871702" w:rsidDel="00632AA8" w:rsidRDefault="00871702">
          <w:pPr>
            <w:pStyle w:val="TOC3"/>
            <w:tabs>
              <w:tab w:val="right" w:leader="dot" w:pos="9016"/>
            </w:tabs>
            <w:rPr>
              <w:del w:id="741" w:author="Andrew Instone-Cowie" w:date="2025-07-09T16:27:00Z" w16du:dateUtc="2025-07-09T15:27:00Z"/>
              <w:noProof/>
              <w:kern w:val="2"/>
              <w:sz w:val="24"/>
              <w:szCs w:val="24"/>
              <w:lang w:val="en-GB" w:eastAsia="en-GB"/>
              <w14:ligatures w14:val="standardContextual"/>
            </w:rPr>
          </w:pPr>
          <w:del w:id="742" w:author="Andrew Instone-Cowie" w:date="2025-07-09T16:27:00Z" w16du:dateUtc="2025-07-09T15:27:00Z">
            <w:r w:rsidRPr="00632AA8" w:rsidDel="00632AA8">
              <w:rPr>
                <w:noProof/>
                <w:rPrChange w:id="743" w:author="Andrew Instone-Cowie" w:date="2025-07-09T16:27:00Z" w16du:dateUtc="2025-07-09T15:27:00Z">
                  <w:rPr>
                    <w:rStyle w:val="Hyperlink"/>
                    <w:noProof/>
                  </w:rPr>
                </w:rPrChange>
              </w:rPr>
              <w:delText>Driver Verification</w:delText>
            </w:r>
            <w:r w:rsidDel="00632AA8">
              <w:rPr>
                <w:noProof/>
                <w:webHidden/>
              </w:rPr>
              <w:tab/>
            </w:r>
            <w:r w:rsidR="00E607A0" w:rsidDel="00632AA8">
              <w:rPr>
                <w:noProof/>
                <w:webHidden/>
              </w:rPr>
              <w:delText>70</w:delText>
            </w:r>
          </w:del>
        </w:p>
        <w:p w14:paraId="37D25C9D" w14:textId="13E15DAD" w:rsidR="00871702" w:rsidDel="00632AA8" w:rsidRDefault="00871702">
          <w:pPr>
            <w:pStyle w:val="TOC3"/>
            <w:tabs>
              <w:tab w:val="right" w:leader="dot" w:pos="9016"/>
            </w:tabs>
            <w:rPr>
              <w:del w:id="744" w:author="Andrew Instone-Cowie" w:date="2025-07-09T16:27:00Z" w16du:dateUtc="2025-07-09T15:27:00Z"/>
              <w:noProof/>
              <w:kern w:val="2"/>
              <w:sz w:val="24"/>
              <w:szCs w:val="24"/>
              <w:lang w:val="en-GB" w:eastAsia="en-GB"/>
              <w14:ligatures w14:val="standardContextual"/>
            </w:rPr>
          </w:pPr>
          <w:del w:id="745" w:author="Andrew Instone-Cowie" w:date="2025-07-09T16:27:00Z" w16du:dateUtc="2025-07-09T15:27:00Z">
            <w:r w:rsidRPr="00632AA8" w:rsidDel="00632AA8">
              <w:rPr>
                <w:noProof/>
                <w:rPrChange w:id="746" w:author="Andrew Instone-Cowie" w:date="2025-07-09T16:27:00Z" w16du:dateUtc="2025-07-09T15:27:00Z">
                  <w:rPr>
                    <w:rStyle w:val="Hyperlink"/>
                    <w:noProof/>
                  </w:rPr>
                </w:rPrChange>
              </w:rPr>
              <w:delText>COM Port Reconfiguration</w:delText>
            </w:r>
            <w:r w:rsidDel="00632AA8">
              <w:rPr>
                <w:noProof/>
                <w:webHidden/>
              </w:rPr>
              <w:tab/>
            </w:r>
            <w:r w:rsidR="00E607A0" w:rsidDel="00632AA8">
              <w:rPr>
                <w:noProof/>
                <w:webHidden/>
              </w:rPr>
              <w:delText>73</w:delText>
            </w:r>
          </w:del>
        </w:p>
        <w:p w14:paraId="1C37B2BA" w14:textId="54FCE0EB" w:rsidR="00871702" w:rsidDel="00632AA8" w:rsidRDefault="00871702">
          <w:pPr>
            <w:pStyle w:val="TOC1"/>
            <w:rPr>
              <w:del w:id="747" w:author="Andrew Instone-Cowie" w:date="2025-07-09T16:27:00Z" w16du:dateUtc="2025-07-09T15:27:00Z"/>
              <w:rFonts w:eastAsiaTheme="minorEastAsia"/>
              <w:noProof/>
              <w:kern w:val="2"/>
              <w:sz w:val="24"/>
              <w:szCs w:val="24"/>
              <w:lang w:eastAsia="en-GB"/>
              <w14:ligatures w14:val="standardContextual"/>
            </w:rPr>
          </w:pPr>
          <w:del w:id="748" w:author="Andrew Instone-Cowie" w:date="2025-07-09T16:27:00Z" w16du:dateUtc="2025-07-09T15:27:00Z">
            <w:r w:rsidRPr="00632AA8" w:rsidDel="00632AA8">
              <w:rPr>
                <w:noProof/>
                <w:rPrChange w:id="749" w:author="Andrew Instone-Cowie" w:date="2025-07-09T16:27:00Z" w16du:dateUtc="2025-07-09T15:27:00Z">
                  <w:rPr>
                    <w:rStyle w:val="Hyperlink"/>
                    <w:noProof/>
                  </w:rPr>
                </w:rPrChange>
              </w:rPr>
              <w:delText>Interconnecting Type 1 &amp; Type 2 Simulators</w:delText>
            </w:r>
            <w:r w:rsidDel="00632AA8">
              <w:rPr>
                <w:noProof/>
                <w:webHidden/>
              </w:rPr>
              <w:tab/>
            </w:r>
            <w:r w:rsidR="00E607A0" w:rsidDel="00632AA8">
              <w:rPr>
                <w:noProof/>
                <w:webHidden/>
              </w:rPr>
              <w:delText>77</w:delText>
            </w:r>
          </w:del>
        </w:p>
        <w:p w14:paraId="1FD04C2F" w14:textId="36A3527F" w:rsidR="00871702" w:rsidDel="00632AA8" w:rsidRDefault="00871702">
          <w:pPr>
            <w:pStyle w:val="TOC2"/>
            <w:tabs>
              <w:tab w:val="right" w:leader="dot" w:pos="9016"/>
            </w:tabs>
            <w:rPr>
              <w:del w:id="750" w:author="Andrew Instone-Cowie" w:date="2025-07-09T16:27:00Z" w16du:dateUtc="2025-07-09T15:27:00Z"/>
              <w:rFonts w:eastAsiaTheme="minorEastAsia"/>
              <w:noProof/>
              <w:kern w:val="2"/>
              <w:sz w:val="24"/>
              <w:szCs w:val="24"/>
              <w:lang w:eastAsia="en-GB"/>
              <w14:ligatures w14:val="standardContextual"/>
            </w:rPr>
          </w:pPr>
          <w:del w:id="751" w:author="Andrew Instone-Cowie" w:date="2025-07-09T16:27:00Z" w16du:dateUtc="2025-07-09T15:27:00Z">
            <w:r w:rsidRPr="00632AA8" w:rsidDel="00632AA8">
              <w:rPr>
                <w:noProof/>
                <w:rPrChange w:id="752" w:author="Andrew Instone-Cowie" w:date="2025-07-09T16:27:00Z" w16du:dateUtc="2025-07-09T15:27:00Z">
                  <w:rPr>
                    <w:rStyle w:val="Hyperlink"/>
                    <w:noProof/>
                  </w:rPr>
                </w:rPrChange>
              </w:rPr>
              <w:delText>Compatibility</w:delText>
            </w:r>
            <w:r w:rsidDel="00632AA8">
              <w:rPr>
                <w:noProof/>
                <w:webHidden/>
              </w:rPr>
              <w:tab/>
            </w:r>
            <w:r w:rsidR="00E607A0" w:rsidDel="00632AA8">
              <w:rPr>
                <w:noProof/>
                <w:webHidden/>
              </w:rPr>
              <w:delText>77</w:delText>
            </w:r>
          </w:del>
        </w:p>
        <w:p w14:paraId="15076CE9" w14:textId="06E4B7B4" w:rsidR="00871702" w:rsidDel="00632AA8" w:rsidRDefault="00871702">
          <w:pPr>
            <w:pStyle w:val="TOC2"/>
            <w:tabs>
              <w:tab w:val="right" w:leader="dot" w:pos="9016"/>
            </w:tabs>
            <w:rPr>
              <w:del w:id="753" w:author="Andrew Instone-Cowie" w:date="2025-07-09T16:27:00Z" w16du:dateUtc="2025-07-09T15:27:00Z"/>
              <w:rFonts w:eastAsiaTheme="minorEastAsia"/>
              <w:noProof/>
              <w:kern w:val="2"/>
              <w:sz w:val="24"/>
              <w:szCs w:val="24"/>
              <w:lang w:eastAsia="en-GB"/>
              <w14:ligatures w14:val="standardContextual"/>
            </w:rPr>
          </w:pPr>
          <w:del w:id="754" w:author="Andrew Instone-Cowie" w:date="2025-07-09T16:27:00Z" w16du:dateUtc="2025-07-09T15:27:00Z">
            <w:r w:rsidRPr="00632AA8" w:rsidDel="00632AA8">
              <w:rPr>
                <w:noProof/>
                <w:rPrChange w:id="755" w:author="Andrew Instone-Cowie" w:date="2025-07-09T16:27:00Z" w16du:dateUtc="2025-07-09T15:27:00Z">
                  <w:rPr>
                    <w:rStyle w:val="Hyperlink"/>
                    <w:noProof/>
                  </w:rPr>
                </w:rPrChange>
              </w:rPr>
              <w:delText>Type 1 – Type 2 Interface Adapter</w:delText>
            </w:r>
            <w:r w:rsidDel="00632AA8">
              <w:rPr>
                <w:noProof/>
                <w:webHidden/>
              </w:rPr>
              <w:tab/>
            </w:r>
            <w:r w:rsidR="00E607A0" w:rsidDel="00632AA8">
              <w:rPr>
                <w:noProof/>
                <w:webHidden/>
              </w:rPr>
              <w:delText>77</w:delText>
            </w:r>
          </w:del>
        </w:p>
        <w:p w14:paraId="58E9E535" w14:textId="21D852F6" w:rsidR="00871702" w:rsidDel="00632AA8" w:rsidRDefault="00871702">
          <w:pPr>
            <w:pStyle w:val="TOC2"/>
            <w:tabs>
              <w:tab w:val="right" w:leader="dot" w:pos="9016"/>
            </w:tabs>
            <w:rPr>
              <w:del w:id="756" w:author="Andrew Instone-Cowie" w:date="2025-07-09T16:27:00Z" w16du:dateUtc="2025-07-09T15:27:00Z"/>
              <w:rFonts w:eastAsiaTheme="minorEastAsia"/>
              <w:noProof/>
              <w:kern w:val="2"/>
              <w:sz w:val="24"/>
              <w:szCs w:val="24"/>
              <w:lang w:eastAsia="en-GB"/>
              <w14:ligatures w14:val="standardContextual"/>
            </w:rPr>
          </w:pPr>
          <w:del w:id="757" w:author="Andrew Instone-Cowie" w:date="2025-07-09T16:27:00Z" w16du:dateUtc="2025-07-09T15:27:00Z">
            <w:r w:rsidRPr="00632AA8" w:rsidDel="00632AA8">
              <w:rPr>
                <w:noProof/>
                <w:rPrChange w:id="758" w:author="Andrew Instone-Cowie" w:date="2025-07-09T16:27:00Z" w16du:dateUtc="2025-07-09T15:27:00Z">
                  <w:rPr>
                    <w:rStyle w:val="Hyperlink"/>
                    <w:noProof/>
                  </w:rPr>
                </w:rPrChange>
              </w:rPr>
              <w:delText>Schematic</w:delText>
            </w:r>
            <w:r w:rsidDel="00632AA8">
              <w:rPr>
                <w:noProof/>
                <w:webHidden/>
              </w:rPr>
              <w:tab/>
            </w:r>
            <w:r w:rsidR="00E607A0" w:rsidDel="00632AA8">
              <w:rPr>
                <w:noProof/>
                <w:webHidden/>
              </w:rPr>
              <w:delText>79</w:delText>
            </w:r>
          </w:del>
        </w:p>
        <w:p w14:paraId="200B15CC" w14:textId="26866AA8" w:rsidR="00871702" w:rsidDel="00632AA8" w:rsidRDefault="00871702">
          <w:pPr>
            <w:pStyle w:val="TOC2"/>
            <w:tabs>
              <w:tab w:val="right" w:leader="dot" w:pos="9016"/>
            </w:tabs>
            <w:rPr>
              <w:del w:id="759" w:author="Andrew Instone-Cowie" w:date="2025-07-09T16:27:00Z" w16du:dateUtc="2025-07-09T15:27:00Z"/>
              <w:rFonts w:eastAsiaTheme="minorEastAsia"/>
              <w:noProof/>
              <w:kern w:val="2"/>
              <w:sz w:val="24"/>
              <w:szCs w:val="24"/>
              <w:lang w:eastAsia="en-GB"/>
              <w14:ligatures w14:val="standardContextual"/>
            </w:rPr>
          </w:pPr>
          <w:del w:id="760" w:author="Andrew Instone-Cowie" w:date="2025-07-09T16:27:00Z" w16du:dateUtc="2025-07-09T15:27:00Z">
            <w:r w:rsidRPr="00632AA8" w:rsidDel="00632AA8">
              <w:rPr>
                <w:noProof/>
                <w:rPrChange w:id="761" w:author="Andrew Instone-Cowie" w:date="2025-07-09T16:27:00Z" w16du:dateUtc="2025-07-09T15:27:00Z">
                  <w:rPr>
                    <w:rStyle w:val="Hyperlink"/>
                    <w:noProof/>
                  </w:rPr>
                </w:rPrChange>
              </w:rPr>
              <w:delText>Interface Adapter PCB</w:delText>
            </w:r>
            <w:r w:rsidDel="00632AA8">
              <w:rPr>
                <w:noProof/>
                <w:webHidden/>
              </w:rPr>
              <w:tab/>
            </w:r>
            <w:r w:rsidR="00E607A0" w:rsidDel="00632AA8">
              <w:rPr>
                <w:noProof/>
                <w:webHidden/>
              </w:rPr>
              <w:delText>80</w:delText>
            </w:r>
          </w:del>
        </w:p>
        <w:p w14:paraId="644FEA08" w14:textId="7D3A339E" w:rsidR="00871702" w:rsidDel="00632AA8" w:rsidRDefault="00871702">
          <w:pPr>
            <w:pStyle w:val="TOC3"/>
            <w:tabs>
              <w:tab w:val="right" w:leader="dot" w:pos="9016"/>
            </w:tabs>
            <w:rPr>
              <w:del w:id="762" w:author="Andrew Instone-Cowie" w:date="2025-07-09T16:27:00Z" w16du:dateUtc="2025-07-09T15:27:00Z"/>
              <w:noProof/>
              <w:kern w:val="2"/>
              <w:sz w:val="24"/>
              <w:szCs w:val="24"/>
              <w:lang w:val="en-GB" w:eastAsia="en-GB"/>
              <w14:ligatures w14:val="standardContextual"/>
            </w:rPr>
          </w:pPr>
          <w:del w:id="763" w:author="Andrew Instone-Cowie" w:date="2025-07-09T16:27:00Z" w16du:dateUtc="2025-07-09T15:27:00Z">
            <w:r w:rsidRPr="00632AA8" w:rsidDel="00632AA8">
              <w:rPr>
                <w:noProof/>
                <w:rPrChange w:id="764" w:author="Andrew Instone-Cowie" w:date="2025-07-09T16:27:00Z" w16du:dateUtc="2025-07-09T15:27:00Z">
                  <w:rPr>
                    <w:rStyle w:val="Hyperlink"/>
                    <w:noProof/>
                  </w:rPr>
                </w:rPrChange>
              </w:rPr>
              <w:delText>Parts List</w:delText>
            </w:r>
            <w:r w:rsidDel="00632AA8">
              <w:rPr>
                <w:noProof/>
                <w:webHidden/>
              </w:rPr>
              <w:tab/>
            </w:r>
            <w:r w:rsidR="00E607A0" w:rsidDel="00632AA8">
              <w:rPr>
                <w:noProof/>
                <w:webHidden/>
              </w:rPr>
              <w:delText>81</w:delText>
            </w:r>
          </w:del>
        </w:p>
        <w:p w14:paraId="68D21436" w14:textId="3CE49E0E" w:rsidR="00871702" w:rsidDel="00632AA8" w:rsidRDefault="00871702">
          <w:pPr>
            <w:pStyle w:val="TOC2"/>
            <w:tabs>
              <w:tab w:val="right" w:leader="dot" w:pos="9016"/>
            </w:tabs>
            <w:rPr>
              <w:del w:id="765" w:author="Andrew Instone-Cowie" w:date="2025-07-09T16:27:00Z" w16du:dateUtc="2025-07-09T15:27:00Z"/>
              <w:rFonts w:eastAsiaTheme="minorEastAsia"/>
              <w:noProof/>
              <w:kern w:val="2"/>
              <w:sz w:val="24"/>
              <w:szCs w:val="24"/>
              <w:lang w:eastAsia="en-GB"/>
              <w14:ligatures w14:val="standardContextual"/>
            </w:rPr>
          </w:pPr>
          <w:del w:id="766" w:author="Andrew Instone-Cowie" w:date="2025-07-09T16:27:00Z" w16du:dateUtc="2025-07-09T15:27:00Z">
            <w:r w:rsidRPr="00632AA8" w:rsidDel="00632AA8">
              <w:rPr>
                <w:noProof/>
                <w:rPrChange w:id="767" w:author="Andrew Instone-Cowie" w:date="2025-07-09T16:27:00Z" w16du:dateUtc="2025-07-09T15:27:00Z">
                  <w:rPr>
                    <w:rStyle w:val="Hyperlink"/>
                    <w:noProof/>
                  </w:rPr>
                </w:rPrChange>
              </w:rPr>
              <w:delText>Interface Adapter Cabling</w:delText>
            </w:r>
            <w:r w:rsidDel="00632AA8">
              <w:rPr>
                <w:noProof/>
                <w:webHidden/>
              </w:rPr>
              <w:tab/>
            </w:r>
            <w:r w:rsidR="00E607A0" w:rsidDel="00632AA8">
              <w:rPr>
                <w:noProof/>
                <w:webHidden/>
              </w:rPr>
              <w:delText>81</w:delText>
            </w:r>
          </w:del>
        </w:p>
        <w:p w14:paraId="5E5E5D9E" w14:textId="3B393E0D" w:rsidR="00871702" w:rsidDel="00632AA8" w:rsidRDefault="00871702">
          <w:pPr>
            <w:pStyle w:val="TOC2"/>
            <w:tabs>
              <w:tab w:val="right" w:leader="dot" w:pos="9016"/>
            </w:tabs>
            <w:rPr>
              <w:del w:id="768" w:author="Andrew Instone-Cowie" w:date="2025-07-09T16:27:00Z" w16du:dateUtc="2025-07-09T15:27:00Z"/>
              <w:rFonts w:eastAsiaTheme="minorEastAsia"/>
              <w:noProof/>
              <w:kern w:val="2"/>
              <w:sz w:val="24"/>
              <w:szCs w:val="24"/>
              <w:lang w:eastAsia="en-GB"/>
              <w14:ligatures w14:val="standardContextual"/>
            </w:rPr>
          </w:pPr>
          <w:del w:id="769" w:author="Andrew Instone-Cowie" w:date="2025-07-09T16:27:00Z" w16du:dateUtc="2025-07-09T15:27:00Z">
            <w:r w:rsidRPr="00632AA8" w:rsidDel="00632AA8">
              <w:rPr>
                <w:noProof/>
                <w:rPrChange w:id="770" w:author="Andrew Instone-Cowie" w:date="2025-07-09T16:27:00Z" w16du:dateUtc="2025-07-09T15:27:00Z">
                  <w:rPr>
                    <w:rStyle w:val="Hyperlink"/>
                    <w:noProof/>
                  </w:rPr>
                </w:rPrChange>
              </w:rPr>
              <w:delText>Type 1 Interface Wiring Modification</w:delText>
            </w:r>
            <w:r w:rsidDel="00632AA8">
              <w:rPr>
                <w:noProof/>
                <w:webHidden/>
              </w:rPr>
              <w:tab/>
            </w:r>
            <w:r w:rsidR="00E607A0" w:rsidDel="00632AA8">
              <w:rPr>
                <w:noProof/>
                <w:webHidden/>
              </w:rPr>
              <w:delText>82</w:delText>
            </w:r>
          </w:del>
        </w:p>
        <w:p w14:paraId="653A55DB" w14:textId="74D397FC" w:rsidR="00871702" w:rsidDel="00632AA8" w:rsidRDefault="00871702">
          <w:pPr>
            <w:pStyle w:val="TOC1"/>
            <w:rPr>
              <w:del w:id="771" w:author="Andrew Instone-Cowie" w:date="2025-07-09T16:27:00Z" w16du:dateUtc="2025-07-09T15:27:00Z"/>
              <w:rFonts w:eastAsiaTheme="minorEastAsia"/>
              <w:noProof/>
              <w:kern w:val="2"/>
              <w:sz w:val="24"/>
              <w:szCs w:val="24"/>
              <w:lang w:eastAsia="en-GB"/>
              <w14:ligatures w14:val="standardContextual"/>
            </w:rPr>
          </w:pPr>
          <w:del w:id="772" w:author="Andrew Instone-Cowie" w:date="2025-07-09T16:27:00Z" w16du:dateUtc="2025-07-09T15:27:00Z">
            <w:r w:rsidRPr="00632AA8" w:rsidDel="00632AA8">
              <w:rPr>
                <w:noProof/>
                <w:rPrChange w:id="773" w:author="Andrew Instone-Cowie" w:date="2025-07-09T16:27:00Z" w16du:dateUtc="2025-07-09T15:27:00Z">
                  <w:rPr>
                    <w:rStyle w:val="Hyperlink"/>
                    <w:noProof/>
                  </w:rPr>
                </w:rPrChange>
              </w:rPr>
              <w:delText>Appendices</w:delText>
            </w:r>
            <w:r w:rsidDel="00632AA8">
              <w:rPr>
                <w:noProof/>
                <w:webHidden/>
              </w:rPr>
              <w:tab/>
            </w:r>
            <w:r w:rsidR="00E607A0" w:rsidDel="00632AA8">
              <w:rPr>
                <w:noProof/>
                <w:webHidden/>
              </w:rPr>
              <w:delText>83</w:delText>
            </w:r>
          </w:del>
        </w:p>
        <w:p w14:paraId="09FC9C23" w14:textId="3D175DD7" w:rsidR="00871702" w:rsidDel="00632AA8" w:rsidRDefault="00871702">
          <w:pPr>
            <w:pStyle w:val="TOC2"/>
            <w:tabs>
              <w:tab w:val="right" w:leader="dot" w:pos="9016"/>
            </w:tabs>
            <w:rPr>
              <w:del w:id="774" w:author="Andrew Instone-Cowie" w:date="2025-07-09T16:27:00Z" w16du:dateUtc="2025-07-09T15:27:00Z"/>
              <w:rFonts w:eastAsiaTheme="minorEastAsia"/>
              <w:noProof/>
              <w:kern w:val="2"/>
              <w:sz w:val="24"/>
              <w:szCs w:val="24"/>
              <w:lang w:eastAsia="en-GB"/>
              <w14:ligatures w14:val="standardContextual"/>
            </w:rPr>
          </w:pPr>
          <w:del w:id="775" w:author="Andrew Instone-Cowie" w:date="2025-07-09T16:27:00Z" w16du:dateUtc="2025-07-09T15:27:00Z">
            <w:r w:rsidRPr="00632AA8" w:rsidDel="00632AA8">
              <w:rPr>
                <w:noProof/>
                <w:rPrChange w:id="776" w:author="Andrew Instone-Cowie" w:date="2025-07-09T16:27:00Z" w16du:dateUtc="2025-07-09T15:27:00Z">
                  <w:rPr>
                    <w:rStyle w:val="Hyperlink"/>
                    <w:noProof/>
                  </w:rPr>
                </w:rPrChange>
              </w:rPr>
              <w:delText>Appendix A: MBI Protocol Description</w:delText>
            </w:r>
            <w:r w:rsidDel="00632AA8">
              <w:rPr>
                <w:noProof/>
                <w:webHidden/>
              </w:rPr>
              <w:tab/>
            </w:r>
            <w:r w:rsidR="00E607A0" w:rsidDel="00632AA8">
              <w:rPr>
                <w:noProof/>
                <w:webHidden/>
              </w:rPr>
              <w:delText>83</w:delText>
            </w:r>
          </w:del>
        </w:p>
        <w:p w14:paraId="3AFE9B92" w14:textId="55D02823" w:rsidR="00871702" w:rsidDel="00632AA8" w:rsidRDefault="00871702">
          <w:pPr>
            <w:pStyle w:val="TOC2"/>
            <w:tabs>
              <w:tab w:val="right" w:leader="dot" w:pos="9016"/>
            </w:tabs>
            <w:rPr>
              <w:del w:id="777" w:author="Andrew Instone-Cowie" w:date="2025-07-09T16:27:00Z" w16du:dateUtc="2025-07-09T15:27:00Z"/>
              <w:rFonts w:eastAsiaTheme="minorEastAsia"/>
              <w:noProof/>
              <w:kern w:val="2"/>
              <w:sz w:val="24"/>
              <w:szCs w:val="24"/>
              <w:lang w:eastAsia="en-GB"/>
              <w14:ligatures w14:val="standardContextual"/>
            </w:rPr>
          </w:pPr>
          <w:del w:id="778" w:author="Andrew Instone-Cowie" w:date="2025-07-09T16:27:00Z" w16du:dateUtc="2025-07-09T15:27:00Z">
            <w:r w:rsidRPr="00632AA8" w:rsidDel="00632AA8">
              <w:rPr>
                <w:noProof/>
                <w:rPrChange w:id="779" w:author="Andrew Instone-Cowie" w:date="2025-07-09T16:27:00Z" w16du:dateUtc="2025-07-09T15:27:00Z">
                  <w:rPr>
                    <w:rStyle w:val="Hyperlink"/>
                    <w:noProof/>
                  </w:rPr>
                </w:rPrChange>
              </w:rPr>
              <w:delText>Appendix B: MBI Protocol Commands</w:delText>
            </w:r>
            <w:r w:rsidDel="00632AA8">
              <w:rPr>
                <w:noProof/>
                <w:webHidden/>
              </w:rPr>
              <w:tab/>
            </w:r>
            <w:r w:rsidR="00E607A0" w:rsidDel="00632AA8">
              <w:rPr>
                <w:noProof/>
                <w:webHidden/>
              </w:rPr>
              <w:delText>84</w:delText>
            </w:r>
          </w:del>
        </w:p>
        <w:p w14:paraId="54A2F400" w14:textId="7ACD4868" w:rsidR="00871702" w:rsidDel="00632AA8" w:rsidRDefault="00871702">
          <w:pPr>
            <w:pStyle w:val="TOC2"/>
            <w:tabs>
              <w:tab w:val="right" w:leader="dot" w:pos="9016"/>
            </w:tabs>
            <w:rPr>
              <w:del w:id="780" w:author="Andrew Instone-Cowie" w:date="2025-07-09T16:27:00Z" w16du:dateUtc="2025-07-09T15:27:00Z"/>
              <w:rFonts w:eastAsiaTheme="minorEastAsia"/>
              <w:noProof/>
              <w:kern w:val="2"/>
              <w:sz w:val="24"/>
              <w:szCs w:val="24"/>
              <w:lang w:eastAsia="en-GB"/>
              <w14:ligatures w14:val="standardContextual"/>
            </w:rPr>
          </w:pPr>
          <w:del w:id="781" w:author="Andrew Instone-Cowie" w:date="2025-07-09T16:27:00Z" w16du:dateUtc="2025-07-09T15:27:00Z">
            <w:r w:rsidRPr="00632AA8" w:rsidDel="00632AA8">
              <w:rPr>
                <w:noProof/>
                <w:rPrChange w:id="782" w:author="Andrew Instone-Cowie" w:date="2025-07-09T16:27:00Z" w16du:dateUtc="2025-07-09T15:27:00Z">
                  <w:rPr>
                    <w:rStyle w:val="Hyperlink"/>
                    <w:noProof/>
                  </w:rPr>
                </w:rPrChange>
              </w:rPr>
              <w:delText>Appendix C: Metrics Tables</w:delText>
            </w:r>
            <w:r w:rsidDel="00632AA8">
              <w:rPr>
                <w:noProof/>
                <w:webHidden/>
              </w:rPr>
              <w:tab/>
            </w:r>
            <w:r w:rsidR="00E607A0" w:rsidDel="00632AA8">
              <w:rPr>
                <w:noProof/>
                <w:webHidden/>
              </w:rPr>
              <w:delText>85</w:delText>
            </w:r>
          </w:del>
        </w:p>
        <w:p w14:paraId="0A77742D" w14:textId="0824A368" w:rsidR="00871702" w:rsidDel="00632AA8" w:rsidRDefault="00871702">
          <w:pPr>
            <w:pStyle w:val="TOC3"/>
            <w:tabs>
              <w:tab w:val="right" w:leader="dot" w:pos="9016"/>
            </w:tabs>
            <w:rPr>
              <w:del w:id="783" w:author="Andrew Instone-Cowie" w:date="2025-07-09T16:27:00Z" w16du:dateUtc="2025-07-09T15:27:00Z"/>
              <w:noProof/>
              <w:kern w:val="2"/>
              <w:sz w:val="24"/>
              <w:szCs w:val="24"/>
              <w:lang w:val="en-GB" w:eastAsia="en-GB"/>
              <w14:ligatures w14:val="standardContextual"/>
            </w:rPr>
          </w:pPr>
          <w:del w:id="784" w:author="Andrew Instone-Cowie" w:date="2025-07-09T16:27:00Z" w16du:dateUtc="2025-07-09T15:27:00Z">
            <w:r w:rsidRPr="00632AA8" w:rsidDel="00632AA8">
              <w:rPr>
                <w:noProof/>
                <w:rPrChange w:id="785" w:author="Andrew Instone-Cowie" w:date="2025-07-09T16:27:00Z" w16du:dateUtc="2025-07-09T15:27:00Z">
                  <w:rPr>
                    <w:rStyle w:val="Hyperlink"/>
                    <w:noProof/>
                  </w:rPr>
                </w:rPrChange>
              </w:rPr>
              <w:delText>Inter-Blow &amp; Inter-Row Interval</w:delText>
            </w:r>
            <w:r w:rsidDel="00632AA8">
              <w:rPr>
                <w:noProof/>
                <w:webHidden/>
              </w:rPr>
              <w:tab/>
            </w:r>
            <w:r w:rsidR="00E607A0" w:rsidDel="00632AA8">
              <w:rPr>
                <w:noProof/>
                <w:webHidden/>
              </w:rPr>
              <w:delText>85</w:delText>
            </w:r>
          </w:del>
        </w:p>
        <w:p w14:paraId="23B0A376" w14:textId="0DF8E9FB" w:rsidR="00871702" w:rsidDel="00632AA8" w:rsidRDefault="00871702">
          <w:pPr>
            <w:pStyle w:val="TOC3"/>
            <w:tabs>
              <w:tab w:val="right" w:leader="dot" w:pos="9016"/>
            </w:tabs>
            <w:rPr>
              <w:del w:id="786" w:author="Andrew Instone-Cowie" w:date="2025-07-09T16:27:00Z" w16du:dateUtc="2025-07-09T15:27:00Z"/>
              <w:noProof/>
              <w:kern w:val="2"/>
              <w:sz w:val="24"/>
              <w:szCs w:val="24"/>
              <w:lang w:val="en-GB" w:eastAsia="en-GB"/>
              <w14:ligatures w14:val="standardContextual"/>
            </w:rPr>
          </w:pPr>
          <w:del w:id="787" w:author="Andrew Instone-Cowie" w:date="2025-07-09T16:27:00Z" w16du:dateUtc="2025-07-09T15:27:00Z">
            <w:r w:rsidRPr="00632AA8" w:rsidDel="00632AA8">
              <w:rPr>
                <w:noProof/>
                <w:rPrChange w:id="788" w:author="Andrew Instone-Cowie" w:date="2025-07-09T16:27:00Z" w16du:dateUtc="2025-07-09T15:27:00Z">
                  <w:rPr>
                    <w:rStyle w:val="Hyperlink"/>
                    <w:noProof/>
                  </w:rPr>
                </w:rPrChange>
              </w:rPr>
              <w:delText>Sensor Pulse Duration</w:delText>
            </w:r>
            <w:r w:rsidDel="00632AA8">
              <w:rPr>
                <w:noProof/>
                <w:webHidden/>
              </w:rPr>
              <w:tab/>
            </w:r>
            <w:r w:rsidR="00E607A0" w:rsidDel="00632AA8">
              <w:rPr>
                <w:noProof/>
                <w:webHidden/>
              </w:rPr>
              <w:delText>86</w:delText>
            </w:r>
          </w:del>
        </w:p>
        <w:p w14:paraId="4A7BB9C9" w14:textId="3AD687B4" w:rsidR="00871702" w:rsidDel="00632AA8" w:rsidRDefault="00871702">
          <w:pPr>
            <w:pStyle w:val="TOC3"/>
            <w:tabs>
              <w:tab w:val="right" w:leader="dot" w:pos="9016"/>
            </w:tabs>
            <w:rPr>
              <w:del w:id="789" w:author="Andrew Instone-Cowie" w:date="2025-07-09T16:27:00Z" w16du:dateUtc="2025-07-09T15:27:00Z"/>
              <w:noProof/>
              <w:kern w:val="2"/>
              <w:sz w:val="24"/>
              <w:szCs w:val="24"/>
              <w:lang w:val="en-GB" w:eastAsia="en-GB"/>
              <w14:ligatures w14:val="standardContextual"/>
            </w:rPr>
          </w:pPr>
          <w:del w:id="790" w:author="Andrew Instone-Cowie" w:date="2025-07-09T16:27:00Z" w16du:dateUtc="2025-07-09T15:27:00Z">
            <w:r w:rsidRPr="00632AA8" w:rsidDel="00632AA8">
              <w:rPr>
                <w:noProof/>
                <w:rPrChange w:id="791" w:author="Andrew Instone-Cowie" w:date="2025-07-09T16:27:00Z" w16du:dateUtc="2025-07-09T15:27:00Z">
                  <w:rPr>
                    <w:rStyle w:val="Hyperlink"/>
                    <w:noProof/>
                  </w:rPr>
                </w:rPrChange>
              </w:rPr>
              <w:delText>BDC-to-Strike Intervals</w:delText>
            </w:r>
            <w:r w:rsidDel="00632AA8">
              <w:rPr>
                <w:noProof/>
                <w:webHidden/>
              </w:rPr>
              <w:tab/>
            </w:r>
            <w:r w:rsidR="00E607A0" w:rsidDel="00632AA8">
              <w:rPr>
                <w:noProof/>
                <w:webHidden/>
              </w:rPr>
              <w:delText>87</w:delText>
            </w:r>
          </w:del>
        </w:p>
        <w:p w14:paraId="07933EA5" w14:textId="2124EC73" w:rsidR="00871702" w:rsidDel="00632AA8" w:rsidRDefault="00871702">
          <w:pPr>
            <w:pStyle w:val="TOC2"/>
            <w:tabs>
              <w:tab w:val="right" w:leader="dot" w:pos="9016"/>
            </w:tabs>
            <w:rPr>
              <w:del w:id="792" w:author="Andrew Instone-Cowie" w:date="2025-07-09T16:27:00Z" w16du:dateUtc="2025-07-09T15:27:00Z"/>
              <w:rFonts w:eastAsiaTheme="minorEastAsia"/>
              <w:noProof/>
              <w:kern w:val="2"/>
              <w:sz w:val="24"/>
              <w:szCs w:val="24"/>
              <w:lang w:eastAsia="en-GB"/>
              <w14:ligatures w14:val="standardContextual"/>
            </w:rPr>
          </w:pPr>
          <w:del w:id="793" w:author="Andrew Instone-Cowie" w:date="2025-07-09T16:27:00Z" w16du:dateUtc="2025-07-09T15:27:00Z">
            <w:r w:rsidRPr="00632AA8" w:rsidDel="00632AA8">
              <w:rPr>
                <w:noProof/>
                <w:rPrChange w:id="794" w:author="Andrew Instone-Cowie" w:date="2025-07-09T16:27:00Z" w16du:dateUtc="2025-07-09T15:27:00Z">
                  <w:rPr>
                    <w:rStyle w:val="Hyperlink"/>
                    <w:noProof/>
                  </w:rPr>
                </w:rPrChange>
              </w:rPr>
              <w:delText>Appendix D: CLI Command Reference</w:delText>
            </w:r>
            <w:r w:rsidDel="00632AA8">
              <w:rPr>
                <w:noProof/>
                <w:webHidden/>
              </w:rPr>
              <w:tab/>
            </w:r>
            <w:r w:rsidR="00E607A0" w:rsidDel="00632AA8">
              <w:rPr>
                <w:noProof/>
                <w:webHidden/>
              </w:rPr>
              <w:delText>88</w:delText>
            </w:r>
          </w:del>
        </w:p>
        <w:p w14:paraId="36D705A0" w14:textId="7BDB5C2C" w:rsidR="00871702" w:rsidDel="00632AA8" w:rsidRDefault="00871702">
          <w:pPr>
            <w:pStyle w:val="TOC2"/>
            <w:tabs>
              <w:tab w:val="right" w:leader="dot" w:pos="9016"/>
            </w:tabs>
            <w:rPr>
              <w:del w:id="795" w:author="Andrew Instone-Cowie" w:date="2025-07-09T16:27:00Z" w16du:dateUtc="2025-07-09T15:27:00Z"/>
              <w:rFonts w:eastAsiaTheme="minorEastAsia"/>
              <w:noProof/>
              <w:kern w:val="2"/>
              <w:sz w:val="24"/>
              <w:szCs w:val="24"/>
              <w:lang w:eastAsia="en-GB"/>
              <w14:ligatures w14:val="standardContextual"/>
            </w:rPr>
          </w:pPr>
          <w:del w:id="796" w:author="Andrew Instone-Cowie" w:date="2025-07-09T16:27:00Z" w16du:dateUtc="2025-07-09T15:27:00Z">
            <w:r w:rsidRPr="00632AA8" w:rsidDel="00632AA8">
              <w:rPr>
                <w:noProof/>
                <w:rPrChange w:id="797" w:author="Andrew Instone-Cowie" w:date="2025-07-09T16:27:00Z" w16du:dateUtc="2025-07-09T15:27:00Z">
                  <w:rPr>
                    <w:rStyle w:val="Hyperlink"/>
                    <w:noProof/>
                  </w:rPr>
                </w:rPrChange>
              </w:rPr>
              <w:delText>Appendix E: Diagnostic LED Codes</w:delText>
            </w:r>
            <w:r w:rsidDel="00632AA8">
              <w:rPr>
                <w:noProof/>
                <w:webHidden/>
              </w:rPr>
              <w:tab/>
            </w:r>
            <w:r w:rsidR="00E607A0" w:rsidDel="00632AA8">
              <w:rPr>
                <w:noProof/>
                <w:webHidden/>
              </w:rPr>
              <w:delText>90</w:delText>
            </w:r>
          </w:del>
        </w:p>
        <w:p w14:paraId="71FFA21D" w14:textId="78F502EB" w:rsidR="00871702" w:rsidDel="00632AA8" w:rsidRDefault="00871702">
          <w:pPr>
            <w:pStyle w:val="TOC2"/>
            <w:tabs>
              <w:tab w:val="right" w:leader="dot" w:pos="9016"/>
            </w:tabs>
            <w:rPr>
              <w:del w:id="798" w:author="Andrew Instone-Cowie" w:date="2025-07-09T16:27:00Z" w16du:dateUtc="2025-07-09T15:27:00Z"/>
              <w:rFonts w:eastAsiaTheme="minorEastAsia"/>
              <w:noProof/>
              <w:kern w:val="2"/>
              <w:sz w:val="24"/>
              <w:szCs w:val="24"/>
              <w:lang w:eastAsia="en-GB"/>
              <w14:ligatures w14:val="standardContextual"/>
            </w:rPr>
          </w:pPr>
          <w:del w:id="799" w:author="Andrew Instone-Cowie" w:date="2025-07-09T16:27:00Z" w16du:dateUtc="2025-07-09T15:27:00Z">
            <w:r w:rsidRPr="00632AA8" w:rsidDel="00632AA8">
              <w:rPr>
                <w:noProof/>
                <w:rPrChange w:id="800" w:author="Andrew Instone-Cowie" w:date="2025-07-09T16:27:00Z" w16du:dateUtc="2025-07-09T15:27:00Z">
                  <w:rPr>
                    <w:rStyle w:val="Hyperlink"/>
                    <w:noProof/>
                  </w:rPr>
                </w:rPrChange>
              </w:rPr>
              <w:delText>Appendix F: Useful Links</w:delText>
            </w:r>
            <w:r w:rsidDel="00632AA8">
              <w:rPr>
                <w:noProof/>
                <w:webHidden/>
              </w:rPr>
              <w:tab/>
            </w:r>
            <w:r w:rsidR="00E607A0" w:rsidDel="00632AA8">
              <w:rPr>
                <w:noProof/>
                <w:webHidden/>
              </w:rPr>
              <w:delText>91</w:delText>
            </w:r>
          </w:del>
        </w:p>
        <w:p w14:paraId="76FB2E50" w14:textId="028E7E73" w:rsidR="00871702" w:rsidDel="00632AA8" w:rsidRDefault="00871702">
          <w:pPr>
            <w:pStyle w:val="TOC2"/>
            <w:tabs>
              <w:tab w:val="right" w:leader="dot" w:pos="9016"/>
            </w:tabs>
            <w:rPr>
              <w:del w:id="801" w:author="Andrew Instone-Cowie" w:date="2025-07-09T16:27:00Z" w16du:dateUtc="2025-07-09T15:27:00Z"/>
              <w:rFonts w:eastAsiaTheme="minorEastAsia"/>
              <w:noProof/>
              <w:kern w:val="2"/>
              <w:sz w:val="24"/>
              <w:szCs w:val="24"/>
              <w:lang w:eastAsia="en-GB"/>
              <w14:ligatures w14:val="standardContextual"/>
            </w:rPr>
          </w:pPr>
          <w:del w:id="802" w:author="Andrew Instone-Cowie" w:date="2025-07-09T16:27:00Z" w16du:dateUtc="2025-07-09T15:27:00Z">
            <w:r w:rsidRPr="00632AA8" w:rsidDel="00632AA8">
              <w:rPr>
                <w:noProof/>
                <w:rPrChange w:id="803" w:author="Andrew Instone-Cowie" w:date="2025-07-09T16:27:00Z" w16du:dateUtc="2025-07-09T15:27:00Z">
                  <w:rPr>
                    <w:rStyle w:val="Hyperlink"/>
                    <w:noProof/>
                  </w:rPr>
                </w:rPrChange>
              </w:rPr>
              <w:delText>Appendix G: A Quarter Peal of Cambridge Surprise Minor</w:delText>
            </w:r>
            <w:r w:rsidDel="00632AA8">
              <w:rPr>
                <w:noProof/>
                <w:webHidden/>
              </w:rPr>
              <w:tab/>
            </w:r>
            <w:r w:rsidR="00E607A0" w:rsidDel="00632AA8">
              <w:rPr>
                <w:noProof/>
                <w:webHidden/>
              </w:rPr>
              <w:delText>92</w:delText>
            </w:r>
          </w:del>
        </w:p>
        <w:p w14:paraId="1D2CB5F7" w14:textId="25512ADC" w:rsidR="00871702" w:rsidDel="00632AA8" w:rsidRDefault="00871702">
          <w:pPr>
            <w:pStyle w:val="TOC1"/>
            <w:rPr>
              <w:del w:id="804" w:author="Andrew Instone-Cowie" w:date="2025-07-09T16:27:00Z" w16du:dateUtc="2025-07-09T15:27:00Z"/>
              <w:rFonts w:eastAsiaTheme="minorEastAsia"/>
              <w:noProof/>
              <w:kern w:val="2"/>
              <w:sz w:val="24"/>
              <w:szCs w:val="24"/>
              <w:lang w:eastAsia="en-GB"/>
              <w14:ligatures w14:val="standardContextual"/>
            </w:rPr>
          </w:pPr>
          <w:del w:id="805" w:author="Andrew Instone-Cowie" w:date="2025-07-09T16:27:00Z" w16du:dateUtc="2025-07-09T15:27:00Z">
            <w:r w:rsidRPr="00632AA8" w:rsidDel="00632AA8">
              <w:rPr>
                <w:noProof/>
                <w:rPrChange w:id="806" w:author="Andrew Instone-Cowie" w:date="2025-07-09T16:27:00Z" w16du:dateUtc="2025-07-09T15:27:00Z">
                  <w:rPr>
                    <w:rStyle w:val="Hyperlink"/>
                    <w:noProof/>
                  </w:rPr>
                </w:rPrChange>
              </w:rPr>
              <w:delText>Licensing &amp; Disclaimers</w:delText>
            </w:r>
            <w:r w:rsidDel="00632AA8">
              <w:rPr>
                <w:noProof/>
                <w:webHidden/>
              </w:rPr>
              <w:tab/>
            </w:r>
            <w:r w:rsidR="00E607A0" w:rsidDel="00632AA8">
              <w:rPr>
                <w:noProof/>
                <w:webHidden/>
              </w:rPr>
              <w:delText>93</w:delText>
            </w:r>
          </w:del>
        </w:p>
        <w:p w14:paraId="574D84CB" w14:textId="09787875" w:rsidR="00871702" w:rsidDel="00632AA8" w:rsidRDefault="00871702">
          <w:pPr>
            <w:pStyle w:val="TOC2"/>
            <w:tabs>
              <w:tab w:val="right" w:leader="dot" w:pos="9016"/>
            </w:tabs>
            <w:rPr>
              <w:del w:id="807" w:author="Andrew Instone-Cowie" w:date="2025-07-09T16:27:00Z" w16du:dateUtc="2025-07-09T15:27:00Z"/>
              <w:rFonts w:eastAsiaTheme="minorEastAsia"/>
              <w:noProof/>
              <w:kern w:val="2"/>
              <w:sz w:val="24"/>
              <w:szCs w:val="24"/>
              <w:lang w:eastAsia="en-GB"/>
              <w14:ligatures w14:val="standardContextual"/>
            </w:rPr>
          </w:pPr>
          <w:del w:id="808" w:author="Andrew Instone-Cowie" w:date="2025-07-09T16:27:00Z" w16du:dateUtc="2025-07-09T15:27:00Z">
            <w:r w:rsidRPr="00632AA8" w:rsidDel="00632AA8">
              <w:rPr>
                <w:noProof/>
                <w:rPrChange w:id="809" w:author="Andrew Instone-Cowie" w:date="2025-07-09T16:27:00Z" w16du:dateUtc="2025-07-09T15:27:00Z">
                  <w:rPr>
                    <w:rStyle w:val="Hyperlink"/>
                    <w:noProof/>
                  </w:rPr>
                </w:rPrChange>
              </w:rPr>
              <w:delText>Documentation</w:delText>
            </w:r>
            <w:r w:rsidDel="00632AA8">
              <w:rPr>
                <w:noProof/>
                <w:webHidden/>
              </w:rPr>
              <w:tab/>
            </w:r>
            <w:r w:rsidR="00E607A0" w:rsidDel="00632AA8">
              <w:rPr>
                <w:noProof/>
                <w:webHidden/>
              </w:rPr>
              <w:delText>93</w:delText>
            </w:r>
          </w:del>
        </w:p>
        <w:p w14:paraId="53EC4533" w14:textId="641B6407" w:rsidR="00871702" w:rsidDel="00632AA8" w:rsidRDefault="00871702">
          <w:pPr>
            <w:pStyle w:val="TOC2"/>
            <w:tabs>
              <w:tab w:val="right" w:leader="dot" w:pos="9016"/>
            </w:tabs>
            <w:rPr>
              <w:del w:id="810" w:author="Andrew Instone-Cowie" w:date="2025-07-09T16:27:00Z" w16du:dateUtc="2025-07-09T15:27:00Z"/>
              <w:rFonts w:eastAsiaTheme="minorEastAsia"/>
              <w:noProof/>
              <w:kern w:val="2"/>
              <w:sz w:val="24"/>
              <w:szCs w:val="24"/>
              <w:lang w:eastAsia="en-GB"/>
              <w14:ligatures w14:val="standardContextual"/>
            </w:rPr>
          </w:pPr>
          <w:del w:id="811" w:author="Andrew Instone-Cowie" w:date="2025-07-09T16:27:00Z" w16du:dateUtc="2025-07-09T15:27:00Z">
            <w:r w:rsidRPr="00632AA8" w:rsidDel="00632AA8">
              <w:rPr>
                <w:noProof/>
                <w:rPrChange w:id="812" w:author="Andrew Instone-Cowie" w:date="2025-07-09T16:27:00Z" w16du:dateUtc="2025-07-09T15:27:00Z">
                  <w:rPr>
                    <w:rStyle w:val="Hyperlink"/>
                    <w:noProof/>
                  </w:rPr>
                </w:rPrChange>
              </w:rPr>
              <w:delText>Software</w:delText>
            </w:r>
            <w:r w:rsidDel="00632AA8">
              <w:rPr>
                <w:noProof/>
                <w:webHidden/>
              </w:rPr>
              <w:tab/>
            </w:r>
            <w:r w:rsidR="00E607A0" w:rsidDel="00632AA8">
              <w:rPr>
                <w:noProof/>
                <w:webHidden/>
              </w:rPr>
              <w:delText>93</w:delText>
            </w:r>
          </w:del>
        </w:p>
        <w:p w14:paraId="2A278D1F" w14:textId="7248B6FC" w:rsidR="00871702" w:rsidDel="00632AA8" w:rsidRDefault="00871702">
          <w:pPr>
            <w:pStyle w:val="TOC1"/>
            <w:rPr>
              <w:del w:id="813" w:author="Andrew Instone-Cowie" w:date="2025-07-09T16:27:00Z" w16du:dateUtc="2025-07-09T15:27:00Z"/>
              <w:rFonts w:eastAsiaTheme="minorEastAsia"/>
              <w:noProof/>
              <w:kern w:val="2"/>
              <w:sz w:val="24"/>
              <w:szCs w:val="24"/>
              <w:lang w:eastAsia="en-GB"/>
              <w14:ligatures w14:val="standardContextual"/>
            </w:rPr>
          </w:pPr>
          <w:del w:id="814" w:author="Andrew Instone-Cowie" w:date="2025-07-09T16:27:00Z" w16du:dateUtc="2025-07-09T15:27:00Z">
            <w:r w:rsidRPr="00632AA8" w:rsidDel="00632AA8">
              <w:rPr>
                <w:noProof/>
                <w:rPrChange w:id="815" w:author="Andrew Instone-Cowie" w:date="2025-07-09T16:27:00Z" w16du:dateUtc="2025-07-09T15:27:00Z">
                  <w:rPr>
                    <w:rStyle w:val="Hyperlink"/>
                    <w:noProof/>
                  </w:rPr>
                </w:rPrChange>
              </w:rPr>
              <w:delText>Acknowledgements</w:delText>
            </w:r>
            <w:r w:rsidDel="00632AA8">
              <w:rPr>
                <w:noProof/>
                <w:webHidden/>
              </w:rPr>
              <w:tab/>
            </w:r>
            <w:r w:rsidR="00E607A0" w:rsidDel="00632AA8">
              <w:rPr>
                <w:noProof/>
                <w:webHidden/>
              </w:rPr>
              <w:delText>94</w:delText>
            </w:r>
          </w:del>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816" w:name="_Toc202970840"/>
      <w:r>
        <w:t>I</w:t>
      </w:r>
      <w:r w:rsidR="00E35852">
        <w:t>ndex</w:t>
      </w:r>
      <w:r w:rsidR="003A3D10">
        <w:t xml:space="preserve"> of Figures</w:t>
      </w:r>
      <w:bookmarkEnd w:id="816"/>
    </w:p>
    <w:p w14:paraId="760E5A89" w14:textId="554C8523" w:rsidR="00632AA8" w:rsidRDefault="003A3D10" w:rsidP="00632AA8">
      <w:pPr>
        <w:pStyle w:val="TableofFigures"/>
        <w:tabs>
          <w:tab w:val="right" w:leader="dot" w:pos="9016"/>
        </w:tabs>
        <w:spacing w:after="120"/>
        <w:rPr>
          <w:ins w:id="817" w:author="Andrew Instone-Cowie" w:date="2025-07-09T16:33:00Z" w16du:dateUtc="2025-07-09T15:33:00Z"/>
          <w:rFonts w:eastAsiaTheme="minorEastAsia"/>
          <w:noProof/>
          <w:kern w:val="2"/>
          <w:sz w:val="24"/>
          <w:szCs w:val="24"/>
          <w:lang w:eastAsia="en-GB"/>
          <w14:ligatures w14:val="standardContextual"/>
        </w:rPr>
        <w:pPrChange w:id="818" w:author="Andrew Instone-Cowie" w:date="2025-07-09T16:34:00Z" w16du:dateUtc="2025-07-09T15:34: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819" w:author="Andrew Instone-Cowie" w:date="2025-07-09T16:33:00Z" w16du:dateUtc="2025-07-09T15:33:00Z">
        <w:r w:rsidR="00632AA8" w:rsidRPr="00D87638">
          <w:rPr>
            <w:rStyle w:val="Hyperlink"/>
            <w:noProof/>
          </w:rPr>
          <w:fldChar w:fldCharType="begin"/>
        </w:r>
        <w:r w:rsidR="00632AA8" w:rsidRPr="00D87638">
          <w:rPr>
            <w:rStyle w:val="Hyperlink"/>
            <w:noProof/>
          </w:rPr>
          <w:instrText xml:space="preserve"> </w:instrText>
        </w:r>
        <w:r w:rsidR="00632AA8">
          <w:rPr>
            <w:noProof/>
          </w:rPr>
          <w:instrText>HYPERLINK \l "_Toc202971248"</w:instrText>
        </w:r>
        <w:r w:rsidR="00632AA8" w:rsidRPr="00D87638">
          <w:rPr>
            <w:rStyle w:val="Hyperlink"/>
            <w:noProof/>
          </w:rPr>
          <w:instrText xml:space="preserve"> </w:instrText>
        </w:r>
        <w:r w:rsidR="00632AA8" w:rsidRPr="00D87638">
          <w:rPr>
            <w:rStyle w:val="Hyperlink"/>
            <w:noProof/>
          </w:rPr>
        </w:r>
        <w:r w:rsidR="00632AA8" w:rsidRPr="00D87638">
          <w:rPr>
            <w:rStyle w:val="Hyperlink"/>
            <w:noProof/>
          </w:rPr>
          <w:fldChar w:fldCharType="separate"/>
        </w:r>
        <w:r w:rsidR="00632AA8" w:rsidRPr="00D87638">
          <w:rPr>
            <w:rStyle w:val="Hyperlink"/>
            <w:noProof/>
          </w:rPr>
          <w:t>Figure 1 – Documentation Map</w:t>
        </w:r>
        <w:r w:rsidR="00632AA8">
          <w:rPr>
            <w:noProof/>
            <w:webHidden/>
          </w:rPr>
          <w:tab/>
        </w:r>
        <w:r w:rsidR="00632AA8">
          <w:rPr>
            <w:noProof/>
            <w:webHidden/>
          </w:rPr>
          <w:fldChar w:fldCharType="begin"/>
        </w:r>
        <w:r w:rsidR="00632AA8">
          <w:rPr>
            <w:noProof/>
            <w:webHidden/>
          </w:rPr>
          <w:instrText xml:space="preserve"> PAGEREF _Toc202971248 \h </w:instrText>
        </w:r>
      </w:ins>
      <w:ins w:id="820" w:author="Andrew Instone-Cowie" w:date="2025-07-09T16:34:00Z" w16du:dateUtc="2025-07-09T15:34:00Z">
        <w:r w:rsidR="00632AA8">
          <w:rPr>
            <w:noProof/>
            <w:webHidden/>
          </w:rPr>
        </w:r>
      </w:ins>
      <w:ins w:id="821" w:author="Andrew Instone-Cowie" w:date="2025-07-09T16:33:00Z" w16du:dateUtc="2025-07-09T15:33:00Z">
        <w:r w:rsidR="00632AA8">
          <w:rPr>
            <w:noProof/>
            <w:webHidden/>
          </w:rPr>
          <w:fldChar w:fldCharType="separate"/>
        </w:r>
      </w:ins>
      <w:ins w:id="822" w:author="Andrew Instone-Cowie" w:date="2025-07-09T16:37:00Z" w16du:dateUtc="2025-07-09T15:37:00Z">
        <w:r w:rsidR="001B6112">
          <w:rPr>
            <w:noProof/>
            <w:webHidden/>
          </w:rPr>
          <w:t>10</w:t>
        </w:r>
      </w:ins>
      <w:ins w:id="823" w:author="Andrew Instone-Cowie" w:date="2025-07-09T16:33:00Z" w16du:dateUtc="2025-07-09T15:33:00Z">
        <w:r w:rsidR="00632AA8">
          <w:rPr>
            <w:noProof/>
            <w:webHidden/>
          </w:rPr>
          <w:fldChar w:fldCharType="end"/>
        </w:r>
        <w:r w:rsidR="00632AA8" w:rsidRPr="00D87638">
          <w:rPr>
            <w:rStyle w:val="Hyperlink"/>
            <w:noProof/>
          </w:rPr>
          <w:fldChar w:fldCharType="end"/>
        </w:r>
      </w:ins>
    </w:p>
    <w:p w14:paraId="1FB42C1D" w14:textId="530B9870" w:rsidR="00632AA8" w:rsidRDefault="00632AA8" w:rsidP="00632AA8">
      <w:pPr>
        <w:pStyle w:val="TableofFigures"/>
        <w:tabs>
          <w:tab w:val="right" w:leader="dot" w:pos="9016"/>
        </w:tabs>
        <w:spacing w:after="120"/>
        <w:rPr>
          <w:ins w:id="824" w:author="Andrew Instone-Cowie" w:date="2025-07-09T16:33:00Z" w16du:dateUtc="2025-07-09T15:33:00Z"/>
          <w:rFonts w:eastAsiaTheme="minorEastAsia"/>
          <w:noProof/>
          <w:kern w:val="2"/>
          <w:sz w:val="24"/>
          <w:szCs w:val="24"/>
          <w:lang w:eastAsia="en-GB"/>
          <w14:ligatures w14:val="standardContextual"/>
        </w:rPr>
        <w:pPrChange w:id="825" w:author="Andrew Instone-Cowie" w:date="2025-07-09T16:34:00Z" w16du:dateUtc="2025-07-09T15:34:00Z">
          <w:pPr>
            <w:pStyle w:val="TableofFigures"/>
            <w:tabs>
              <w:tab w:val="right" w:leader="dot" w:pos="9016"/>
            </w:tabs>
          </w:pPr>
        </w:pPrChange>
      </w:pPr>
      <w:ins w:id="826"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"_Toc202971249"</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 – Simulator General Arrangement</w:t>
        </w:r>
        <w:r>
          <w:rPr>
            <w:noProof/>
            <w:webHidden/>
          </w:rPr>
          <w:tab/>
        </w:r>
        <w:r>
          <w:rPr>
            <w:noProof/>
            <w:webHidden/>
          </w:rPr>
          <w:fldChar w:fldCharType="begin"/>
        </w:r>
        <w:r>
          <w:rPr>
            <w:noProof/>
            <w:webHidden/>
          </w:rPr>
          <w:instrText xml:space="preserve"> PAGEREF _Toc202971249 \h </w:instrText>
        </w:r>
      </w:ins>
      <w:ins w:id="827" w:author="Andrew Instone-Cowie" w:date="2025-07-09T16:34:00Z" w16du:dateUtc="2025-07-09T15:34:00Z">
        <w:r>
          <w:rPr>
            <w:noProof/>
            <w:webHidden/>
          </w:rPr>
        </w:r>
      </w:ins>
      <w:ins w:id="828" w:author="Andrew Instone-Cowie" w:date="2025-07-09T16:33:00Z" w16du:dateUtc="2025-07-09T15:33:00Z">
        <w:r>
          <w:rPr>
            <w:noProof/>
            <w:webHidden/>
          </w:rPr>
          <w:fldChar w:fldCharType="separate"/>
        </w:r>
      </w:ins>
      <w:ins w:id="829" w:author="Andrew Instone-Cowie" w:date="2025-07-09T16:37:00Z" w16du:dateUtc="2025-07-09T15:37:00Z">
        <w:r w:rsidR="001B6112">
          <w:rPr>
            <w:noProof/>
            <w:webHidden/>
          </w:rPr>
          <w:t>12</w:t>
        </w:r>
      </w:ins>
      <w:ins w:id="830" w:author="Andrew Instone-Cowie" w:date="2025-07-09T16:33:00Z" w16du:dateUtc="2025-07-09T15:33:00Z">
        <w:r>
          <w:rPr>
            <w:noProof/>
            <w:webHidden/>
          </w:rPr>
          <w:fldChar w:fldCharType="end"/>
        </w:r>
        <w:r w:rsidRPr="00D87638">
          <w:rPr>
            <w:rStyle w:val="Hyperlink"/>
            <w:noProof/>
          </w:rPr>
          <w:fldChar w:fldCharType="end"/>
        </w:r>
      </w:ins>
    </w:p>
    <w:p w14:paraId="5E0D0F34" w14:textId="0729345F" w:rsidR="00632AA8" w:rsidRDefault="00632AA8" w:rsidP="00632AA8">
      <w:pPr>
        <w:pStyle w:val="TableofFigures"/>
        <w:tabs>
          <w:tab w:val="right" w:leader="dot" w:pos="9016"/>
        </w:tabs>
        <w:spacing w:after="120"/>
        <w:rPr>
          <w:ins w:id="831" w:author="Andrew Instone-Cowie" w:date="2025-07-09T16:33:00Z" w16du:dateUtc="2025-07-09T15:33:00Z"/>
          <w:rFonts w:eastAsiaTheme="minorEastAsia"/>
          <w:noProof/>
          <w:kern w:val="2"/>
          <w:sz w:val="24"/>
          <w:szCs w:val="24"/>
          <w:lang w:eastAsia="en-GB"/>
          <w14:ligatures w14:val="standardContextual"/>
        </w:rPr>
        <w:pPrChange w:id="832" w:author="Andrew Instone-Cowie" w:date="2025-07-09T16:34:00Z" w16du:dateUtc="2025-07-09T15:34:00Z">
          <w:pPr>
            <w:pStyle w:val="TableofFigures"/>
            <w:tabs>
              <w:tab w:val="right" w:leader="dot" w:pos="9016"/>
            </w:tabs>
          </w:pPr>
        </w:pPrChange>
      </w:pPr>
      <w:ins w:id="833"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"_Toc202971250"</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 – Second PC Module General Arrangement</w:t>
        </w:r>
        <w:r>
          <w:rPr>
            <w:noProof/>
            <w:webHidden/>
          </w:rPr>
          <w:tab/>
        </w:r>
        <w:r>
          <w:rPr>
            <w:noProof/>
            <w:webHidden/>
          </w:rPr>
          <w:fldChar w:fldCharType="begin"/>
        </w:r>
        <w:r>
          <w:rPr>
            <w:noProof/>
            <w:webHidden/>
          </w:rPr>
          <w:instrText xml:space="preserve"> PAGEREF _Toc202971250 \h </w:instrText>
        </w:r>
      </w:ins>
      <w:ins w:id="834" w:author="Andrew Instone-Cowie" w:date="2025-07-09T16:34:00Z" w16du:dateUtc="2025-07-09T15:34:00Z">
        <w:r>
          <w:rPr>
            <w:noProof/>
            <w:webHidden/>
          </w:rPr>
        </w:r>
      </w:ins>
      <w:ins w:id="835" w:author="Andrew Instone-Cowie" w:date="2025-07-09T16:33:00Z" w16du:dateUtc="2025-07-09T15:33:00Z">
        <w:r>
          <w:rPr>
            <w:noProof/>
            <w:webHidden/>
          </w:rPr>
          <w:fldChar w:fldCharType="separate"/>
        </w:r>
      </w:ins>
      <w:ins w:id="836" w:author="Andrew Instone-Cowie" w:date="2025-07-09T16:37:00Z" w16du:dateUtc="2025-07-09T15:37:00Z">
        <w:r w:rsidR="001B6112">
          <w:rPr>
            <w:noProof/>
            <w:webHidden/>
          </w:rPr>
          <w:t>13</w:t>
        </w:r>
      </w:ins>
      <w:ins w:id="837" w:author="Andrew Instone-Cowie" w:date="2025-07-09T16:33:00Z" w16du:dateUtc="2025-07-09T15:33:00Z">
        <w:r>
          <w:rPr>
            <w:noProof/>
            <w:webHidden/>
          </w:rPr>
          <w:fldChar w:fldCharType="end"/>
        </w:r>
        <w:r w:rsidRPr="00D87638">
          <w:rPr>
            <w:rStyle w:val="Hyperlink"/>
            <w:noProof/>
          </w:rPr>
          <w:fldChar w:fldCharType="end"/>
        </w:r>
      </w:ins>
    </w:p>
    <w:p w14:paraId="360D2059" w14:textId="4C7DC833" w:rsidR="00632AA8" w:rsidRDefault="00632AA8" w:rsidP="00632AA8">
      <w:pPr>
        <w:pStyle w:val="TableofFigures"/>
        <w:tabs>
          <w:tab w:val="right" w:leader="dot" w:pos="9016"/>
        </w:tabs>
        <w:spacing w:after="120"/>
        <w:rPr>
          <w:ins w:id="838" w:author="Andrew Instone-Cowie" w:date="2025-07-09T16:33:00Z" w16du:dateUtc="2025-07-09T15:33:00Z"/>
          <w:rFonts w:eastAsiaTheme="minorEastAsia"/>
          <w:noProof/>
          <w:kern w:val="2"/>
          <w:sz w:val="24"/>
          <w:szCs w:val="24"/>
          <w:lang w:eastAsia="en-GB"/>
          <w14:ligatures w14:val="standardContextual"/>
        </w:rPr>
        <w:pPrChange w:id="839" w:author="Andrew Instone-Cowie" w:date="2025-07-09T16:34:00Z" w16du:dateUtc="2025-07-09T15:34:00Z">
          <w:pPr>
            <w:pStyle w:val="TableofFigures"/>
            <w:tabs>
              <w:tab w:val="right" w:leader="dot" w:pos="9016"/>
            </w:tabs>
          </w:pPr>
        </w:pPrChange>
      </w:pPr>
      <w:ins w:id="840"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"_Toc202971251"</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_Toc202971251 \h </w:instrText>
        </w:r>
      </w:ins>
      <w:ins w:id="841" w:author="Andrew Instone-Cowie" w:date="2025-07-09T16:34:00Z" w16du:dateUtc="2025-07-09T15:34:00Z">
        <w:r>
          <w:rPr>
            <w:noProof/>
            <w:webHidden/>
          </w:rPr>
        </w:r>
      </w:ins>
      <w:ins w:id="842" w:author="Andrew Instone-Cowie" w:date="2025-07-09T16:33:00Z" w16du:dateUtc="2025-07-09T15:33:00Z">
        <w:r>
          <w:rPr>
            <w:noProof/>
            <w:webHidden/>
          </w:rPr>
          <w:fldChar w:fldCharType="separate"/>
        </w:r>
      </w:ins>
      <w:ins w:id="843" w:author="Andrew Instone-Cowie" w:date="2025-07-09T16:37:00Z" w16du:dateUtc="2025-07-09T15:37:00Z">
        <w:r w:rsidR="001B6112">
          <w:rPr>
            <w:noProof/>
            <w:webHidden/>
          </w:rPr>
          <w:t>14</w:t>
        </w:r>
      </w:ins>
      <w:ins w:id="844" w:author="Andrew Instone-Cowie" w:date="2025-07-09T16:33:00Z" w16du:dateUtc="2025-07-09T15:33:00Z">
        <w:r>
          <w:rPr>
            <w:noProof/>
            <w:webHidden/>
          </w:rPr>
          <w:fldChar w:fldCharType="end"/>
        </w:r>
        <w:r w:rsidRPr="00D87638">
          <w:rPr>
            <w:rStyle w:val="Hyperlink"/>
            <w:noProof/>
          </w:rPr>
          <w:fldChar w:fldCharType="end"/>
        </w:r>
      </w:ins>
    </w:p>
    <w:p w14:paraId="309EC3BC" w14:textId="2017F0E8" w:rsidR="00632AA8" w:rsidRDefault="00632AA8" w:rsidP="00632AA8">
      <w:pPr>
        <w:pStyle w:val="TableofFigures"/>
        <w:tabs>
          <w:tab w:val="right" w:leader="dot" w:pos="9016"/>
        </w:tabs>
        <w:spacing w:after="120"/>
        <w:rPr>
          <w:ins w:id="845" w:author="Andrew Instone-Cowie" w:date="2025-07-09T16:33:00Z" w16du:dateUtc="2025-07-09T15:33:00Z"/>
          <w:rFonts w:eastAsiaTheme="minorEastAsia"/>
          <w:noProof/>
          <w:kern w:val="2"/>
          <w:sz w:val="24"/>
          <w:szCs w:val="24"/>
          <w:lang w:eastAsia="en-GB"/>
          <w14:ligatures w14:val="standardContextual"/>
        </w:rPr>
        <w:pPrChange w:id="846" w:author="Andrew Instone-Cowie" w:date="2025-07-09T16:34:00Z" w16du:dateUtc="2025-07-09T15:34:00Z">
          <w:pPr>
            <w:pStyle w:val="TableofFigures"/>
            <w:tabs>
              <w:tab w:val="right" w:leader="dot" w:pos="9016"/>
            </w:tabs>
          </w:pPr>
        </w:pPrChange>
      </w:pPr>
      <w:ins w:id="847"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"_Toc202971252"</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 – Dual Triggers – Backstroke Strike Point</w:t>
        </w:r>
        <w:r>
          <w:rPr>
            <w:noProof/>
            <w:webHidden/>
          </w:rPr>
          <w:tab/>
        </w:r>
        <w:r>
          <w:rPr>
            <w:noProof/>
            <w:webHidden/>
          </w:rPr>
          <w:fldChar w:fldCharType="begin"/>
        </w:r>
        <w:r>
          <w:rPr>
            <w:noProof/>
            <w:webHidden/>
          </w:rPr>
          <w:instrText xml:space="preserve"> PAGEREF _Toc202971252 \h </w:instrText>
        </w:r>
      </w:ins>
      <w:ins w:id="848" w:author="Andrew Instone-Cowie" w:date="2025-07-09T16:34:00Z" w16du:dateUtc="2025-07-09T15:34:00Z">
        <w:r>
          <w:rPr>
            <w:noProof/>
            <w:webHidden/>
          </w:rPr>
        </w:r>
      </w:ins>
      <w:ins w:id="849" w:author="Andrew Instone-Cowie" w:date="2025-07-09T16:33:00Z" w16du:dateUtc="2025-07-09T15:33:00Z">
        <w:r>
          <w:rPr>
            <w:noProof/>
            <w:webHidden/>
          </w:rPr>
          <w:fldChar w:fldCharType="separate"/>
        </w:r>
      </w:ins>
      <w:ins w:id="850" w:author="Andrew Instone-Cowie" w:date="2025-07-09T16:37:00Z" w16du:dateUtc="2025-07-09T15:37:00Z">
        <w:r w:rsidR="001B6112">
          <w:rPr>
            <w:noProof/>
            <w:webHidden/>
          </w:rPr>
          <w:t>16</w:t>
        </w:r>
      </w:ins>
      <w:ins w:id="851" w:author="Andrew Instone-Cowie" w:date="2025-07-09T16:33:00Z" w16du:dateUtc="2025-07-09T15:33:00Z">
        <w:r>
          <w:rPr>
            <w:noProof/>
            <w:webHidden/>
          </w:rPr>
          <w:fldChar w:fldCharType="end"/>
        </w:r>
        <w:r w:rsidRPr="00D87638">
          <w:rPr>
            <w:rStyle w:val="Hyperlink"/>
            <w:noProof/>
          </w:rPr>
          <w:fldChar w:fldCharType="end"/>
        </w:r>
      </w:ins>
    </w:p>
    <w:p w14:paraId="55C7CF20" w14:textId="7B435323" w:rsidR="00632AA8" w:rsidRDefault="00632AA8" w:rsidP="00632AA8">
      <w:pPr>
        <w:pStyle w:val="TableofFigures"/>
        <w:tabs>
          <w:tab w:val="right" w:leader="dot" w:pos="9016"/>
        </w:tabs>
        <w:spacing w:after="120"/>
        <w:rPr>
          <w:ins w:id="852" w:author="Andrew Instone-Cowie" w:date="2025-07-09T16:33:00Z" w16du:dateUtc="2025-07-09T15:33:00Z"/>
          <w:rFonts w:eastAsiaTheme="minorEastAsia"/>
          <w:noProof/>
          <w:kern w:val="2"/>
          <w:sz w:val="24"/>
          <w:szCs w:val="24"/>
          <w:lang w:eastAsia="en-GB"/>
          <w14:ligatures w14:val="standardContextual"/>
        </w:rPr>
        <w:pPrChange w:id="853" w:author="Andrew Instone-Cowie" w:date="2025-07-09T16:34:00Z" w16du:dateUtc="2025-07-09T15:34:00Z">
          <w:pPr>
            <w:pStyle w:val="TableofFigures"/>
            <w:tabs>
              <w:tab w:val="right" w:leader="dot" w:pos="9016"/>
            </w:tabs>
          </w:pPr>
        </w:pPrChange>
      </w:pPr>
      <w:ins w:id="854"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"_Toc202971253"</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6 – Dual Triggers – Handstroke Strike Point</w:t>
        </w:r>
        <w:r>
          <w:rPr>
            <w:noProof/>
            <w:webHidden/>
          </w:rPr>
          <w:tab/>
        </w:r>
        <w:r>
          <w:rPr>
            <w:noProof/>
            <w:webHidden/>
          </w:rPr>
          <w:fldChar w:fldCharType="begin"/>
        </w:r>
        <w:r>
          <w:rPr>
            <w:noProof/>
            <w:webHidden/>
          </w:rPr>
          <w:instrText xml:space="preserve"> PAGEREF _Toc202971253 \h </w:instrText>
        </w:r>
      </w:ins>
      <w:ins w:id="855" w:author="Andrew Instone-Cowie" w:date="2025-07-09T16:34:00Z" w16du:dateUtc="2025-07-09T15:34:00Z">
        <w:r>
          <w:rPr>
            <w:noProof/>
            <w:webHidden/>
          </w:rPr>
        </w:r>
      </w:ins>
      <w:ins w:id="856" w:author="Andrew Instone-Cowie" w:date="2025-07-09T16:33:00Z" w16du:dateUtc="2025-07-09T15:33:00Z">
        <w:r>
          <w:rPr>
            <w:noProof/>
            <w:webHidden/>
          </w:rPr>
          <w:fldChar w:fldCharType="separate"/>
        </w:r>
      </w:ins>
      <w:ins w:id="857" w:author="Andrew Instone-Cowie" w:date="2025-07-09T16:37:00Z" w16du:dateUtc="2025-07-09T15:37:00Z">
        <w:r w:rsidR="001B6112">
          <w:rPr>
            <w:noProof/>
            <w:webHidden/>
          </w:rPr>
          <w:t>16</w:t>
        </w:r>
      </w:ins>
      <w:ins w:id="858" w:author="Andrew Instone-Cowie" w:date="2025-07-09T16:33:00Z" w16du:dateUtc="2025-07-09T15:33:00Z">
        <w:r>
          <w:rPr>
            <w:noProof/>
            <w:webHidden/>
          </w:rPr>
          <w:fldChar w:fldCharType="end"/>
        </w:r>
        <w:r w:rsidRPr="00D87638">
          <w:rPr>
            <w:rStyle w:val="Hyperlink"/>
            <w:noProof/>
          </w:rPr>
          <w:fldChar w:fldCharType="end"/>
        </w:r>
      </w:ins>
    </w:p>
    <w:p w14:paraId="6D61D191" w14:textId="0FFC708D" w:rsidR="00632AA8" w:rsidRDefault="00632AA8" w:rsidP="00632AA8">
      <w:pPr>
        <w:pStyle w:val="TableofFigures"/>
        <w:tabs>
          <w:tab w:val="right" w:leader="dot" w:pos="9016"/>
        </w:tabs>
        <w:spacing w:after="120"/>
        <w:rPr>
          <w:ins w:id="859" w:author="Andrew Instone-Cowie" w:date="2025-07-09T16:33:00Z" w16du:dateUtc="2025-07-09T15:33:00Z"/>
          <w:rFonts w:eastAsiaTheme="minorEastAsia"/>
          <w:noProof/>
          <w:kern w:val="2"/>
          <w:sz w:val="24"/>
          <w:szCs w:val="24"/>
          <w:lang w:eastAsia="en-GB"/>
          <w14:ligatures w14:val="standardContextual"/>
        </w:rPr>
        <w:pPrChange w:id="860" w:author="Andrew Instone-Cowie" w:date="2025-07-09T16:34:00Z" w16du:dateUtc="2025-07-09T15:34:00Z">
          <w:pPr>
            <w:pStyle w:val="TableofFigures"/>
            <w:tabs>
              <w:tab w:val="right" w:leader="dot" w:pos="9016"/>
            </w:tabs>
          </w:pPr>
        </w:pPrChange>
      </w:pPr>
      <w:ins w:id="861"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"_Toc202971254"</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7 – Single Trigger – Backstroke Strike Point</w:t>
        </w:r>
        <w:r>
          <w:rPr>
            <w:noProof/>
            <w:webHidden/>
          </w:rPr>
          <w:tab/>
        </w:r>
        <w:r>
          <w:rPr>
            <w:noProof/>
            <w:webHidden/>
          </w:rPr>
          <w:fldChar w:fldCharType="begin"/>
        </w:r>
        <w:r>
          <w:rPr>
            <w:noProof/>
            <w:webHidden/>
          </w:rPr>
          <w:instrText xml:space="preserve"> PAGEREF _Toc202971254 \h </w:instrText>
        </w:r>
      </w:ins>
      <w:ins w:id="862" w:author="Andrew Instone-Cowie" w:date="2025-07-09T16:34:00Z" w16du:dateUtc="2025-07-09T15:34:00Z">
        <w:r>
          <w:rPr>
            <w:noProof/>
            <w:webHidden/>
          </w:rPr>
        </w:r>
      </w:ins>
      <w:ins w:id="863" w:author="Andrew Instone-Cowie" w:date="2025-07-09T16:33:00Z" w16du:dateUtc="2025-07-09T15:33:00Z">
        <w:r>
          <w:rPr>
            <w:noProof/>
            <w:webHidden/>
          </w:rPr>
          <w:fldChar w:fldCharType="separate"/>
        </w:r>
      </w:ins>
      <w:ins w:id="864" w:author="Andrew Instone-Cowie" w:date="2025-07-09T16:37:00Z" w16du:dateUtc="2025-07-09T15:37:00Z">
        <w:r w:rsidR="001B6112">
          <w:rPr>
            <w:noProof/>
            <w:webHidden/>
          </w:rPr>
          <w:t>17</w:t>
        </w:r>
      </w:ins>
      <w:ins w:id="865" w:author="Andrew Instone-Cowie" w:date="2025-07-09T16:33:00Z" w16du:dateUtc="2025-07-09T15:33:00Z">
        <w:r>
          <w:rPr>
            <w:noProof/>
            <w:webHidden/>
          </w:rPr>
          <w:fldChar w:fldCharType="end"/>
        </w:r>
        <w:r w:rsidRPr="00D87638">
          <w:rPr>
            <w:rStyle w:val="Hyperlink"/>
            <w:noProof/>
          </w:rPr>
          <w:fldChar w:fldCharType="end"/>
        </w:r>
      </w:ins>
    </w:p>
    <w:p w14:paraId="5CB1AACD" w14:textId="79126A15" w:rsidR="00632AA8" w:rsidRDefault="00632AA8" w:rsidP="00632AA8">
      <w:pPr>
        <w:pStyle w:val="TableofFigures"/>
        <w:tabs>
          <w:tab w:val="right" w:leader="dot" w:pos="9016"/>
        </w:tabs>
        <w:spacing w:after="120"/>
        <w:rPr>
          <w:ins w:id="866" w:author="Andrew Instone-Cowie" w:date="2025-07-09T16:33:00Z" w16du:dateUtc="2025-07-09T15:33:00Z"/>
          <w:rFonts w:eastAsiaTheme="minorEastAsia"/>
          <w:noProof/>
          <w:kern w:val="2"/>
          <w:sz w:val="24"/>
          <w:szCs w:val="24"/>
          <w:lang w:eastAsia="en-GB"/>
          <w14:ligatures w14:val="standardContextual"/>
        </w:rPr>
        <w:pPrChange w:id="867" w:author="Andrew Instone-Cowie" w:date="2025-07-09T16:34:00Z" w16du:dateUtc="2025-07-09T15:34:00Z">
          <w:pPr>
            <w:pStyle w:val="TableofFigures"/>
            <w:tabs>
              <w:tab w:val="right" w:leader="dot" w:pos="9016"/>
            </w:tabs>
          </w:pPr>
        </w:pPrChange>
      </w:pPr>
      <w:ins w:id="868"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"_Toc202971255"</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8 – Single Trigger – Handstroke Strike Point</w:t>
        </w:r>
        <w:r>
          <w:rPr>
            <w:noProof/>
            <w:webHidden/>
          </w:rPr>
          <w:tab/>
        </w:r>
        <w:r>
          <w:rPr>
            <w:noProof/>
            <w:webHidden/>
          </w:rPr>
          <w:fldChar w:fldCharType="begin"/>
        </w:r>
        <w:r>
          <w:rPr>
            <w:noProof/>
            <w:webHidden/>
          </w:rPr>
          <w:instrText xml:space="preserve"> PAGEREF _Toc202971255 \h </w:instrText>
        </w:r>
      </w:ins>
      <w:ins w:id="869" w:author="Andrew Instone-Cowie" w:date="2025-07-09T16:34:00Z" w16du:dateUtc="2025-07-09T15:34:00Z">
        <w:r>
          <w:rPr>
            <w:noProof/>
            <w:webHidden/>
          </w:rPr>
        </w:r>
      </w:ins>
      <w:ins w:id="870" w:author="Andrew Instone-Cowie" w:date="2025-07-09T16:33:00Z" w16du:dateUtc="2025-07-09T15:33:00Z">
        <w:r>
          <w:rPr>
            <w:noProof/>
            <w:webHidden/>
          </w:rPr>
          <w:fldChar w:fldCharType="separate"/>
        </w:r>
      </w:ins>
      <w:ins w:id="871" w:author="Andrew Instone-Cowie" w:date="2025-07-09T16:37:00Z" w16du:dateUtc="2025-07-09T15:37:00Z">
        <w:r w:rsidR="001B6112">
          <w:rPr>
            <w:noProof/>
            <w:webHidden/>
          </w:rPr>
          <w:t>17</w:t>
        </w:r>
      </w:ins>
      <w:ins w:id="872" w:author="Andrew Instone-Cowie" w:date="2025-07-09T16:33:00Z" w16du:dateUtc="2025-07-09T15:33:00Z">
        <w:r>
          <w:rPr>
            <w:noProof/>
            <w:webHidden/>
          </w:rPr>
          <w:fldChar w:fldCharType="end"/>
        </w:r>
        <w:r w:rsidRPr="00D87638">
          <w:rPr>
            <w:rStyle w:val="Hyperlink"/>
            <w:noProof/>
          </w:rPr>
          <w:fldChar w:fldCharType="end"/>
        </w:r>
      </w:ins>
    </w:p>
    <w:p w14:paraId="26F24F85" w14:textId="12621229" w:rsidR="00632AA8" w:rsidRDefault="00632AA8" w:rsidP="00632AA8">
      <w:pPr>
        <w:pStyle w:val="TableofFigures"/>
        <w:tabs>
          <w:tab w:val="right" w:leader="dot" w:pos="9016"/>
        </w:tabs>
        <w:spacing w:after="120"/>
        <w:rPr>
          <w:ins w:id="873" w:author="Andrew Instone-Cowie" w:date="2025-07-09T16:33:00Z" w16du:dateUtc="2025-07-09T15:33:00Z"/>
          <w:rFonts w:eastAsiaTheme="minorEastAsia"/>
          <w:noProof/>
          <w:kern w:val="2"/>
          <w:sz w:val="24"/>
          <w:szCs w:val="24"/>
          <w:lang w:eastAsia="en-GB"/>
          <w14:ligatures w14:val="standardContextual"/>
        </w:rPr>
        <w:pPrChange w:id="874" w:author="Andrew Instone-Cowie" w:date="2025-07-09T16:34:00Z" w16du:dateUtc="2025-07-09T15:34:00Z">
          <w:pPr>
            <w:pStyle w:val="TableofFigures"/>
            <w:tabs>
              <w:tab w:val="right" w:leader="dot" w:pos="9016"/>
            </w:tabs>
          </w:pPr>
        </w:pPrChange>
      </w:pPr>
      <w:ins w:id="875"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"_Toc202971256"</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9 – Basic Serial Splitter Downstream Data Flow</w:t>
        </w:r>
        <w:r>
          <w:rPr>
            <w:noProof/>
            <w:webHidden/>
          </w:rPr>
          <w:tab/>
        </w:r>
        <w:r>
          <w:rPr>
            <w:noProof/>
            <w:webHidden/>
          </w:rPr>
          <w:fldChar w:fldCharType="begin"/>
        </w:r>
        <w:r>
          <w:rPr>
            <w:noProof/>
            <w:webHidden/>
          </w:rPr>
          <w:instrText xml:space="preserve"> PAGEREF _Toc202971256 \h </w:instrText>
        </w:r>
      </w:ins>
      <w:ins w:id="876" w:author="Andrew Instone-Cowie" w:date="2025-07-09T16:34:00Z" w16du:dateUtc="2025-07-09T15:34:00Z">
        <w:r>
          <w:rPr>
            <w:noProof/>
            <w:webHidden/>
          </w:rPr>
        </w:r>
      </w:ins>
      <w:ins w:id="877" w:author="Andrew Instone-Cowie" w:date="2025-07-09T16:33:00Z" w16du:dateUtc="2025-07-09T15:33:00Z">
        <w:r>
          <w:rPr>
            <w:noProof/>
            <w:webHidden/>
          </w:rPr>
          <w:fldChar w:fldCharType="separate"/>
        </w:r>
      </w:ins>
      <w:ins w:id="878" w:author="Andrew Instone-Cowie" w:date="2025-07-09T16:37:00Z" w16du:dateUtc="2025-07-09T15:37:00Z">
        <w:r w:rsidR="001B6112">
          <w:rPr>
            <w:noProof/>
            <w:webHidden/>
          </w:rPr>
          <w:t>27</w:t>
        </w:r>
      </w:ins>
      <w:ins w:id="879" w:author="Andrew Instone-Cowie" w:date="2025-07-09T16:33:00Z" w16du:dateUtc="2025-07-09T15:33:00Z">
        <w:r>
          <w:rPr>
            <w:noProof/>
            <w:webHidden/>
          </w:rPr>
          <w:fldChar w:fldCharType="end"/>
        </w:r>
        <w:r w:rsidRPr="00D87638">
          <w:rPr>
            <w:rStyle w:val="Hyperlink"/>
            <w:noProof/>
          </w:rPr>
          <w:fldChar w:fldCharType="end"/>
        </w:r>
      </w:ins>
    </w:p>
    <w:p w14:paraId="38E15B03" w14:textId="04E29EEF" w:rsidR="00632AA8" w:rsidRDefault="00632AA8" w:rsidP="00632AA8">
      <w:pPr>
        <w:pStyle w:val="TableofFigures"/>
        <w:tabs>
          <w:tab w:val="right" w:leader="dot" w:pos="9016"/>
        </w:tabs>
        <w:spacing w:after="120"/>
        <w:rPr>
          <w:ins w:id="880" w:author="Andrew Instone-Cowie" w:date="2025-07-09T16:33:00Z" w16du:dateUtc="2025-07-09T15:33:00Z"/>
          <w:rFonts w:eastAsiaTheme="minorEastAsia"/>
          <w:noProof/>
          <w:kern w:val="2"/>
          <w:sz w:val="24"/>
          <w:szCs w:val="24"/>
          <w:lang w:eastAsia="en-GB"/>
          <w14:ligatures w14:val="standardContextual"/>
        </w:rPr>
        <w:pPrChange w:id="881" w:author="Andrew Instone-Cowie" w:date="2025-07-09T16:34:00Z" w16du:dateUtc="2025-07-09T15:34:00Z">
          <w:pPr>
            <w:pStyle w:val="TableofFigures"/>
            <w:tabs>
              <w:tab w:val="right" w:leader="dot" w:pos="9016"/>
            </w:tabs>
          </w:pPr>
        </w:pPrChange>
      </w:pPr>
      <w:ins w:id="882"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"_Toc202971257"</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10 – Basic Serial Splitter Upstream Data Flow</w:t>
        </w:r>
        <w:r>
          <w:rPr>
            <w:noProof/>
            <w:webHidden/>
          </w:rPr>
          <w:tab/>
        </w:r>
        <w:r>
          <w:rPr>
            <w:noProof/>
            <w:webHidden/>
          </w:rPr>
          <w:fldChar w:fldCharType="begin"/>
        </w:r>
        <w:r>
          <w:rPr>
            <w:noProof/>
            <w:webHidden/>
          </w:rPr>
          <w:instrText xml:space="preserve"> PAGEREF _Toc202971257 \h </w:instrText>
        </w:r>
      </w:ins>
      <w:ins w:id="883" w:author="Andrew Instone-Cowie" w:date="2025-07-09T16:34:00Z" w16du:dateUtc="2025-07-09T15:34:00Z">
        <w:r>
          <w:rPr>
            <w:noProof/>
            <w:webHidden/>
          </w:rPr>
        </w:r>
      </w:ins>
      <w:ins w:id="884" w:author="Andrew Instone-Cowie" w:date="2025-07-09T16:33:00Z" w16du:dateUtc="2025-07-09T15:33:00Z">
        <w:r>
          <w:rPr>
            <w:noProof/>
            <w:webHidden/>
          </w:rPr>
          <w:fldChar w:fldCharType="separate"/>
        </w:r>
      </w:ins>
      <w:ins w:id="885" w:author="Andrew Instone-Cowie" w:date="2025-07-09T16:37:00Z" w16du:dateUtc="2025-07-09T15:37:00Z">
        <w:r w:rsidR="001B6112">
          <w:rPr>
            <w:noProof/>
            <w:webHidden/>
          </w:rPr>
          <w:t>29</w:t>
        </w:r>
      </w:ins>
      <w:ins w:id="886" w:author="Andrew Instone-Cowie" w:date="2025-07-09T16:33:00Z" w16du:dateUtc="2025-07-09T15:33:00Z">
        <w:r>
          <w:rPr>
            <w:noProof/>
            <w:webHidden/>
          </w:rPr>
          <w:fldChar w:fldCharType="end"/>
        </w:r>
        <w:r w:rsidRPr="00D87638">
          <w:rPr>
            <w:rStyle w:val="Hyperlink"/>
            <w:noProof/>
          </w:rPr>
          <w:fldChar w:fldCharType="end"/>
        </w:r>
      </w:ins>
    </w:p>
    <w:p w14:paraId="386D56AF" w14:textId="34495024" w:rsidR="00632AA8" w:rsidRDefault="00632AA8" w:rsidP="00632AA8">
      <w:pPr>
        <w:pStyle w:val="TableofFigures"/>
        <w:tabs>
          <w:tab w:val="right" w:leader="dot" w:pos="9016"/>
        </w:tabs>
        <w:spacing w:after="120"/>
        <w:rPr>
          <w:ins w:id="887" w:author="Andrew Instone-Cowie" w:date="2025-07-09T16:33:00Z" w16du:dateUtc="2025-07-09T15:33:00Z"/>
          <w:rFonts w:eastAsiaTheme="minorEastAsia"/>
          <w:noProof/>
          <w:kern w:val="2"/>
          <w:sz w:val="24"/>
          <w:szCs w:val="24"/>
          <w:lang w:eastAsia="en-GB"/>
          <w14:ligatures w14:val="standardContextual"/>
        </w:rPr>
        <w:pPrChange w:id="888" w:author="Andrew Instone-Cowie" w:date="2025-07-09T16:34:00Z" w16du:dateUtc="2025-07-09T15:34:00Z">
          <w:pPr>
            <w:pStyle w:val="TableofFigures"/>
            <w:tabs>
              <w:tab w:val="right" w:leader="dot" w:pos="9016"/>
            </w:tabs>
          </w:pPr>
        </w:pPrChange>
      </w:pPr>
      <w:ins w:id="889"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"_Toc202971258"</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11 – Basic Serial Splitter Transmitter Control</w:t>
        </w:r>
        <w:r>
          <w:rPr>
            <w:noProof/>
            <w:webHidden/>
          </w:rPr>
          <w:tab/>
        </w:r>
        <w:r>
          <w:rPr>
            <w:noProof/>
            <w:webHidden/>
          </w:rPr>
          <w:fldChar w:fldCharType="begin"/>
        </w:r>
        <w:r>
          <w:rPr>
            <w:noProof/>
            <w:webHidden/>
          </w:rPr>
          <w:instrText xml:space="preserve"> PAGEREF _Toc202971258 \h </w:instrText>
        </w:r>
      </w:ins>
      <w:ins w:id="890" w:author="Andrew Instone-Cowie" w:date="2025-07-09T16:34:00Z" w16du:dateUtc="2025-07-09T15:34:00Z">
        <w:r>
          <w:rPr>
            <w:noProof/>
            <w:webHidden/>
          </w:rPr>
        </w:r>
      </w:ins>
      <w:ins w:id="891" w:author="Andrew Instone-Cowie" w:date="2025-07-09T16:33:00Z" w16du:dateUtc="2025-07-09T15:33:00Z">
        <w:r>
          <w:rPr>
            <w:noProof/>
            <w:webHidden/>
          </w:rPr>
          <w:fldChar w:fldCharType="separate"/>
        </w:r>
      </w:ins>
      <w:ins w:id="892" w:author="Andrew Instone-Cowie" w:date="2025-07-09T16:37:00Z" w16du:dateUtc="2025-07-09T15:37:00Z">
        <w:r w:rsidR="001B6112">
          <w:rPr>
            <w:noProof/>
            <w:webHidden/>
          </w:rPr>
          <w:t>30</w:t>
        </w:r>
      </w:ins>
      <w:ins w:id="893" w:author="Andrew Instone-Cowie" w:date="2025-07-09T16:33:00Z" w16du:dateUtc="2025-07-09T15:33:00Z">
        <w:r>
          <w:rPr>
            <w:noProof/>
            <w:webHidden/>
          </w:rPr>
          <w:fldChar w:fldCharType="end"/>
        </w:r>
        <w:r w:rsidRPr="00D87638">
          <w:rPr>
            <w:rStyle w:val="Hyperlink"/>
            <w:noProof/>
          </w:rPr>
          <w:fldChar w:fldCharType="end"/>
        </w:r>
      </w:ins>
    </w:p>
    <w:p w14:paraId="55A3542F" w14:textId="7FE72A1B" w:rsidR="00632AA8" w:rsidRDefault="00632AA8" w:rsidP="00632AA8">
      <w:pPr>
        <w:pStyle w:val="TableofFigures"/>
        <w:tabs>
          <w:tab w:val="right" w:leader="dot" w:pos="9016"/>
        </w:tabs>
        <w:spacing w:after="120"/>
        <w:rPr>
          <w:ins w:id="894" w:author="Andrew Instone-Cowie" w:date="2025-07-09T16:33:00Z" w16du:dateUtc="2025-07-09T15:33:00Z"/>
          <w:rFonts w:eastAsiaTheme="minorEastAsia"/>
          <w:noProof/>
          <w:kern w:val="2"/>
          <w:sz w:val="24"/>
          <w:szCs w:val="24"/>
          <w:lang w:eastAsia="en-GB"/>
          <w14:ligatures w14:val="standardContextual"/>
        </w:rPr>
        <w:pPrChange w:id="895" w:author="Andrew Instone-Cowie" w:date="2025-07-09T16:34:00Z" w16du:dateUtc="2025-07-09T15:34:00Z">
          <w:pPr>
            <w:pStyle w:val="TableofFigures"/>
            <w:tabs>
              <w:tab w:val="right" w:leader="dot" w:pos="9016"/>
            </w:tabs>
          </w:pPr>
        </w:pPrChange>
      </w:pPr>
      <w:ins w:id="896"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"_Toc202971259"</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12 – Polarity Protection – Correct</w:t>
        </w:r>
        <w:r>
          <w:rPr>
            <w:noProof/>
            <w:webHidden/>
          </w:rPr>
          <w:tab/>
        </w:r>
        <w:r>
          <w:rPr>
            <w:noProof/>
            <w:webHidden/>
          </w:rPr>
          <w:fldChar w:fldCharType="begin"/>
        </w:r>
        <w:r>
          <w:rPr>
            <w:noProof/>
            <w:webHidden/>
          </w:rPr>
          <w:instrText xml:space="preserve"> PAGEREF _Toc202971259 \h </w:instrText>
        </w:r>
      </w:ins>
      <w:ins w:id="897" w:author="Andrew Instone-Cowie" w:date="2025-07-09T16:34:00Z" w16du:dateUtc="2025-07-09T15:34:00Z">
        <w:r>
          <w:rPr>
            <w:noProof/>
            <w:webHidden/>
          </w:rPr>
        </w:r>
      </w:ins>
      <w:ins w:id="898" w:author="Andrew Instone-Cowie" w:date="2025-07-09T16:33:00Z" w16du:dateUtc="2025-07-09T15:33:00Z">
        <w:r>
          <w:rPr>
            <w:noProof/>
            <w:webHidden/>
          </w:rPr>
          <w:fldChar w:fldCharType="separate"/>
        </w:r>
      </w:ins>
      <w:ins w:id="899" w:author="Andrew Instone-Cowie" w:date="2025-07-09T16:37:00Z" w16du:dateUtc="2025-07-09T15:37:00Z">
        <w:r w:rsidR="001B6112">
          <w:rPr>
            <w:noProof/>
            <w:webHidden/>
          </w:rPr>
          <w:t>32</w:t>
        </w:r>
      </w:ins>
      <w:ins w:id="900" w:author="Andrew Instone-Cowie" w:date="2025-07-09T16:33:00Z" w16du:dateUtc="2025-07-09T15:33:00Z">
        <w:r>
          <w:rPr>
            <w:noProof/>
            <w:webHidden/>
          </w:rPr>
          <w:fldChar w:fldCharType="end"/>
        </w:r>
        <w:r w:rsidRPr="00D87638">
          <w:rPr>
            <w:rStyle w:val="Hyperlink"/>
            <w:noProof/>
          </w:rPr>
          <w:fldChar w:fldCharType="end"/>
        </w:r>
      </w:ins>
    </w:p>
    <w:p w14:paraId="75E17C64" w14:textId="6329EA9D" w:rsidR="00632AA8" w:rsidRDefault="00632AA8" w:rsidP="00632AA8">
      <w:pPr>
        <w:pStyle w:val="TableofFigures"/>
        <w:tabs>
          <w:tab w:val="right" w:leader="dot" w:pos="9016"/>
        </w:tabs>
        <w:spacing w:after="120"/>
        <w:rPr>
          <w:ins w:id="901" w:author="Andrew Instone-Cowie" w:date="2025-07-09T16:33:00Z" w16du:dateUtc="2025-07-09T15:33:00Z"/>
          <w:rFonts w:eastAsiaTheme="minorEastAsia"/>
          <w:noProof/>
          <w:kern w:val="2"/>
          <w:sz w:val="24"/>
          <w:szCs w:val="24"/>
          <w:lang w:eastAsia="en-GB"/>
          <w14:ligatures w14:val="standardContextual"/>
        </w:rPr>
        <w:pPrChange w:id="902" w:author="Andrew Instone-Cowie" w:date="2025-07-09T16:34:00Z" w16du:dateUtc="2025-07-09T15:34:00Z">
          <w:pPr>
            <w:pStyle w:val="TableofFigures"/>
            <w:tabs>
              <w:tab w:val="right" w:leader="dot" w:pos="9016"/>
            </w:tabs>
          </w:pPr>
        </w:pPrChange>
      </w:pPr>
      <w:ins w:id="903"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"_Toc202971260"</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13 – Polarity Protection – Reversed</w:t>
        </w:r>
        <w:r>
          <w:rPr>
            <w:noProof/>
            <w:webHidden/>
          </w:rPr>
          <w:tab/>
        </w:r>
        <w:r>
          <w:rPr>
            <w:noProof/>
            <w:webHidden/>
          </w:rPr>
          <w:fldChar w:fldCharType="begin"/>
        </w:r>
        <w:r>
          <w:rPr>
            <w:noProof/>
            <w:webHidden/>
          </w:rPr>
          <w:instrText xml:space="preserve"> PAGEREF _Toc202971260 \h </w:instrText>
        </w:r>
      </w:ins>
      <w:ins w:id="904" w:author="Andrew Instone-Cowie" w:date="2025-07-09T16:34:00Z" w16du:dateUtc="2025-07-09T15:34:00Z">
        <w:r>
          <w:rPr>
            <w:noProof/>
            <w:webHidden/>
          </w:rPr>
        </w:r>
      </w:ins>
      <w:ins w:id="905" w:author="Andrew Instone-Cowie" w:date="2025-07-09T16:33:00Z" w16du:dateUtc="2025-07-09T15:33:00Z">
        <w:r>
          <w:rPr>
            <w:noProof/>
            <w:webHidden/>
          </w:rPr>
          <w:fldChar w:fldCharType="separate"/>
        </w:r>
      </w:ins>
      <w:ins w:id="906" w:author="Andrew Instone-Cowie" w:date="2025-07-09T16:37:00Z" w16du:dateUtc="2025-07-09T15:37:00Z">
        <w:r w:rsidR="001B6112">
          <w:rPr>
            <w:noProof/>
            <w:webHidden/>
          </w:rPr>
          <w:t>33</w:t>
        </w:r>
      </w:ins>
      <w:ins w:id="907" w:author="Andrew Instone-Cowie" w:date="2025-07-09T16:33:00Z" w16du:dateUtc="2025-07-09T15:33:00Z">
        <w:r>
          <w:rPr>
            <w:noProof/>
            <w:webHidden/>
          </w:rPr>
          <w:fldChar w:fldCharType="end"/>
        </w:r>
        <w:r w:rsidRPr="00D87638">
          <w:rPr>
            <w:rStyle w:val="Hyperlink"/>
            <w:noProof/>
          </w:rPr>
          <w:fldChar w:fldCharType="end"/>
        </w:r>
      </w:ins>
    </w:p>
    <w:p w14:paraId="666E090E" w14:textId="42E54AD0" w:rsidR="00632AA8" w:rsidRDefault="00632AA8" w:rsidP="00632AA8">
      <w:pPr>
        <w:pStyle w:val="TableofFigures"/>
        <w:tabs>
          <w:tab w:val="right" w:leader="dot" w:pos="9016"/>
        </w:tabs>
        <w:spacing w:after="120"/>
        <w:rPr>
          <w:ins w:id="908" w:author="Andrew Instone-Cowie" w:date="2025-07-09T16:33:00Z" w16du:dateUtc="2025-07-09T15:33:00Z"/>
          <w:rFonts w:eastAsiaTheme="minorEastAsia"/>
          <w:noProof/>
          <w:kern w:val="2"/>
          <w:sz w:val="24"/>
          <w:szCs w:val="24"/>
          <w:lang w:eastAsia="en-GB"/>
          <w14:ligatures w14:val="standardContextual"/>
        </w:rPr>
        <w:pPrChange w:id="909" w:author="Andrew Instone-Cowie" w:date="2025-07-09T16:34:00Z" w16du:dateUtc="2025-07-09T15:34:00Z">
          <w:pPr>
            <w:pStyle w:val="TableofFigures"/>
            <w:tabs>
              <w:tab w:val="right" w:leader="dot" w:pos="9016"/>
            </w:tabs>
          </w:pPr>
        </w:pPrChange>
      </w:pPr>
      <w:ins w:id="910"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"_Toc202971261"</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14 – TVS Diode Characteristic Curves</w:t>
        </w:r>
        <w:r>
          <w:rPr>
            <w:noProof/>
            <w:webHidden/>
          </w:rPr>
          <w:tab/>
        </w:r>
        <w:r>
          <w:rPr>
            <w:noProof/>
            <w:webHidden/>
          </w:rPr>
          <w:fldChar w:fldCharType="begin"/>
        </w:r>
        <w:r>
          <w:rPr>
            <w:noProof/>
            <w:webHidden/>
          </w:rPr>
          <w:instrText xml:space="preserve"> PAGEREF _Toc202971261 \h </w:instrText>
        </w:r>
      </w:ins>
      <w:ins w:id="911" w:author="Andrew Instone-Cowie" w:date="2025-07-09T16:34:00Z" w16du:dateUtc="2025-07-09T15:34:00Z">
        <w:r>
          <w:rPr>
            <w:noProof/>
            <w:webHidden/>
          </w:rPr>
        </w:r>
      </w:ins>
      <w:ins w:id="912" w:author="Andrew Instone-Cowie" w:date="2025-07-09T16:33:00Z" w16du:dateUtc="2025-07-09T15:33:00Z">
        <w:r>
          <w:rPr>
            <w:noProof/>
            <w:webHidden/>
          </w:rPr>
          <w:fldChar w:fldCharType="separate"/>
        </w:r>
      </w:ins>
      <w:ins w:id="913" w:author="Andrew Instone-Cowie" w:date="2025-07-09T16:37:00Z" w16du:dateUtc="2025-07-09T15:37:00Z">
        <w:r w:rsidR="001B6112">
          <w:rPr>
            <w:noProof/>
            <w:webHidden/>
          </w:rPr>
          <w:t>34</w:t>
        </w:r>
      </w:ins>
      <w:ins w:id="914" w:author="Andrew Instone-Cowie" w:date="2025-07-09T16:33:00Z" w16du:dateUtc="2025-07-09T15:33:00Z">
        <w:r>
          <w:rPr>
            <w:noProof/>
            <w:webHidden/>
          </w:rPr>
          <w:fldChar w:fldCharType="end"/>
        </w:r>
        <w:r w:rsidRPr="00D87638">
          <w:rPr>
            <w:rStyle w:val="Hyperlink"/>
            <w:noProof/>
          </w:rPr>
          <w:fldChar w:fldCharType="end"/>
        </w:r>
      </w:ins>
    </w:p>
    <w:p w14:paraId="265E3A53" w14:textId="05985692" w:rsidR="00632AA8" w:rsidRDefault="00632AA8" w:rsidP="00632AA8">
      <w:pPr>
        <w:pStyle w:val="TableofFigures"/>
        <w:tabs>
          <w:tab w:val="right" w:leader="dot" w:pos="9016"/>
        </w:tabs>
        <w:spacing w:after="120"/>
        <w:rPr>
          <w:ins w:id="915" w:author="Andrew Instone-Cowie" w:date="2025-07-09T16:33:00Z" w16du:dateUtc="2025-07-09T15:33:00Z"/>
          <w:rFonts w:eastAsiaTheme="minorEastAsia"/>
          <w:noProof/>
          <w:kern w:val="2"/>
          <w:sz w:val="24"/>
          <w:szCs w:val="24"/>
          <w:lang w:eastAsia="en-GB"/>
          <w14:ligatures w14:val="standardContextual"/>
        </w:rPr>
        <w:pPrChange w:id="916" w:author="Andrew Instone-Cowie" w:date="2025-07-09T16:34:00Z" w16du:dateUtc="2025-07-09T15:34:00Z">
          <w:pPr>
            <w:pStyle w:val="TableofFigures"/>
            <w:tabs>
              <w:tab w:val="right" w:leader="dot" w:pos="9016"/>
            </w:tabs>
          </w:pPr>
        </w:pPrChange>
      </w:pPr>
      <w:ins w:id="917"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"_Toc202971262"</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15 – Uni-Directional TVS Diode</w:t>
        </w:r>
        <w:r>
          <w:rPr>
            <w:noProof/>
            <w:webHidden/>
          </w:rPr>
          <w:tab/>
        </w:r>
        <w:r>
          <w:rPr>
            <w:noProof/>
            <w:webHidden/>
          </w:rPr>
          <w:fldChar w:fldCharType="begin"/>
        </w:r>
        <w:r>
          <w:rPr>
            <w:noProof/>
            <w:webHidden/>
          </w:rPr>
          <w:instrText xml:space="preserve"> PAGEREF _Toc202971262 \h </w:instrText>
        </w:r>
      </w:ins>
      <w:ins w:id="918" w:author="Andrew Instone-Cowie" w:date="2025-07-09T16:34:00Z" w16du:dateUtc="2025-07-09T15:34:00Z">
        <w:r>
          <w:rPr>
            <w:noProof/>
            <w:webHidden/>
          </w:rPr>
        </w:r>
      </w:ins>
      <w:ins w:id="919" w:author="Andrew Instone-Cowie" w:date="2025-07-09T16:33:00Z" w16du:dateUtc="2025-07-09T15:33:00Z">
        <w:r>
          <w:rPr>
            <w:noProof/>
            <w:webHidden/>
          </w:rPr>
          <w:fldChar w:fldCharType="separate"/>
        </w:r>
      </w:ins>
      <w:ins w:id="920" w:author="Andrew Instone-Cowie" w:date="2025-07-09T16:37:00Z" w16du:dateUtc="2025-07-09T15:37:00Z">
        <w:r w:rsidR="001B6112">
          <w:rPr>
            <w:noProof/>
            <w:webHidden/>
          </w:rPr>
          <w:t>35</w:t>
        </w:r>
      </w:ins>
      <w:ins w:id="921" w:author="Andrew Instone-Cowie" w:date="2025-07-09T16:33:00Z" w16du:dateUtc="2025-07-09T15:33:00Z">
        <w:r>
          <w:rPr>
            <w:noProof/>
            <w:webHidden/>
          </w:rPr>
          <w:fldChar w:fldCharType="end"/>
        </w:r>
        <w:r w:rsidRPr="00D87638">
          <w:rPr>
            <w:rStyle w:val="Hyperlink"/>
            <w:noProof/>
          </w:rPr>
          <w:fldChar w:fldCharType="end"/>
        </w:r>
      </w:ins>
    </w:p>
    <w:p w14:paraId="07F04CA3" w14:textId="1CFBB810" w:rsidR="00632AA8" w:rsidRDefault="00632AA8" w:rsidP="00632AA8">
      <w:pPr>
        <w:pStyle w:val="TableofFigures"/>
        <w:tabs>
          <w:tab w:val="right" w:leader="dot" w:pos="9016"/>
        </w:tabs>
        <w:spacing w:after="120"/>
        <w:rPr>
          <w:ins w:id="922" w:author="Andrew Instone-Cowie" w:date="2025-07-09T16:33:00Z" w16du:dateUtc="2025-07-09T15:33:00Z"/>
          <w:rFonts w:eastAsiaTheme="minorEastAsia"/>
          <w:noProof/>
          <w:kern w:val="2"/>
          <w:sz w:val="24"/>
          <w:szCs w:val="24"/>
          <w:lang w:eastAsia="en-GB"/>
          <w14:ligatures w14:val="standardContextual"/>
        </w:rPr>
        <w:pPrChange w:id="923" w:author="Andrew Instone-Cowie" w:date="2025-07-09T16:34:00Z" w16du:dateUtc="2025-07-09T15:34:00Z">
          <w:pPr>
            <w:pStyle w:val="TableofFigures"/>
            <w:tabs>
              <w:tab w:val="right" w:leader="dot" w:pos="9016"/>
            </w:tabs>
          </w:pPr>
        </w:pPrChange>
      </w:pPr>
      <w:ins w:id="924"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"_Toc202971263"</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16 – Spike Dissipation (Uni-Directional)</w:t>
        </w:r>
        <w:r>
          <w:rPr>
            <w:noProof/>
            <w:webHidden/>
          </w:rPr>
          <w:tab/>
        </w:r>
        <w:r>
          <w:rPr>
            <w:noProof/>
            <w:webHidden/>
          </w:rPr>
          <w:fldChar w:fldCharType="begin"/>
        </w:r>
        <w:r>
          <w:rPr>
            <w:noProof/>
            <w:webHidden/>
          </w:rPr>
          <w:instrText xml:space="preserve"> PAGEREF _Toc202971263 \h </w:instrText>
        </w:r>
      </w:ins>
      <w:ins w:id="925" w:author="Andrew Instone-Cowie" w:date="2025-07-09T16:34:00Z" w16du:dateUtc="2025-07-09T15:34:00Z">
        <w:r>
          <w:rPr>
            <w:noProof/>
            <w:webHidden/>
          </w:rPr>
        </w:r>
      </w:ins>
      <w:ins w:id="926" w:author="Andrew Instone-Cowie" w:date="2025-07-09T16:33:00Z" w16du:dateUtc="2025-07-09T15:33:00Z">
        <w:r>
          <w:rPr>
            <w:noProof/>
            <w:webHidden/>
          </w:rPr>
          <w:fldChar w:fldCharType="separate"/>
        </w:r>
      </w:ins>
      <w:ins w:id="927" w:author="Andrew Instone-Cowie" w:date="2025-07-09T16:37:00Z" w16du:dateUtc="2025-07-09T15:37:00Z">
        <w:r w:rsidR="001B6112">
          <w:rPr>
            <w:noProof/>
            <w:webHidden/>
          </w:rPr>
          <w:t>35</w:t>
        </w:r>
      </w:ins>
      <w:ins w:id="928" w:author="Andrew Instone-Cowie" w:date="2025-07-09T16:33:00Z" w16du:dateUtc="2025-07-09T15:33:00Z">
        <w:r>
          <w:rPr>
            <w:noProof/>
            <w:webHidden/>
          </w:rPr>
          <w:fldChar w:fldCharType="end"/>
        </w:r>
        <w:r w:rsidRPr="00D87638">
          <w:rPr>
            <w:rStyle w:val="Hyperlink"/>
            <w:noProof/>
          </w:rPr>
          <w:fldChar w:fldCharType="end"/>
        </w:r>
      </w:ins>
    </w:p>
    <w:p w14:paraId="28B8AB75" w14:textId="0D8BF825" w:rsidR="00632AA8" w:rsidRDefault="00632AA8" w:rsidP="00632AA8">
      <w:pPr>
        <w:pStyle w:val="TableofFigures"/>
        <w:tabs>
          <w:tab w:val="right" w:leader="dot" w:pos="9016"/>
        </w:tabs>
        <w:spacing w:after="120"/>
        <w:rPr>
          <w:ins w:id="929" w:author="Andrew Instone-Cowie" w:date="2025-07-09T16:33:00Z" w16du:dateUtc="2025-07-09T15:33:00Z"/>
          <w:rFonts w:eastAsiaTheme="minorEastAsia"/>
          <w:noProof/>
          <w:kern w:val="2"/>
          <w:sz w:val="24"/>
          <w:szCs w:val="24"/>
          <w:lang w:eastAsia="en-GB"/>
          <w14:ligatures w14:val="standardContextual"/>
        </w:rPr>
        <w:pPrChange w:id="930" w:author="Andrew Instone-Cowie" w:date="2025-07-09T16:34:00Z" w16du:dateUtc="2025-07-09T15:34:00Z">
          <w:pPr>
            <w:pStyle w:val="TableofFigures"/>
            <w:tabs>
              <w:tab w:val="right" w:leader="dot" w:pos="9016"/>
            </w:tabs>
          </w:pPr>
        </w:pPrChange>
      </w:pPr>
      <w:ins w:id="931"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"_Toc202971264"</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17 – Bi-Directional TVS Diode</w:t>
        </w:r>
        <w:r>
          <w:rPr>
            <w:noProof/>
            <w:webHidden/>
          </w:rPr>
          <w:tab/>
        </w:r>
        <w:r>
          <w:rPr>
            <w:noProof/>
            <w:webHidden/>
          </w:rPr>
          <w:fldChar w:fldCharType="begin"/>
        </w:r>
        <w:r>
          <w:rPr>
            <w:noProof/>
            <w:webHidden/>
          </w:rPr>
          <w:instrText xml:space="preserve"> PAGEREF _Toc202971264 \h </w:instrText>
        </w:r>
      </w:ins>
      <w:ins w:id="932" w:author="Andrew Instone-Cowie" w:date="2025-07-09T16:34:00Z" w16du:dateUtc="2025-07-09T15:34:00Z">
        <w:r>
          <w:rPr>
            <w:noProof/>
            <w:webHidden/>
          </w:rPr>
        </w:r>
      </w:ins>
      <w:ins w:id="933" w:author="Andrew Instone-Cowie" w:date="2025-07-09T16:33:00Z" w16du:dateUtc="2025-07-09T15:33:00Z">
        <w:r>
          <w:rPr>
            <w:noProof/>
            <w:webHidden/>
          </w:rPr>
          <w:fldChar w:fldCharType="separate"/>
        </w:r>
      </w:ins>
      <w:ins w:id="934" w:author="Andrew Instone-Cowie" w:date="2025-07-09T16:37:00Z" w16du:dateUtc="2025-07-09T15:37:00Z">
        <w:r w:rsidR="001B6112">
          <w:rPr>
            <w:noProof/>
            <w:webHidden/>
          </w:rPr>
          <w:t>36</w:t>
        </w:r>
      </w:ins>
      <w:ins w:id="935" w:author="Andrew Instone-Cowie" w:date="2025-07-09T16:33:00Z" w16du:dateUtc="2025-07-09T15:33:00Z">
        <w:r>
          <w:rPr>
            <w:noProof/>
            <w:webHidden/>
          </w:rPr>
          <w:fldChar w:fldCharType="end"/>
        </w:r>
        <w:r w:rsidRPr="00D87638">
          <w:rPr>
            <w:rStyle w:val="Hyperlink"/>
            <w:noProof/>
          </w:rPr>
          <w:fldChar w:fldCharType="end"/>
        </w:r>
      </w:ins>
    </w:p>
    <w:p w14:paraId="4F9681B8" w14:textId="27D13DBC" w:rsidR="00632AA8" w:rsidRDefault="00632AA8" w:rsidP="00632AA8">
      <w:pPr>
        <w:pStyle w:val="TableofFigures"/>
        <w:tabs>
          <w:tab w:val="right" w:leader="dot" w:pos="9016"/>
        </w:tabs>
        <w:spacing w:after="120"/>
        <w:rPr>
          <w:ins w:id="936" w:author="Andrew Instone-Cowie" w:date="2025-07-09T16:33:00Z" w16du:dateUtc="2025-07-09T15:33:00Z"/>
          <w:rFonts w:eastAsiaTheme="minorEastAsia"/>
          <w:noProof/>
          <w:kern w:val="2"/>
          <w:sz w:val="24"/>
          <w:szCs w:val="24"/>
          <w:lang w:eastAsia="en-GB"/>
          <w14:ligatures w14:val="standardContextual"/>
        </w:rPr>
        <w:pPrChange w:id="937" w:author="Andrew Instone-Cowie" w:date="2025-07-09T16:34:00Z" w16du:dateUtc="2025-07-09T15:34:00Z">
          <w:pPr>
            <w:pStyle w:val="TableofFigures"/>
            <w:tabs>
              <w:tab w:val="right" w:leader="dot" w:pos="9016"/>
            </w:tabs>
          </w:pPr>
        </w:pPrChange>
      </w:pPr>
      <w:ins w:id="938"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"_Toc202971265"</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18 – Spike Dissipation (Bi-Directional)</w:t>
        </w:r>
        <w:r>
          <w:rPr>
            <w:noProof/>
            <w:webHidden/>
          </w:rPr>
          <w:tab/>
        </w:r>
        <w:r>
          <w:rPr>
            <w:noProof/>
            <w:webHidden/>
          </w:rPr>
          <w:fldChar w:fldCharType="begin"/>
        </w:r>
        <w:r>
          <w:rPr>
            <w:noProof/>
            <w:webHidden/>
          </w:rPr>
          <w:instrText xml:space="preserve"> PAGEREF _Toc202971265 \h </w:instrText>
        </w:r>
      </w:ins>
      <w:ins w:id="939" w:author="Andrew Instone-Cowie" w:date="2025-07-09T16:34:00Z" w16du:dateUtc="2025-07-09T15:34:00Z">
        <w:r>
          <w:rPr>
            <w:noProof/>
            <w:webHidden/>
          </w:rPr>
        </w:r>
      </w:ins>
      <w:ins w:id="940" w:author="Andrew Instone-Cowie" w:date="2025-07-09T16:33:00Z" w16du:dateUtc="2025-07-09T15:33:00Z">
        <w:r>
          <w:rPr>
            <w:noProof/>
            <w:webHidden/>
          </w:rPr>
          <w:fldChar w:fldCharType="separate"/>
        </w:r>
      </w:ins>
      <w:ins w:id="941" w:author="Andrew Instone-Cowie" w:date="2025-07-09T16:37:00Z" w16du:dateUtc="2025-07-09T15:37:00Z">
        <w:r w:rsidR="001B6112">
          <w:rPr>
            <w:noProof/>
            <w:webHidden/>
          </w:rPr>
          <w:t>37</w:t>
        </w:r>
      </w:ins>
      <w:ins w:id="942" w:author="Andrew Instone-Cowie" w:date="2025-07-09T16:33:00Z" w16du:dateUtc="2025-07-09T15:33:00Z">
        <w:r>
          <w:rPr>
            <w:noProof/>
            <w:webHidden/>
          </w:rPr>
          <w:fldChar w:fldCharType="end"/>
        </w:r>
        <w:r w:rsidRPr="00D87638">
          <w:rPr>
            <w:rStyle w:val="Hyperlink"/>
            <w:noProof/>
          </w:rPr>
          <w:fldChar w:fldCharType="end"/>
        </w:r>
      </w:ins>
    </w:p>
    <w:p w14:paraId="5BFB3DFE" w14:textId="4BE514CA" w:rsidR="00632AA8" w:rsidRDefault="00632AA8" w:rsidP="00632AA8">
      <w:pPr>
        <w:pStyle w:val="TableofFigures"/>
        <w:tabs>
          <w:tab w:val="right" w:leader="dot" w:pos="9016"/>
        </w:tabs>
        <w:spacing w:after="120"/>
        <w:rPr>
          <w:ins w:id="943" w:author="Andrew Instone-Cowie" w:date="2025-07-09T16:33:00Z" w16du:dateUtc="2025-07-09T15:33:00Z"/>
          <w:rFonts w:eastAsiaTheme="minorEastAsia"/>
          <w:noProof/>
          <w:kern w:val="2"/>
          <w:sz w:val="24"/>
          <w:szCs w:val="24"/>
          <w:lang w:eastAsia="en-GB"/>
          <w14:ligatures w14:val="standardContextual"/>
        </w:rPr>
        <w:pPrChange w:id="944" w:author="Andrew Instone-Cowie" w:date="2025-07-09T16:34:00Z" w16du:dateUtc="2025-07-09T15:34:00Z">
          <w:pPr>
            <w:pStyle w:val="TableofFigures"/>
            <w:tabs>
              <w:tab w:val="right" w:leader="dot" w:pos="9016"/>
            </w:tabs>
          </w:pPr>
        </w:pPrChange>
      </w:pPr>
      <w:ins w:id="945"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"_Toc202971266"</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19 – Leakage Current "Voltage Divider" Effect</w:t>
        </w:r>
        <w:r>
          <w:rPr>
            <w:noProof/>
            <w:webHidden/>
          </w:rPr>
          <w:tab/>
        </w:r>
        <w:r>
          <w:rPr>
            <w:noProof/>
            <w:webHidden/>
          </w:rPr>
          <w:fldChar w:fldCharType="begin"/>
        </w:r>
        <w:r>
          <w:rPr>
            <w:noProof/>
            <w:webHidden/>
          </w:rPr>
          <w:instrText xml:space="preserve"> PAGEREF _Toc202971266 \h </w:instrText>
        </w:r>
      </w:ins>
      <w:ins w:id="946" w:author="Andrew Instone-Cowie" w:date="2025-07-09T16:34:00Z" w16du:dateUtc="2025-07-09T15:34:00Z">
        <w:r>
          <w:rPr>
            <w:noProof/>
            <w:webHidden/>
          </w:rPr>
        </w:r>
      </w:ins>
      <w:ins w:id="947" w:author="Andrew Instone-Cowie" w:date="2025-07-09T16:33:00Z" w16du:dateUtc="2025-07-09T15:33:00Z">
        <w:r>
          <w:rPr>
            <w:noProof/>
            <w:webHidden/>
          </w:rPr>
          <w:fldChar w:fldCharType="separate"/>
        </w:r>
      </w:ins>
      <w:ins w:id="948" w:author="Andrew Instone-Cowie" w:date="2025-07-09T16:37:00Z" w16du:dateUtc="2025-07-09T15:37:00Z">
        <w:r w:rsidR="001B6112">
          <w:rPr>
            <w:noProof/>
            <w:webHidden/>
          </w:rPr>
          <w:t>38</w:t>
        </w:r>
      </w:ins>
      <w:ins w:id="949" w:author="Andrew Instone-Cowie" w:date="2025-07-09T16:33:00Z" w16du:dateUtc="2025-07-09T15:33:00Z">
        <w:r>
          <w:rPr>
            <w:noProof/>
            <w:webHidden/>
          </w:rPr>
          <w:fldChar w:fldCharType="end"/>
        </w:r>
        <w:r w:rsidRPr="00D87638">
          <w:rPr>
            <w:rStyle w:val="Hyperlink"/>
            <w:noProof/>
          </w:rPr>
          <w:fldChar w:fldCharType="end"/>
        </w:r>
      </w:ins>
    </w:p>
    <w:p w14:paraId="5086246C" w14:textId="031CD1D5" w:rsidR="00632AA8" w:rsidRDefault="00632AA8" w:rsidP="00632AA8">
      <w:pPr>
        <w:pStyle w:val="TableofFigures"/>
        <w:tabs>
          <w:tab w:val="right" w:leader="dot" w:pos="9016"/>
        </w:tabs>
        <w:spacing w:after="120"/>
        <w:rPr>
          <w:ins w:id="950" w:author="Andrew Instone-Cowie" w:date="2025-07-09T16:33:00Z" w16du:dateUtc="2025-07-09T15:33:00Z"/>
          <w:rFonts w:eastAsiaTheme="minorEastAsia"/>
          <w:noProof/>
          <w:kern w:val="2"/>
          <w:sz w:val="24"/>
          <w:szCs w:val="24"/>
          <w:lang w:eastAsia="en-GB"/>
          <w14:ligatures w14:val="standardContextual"/>
        </w:rPr>
        <w:pPrChange w:id="951" w:author="Andrew Instone-Cowie" w:date="2025-07-09T16:34:00Z" w16du:dateUtc="2025-07-09T15:34:00Z">
          <w:pPr>
            <w:pStyle w:val="TableofFigures"/>
            <w:tabs>
              <w:tab w:val="right" w:leader="dot" w:pos="9016"/>
            </w:tabs>
          </w:pPr>
        </w:pPrChange>
      </w:pPr>
      <w:ins w:id="952"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"_Toc202971267"</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20 – Leakage Current – Supplementary Pull-Up Resistor</w:t>
        </w:r>
        <w:r>
          <w:rPr>
            <w:noProof/>
            <w:webHidden/>
          </w:rPr>
          <w:tab/>
        </w:r>
        <w:r>
          <w:rPr>
            <w:noProof/>
            <w:webHidden/>
          </w:rPr>
          <w:fldChar w:fldCharType="begin"/>
        </w:r>
        <w:r>
          <w:rPr>
            <w:noProof/>
            <w:webHidden/>
          </w:rPr>
          <w:instrText xml:space="preserve"> PAGEREF _Toc202971267 \h </w:instrText>
        </w:r>
      </w:ins>
      <w:ins w:id="953" w:author="Andrew Instone-Cowie" w:date="2025-07-09T16:34:00Z" w16du:dateUtc="2025-07-09T15:34:00Z">
        <w:r>
          <w:rPr>
            <w:noProof/>
            <w:webHidden/>
          </w:rPr>
        </w:r>
      </w:ins>
      <w:ins w:id="954" w:author="Andrew Instone-Cowie" w:date="2025-07-09T16:33:00Z" w16du:dateUtc="2025-07-09T15:33:00Z">
        <w:r>
          <w:rPr>
            <w:noProof/>
            <w:webHidden/>
          </w:rPr>
          <w:fldChar w:fldCharType="separate"/>
        </w:r>
      </w:ins>
      <w:ins w:id="955" w:author="Andrew Instone-Cowie" w:date="2025-07-09T16:37:00Z" w16du:dateUtc="2025-07-09T15:37:00Z">
        <w:r w:rsidR="001B6112">
          <w:rPr>
            <w:noProof/>
            <w:webHidden/>
          </w:rPr>
          <w:t>38</w:t>
        </w:r>
      </w:ins>
      <w:ins w:id="956" w:author="Andrew Instone-Cowie" w:date="2025-07-09T16:33:00Z" w16du:dateUtc="2025-07-09T15:33:00Z">
        <w:r>
          <w:rPr>
            <w:noProof/>
            <w:webHidden/>
          </w:rPr>
          <w:fldChar w:fldCharType="end"/>
        </w:r>
        <w:r w:rsidRPr="00D87638">
          <w:rPr>
            <w:rStyle w:val="Hyperlink"/>
            <w:noProof/>
          </w:rPr>
          <w:fldChar w:fldCharType="end"/>
        </w:r>
      </w:ins>
    </w:p>
    <w:p w14:paraId="45301355" w14:textId="3F097626" w:rsidR="00632AA8" w:rsidRDefault="00632AA8" w:rsidP="00632AA8">
      <w:pPr>
        <w:pStyle w:val="TableofFigures"/>
        <w:tabs>
          <w:tab w:val="right" w:leader="dot" w:pos="9016"/>
        </w:tabs>
        <w:spacing w:after="120"/>
        <w:rPr>
          <w:ins w:id="957" w:author="Andrew Instone-Cowie" w:date="2025-07-09T16:33:00Z" w16du:dateUtc="2025-07-09T15:33:00Z"/>
          <w:rFonts w:eastAsiaTheme="minorEastAsia"/>
          <w:noProof/>
          <w:kern w:val="2"/>
          <w:sz w:val="24"/>
          <w:szCs w:val="24"/>
          <w:lang w:eastAsia="en-GB"/>
          <w14:ligatures w14:val="standardContextual"/>
        </w:rPr>
        <w:pPrChange w:id="958" w:author="Andrew Instone-Cowie" w:date="2025-07-09T16:34:00Z" w16du:dateUtc="2025-07-09T15:34:00Z">
          <w:pPr>
            <w:pStyle w:val="TableofFigures"/>
            <w:tabs>
              <w:tab w:val="right" w:leader="dot" w:pos="9016"/>
            </w:tabs>
          </w:pPr>
        </w:pPrChange>
      </w:pPr>
      <w:ins w:id="959"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"_Toc202971268"</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21 – Sensor Module Connector</w:t>
        </w:r>
        <w:r>
          <w:rPr>
            <w:noProof/>
            <w:webHidden/>
          </w:rPr>
          <w:tab/>
        </w:r>
        <w:r>
          <w:rPr>
            <w:noProof/>
            <w:webHidden/>
          </w:rPr>
          <w:fldChar w:fldCharType="begin"/>
        </w:r>
        <w:r>
          <w:rPr>
            <w:noProof/>
            <w:webHidden/>
          </w:rPr>
          <w:instrText xml:space="preserve"> PAGEREF _Toc202971268 \h </w:instrText>
        </w:r>
      </w:ins>
      <w:ins w:id="960" w:author="Andrew Instone-Cowie" w:date="2025-07-09T16:34:00Z" w16du:dateUtc="2025-07-09T15:34:00Z">
        <w:r>
          <w:rPr>
            <w:noProof/>
            <w:webHidden/>
          </w:rPr>
        </w:r>
      </w:ins>
      <w:ins w:id="961" w:author="Andrew Instone-Cowie" w:date="2025-07-09T16:33:00Z" w16du:dateUtc="2025-07-09T15:33:00Z">
        <w:r>
          <w:rPr>
            <w:noProof/>
            <w:webHidden/>
          </w:rPr>
          <w:fldChar w:fldCharType="separate"/>
        </w:r>
      </w:ins>
      <w:ins w:id="962" w:author="Andrew Instone-Cowie" w:date="2025-07-09T16:37:00Z" w16du:dateUtc="2025-07-09T15:37:00Z">
        <w:r w:rsidR="001B6112">
          <w:rPr>
            <w:noProof/>
            <w:webHidden/>
          </w:rPr>
          <w:t>40</w:t>
        </w:r>
      </w:ins>
      <w:ins w:id="963" w:author="Andrew Instone-Cowie" w:date="2025-07-09T16:33:00Z" w16du:dateUtc="2025-07-09T15:33:00Z">
        <w:r>
          <w:rPr>
            <w:noProof/>
            <w:webHidden/>
          </w:rPr>
          <w:fldChar w:fldCharType="end"/>
        </w:r>
        <w:r w:rsidRPr="00D87638">
          <w:rPr>
            <w:rStyle w:val="Hyperlink"/>
            <w:noProof/>
          </w:rPr>
          <w:fldChar w:fldCharType="end"/>
        </w:r>
      </w:ins>
    </w:p>
    <w:p w14:paraId="60628463" w14:textId="36CFEBF0" w:rsidR="00632AA8" w:rsidRDefault="00632AA8" w:rsidP="00632AA8">
      <w:pPr>
        <w:pStyle w:val="TableofFigures"/>
        <w:tabs>
          <w:tab w:val="right" w:leader="dot" w:pos="9016"/>
        </w:tabs>
        <w:spacing w:after="120"/>
        <w:rPr>
          <w:ins w:id="964" w:author="Andrew Instone-Cowie" w:date="2025-07-09T16:33:00Z" w16du:dateUtc="2025-07-09T15:33:00Z"/>
          <w:rFonts w:eastAsiaTheme="minorEastAsia"/>
          <w:noProof/>
          <w:kern w:val="2"/>
          <w:sz w:val="24"/>
          <w:szCs w:val="24"/>
          <w:lang w:eastAsia="en-GB"/>
          <w14:ligatures w14:val="standardContextual"/>
        </w:rPr>
        <w:pPrChange w:id="965" w:author="Andrew Instone-Cowie" w:date="2025-07-09T16:34:00Z" w16du:dateUtc="2025-07-09T15:34:00Z">
          <w:pPr>
            <w:pStyle w:val="TableofFigures"/>
            <w:tabs>
              <w:tab w:val="right" w:leader="dot" w:pos="9016"/>
            </w:tabs>
          </w:pPr>
        </w:pPrChange>
      </w:pPr>
      <w:ins w:id="966"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"_Toc202971269"</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22 – Sensor Chain Inter-Connection</w:t>
        </w:r>
        <w:r>
          <w:rPr>
            <w:noProof/>
            <w:webHidden/>
          </w:rPr>
          <w:tab/>
        </w:r>
        <w:r>
          <w:rPr>
            <w:noProof/>
            <w:webHidden/>
          </w:rPr>
          <w:fldChar w:fldCharType="begin"/>
        </w:r>
        <w:r>
          <w:rPr>
            <w:noProof/>
            <w:webHidden/>
          </w:rPr>
          <w:instrText xml:space="preserve"> PAGEREF _Toc202971269 \h </w:instrText>
        </w:r>
      </w:ins>
      <w:ins w:id="967" w:author="Andrew Instone-Cowie" w:date="2025-07-09T16:34:00Z" w16du:dateUtc="2025-07-09T15:34:00Z">
        <w:r>
          <w:rPr>
            <w:noProof/>
            <w:webHidden/>
          </w:rPr>
        </w:r>
      </w:ins>
      <w:ins w:id="968" w:author="Andrew Instone-Cowie" w:date="2025-07-09T16:33:00Z" w16du:dateUtc="2025-07-09T15:33:00Z">
        <w:r>
          <w:rPr>
            <w:noProof/>
            <w:webHidden/>
          </w:rPr>
          <w:fldChar w:fldCharType="separate"/>
        </w:r>
      </w:ins>
      <w:ins w:id="969" w:author="Andrew Instone-Cowie" w:date="2025-07-09T16:37:00Z" w16du:dateUtc="2025-07-09T15:37:00Z">
        <w:r w:rsidR="001B6112">
          <w:rPr>
            <w:noProof/>
            <w:webHidden/>
          </w:rPr>
          <w:t>40</w:t>
        </w:r>
      </w:ins>
      <w:ins w:id="970" w:author="Andrew Instone-Cowie" w:date="2025-07-09T16:33:00Z" w16du:dateUtc="2025-07-09T15:33:00Z">
        <w:r>
          <w:rPr>
            <w:noProof/>
            <w:webHidden/>
          </w:rPr>
          <w:fldChar w:fldCharType="end"/>
        </w:r>
        <w:r w:rsidRPr="00D87638">
          <w:rPr>
            <w:rStyle w:val="Hyperlink"/>
            <w:noProof/>
          </w:rPr>
          <w:fldChar w:fldCharType="end"/>
        </w:r>
      </w:ins>
    </w:p>
    <w:p w14:paraId="3E7DA202" w14:textId="180A3FAD" w:rsidR="00632AA8" w:rsidRDefault="00632AA8" w:rsidP="00632AA8">
      <w:pPr>
        <w:pStyle w:val="TableofFigures"/>
        <w:tabs>
          <w:tab w:val="right" w:leader="dot" w:pos="9016"/>
        </w:tabs>
        <w:spacing w:after="120"/>
        <w:rPr>
          <w:ins w:id="971" w:author="Andrew Instone-Cowie" w:date="2025-07-09T16:33:00Z" w16du:dateUtc="2025-07-09T15:33:00Z"/>
          <w:rFonts w:eastAsiaTheme="minorEastAsia"/>
          <w:noProof/>
          <w:kern w:val="2"/>
          <w:sz w:val="24"/>
          <w:szCs w:val="24"/>
          <w:lang w:eastAsia="en-GB"/>
          <w14:ligatures w14:val="standardContextual"/>
        </w:rPr>
        <w:pPrChange w:id="972" w:author="Andrew Instone-Cowie" w:date="2025-07-09T16:34:00Z" w16du:dateUtc="2025-07-09T15:34:00Z">
          <w:pPr>
            <w:pStyle w:val="TableofFigures"/>
            <w:tabs>
              <w:tab w:val="right" w:leader="dot" w:pos="9016"/>
            </w:tabs>
          </w:pPr>
        </w:pPrChange>
      </w:pPr>
      <w:ins w:id="973" w:author="Andrew Instone-Cowie" w:date="2025-07-09T16:33:00Z" w16du:dateUtc="2025-07-09T15:33:00Z">
        <w:r w:rsidRPr="00D87638">
          <w:rPr>
            <w:rStyle w:val="Hyperlink"/>
            <w:noProof/>
          </w:rPr>
          <w:lastRenderedPageBreak/>
          <w:fldChar w:fldCharType="begin"/>
        </w:r>
        <w:r w:rsidRPr="00D87638">
          <w:rPr>
            <w:rStyle w:val="Hyperlink"/>
            <w:noProof/>
          </w:rPr>
          <w:instrText xml:space="preserve"> </w:instrText>
        </w:r>
        <w:r>
          <w:rPr>
            <w:noProof/>
          </w:rPr>
          <w:instrText>HYPERLINK \l "_Toc202971270"</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23 – Simulator Interface Module Sensor Connector</w:t>
        </w:r>
        <w:r>
          <w:rPr>
            <w:noProof/>
            <w:webHidden/>
          </w:rPr>
          <w:tab/>
        </w:r>
        <w:r>
          <w:rPr>
            <w:noProof/>
            <w:webHidden/>
          </w:rPr>
          <w:fldChar w:fldCharType="begin"/>
        </w:r>
        <w:r>
          <w:rPr>
            <w:noProof/>
            <w:webHidden/>
          </w:rPr>
          <w:instrText xml:space="preserve"> PAGEREF _Toc202971270 \h </w:instrText>
        </w:r>
      </w:ins>
      <w:ins w:id="974" w:author="Andrew Instone-Cowie" w:date="2025-07-09T16:34:00Z" w16du:dateUtc="2025-07-09T15:34:00Z">
        <w:r>
          <w:rPr>
            <w:noProof/>
            <w:webHidden/>
          </w:rPr>
        </w:r>
      </w:ins>
      <w:ins w:id="975" w:author="Andrew Instone-Cowie" w:date="2025-07-09T16:33:00Z" w16du:dateUtc="2025-07-09T15:33:00Z">
        <w:r>
          <w:rPr>
            <w:noProof/>
            <w:webHidden/>
          </w:rPr>
          <w:fldChar w:fldCharType="separate"/>
        </w:r>
      </w:ins>
      <w:ins w:id="976" w:author="Andrew Instone-Cowie" w:date="2025-07-09T16:37:00Z" w16du:dateUtc="2025-07-09T15:37:00Z">
        <w:r w:rsidR="001B6112">
          <w:rPr>
            <w:noProof/>
            <w:webHidden/>
          </w:rPr>
          <w:t>41</w:t>
        </w:r>
      </w:ins>
      <w:ins w:id="977" w:author="Andrew Instone-Cowie" w:date="2025-07-09T16:33:00Z" w16du:dateUtc="2025-07-09T15:33:00Z">
        <w:r>
          <w:rPr>
            <w:noProof/>
            <w:webHidden/>
          </w:rPr>
          <w:fldChar w:fldCharType="end"/>
        </w:r>
        <w:r w:rsidRPr="00D87638">
          <w:rPr>
            <w:rStyle w:val="Hyperlink"/>
            <w:noProof/>
          </w:rPr>
          <w:fldChar w:fldCharType="end"/>
        </w:r>
      </w:ins>
    </w:p>
    <w:p w14:paraId="74BCEA9C" w14:textId="2841585D" w:rsidR="00632AA8" w:rsidRDefault="00632AA8" w:rsidP="00632AA8">
      <w:pPr>
        <w:pStyle w:val="TableofFigures"/>
        <w:tabs>
          <w:tab w:val="right" w:leader="dot" w:pos="9016"/>
        </w:tabs>
        <w:spacing w:after="120"/>
        <w:rPr>
          <w:ins w:id="978" w:author="Andrew Instone-Cowie" w:date="2025-07-09T16:33:00Z" w16du:dateUtc="2025-07-09T15:33:00Z"/>
          <w:rFonts w:eastAsiaTheme="minorEastAsia"/>
          <w:noProof/>
          <w:kern w:val="2"/>
          <w:sz w:val="24"/>
          <w:szCs w:val="24"/>
          <w:lang w:eastAsia="en-GB"/>
          <w14:ligatures w14:val="standardContextual"/>
        </w:rPr>
        <w:pPrChange w:id="979" w:author="Andrew Instone-Cowie" w:date="2025-07-09T16:34:00Z" w16du:dateUtc="2025-07-09T15:34:00Z">
          <w:pPr>
            <w:pStyle w:val="TableofFigures"/>
            <w:tabs>
              <w:tab w:val="right" w:leader="dot" w:pos="9016"/>
            </w:tabs>
          </w:pPr>
        </w:pPrChange>
      </w:pPr>
      <w:ins w:id="980"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"_Toc202971271"</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24 – Simulator Interface 4-Gang Connector</w:t>
        </w:r>
        <w:r>
          <w:rPr>
            <w:noProof/>
            <w:webHidden/>
          </w:rPr>
          <w:tab/>
        </w:r>
        <w:r>
          <w:rPr>
            <w:noProof/>
            <w:webHidden/>
          </w:rPr>
          <w:fldChar w:fldCharType="begin"/>
        </w:r>
        <w:r>
          <w:rPr>
            <w:noProof/>
            <w:webHidden/>
          </w:rPr>
          <w:instrText xml:space="preserve"> PAGEREF _Toc202971271 \h </w:instrText>
        </w:r>
      </w:ins>
      <w:ins w:id="981" w:author="Andrew Instone-Cowie" w:date="2025-07-09T16:34:00Z" w16du:dateUtc="2025-07-09T15:34:00Z">
        <w:r>
          <w:rPr>
            <w:noProof/>
            <w:webHidden/>
          </w:rPr>
        </w:r>
      </w:ins>
      <w:ins w:id="982" w:author="Andrew Instone-Cowie" w:date="2025-07-09T16:33:00Z" w16du:dateUtc="2025-07-09T15:33:00Z">
        <w:r>
          <w:rPr>
            <w:noProof/>
            <w:webHidden/>
          </w:rPr>
          <w:fldChar w:fldCharType="separate"/>
        </w:r>
      </w:ins>
      <w:ins w:id="983" w:author="Andrew Instone-Cowie" w:date="2025-07-09T16:37:00Z" w16du:dateUtc="2025-07-09T15:37:00Z">
        <w:r w:rsidR="001B6112">
          <w:rPr>
            <w:noProof/>
            <w:webHidden/>
          </w:rPr>
          <w:t>41</w:t>
        </w:r>
      </w:ins>
      <w:ins w:id="984" w:author="Andrew Instone-Cowie" w:date="2025-07-09T16:33:00Z" w16du:dateUtc="2025-07-09T15:33:00Z">
        <w:r>
          <w:rPr>
            <w:noProof/>
            <w:webHidden/>
          </w:rPr>
          <w:fldChar w:fldCharType="end"/>
        </w:r>
        <w:r w:rsidRPr="00D87638">
          <w:rPr>
            <w:rStyle w:val="Hyperlink"/>
            <w:noProof/>
          </w:rPr>
          <w:fldChar w:fldCharType="end"/>
        </w:r>
      </w:ins>
    </w:p>
    <w:p w14:paraId="0E81523E" w14:textId="6F21471D" w:rsidR="00632AA8" w:rsidRDefault="00632AA8" w:rsidP="00632AA8">
      <w:pPr>
        <w:pStyle w:val="TableofFigures"/>
        <w:tabs>
          <w:tab w:val="right" w:leader="dot" w:pos="9016"/>
        </w:tabs>
        <w:spacing w:after="120"/>
        <w:rPr>
          <w:ins w:id="985" w:author="Andrew Instone-Cowie" w:date="2025-07-09T16:33:00Z" w16du:dateUtc="2025-07-09T15:33:00Z"/>
          <w:rFonts w:eastAsiaTheme="minorEastAsia"/>
          <w:noProof/>
          <w:kern w:val="2"/>
          <w:sz w:val="24"/>
          <w:szCs w:val="24"/>
          <w:lang w:eastAsia="en-GB"/>
          <w14:ligatures w14:val="standardContextual"/>
        </w:rPr>
        <w:pPrChange w:id="986" w:author="Andrew Instone-Cowie" w:date="2025-07-09T16:34:00Z" w16du:dateUtc="2025-07-09T15:34:00Z">
          <w:pPr>
            <w:pStyle w:val="TableofFigures"/>
            <w:tabs>
              <w:tab w:val="right" w:leader="dot" w:pos="9016"/>
            </w:tabs>
          </w:pPr>
        </w:pPrChange>
      </w:pPr>
      <w:ins w:id="987"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"_Toc202971272"</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25 – Simulator Interface Module Power/Data Connector</w:t>
        </w:r>
        <w:r>
          <w:rPr>
            <w:noProof/>
            <w:webHidden/>
          </w:rPr>
          <w:tab/>
        </w:r>
        <w:r>
          <w:rPr>
            <w:noProof/>
            <w:webHidden/>
          </w:rPr>
          <w:fldChar w:fldCharType="begin"/>
        </w:r>
        <w:r>
          <w:rPr>
            <w:noProof/>
            <w:webHidden/>
          </w:rPr>
          <w:instrText xml:space="preserve"> PAGEREF _Toc202971272 \h </w:instrText>
        </w:r>
      </w:ins>
      <w:ins w:id="988" w:author="Andrew Instone-Cowie" w:date="2025-07-09T16:34:00Z" w16du:dateUtc="2025-07-09T15:34:00Z">
        <w:r>
          <w:rPr>
            <w:noProof/>
            <w:webHidden/>
          </w:rPr>
        </w:r>
      </w:ins>
      <w:ins w:id="989" w:author="Andrew Instone-Cowie" w:date="2025-07-09T16:33:00Z" w16du:dateUtc="2025-07-09T15:33:00Z">
        <w:r>
          <w:rPr>
            <w:noProof/>
            <w:webHidden/>
          </w:rPr>
          <w:fldChar w:fldCharType="separate"/>
        </w:r>
      </w:ins>
      <w:ins w:id="990" w:author="Andrew Instone-Cowie" w:date="2025-07-09T16:37:00Z" w16du:dateUtc="2025-07-09T15:37:00Z">
        <w:r w:rsidR="001B6112">
          <w:rPr>
            <w:noProof/>
            <w:webHidden/>
          </w:rPr>
          <w:t>42</w:t>
        </w:r>
      </w:ins>
      <w:ins w:id="991" w:author="Andrew Instone-Cowie" w:date="2025-07-09T16:33:00Z" w16du:dateUtc="2025-07-09T15:33:00Z">
        <w:r>
          <w:rPr>
            <w:noProof/>
            <w:webHidden/>
          </w:rPr>
          <w:fldChar w:fldCharType="end"/>
        </w:r>
        <w:r w:rsidRPr="00D87638">
          <w:rPr>
            <w:rStyle w:val="Hyperlink"/>
            <w:noProof/>
          </w:rPr>
          <w:fldChar w:fldCharType="end"/>
        </w:r>
      </w:ins>
    </w:p>
    <w:p w14:paraId="123CD9D6" w14:textId="4CBBF64E" w:rsidR="00632AA8" w:rsidRDefault="00632AA8" w:rsidP="00632AA8">
      <w:pPr>
        <w:pStyle w:val="TableofFigures"/>
        <w:tabs>
          <w:tab w:val="right" w:leader="dot" w:pos="9016"/>
        </w:tabs>
        <w:spacing w:after="120"/>
        <w:rPr>
          <w:ins w:id="992" w:author="Andrew Instone-Cowie" w:date="2025-07-09T16:33:00Z" w16du:dateUtc="2025-07-09T15:33:00Z"/>
          <w:rFonts w:eastAsiaTheme="minorEastAsia"/>
          <w:noProof/>
          <w:kern w:val="2"/>
          <w:sz w:val="24"/>
          <w:szCs w:val="24"/>
          <w:lang w:eastAsia="en-GB"/>
          <w14:ligatures w14:val="standardContextual"/>
        </w:rPr>
        <w:pPrChange w:id="993" w:author="Andrew Instone-Cowie" w:date="2025-07-09T16:34:00Z" w16du:dateUtc="2025-07-09T15:34:00Z">
          <w:pPr>
            <w:pStyle w:val="TableofFigures"/>
            <w:tabs>
              <w:tab w:val="right" w:leader="dot" w:pos="9016"/>
            </w:tabs>
          </w:pPr>
        </w:pPrChange>
      </w:pPr>
      <w:ins w:id="994"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"_Toc202971273"</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26 – Power Module Power/Data Connector</w:t>
        </w:r>
        <w:r>
          <w:rPr>
            <w:noProof/>
            <w:webHidden/>
          </w:rPr>
          <w:tab/>
        </w:r>
        <w:r>
          <w:rPr>
            <w:noProof/>
            <w:webHidden/>
          </w:rPr>
          <w:fldChar w:fldCharType="begin"/>
        </w:r>
        <w:r>
          <w:rPr>
            <w:noProof/>
            <w:webHidden/>
          </w:rPr>
          <w:instrText xml:space="preserve"> PAGEREF _Toc202971273 \h </w:instrText>
        </w:r>
      </w:ins>
      <w:ins w:id="995" w:author="Andrew Instone-Cowie" w:date="2025-07-09T16:34:00Z" w16du:dateUtc="2025-07-09T15:34:00Z">
        <w:r>
          <w:rPr>
            <w:noProof/>
            <w:webHidden/>
          </w:rPr>
        </w:r>
      </w:ins>
      <w:ins w:id="996" w:author="Andrew Instone-Cowie" w:date="2025-07-09T16:33:00Z" w16du:dateUtc="2025-07-09T15:33:00Z">
        <w:r>
          <w:rPr>
            <w:noProof/>
            <w:webHidden/>
          </w:rPr>
          <w:fldChar w:fldCharType="separate"/>
        </w:r>
      </w:ins>
      <w:ins w:id="997" w:author="Andrew Instone-Cowie" w:date="2025-07-09T16:37:00Z" w16du:dateUtc="2025-07-09T15:37:00Z">
        <w:r w:rsidR="001B6112">
          <w:rPr>
            <w:noProof/>
            <w:webHidden/>
          </w:rPr>
          <w:t>43</w:t>
        </w:r>
      </w:ins>
      <w:ins w:id="998" w:author="Andrew Instone-Cowie" w:date="2025-07-09T16:33:00Z" w16du:dateUtc="2025-07-09T15:33:00Z">
        <w:r>
          <w:rPr>
            <w:noProof/>
            <w:webHidden/>
          </w:rPr>
          <w:fldChar w:fldCharType="end"/>
        </w:r>
        <w:r w:rsidRPr="00D87638">
          <w:rPr>
            <w:rStyle w:val="Hyperlink"/>
            <w:noProof/>
          </w:rPr>
          <w:fldChar w:fldCharType="end"/>
        </w:r>
      </w:ins>
    </w:p>
    <w:p w14:paraId="437D9AE4" w14:textId="289FD602" w:rsidR="00632AA8" w:rsidRDefault="00632AA8" w:rsidP="00632AA8">
      <w:pPr>
        <w:pStyle w:val="TableofFigures"/>
        <w:tabs>
          <w:tab w:val="right" w:leader="dot" w:pos="9016"/>
        </w:tabs>
        <w:spacing w:after="120"/>
        <w:rPr>
          <w:ins w:id="999" w:author="Andrew Instone-Cowie" w:date="2025-07-09T16:33:00Z" w16du:dateUtc="2025-07-09T15:33:00Z"/>
          <w:rFonts w:eastAsiaTheme="minorEastAsia"/>
          <w:noProof/>
          <w:kern w:val="2"/>
          <w:sz w:val="24"/>
          <w:szCs w:val="24"/>
          <w:lang w:eastAsia="en-GB"/>
          <w14:ligatures w14:val="standardContextual"/>
        </w:rPr>
        <w:pPrChange w:id="1000" w:author="Andrew Instone-Cowie" w:date="2025-07-09T16:34:00Z" w16du:dateUtc="2025-07-09T15:34:00Z">
          <w:pPr>
            <w:pStyle w:val="TableofFigures"/>
            <w:tabs>
              <w:tab w:val="right" w:leader="dot" w:pos="9016"/>
            </w:tabs>
          </w:pPr>
        </w:pPrChange>
      </w:pPr>
      <w:ins w:id="1001"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"_Toc202971274"</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27 – Second PC Module Connector</w:t>
        </w:r>
        <w:r>
          <w:rPr>
            <w:noProof/>
            <w:webHidden/>
          </w:rPr>
          <w:tab/>
        </w:r>
        <w:r>
          <w:rPr>
            <w:noProof/>
            <w:webHidden/>
          </w:rPr>
          <w:fldChar w:fldCharType="begin"/>
        </w:r>
        <w:r>
          <w:rPr>
            <w:noProof/>
            <w:webHidden/>
          </w:rPr>
          <w:instrText xml:space="preserve"> PAGEREF _Toc202971274 \h </w:instrText>
        </w:r>
      </w:ins>
      <w:ins w:id="1002" w:author="Andrew Instone-Cowie" w:date="2025-07-09T16:34:00Z" w16du:dateUtc="2025-07-09T15:34:00Z">
        <w:r>
          <w:rPr>
            <w:noProof/>
            <w:webHidden/>
          </w:rPr>
        </w:r>
      </w:ins>
      <w:ins w:id="1003" w:author="Andrew Instone-Cowie" w:date="2025-07-09T16:33:00Z" w16du:dateUtc="2025-07-09T15:33:00Z">
        <w:r>
          <w:rPr>
            <w:noProof/>
            <w:webHidden/>
          </w:rPr>
          <w:fldChar w:fldCharType="separate"/>
        </w:r>
      </w:ins>
      <w:ins w:id="1004" w:author="Andrew Instone-Cowie" w:date="2025-07-09T16:37:00Z" w16du:dateUtc="2025-07-09T15:37:00Z">
        <w:r w:rsidR="001B6112">
          <w:rPr>
            <w:noProof/>
            <w:webHidden/>
          </w:rPr>
          <w:t>44</w:t>
        </w:r>
      </w:ins>
      <w:ins w:id="1005" w:author="Andrew Instone-Cowie" w:date="2025-07-09T16:33:00Z" w16du:dateUtc="2025-07-09T15:33:00Z">
        <w:r>
          <w:rPr>
            <w:noProof/>
            <w:webHidden/>
          </w:rPr>
          <w:fldChar w:fldCharType="end"/>
        </w:r>
        <w:r w:rsidRPr="00D87638">
          <w:rPr>
            <w:rStyle w:val="Hyperlink"/>
            <w:noProof/>
          </w:rPr>
          <w:fldChar w:fldCharType="end"/>
        </w:r>
      </w:ins>
    </w:p>
    <w:p w14:paraId="44AC06DA" w14:textId="718651CE" w:rsidR="00632AA8" w:rsidRDefault="00632AA8" w:rsidP="00632AA8">
      <w:pPr>
        <w:pStyle w:val="TableofFigures"/>
        <w:tabs>
          <w:tab w:val="right" w:leader="dot" w:pos="9016"/>
        </w:tabs>
        <w:spacing w:after="120"/>
        <w:rPr>
          <w:ins w:id="1006" w:author="Andrew Instone-Cowie" w:date="2025-07-09T16:33:00Z" w16du:dateUtc="2025-07-09T15:33:00Z"/>
          <w:rFonts w:eastAsiaTheme="minorEastAsia"/>
          <w:noProof/>
          <w:kern w:val="2"/>
          <w:sz w:val="24"/>
          <w:szCs w:val="24"/>
          <w:lang w:eastAsia="en-GB"/>
          <w14:ligatures w14:val="standardContextual"/>
        </w:rPr>
        <w:pPrChange w:id="1007" w:author="Andrew Instone-Cowie" w:date="2025-07-09T16:34:00Z" w16du:dateUtc="2025-07-09T15:34:00Z">
          <w:pPr>
            <w:pStyle w:val="TableofFigures"/>
            <w:tabs>
              <w:tab w:val="right" w:leader="dot" w:pos="9016"/>
            </w:tabs>
          </w:pPr>
        </w:pPrChange>
      </w:pPr>
      <w:ins w:id="1008"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"_Toc202971275"</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28 – Basic Serial Splitter Connector</w:t>
        </w:r>
        <w:r>
          <w:rPr>
            <w:noProof/>
            <w:webHidden/>
          </w:rPr>
          <w:tab/>
        </w:r>
        <w:r>
          <w:rPr>
            <w:noProof/>
            <w:webHidden/>
          </w:rPr>
          <w:fldChar w:fldCharType="begin"/>
        </w:r>
        <w:r>
          <w:rPr>
            <w:noProof/>
            <w:webHidden/>
          </w:rPr>
          <w:instrText xml:space="preserve"> PAGEREF _Toc202971275 \h </w:instrText>
        </w:r>
      </w:ins>
      <w:ins w:id="1009" w:author="Andrew Instone-Cowie" w:date="2025-07-09T16:34:00Z" w16du:dateUtc="2025-07-09T15:34:00Z">
        <w:r>
          <w:rPr>
            <w:noProof/>
            <w:webHidden/>
          </w:rPr>
        </w:r>
      </w:ins>
      <w:ins w:id="1010" w:author="Andrew Instone-Cowie" w:date="2025-07-09T16:33:00Z" w16du:dateUtc="2025-07-09T15:33:00Z">
        <w:r>
          <w:rPr>
            <w:noProof/>
            <w:webHidden/>
          </w:rPr>
          <w:fldChar w:fldCharType="separate"/>
        </w:r>
      </w:ins>
      <w:ins w:id="1011" w:author="Andrew Instone-Cowie" w:date="2025-07-09T16:37:00Z" w16du:dateUtc="2025-07-09T15:37:00Z">
        <w:r w:rsidR="001B6112">
          <w:rPr>
            <w:noProof/>
            <w:webHidden/>
          </w:rPr>
          <w:t>45</w:t>
        </w:r>
      </w:ins>
      <w:ins w:id="1012" w:author="Andrew Instone-Cowie" w:date="2025-07-09T16:33:00Z" w16du:dateUtc="2025-07-09T15:33:00Z">
        <w:r>
          <w:rPr>
            <w:noProof/>
            <w:webHidden/>
          </w:rPr>
          <w:fldChar w:fldCharType="end"/>
        </w:r>
        <w:r w:rsidRPr="00D87638">
          <w:rPr>
            <w:rStyle w:val="Hyperlink"/>
            <w:noProof/>
          </w:rPr>
          <w:fldChar w:fldCharType="end"/>
        </w:r>
      </w:ins>
    </w:p>
    <w:p w14:paraId="168FB3DD" w14:textId="356CAF36" w:rsidR="00632AA8" w:rsidRDefault="00632AA8" w:rsidP="00632AA8">
      <w:pPr>
        <w:pStyle w:val="TableofFigures"/>
        <w:tabs>
          <w:tab w:val="right" w:leader="dot" w:pos="9016"/>
        </w:tabs>
        <w:spacing w:after="120"/>
        <w:rPr>
          <w:ins w:id="1013" w:author="Andrew Instone-Cowie" w:date="2025-07-09T16:33:00Z" w16du:dateUtc="2025-07-09T15:33:00Z"/>
          <w:rFonts w:eastAsiaTheme="minorEastAsia"/>
          <w:noProof/>
          <w:kern w:val="2"/>
          <w:sz w:val="24"/>
          <w:szCs w:val="24"/>
          <w:lang w:eastAsia="en-GB"/>
          <w14:ligatures w14:val="standardContextual"/>
        </w:rPr>
        <w:pPrChange w:id="1014" w:author="Andrew Instone-Cowie" w:date="2025-07-09T16:34:00Z" w16du:dateUtc="2025-07-09T15:34:00Z">
          <w:pPr>
            <w:pStyle w:val="TableofFigures"/>
            <w:tabs>
              <w:tab w:val="right" w:leader="dot" w:pos="9016"/>
            </w:tabs>
          </w:pPr>
        </w:pPrChange>
      </w:pPr>
      <w:ins w:id="1015"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"_Toc202971276"</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29 – Power Module DB9 Serial Connector</w:t>
        </w:r>
        <w:r>
          <w:rPr>
            <w:noProof/>
            <w:webHidden/>
          </w:rPr>
          <w:tab/>
        </w:r>
        <w:r>
          <w:rPr>
            <w:noProof/>
            <w:webHidden/>
          </w:rPr>
          <w:fldChar w:fldCharType="begin"/>
        </w:r>
        <w:r>
          <w:rPr>
            <w:noProof/>
            <w:webHidden/>
          </w:rPr>
          <w:instrText xml:space="preserve"> PAGEREF _Toc202971276 \h </w:instrText>
        </w:r>
      </w:ins>
      <w:ins w:id="1016" w:author="Andrew Instone-Cowie" w:date="2025-07-09T16:34:00Z" w16du:dateUtc="2025-07-09T15:34:00Z">
        <w:r>
          <w:rPr>
            <w:noProof/>
            <w:webHidden/>
          </w:rPr>
        </w:r>
      </w:ins>
      <w:ins w:id="1017" w:author="Andrew Instone-Cowie" w:date="2025-07-09T16:33:00Z" w16du:dateUtc="2025-07-09T15:33:00Z">
        <w:r>
          <w:rPr>
            <w:noProof/>
            <w:webHidden/>
          </w:rPr>
          <w:fldChar w:fldCharType="separate"/>
        </w:r>
      </w:ins>
      <w:ins w:id="1018" w:author="Andrew Instone-Cowie" w:date="2025-07-09T16:37:00Z" w16du:dateUtc="2025-07-09T15:37:00Z">
        <w:r w:rsidR="001B6112">
          <w:rPr>
            <w:noProof/>
            <w:webHidden/>
          </w:rPr>
          <w:t>47</w:t>
        </w:r>
      </w:ins>
      <w:ins w:id="1019" w:author="Andrew Instone-Cowie" w:date="2025-07-09T16:33:00Z" w16du:dateUtc="2025-07-09T15:33:00Z">
        <w:r>
          <w:rPr>
            <w:noProof/>
            <w:webHidden/>
          </w:rPr>
          <w:fldChar w:fldCharType="end"/>
        </w:r>
        <w:r w:rsidRPr="00D87638">
          <w:rPr>
            <w:rStyle w:val="Hyperlink"/>
            <w:noProof/>
          </w:rPr>
          <w:fldChar w:fldCharType="end"/>
        </w:r>
      </w:ins>
    </w:p>
    <w:p w14:paraId="21F3D085" w14:textId="4A8496A8" w:rsidR="00632AA8" w:rsidRDefault="00632AA8" w:rsidP="00632AA8">
      <w:pPr>
        <w:pStyle w:val="TableofFigures"/>
        <w:tabs>
          <w:tab w:val="right" w:leader="dot" w:pos="9016"/>
        </w:tabs>
        <w:spacing w:after="120"/>
        <w:rPr>
          <w:ins w:id="1020" w:author="Andrew Instone-Cowie" w:date="2025-07-09T16:33:00Z" w16du:dateUtc="2025-07-09T15:33:00Z"/>
          <w:rFonts w:eastAsiaTheme="minorEastAsia"/>
          <w:noProof/>
          <w:kern w:val="2"/>
          <w:sz w:val="24"/>
          <w:szCs w:val="24"/>
          <w:lang w:eastAsia="en-GB"/>
          <w14:ligatures w14:val="standardContextual"/>
        </w:rPr>
        <w:pPrChange w:id="1021" w:author="Andrew Instone-Cowie" w:date="2025-07-09T16:34:00Z" w16du:dateUtc="2025-07-09T15:34:00Z">
          <w:pPr>
            <w:pStyle w:val="TableofFigures"/>
            <w:tabs>
              <w:tab w:val="right" w:leader="dot" w:pos="9016"/>
            </w:tabs>
          </w:pPr>
        </w:pPrChange>
      </w:pPr>
      <w:ins w:id="1022"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"_Toc202971277"</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30 – Second PC Module DB9 Serial Connector</w:t>
        </w:r>
        <w:r>
          <w:rPr>
            <w:noProof/>
            <w:webHidden/>
          </w:rPr>
          <w:tab/>
        </w:r>
        <w:r>
          <w:rPr>
            <w:noProof/>
            <w:webHidden/>
          </w:rPr>
          <w:fldChar w:fldCharType="begin"/>
        </w:r>
        <w:r>
          <w:rPr>
            <w:noProof/>
            <w:webHidden/>
          </w:rPr>
          <w:instrText xml:space="preserve"> PAGEREF _Toc202971277 \h </w:instrText>
        </w:r>
      </w:ins>
      <w:ins w:id="1023" w:author="Andrew Instone-Cowie" w:date="2025-07-09T16:34:00Z" w16du:dateUtc="2025-07-09T15:34:00Z">
        <w:r>
          <w:rPr>
            <w:noProof/>
            <w:webHidden/>
          </w:rPr>
        </w:r>
      </w:ins>
      <w:ins w:id="1024" w:author="Andrew Instone-Cowie" w:date="2025-07-09T16:33:00Z" w16du:dateUtc="2025-07-09T15:33:00Z">
        <w:r>
          <w:rPr>
            <w:noProof/>
            <w:webHidden/>
          </w:rPr>
          <w:fldChar w:fldCharType="separate"/>
        </w:r>
      </w:ins>
      <w:ins w:id="1025" w:author="Andrew Instone-Cowie" w:date="2025-07-09T16:37:00Z" w16du:dateUtc="2025-07-09T15:37:00Z">
        <w:r w:rsidR="001B6112">
          <w:rPr>
            <w:noProof/>
            <w:webHidden/>
          </w:rPr>
          <w:t>47</w:t>
        </w:r>
      </w:ins>
      <w:ins w:id="1026" w:author="Andrew Instone-Cowie" w:date="2025-07-09T16:33:00Z" w16du:dateUtc="2025-07-09T15:33:00Z">
        <w:r>
          <w:rPr>
            <w:noProof/>
            <w:webHidden/>
          </w:rPr>
          <w:fldChar w:fldCharType="end"/>
        </w:r>
        <w:r w:rsidRPr="00D87638">
          <w:rPr>
            <w:rStyle w:val="Hyperlink"/>
            <w:noProof/>
          </w:rPr>
          <w:fldChar w:fldCharType="end"/>
        </w:r>
      </w:ins>
    </w:p>
    <w:p w14:paraId="219350BD" w14:textId="697E2A6B" w:rsidR="00632AA8" w:rsidRDefault="00632AA8" w:rsidP="00632AA8">
      <w:pPr>
        <w:pStyle w:val="TableofFigures"/>
        <w:tabs>
          <w:tab w:val="right" w:leader="dot" w:pos="9016"/>
        </w:tabs>
        <w:spacing w:after="120"/>
        <w:rPr>
          <w:ins w:id="1027" w:author="Andrew Instone-Cowie" w:date="2025-07-09T16:33:00Z" w16du:dateUtc="2025-07-09T15:33:00Z"/>
          <w:rFonts w:eastAsiaTheme="minorEastAsia"/>
          <w:noProof/>
          <w:kern w:val="2"/>
          <w:sz w:val="24"/>
          <w:szCs w:val="24"/>
          <w:lang w:eastAsia="en-GB"/>
          <w14:ligatures w14:val="standardContextual"/>
        </w:rPr>
        <w:pPrChange w:id="1028" w:author="Andrew Instone-Cowie" w:date="2025-07-09T16:34:00Z" w16du:dateUtc="2025-07-09T15:34:00Z">
          <w:pPr>
            <w:pStyle w:val="TableofFigures"/>
            <w:tabs>
              <w:tab w:val="right" w:leader="dot" w:pos="9016"/>
            </w:tabs>
          </w:pPr>
        </w:pPrChange>
      </w:pPr>
      <w:ins w:id="1029"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"_Toc202971278"</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31 – Basic Serial Splitter DB9 Serial Connectors</w:t>
        </w:r>
        <w:r>
          <w:rPr>
            <w:noProof/>
            <w:webHidden/>
          </w:rPr>
          <w:tab/>
        </w:r>
        <w:r>
          <w:rPr>
            <w:noProof/>
            <w:webHidden/>
          </w:rPr>
          <w:fldChar w:fldCharType="begin"/>
        </w:r>
        <w:r>
          <w:rPr>
            <w:noProof/>
            <w:webHidden/>
          </w:rPr>
          <w:instrText xml:space="preserve"> PAGEREF _Toc202971278 \h </w:instrText>
        </w:r>
      </w:ins>
      <w:ins w:id="1030" w:author="Andrew Instone-Cowie" w:date="2025-07-09T16:34:00Z" w16du:dateUtc="2025-07-09T15:34:00Z">
        <w:r>
          <w:rPr>
            <w:noProof/>
            <w:webHidden/>
          </w:rPr>
        </w:r>
      </w:ins>
      <w:ins w:id="1031" w:author="Andrew Instone-Cowie" w:date="2025-07-09T16:33:00Z" w16du:dateUtc="2025-07-09T15:33:00Z">
        <w:r>
          <w:rPr>
            <w:noProof/>
            <w:webHidden/>
          </w:rPr>
          <w:fldChar w:fldCharType="separate"/>
        </w:r>
      </w:ins>
      <w:ins w:id="1032" w:author="Andrew Instone-Cowie" w:date="2025-07-09T16:37:00Z" w16du:dateUtc="2025-07-09T15:37:00Z">
        <w:r w:rsidR="001B6112">
          <w:rPr>
            <w:noProof/>
            <w:webHidden/>
          </w:rPr>
          <w:t>48</w:t>
        </w:r>
      </w:ins>
      <w:ins w:id="1033" w:author="Andrew Instone-Cowie" w:date="2025-07-09T16:33:00Z" w16du:dateUtc="2025-07-09T15:33:00Z">
        <w:r>
          <w:rPr>
            <w:noProof/>
            <w:webHidden/>
          </w:rPr>
          <w:fldChar w:fldCharType="end"/>
        </w:r>
        <w:r w:rsidRPr="00D87638">
          <w:rPr>
            <w:rStyle w:val="Hyperlink"/>
            <w:noProof/>
          </w:rPr>
          <w:fldChar w:fldCharType="end"/>
        </w:r>
      </w:ins>
    </w:p>
    <w:p w14:paraId="2B8D3502" w14:textId="0F5CB39C" w:rsidR="00632AA8" w:rsidRDefault="00632AA8" w:rsidP="00632AA8">
      <w:pPr>
        <w:pStyle w:val="TableofFigures"/>
        <w:tabs>
          <w:tab w:val="right" w:leader="dot" w:pos="9016"/>
        </w:tabs>
        <w:spacing w:after="120"/>
        <w:rPr>
          <w:ins w:id="1034" w:author="Andrew Instone-Cowie" w:date="2025-07-09T16:33:00Z" w16du:dateUtc="2025-07-09T15:33:00Z"/>
          <w:rFonts w:eastAsiaTheme="minorEastAsia"/>
          <w:noProof/>
          <w:kern w:val="2"/>
          <w:sz w:val="24"/>
          <w:szCs w:val="24"/>
          <w:lang w:eastAsia="en-GB"/>
          <w14:ligatures w14:val="standardContextual"/>
        </w:rPr>
        <w:pPrChange w:id="1035" w:author="Andrew Instone-Cowie" w:date="2025-07-09T16:34:00Z" w16du:dateUtc="2025-07-09T15:34:00Z">
          <w:pPr>
            <w:pStyle w:val="TableofFigures"/>
            <w:tabs>
              <w:tab w:val="right" w:leader="dot" w:pos="9016"/>
            </w:tabs>
          </w:pPr>
        </w:pPrChange>
      </w:pPr>
      <w:ins w:id="1036"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"_Toc202971279"</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32 – Simulator Interface Main Loop Timing</w:t>
        </w:r>
        <w:r>
          <w:rPr>
            <w:noProof/>
            <w:webHidden/>
          </w:rPr>
          <w:tab/>
        </w:r>
        <w:r>
          <w:rPr>
            <w:noProof/>
            <w:webHidden/>
          </w:rPr>
          <w:fldChar w:fldCharType="begin"/>
        </w:r>
        <w:r>
          <w:rPr>
            <w:noProof/>
            <w:webHidden/>
          </w:rPr>
          <w:instrText xml:space="preserve"> PAGEREF _Toc202971279 \h </w:instrText>
        </w:r>
      </w:ins>
      <w:ins w:id="1037" w:author="Andrew Instone-Cowie" w:date="2025-07-09T16:34:00Z" w16du:dateUtc="2025-07-09T15:34:00Z">
        <w:r>
          <w:rPr>
            <w:noProof/>
            <w:webHidden/>
          </w:rPr>
        </w:r>
      </w:ins>
      <w:ins w:id="1038" w:author="Andrew Instone-Cowie" w:date="2025-07-09T16:33:00Z" w16du:dateUtc="2025-07-09T15:33:00Z">
        <w:r>
          <w:rPr>
            <w:noProof/>
            <w:webHidden/>
          </w:rPr>
          <w:fldChar w:fldCharType="separate"/>
        </w:r>
      </w:ins>
      <w:ins w:id="1039" w:author="Andrew Instone-Cowie" w:date="2025-07-09T16:37:00Z" w16du:dateUtc="2025-07-09T15:37:00Z">
        <w:r w:rsidR="001B6112">
          <w:rPr>
            <w:noProof/>
            <w:webHidden/>
          </w:rPr>
          <w:t>50</w:t>
        </w:r>
      </w:ins>
      <w:ins w:id="1040" w:author="Andrew Instone-Cowie" w:date="2025-07-09T16:33:00Z" w16du:dateUtc="2025-07-09T15:33:00Z">
        <w:r>
          <w:rPr>
            <w:noProof/>
            <w:webHidden/>
          </w:rPr>
          <w:fldChar w:fldCharType="end"/>
        </w:r>
        <w:r w:rsidRPr="00D87638">
          <w:rPr>
            <w:rStyle w:val="Hyperlink"/>
            <w:noProof/>
          </w:rPr>
          <w:fldChar w:fldCharType="end"/>
        </w:r>
      </w:ins>
    </w:p>
    <w:p w14:paraId="6337591A" w14:textId="5E82B912" w:rsidR="00632AA8" w:rsidRDefault="00632AA8" w:rsidP="00632AA8">
      <w:pPr>
        <w:pStyle w:val="TableofFigures"/>
        <w:tabs>
          <w:tab w:val="right" w:leader="dot" w:pos="9016"/>
        </w:tabs>
        <w:spacing w:after="120"/>
        <w:rPr>
          <w:ins w:id="1041" w:author="Andrew Instone-Cowie" w:date="2025-07-09T16:33:00Z" w16du:dateUtc="2025-07-09T15:33:00Z"/>
          <w:rFonts w:eastAsiaTheme="minorEastAsia"/>
          <w:noProof/>
          <w:kern w:val="2"/>
          <w:sz w:val="24"/>
          <w:szCs w:val="24"/>
          <w:lang w:eastAsia="en-GB"/>
          <w14:ligatures w14:val="standardContextual"/>
        </w:rPr>
        <w:pPrChange w:id="1042" w:author="Andrew Instone-Cowie" w:date="2025-07-09T16:34:00Z" w16du:dateUtc="2025-07-09T15:34:00Z">
          <w:pPr>
            <w:pStyle w:val="TableofFigures"/>
            <w:tabs>
              <w:tab w:val="right" w:leader="dot" w:pos="9016"/>
            </w:tabs>
          </w:pPr>
        </w:pPrChange>
      </w:pPr>
      <w:ins w:id="1043"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"_Toc202971280"</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33 – State Machine Transitions Illustration</w:t>
        </w:r>
        <w:r>
          <w:rPr>
            <w:noProof/>
            <w:webHidden/>
          </w:rPr>
          <w:tab/>
        </w:r>
        <w:r>
          <w:rPr>
            <w:noProof/>
            <w:webHidden/>
          </w:rPr>
          <w:fldChar w:fldCharType="begin"/>
        </w:r>
        <w:r>
          <w:rPr>
            <w:noProof/>
            <w:webHidden/>
          </w:rPr>
          <w:instrText xml:space="preserve"> PAGEREF _Toc202971280 \h </w:instrText>
        </w:r>
      </w:ins>
      <w:ins w:id="1044" w:author="Andrew Instone-Cowie" w:date="2025-07-09T16:34:00Z" w16du:dateUtc="2025-07-09T15:34:00Z">
        <w:r>
          <w:rPr>
            <w:noProof/>
            <w:webHidden/>
          </w:rPr>
        </w:r>
      </w:ins>
      <w:ins w:id="1045" w:author="Andrew Instone-Cowie" w:date="2025-07-09T16:33:00Z" w16du:dateUtc="2025-07-09T15:33:00Z">
        <w:r>
          <w:rPr>
            <w:noProof/>
            <w:webHidden/>
          </w:rPr>
          <w:fldChar w:fldCharType="separate"/>
        </w:r>
      </w:ins>
      <w:ins w:id="1046" w:author="Andrew Instone-Cowie" w:date="2025-07-09T16:37:00Z" w16du:dateUtc="2025-07-09T15:37:00Z">
        <w:r w:rsidR="001B6112">
          <w:rPr>
            <w:noProof/>
            <w:webHidden/>
          </w:rPr>
          <w:t>51</w:t>
        </w:r>
      </w:ins>
      <w:ins w:id="1047" w:author="Andrew Instone-Cowie" w:date="2025-07-09T16:33:00Z" w16du:dateUtc="2025-07-09T15:33:00Z">
        <w:r>
          <w:rPr>
            <w:noProof/>
            <w:webHidden/>
          </w:rPr>
          <w:fldChar w:fldCharType="end"/>
        </w:r>
        <w:r w:rsidRPr="00D87638">
          <w:rPr>
            <w:rStyle w:val="Hyperlink"/>
            <w:noProof/>
          </w:rPr>
          <w:fldChar w:fldCharType="end"/>
        </w:r>
      </w:ins>
    </w:p>
    <w:p w14:paraId="5D62304E" w14:textId="7F7358DE" w:rsidR="00632AA8" w:rsidRDefault="00632AA8" w:rsidP="00632AA8">
      <w:pPr>
        <w:pStyle w:val="TableofFigures"/>
        <w:tabs>
          <w:tab w:val="right" w:leader="dot" w:pos="9016"/>
        </w:tabs>
        <w:spacing w:after="120"/>
        <w:rPr>
          <w:ins w:id="1048" w:author="Andrew Instone-Cowie" w:date="2025-07-09T16:33:00Z" w16du:dateUtc="2025-07-09T15:33:00Z"/>
          <w:rFonts w:eastAsiaTheme="minorEastAsia"/>
          <w:noProof/>
          <w:kern w:val="2"/>
          <w:sz w:val="24"/>
          <w:szCs w:val="24"/>
          <w:lang w:eastAsia="en-GB"/>
          <w14:ligatures w14:val="standardContextual"/>
        </w:rPr>
        <w:pPrChange w:id="1049" w:author="Andrew Instone-Cowie" w:date="2025-07-09T16:34:00Z" w16du:dateUtc="2025-07-09T15:34:00Z">
          <w:pPr>
            <w:pStyle w:val="TableofFigures"/>
            <w:tabs>
              <w:tab w:val="right" w:leader="dot" w:pos="9016"/>
            </w:tabs>
          </w:pPr>
        </w:pPrChange>
      </w:pPr>
      <w:ins w:id="1050"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"_Toc202971281"</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34 – Sensor De-Bounce Illustration</w:t>
        </w:r>
        <w:r>
          <w:rPr>
            <w:noProof/>
            <w:webHidden/>
          </w:rPr>
          <w:tab/>
        </w:r>
        <w:r>
          <w:rPr>
            <w:noProof/>
            <w:webHidden/>
          </w:rPr>
          <w:fldChar w:fldCharType="begin"/>
        </w:r>
        <w:r>
          <w:rPr>
            <w:noProof/>
            <w:webHidden/>
          </w:rPr>
          <w:instrText xml:space="preserve"> PAGEREF _Toc202971281 \h </w:instrText>
        </w:r>
      </w:ins>
      <w:ins w:id="1051" w:author="Andrew Instone-Cowie" w:date="2025-07-09T16:34:00Z" w16du:dateUtc="2025-07-09T15:34:00Z">
        <w:r>
          <w:rPr>
            <w:noProof/>
            <w:webHidden/>
          </w:rPr>
        </w:r>
      </w:ins>
      <w:ins w:id="1052" w:author="Andrew Instone-Cowie" w:date="2025-07-09T16:33:00Z" w16du:dateUtc="2025-07-09T15:33:00Z">
        <w:r>
          <w:rPr>
            <w:noProof/>
            <w:webHidden/>
          </w:rPr>
          <w:fldChar w:fldCharType="separate"/>
        </w:r>
      </w:ins>
      <w:ins w:id="1053" w:author="Andrew Instone-Cowie" w:date="2025-07-09T16:37:00Z" w16du:dateUtc="2025-07-09T15:37:00Z">
        <w:r w:rsidR="001B6112">
          <w:rPr>
            <w:noProof/>
            <w:webHidden/>
          </w:rPr>
          <w:t>53</w:t>
        </w:r>
      </w:ins>
      <w:ins w:id="1054" w:author="Andrew Instone-Cowie" w:date="2025-07-09T16:33:00Z" w16du:dateUtc="2025-07-09T15:33:00Z">
        <w:r>
          <w:rPr>
            <w:noProof/>
            <w:webHidden/>
          </w:rPr>
          <w:fldChar w:fldCharType="end"/>
        </w:r>
        <w:r w:rsidRPr="00D87638">
          <w:rPr>
            <w:rStyle w:val="Hyperlink"/>
            <w:noProof/>
          </w:rPr>
          <w:fldChar w:fldCharType="end"/>
        </w:r>
      </w:ins>
    </w:p>
    <w:p w14:paraId="1AE415D3" w14:textId="3BCCFB3C" w:rsidR="00632AA8" w:rsidRDefault="00632AA8" w:rsidP="00632AA8">
      <w:pPr>
        <w:pStyle w:val="TableofFigures"/>
        <w:tabs>
          <w:tab w:val="right" w:leader="dot" w:pos="9016"/>
        </w:tabs>
        <w:spacing w:after="120"/>
        <w:rPr>
          <w:ins w:id="1055" w:author="Andrew Instone-Cowie" w:date="2025-07-09T16:33:00Z" w16du:dateUtc="2025-07-09T15:33:00Z"/>
          <w:rFonts w:eastAsiaTheme="minorEastAsia"/>
          <w:noProof/>
          <w:kern w:val="2"/>
          <w:sz w:val="24"/>
          <w:szCs w:val="24"/>
          <w:lang w:eastAsia="en-GB"/>
          <w14:ligatures w14:val="standardContextual"/>
        </w:rPr>
        <w:pPrChange w:id="1056" w:author="Andrew Instone-Cowie" w:date="2025-07-09T16:34:00Z" w16du:dateUtc="2025-07-09T15:34:00Z">
          <w:pPr>
            <w:pStyle w:val="TableofFigures"/>
            <w:tabs>
              <w:tab w:val="right" w:leader="dot" w:pos="9016"/>
            </w:tabs>
          </w:pPr>
        </w:pPrChange>
      </w:pPr>
      <w:ins w:id="1057"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"_Toc202971282"</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35 – Sensor Pulse Duration Illustration</w:t>
        </w:r>
        <w:r>
          <w:rPr>
            <w:noProof/>
            <w:webHidden/>
          </w:rPr>
          <w:tab/>
        </w:r>
        <w:r>
          <w:rPr>
            <w:noProof/>
            <w:webHidden/>
          </w:rPr>
          <w:fldChar w:fldCharType="begin"/>
        </w:r>
        <w:r>
          <w:rPr>
            <w:noProof/>
            <w:webHidden/>
          </w:rPr>
          <w:instrText xml:space="preserve"> PAGEREF _Toc202971282 \h </w:instrText>
        </w:r>
      </w:ins>
      <w:ins w:id="1058" w:author="Andrew Instone-Cowie" w:date="2025-07-09T16:34:00Z" w16du:dateUtc="2025-07-09T15:34:00Z">
        <w:r>
          <w:rPr>
            <w:noProof/>
            <w:webHidden/>
          </w:rPr>
        </w:r>
      </w:ins>
      <w:ins w:id="1059" w:author="Andrew Instone-Cowie" w:date="2025-07-09T16:33:00Z" w16du:dateUtc="2025-07-09T15:33:00Z">
        <w:r>
          <w:rPr>
            <w:noProof/>
            <w:webHidden/>
          </w:rPr>
          <w:fldChar w:fldCharType="separate"/>
        </w:r>
      </w:ins>
      <w:ins w:id="1060" w:author="Andrew Instone-Cowie" w:date="2025-07-09T16:37:00Z" w16du:dateUtc="2025-07-09T15:37:00Z">
        <w:r w:rsidR="001B6112">
          <w:rPr>
            <w:noProof/>
            <w:webHidden/>
          </w:rPr>
          <w:t>60</w:t>
        </w:r>
      </w:ins>
      <w:ins w:id="1061" w:author="Andrew Instone-Cowie" w:date="2025-07-09T16:33:00Z" w16du:dateUtc="2025-07-09T15:33:00Z">
        <w:r>
          <w:rPr>
            <w:noProof/>
            <w:webHidden/>
          </w:rPr>
          <w:fldChar w:fldCharType="end"/>
        </w:r>
        <w:r w:rsidRPr="00D87638">
          <w:rPr>
            <w:rStyle w:val="Hyperlink"/>
            <w:noProof/>
          </w:rPr>
          <w:fldChar w:fldCharType="end"/>
        </w:r>
      </w:ins>
    </w:p>
    <w:p w14:paraId="3B26124D" w14:textId="3CFF5B3E" w:rsidR="00632AA8" w:rsidRDefault="00632AA8" w:rsidP="00632AA8">
      <w:pPr>
        <w:pStyle w:val="TableofFigures"/>
        <w:tabs>
          <w:tab w:val="right" w:leader="dot" w:pos="9016"/>
        </w:tabs>
        <w:spacing w:after="120"/>
        <w:rPr>
          <w:ins w:id="1062" w:author="Andrew Instone-Cowie" w:date="2025-07-09T16:33:00Z" w16du:dateUtc="2025-07-09T15:33:00Z"/>
          <w:rFonts w:eastAsiaTheme="minorEastAsia"/>
          <w:noProof/>
          <w:kern w:val="2"/>
          <w:sz w:val="24"/>
          <w:szCs w:val="24"/>
          <w:lang w:eastAsia="en-GB"/>
          <w14:ligatures w14:val="standardContextual"/>
        </w:rPr>
        <w:pPrChange w:id="1063" w:author="Andrew Instone-Cowie" w:date="2025-07-09T16:34:00Z" w16du:dateUtc="2025-07-09T15:34:00Z">
          <w:pPr>
            <w:pStyle w:val="TableofFigures"/>
            <w:tabs>
              <w:tab w:val="right" w:leader="dot" w:pos="9016"/>
            </w:tabs>
          </w:pPr>
        </w:pPrChange>
      </w:pPr>
      <w:ins w:id="1064"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"_Toc202971283"</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36 – Missed Sensor Signals Illustration</w:t>
        </w:r>
        <w:r>
          <w:rPr>
            <w:noProof/>
            <w:webHidden/>
          </w:rPr>
          <w:tab/>
        </w:r>
        <w:r>
          <w:rPr>
            <w:noProof/>
            <w:webHidden/>
          </w:rPr>
          <w:fldChar w:fldCharType="begin"/>
        </w:r>
        <w:r>
          <w:rPr>
            <w:noProof/>
            <w:webHidden/>
          </w:rPr>
          <w:instrText xml:space="preserve"> PAGEREF _Toc202971283 \h </w:instrText>
        </w:r>
      </w:ins>
      <w:ins w:id="1065" w:author="Andrew Instone-Cowie" w:date="2025-07-09T16:34:00Z" w16du:dateUtc="2025-07-09T15:34:00Z">
        <w:r>
          <w:rPr>
            <w:noProof/>
            <w:webHidden/>
          </w:rPr>
        </w:r>
      </w:ins>
      <w:ins w:id="1066" w:author="Andrew Instone-Cowie" w:date="2025-07-09T16:33:00Z" w16du:dateUtc="2025-07-09T15:33:00Z">
        <w:r>
          <w:rPr>
            <w:noProof/>
            <w:webHidden/>
          </w:rPr>
          <w:fldChar w:fldCharType="separate"/>
        </w:r>
      </w:ins>
      <w:ins w:id="1067" w:author="Andrew Instone-Cowie" w:date="2025-07-09T16:37:00Z" w16du:dateUtc="2025-07-09T15:37:00Z">
        <w:r w:rsidR="001B6112">
          <w:rPr>
            <w:noProof/>
            <w:webHidden/>
          </w:rPr>
          <w:t>61</w:t>
        </w:r>
      </w:ins>
      <w:ins w:id="1068" w:author="Andrew Instone-Cowie" w:date="2025-07-09T16:33:00Z" w16du:dateUtc="2025-07-09T15:33:00Z">
        <w:r>
          <w:rPr>
            <w:noProof/>
            <w:webHidden/>
          </w:rPr>
          <w:fldChar w:fldCharType="end"/>
        </w:r>
        <w:r w:rsidRPr="00D87638">
          <w:rPr>
            <w:rStyle w:val="Hyperlink"/>
            <w:noProof/>
          </w:rPr>
          <w:fldChar w:fldCharType="end"/>
        </w:r>
      </w:ins>
    </w:p>
    <w:p w14:paraId="3E98D4DC" w14:textId="0AA9EE48" w:rsidR="00632AA8" w:rsidRDefault="00632AA8" w:rsidP="00632AA8">
      <w:pPr>
        <w:pStyle w:val="TableofFigures"/>
        <w:tabs>
          <w:tab w:val="right" w:leader="dot" w:pos="9016"/>
        </w:tabs>
        <w:spacing w:after="120"/>
        <w:rPr>
          <w:ins w:id="1069" w:author="Andrew Instone-Cowie" w:date="2025-07-09T16:33:00Z" w16du:dateUtc="2025-07-09T15:33:00Z"/>
          <w:rFonts w:eastAsiaTheme="minorEastAsia"/>
          <w:noProof/>
          <w:kern w:val="2"/>
          <w:sz w:val="24"/>
          <w:szCs w:val="24"/>
          <w:lang w:eastAsia="en-GB"/>
          <w14:ligatures w14:val="standardContextual"/>
        </w:rPr>
        <w:pPrChange w:id="1070" w:author="Andrew Instone-Cowie" w:date="2025-07-09T16:34:00Z" w16du:dateUtc="2025-07-09T15:34:00Z">
          <w:pPr>
            <w:pStyle w:val="TableofFigures"/>
            <w:tabs>
              <w:tab w:val="right" w:leader="dot" w:pos="9016"/>
            </w:tabs>
          </w:pPr>
        </w:pPrChange>
      </w:pPr>
      <w:ins w:id="1071"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"_Toc202971284"</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37 – Duplicated Sensor Signals Illustration</w:t>
        </w:r>
        <w:r>
          <w:rPr>
            <w:noProof/>
            <w:webHidden/>
          </w:rPr>
          <w:tab/>
        </w:r>
        <w:r>
          <w:rPr>
            <w:noProof/>
            <w:webHidden/>
          </w:rPr>
          <w:fldChar w:fldCharType="begin"/>
        </w:r>
        <w:r>
          <w:rPr>
            <w:noProof/>
            <w:webHidden/>
          </w:rPr>
          <w:instrText xml:space="preserve"> PAGEREF _Toc202971284 \h </w:instrText>
        </w:r>
      </w:ins>
      <w:ins w:id="1072" w:author="Andrew Instone-Cowie" w:date="2025-07-09T16:34:00Z" w16du:dateUtc="2025-07-09T15:34:00Z">
        <w:r>
          <w:rPr>
            <w:noProof/>
            <w:webHidden/>
          </w:rPr>
        </w:r>
      </w:ins>
      <w:ins w:id="1073" w:author="Andrew Instone-Cowie" w:date="2025-07-09T16:33:00Z" w16du:dateUtc="2025-07-09T15:33:00Z">
        <w:r>
          <w:rPr>
            <w:noProof/>
            <w:webHidden/>
          </w:rPr>
          <w:fldChar w:fldCharType="separate"/>
        </w:r>
      </w:ins>
      <w:ins w:id="1074" w:author="Andrew Instone-Cowie" w:date="2025-07-09T16:37:00Z" w16du:dateUtc="2025-07-09T15:37:00Z">
        <w:r w:rsidR="001B6112">
          <w:rPr>
            <w:noProof/>
            <w:webHidden/>
          </w:rPr>
          <w:t>62</w:t>
        </w:r>
      </w:ins>
      <w:ins w:id="1075" w:author="Andrew Instone-Cowie" w:date="2025-07-09T16:33:00Z" w16du:dateUtc="2025-07-09T15:33:00Z">
        <w:r>
          <w:rPr>
            <w:noProof/>
            <w:webHidden/>
          </w:rPr>
          <w:fldChar w:fldCharType="end"/>
        </w:r>
        <w:r w:rsidRPr="00D87638">
          <w:rPr>
            <w:rStyle w:val="Hyperlink"/>
            <w:noProof/>
          </w:rPr>
          <w:fldChar w:fldCharType="end"/>
        </w:r>
      </w:ins>
    </w:p>
    <w:p w14:paraId="082AE14E" w14:textId="5457CB4B" w:rsidR="00632AA8" w:rsidRDefault="00632AA8" w:rsidP="00632AA8">
      <w:pPr>
        <w:pStyle w:val="TableofFigures"/>
        <w:tabs>
          <w:tab w:val="right" w:leader="dot" w:pos="9016"/>
        </w:tabs>
        <w:spacing w:after="120"/>
        <w:rPr>
          <w:ins w:id="1076" w:author="Andrew Instone-Cowie" w:date="2025-07-09T16:33:00Z" w16du:dateUtc="2025-07-09T15:33:00Z"/>
          <w:rFonts w:eastAsiaTheme="minorEastAsia"/>
          <w:noProof/>
          <w:kern w:val="2"/>
          <w:sz w:val="24"/>
          <w:szCs w:val="24"/>
          <w:lang w:eastAsia="en-GB"/>
          <w14:ligatures w14:val="standardContextual"/>
        </w:rPr>
        <w:pPrChange w:id="1077" w:author="Andrew Instone-Cowie" w:date="2025-07-09T16:34:00Z" w16du:dateUtc="2025-07-09T15:34:00Z">
          <w:pPr>
            <w:pStyle w:val="TableofFigures"/>
            <w:tabs>
              <w:tab w:val="right" w:leader="dot" w:pos="9016"/>
            </w:tabs>
          </w:pPr>
        </w:pPrChange>
      </w:pPr>
      <w:ins w:id="1078"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"_Toc202971285"</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38 – Variable Odd-Struckness Illustration</w:t>
        </w:r>
        <w:r>
          <w:rPr>
            <w:noProof/>
            <w:webHidden/>
          </w:rPr>
          <w:tab/>
        </w:r>
        <w:r>
          <w:rPr>
            <w:noProof/>
            <w:webHidden/>
          </w:rPr>
          <w:fldChar w:fldCharType="begin"/>
        </w:r>
        <w:r>
          <w:rPr>
            <w:noProof/>
            <w:webHidden/>
          </w:rPr>
          <w:instrText xml:space="preserve"> PAGEREF _Toc202971285 \h </w:instrText>
        </w:r>
      </w:ins>
      <w:ins w:id="1079" w:author="Andrew Instone-Cowie" w:date="2025-07-09T16:34:00Z" w16du:dateUtc="2025-07-09T15:34:00Z">
        <w:r>
          <w:rPr>
            <w:noProof/>
            <w:webHidden/>
          </w:rPr>
        </w:r>
      </w:ins>
      <w:ins w:id="1080" w:author="Andrew Instone-Cowie" w:date="2025-07-09T16:33:00Z" w16du:dateUtc="2025-07-09T15:33:00Z">
        <w:r>
          <w:rPr>
            <w:noProof/>
            <w:webHidden/>
          </w:rPr>
          <w:fldChar w:fldCharType="separate"/>
        </w:r>
      </w:ins>
      <w:ins w:id="1081" w:author="Andrew Instone-Cowie" w:date="2025-07-09T16:37:00Z" w16du:dateUtc="2025-07-09T15:37:00Z">
        <w:r w:rsidR="001B6112">
          <w:rPr>
            <w:noProof/>
            <w:webHidden/>
          </w:rPr>
          <w:t>63</w:t>
        </w:r>
      </w:ins>
      <w:ins w:id="1082" w:author="Andrew Instone-Cowie" w:date="2025-07-09T16:33:00Z" w16du:dateUtc="2025-07-09T15:33:00Z">
        <w:r>
          <w:rPr>
            <w:noProof/>
            <w:webHidden/>
          </w:rPr>
          <w:fldChar w:fldCharType="end"/>
        </w:r>
        <w:r w:rsidRPr="00D87638">
          <w:rPr>
            <w:rStyle w:val="Hyperlink"/>
            <w:noProof/>
          </w:rPr>
          <w:fldChar w:fldCharType="end"/>
        </w:r>
      </w:ins>
    </w:p>
    <w:p w14:paraId="70121798" w14:textId="03AC0B51" w:rsidR="00632AA8" w:rsidRDefault="00632AA8" w:rsidP="00632AA8">
      <w:pPr>
        <w:pStyle w:val="TableofFigures"/>
        <w:tabs>
          <w:tab w:val="right" w:leader="dot" w:pos="9016"/>
        </w:tabs>
        <w:spacing w:after="120"/>
        <w:rPr>
          <w:ins w:id="1083" w:author="Andrew Instone-Cowie" w:date="2025-07-09T16:33:00Z" w16du:dateUtc="2025-07-09T15:33:00Z"/>
          <w:rFonts w:eastAsiaTheme="minorEastAsia"/>
          <w:noProof/>
          <w:kern w:val="2"/>
          <w:sz w:val="24"/>
          <w:szCs w:val="24"/>
          <w:lang w:eastAsia="en-GB"/>
          <w14:ligatures w14:val="standardContextual"/>
        </w:rPr>
        <w:pPrChange w:id="1084" w:author="Andrew Instone-Cowie" w:date="2025-07-09T16:34:00Z" w16du:dateUtc="2025-07-09T15:34:00Z">
          <w:pPr>
            <w:pStyle w:val="TableofFigures"/>
            <w:tabs>
              <w:tab w:val="right" w:leader="dot" w:pos="9016"/>
            </w:tabs>
          </w:pPr>
        </w:pPrChange>
      </w:pPr>
      <w:ins w:id="1085"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"_Toc202971286"</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39 – Simulator Interface Latency</w:t>
        </w:r>
        <w:r>
          <w:rPr>
            <w:noProof/>
            <w:webHidden/>
          </w:rPr>
          <w:tab/>
        </w:r>
        <w:r>
          <w:rPr>
            <w:noProof/>
            <w:webHidden/>
          </w:rPr>
          <w:fldChar w:fldCharType="begin"/>
        </w:r>
        <w:r>
          <w:rPr>
            <w:noProof/>
            <w:webHidden/>
          </w:rPr>
          <w:instrText xml:space="preserve"> PAGEREF _Toc202971286 \h </w:instrText>
        </w:r>
      </w:ins>
      <w:ins w:id="1086" w:author="Andrew Instone-Cowie" w:date="2025-07-09T16:34:00Z" w16du:dateUtc="2025-07-09T15:34:00Z">
        <w:r>
          <w:rPr>
            <w:noProof/>
            <w:webHidden/>
          </w:rPr>
        </w:r>
      </w:ins>
      <w:ins w:id="1087" w:author="Andrew Instone-Cowie" w:date="2025-07-09T16:33:00Z" w16du:dateUtc="2025-07-09T15:33:00Z">
        <w:r>
          <w:rPr>
            <w:noProof/>
            <w:webHidden/>
          </w:rPr>
          <w:fldChar w:fldCharType="separate"/>
        </w:r>
      </w:ins>
      <w:ins w:id="1088" w:author="Andrew Instone-Cowie" w:date="2025-07-09T16:37:00Z" w16du:dateUtc="2025-07-09T15:37:00Z">
        <w:r w:rsidR="001B6112">
          <w:rPr>
            <w:noProof/>
            <w:webHidden/>
          </w:rPr>
          <w:t>64</w:t>
        </w:r>
      </w:ins>
      <w:ins w:id="1089" w:author="Andrew Instone-Cowie" w:date="2025-07-09T16:33:00Z" w16du:dateUtc="2025-07-09T15:33:00Z">
        <w:r>
          <w:rPr>
            <w:noProof/>
            <w:webHidden/>
          </w:rPr>
          <w:fldChar w:fldCharType="end"/>
        </w:r>
        <w:r w:rsidRPr="00D87638">
          <w:rPr>
            <w:rStyle w:val="Hyperlink"/>
            <w:noProof/>
          </w:rPr>
          <w:fldChar w:fldCharType="end"/>
        </w:r>
      </w:ins>
    </w:p>
    <w:p w14:paraId="01200D25" w14:textId="3E18B17F" w:rsidR="00632AA8" w:rsidRDefault="00632AA8" w:rsidP="00632AA8">
      <w:pPr>
        <w:pStyle w:val="TableofFigures"/>
        <w:tabs>
          <w:tab w:val="right" w:leader="dot" w:pos="9016"/>
        </w:tabs>
        <w:spacing w:after="120"/>
        <w:rPr>
          <w:ins w:id="1090" w:author="Andrew Instone-Cowie" w:date="2025-07-09T16:33:00Z" w16du:dateUtc="2025-07-09T15:33:00Z"/>
          <w:rFonts w:eastAsiaTheme="minorEastAsia"/>
          <w:noProof/>
          <w:kern w:val="2"/>
          <w:sz w:val="24"/>
          <w:szCs w:val="24"/>
          <w:lang w:eastAsia="en-GB"/>
          <w14:ligatures w14:val="standardContextual"/>
        </w:rPr>
        <w:pPrChange w:id="1091" w:author="Andrew Instone-Cowie" w:date="2025-07-09T16:34:00Z" w16du:dateUtc="2025-07-09T15:34:00Z">
          <w:pPr>
            <w:pStyle w:val="TableofFigures"/>
            <w:tabs>
              <w:tab w:val="right" w:leader="dot" w:pos="9016"/>
            </w:tabs>
          </w:pPr>
        </w:pPrChange>
      </w:pPr>
      <w:ins w:id="1092"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"_Toc202971287"</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40 – Logic Analyser Decode</w:t>
        </w:r>
        <w:r>
          <w:rPr>
            <w:noProof/>
            <w:webHidden/>
          </w:rPr>
          <w:tab/>
        </w:r>
        <w:r>
          <w:rPr>
            <w:noProof/>
            <w:webHidden/>
          </w:rPr>
          <w:fldChar w:fldCharType="begin"/>
        </w:r>
        <w:r>
          <w:rPr>
            <w:noProof/>
            <w:webHidden/>
          </w:rPr>
          <w:instrText xml:space="preserve"> PAGEREF _Toc202971287 \h </w:instrText>
        </w:r>
      </w:ins>
      <w:ins w:id="1093" w:author="Andrew Instone-Cowie" w:date="2025-07-09T16:34:00Z" w16du:dateUtc="2025-07-09T15:34:00Z">
        <w:r>
          <w:rPr>
            <w:noProof/>
            <w:webHidden/>
          </w:rPr>
        </w:r>
      </w:ins>
      <w:ins w:id="1094" w:author="Andrew Instone-Cowie" w:date="2025-07-09T16:33:00Z" w16du:dateUtc="2025-07-09T15:33:00Z">
        <w:r>
          <w:rPr>
            <w:noProof/>
            <w:webHidden/>
          </w:rPr>
          <w:fldChar w:fldCharType="separate"/>
        </w:r>
      </w:ins>
      <w:ins w:id="1095" w:author="Andrew Instone-Cowie" w:date="2025-07-09T16:37:00Z" w16du:dateUtc="2025-07-09T15:37:00Z">
        <w:r w:rsidR="001B6112">
          <w:rPr>
            <w:noProof/>
            <w:webHidden/>
          </w:rPr>
          <w:t>65</w:t>
        </w:r>
      </w:ins>
      <w:ins w:id="1096" w:author="Andrew Instone-Cowie" w:date="2025-07-09T16:33:00Z" w16du:dateUtc="2025-07-09T15:33:00Z">
        <w:r>
          <w:rPr>
            <w:noProof/>
            <w:webHidden/>
          </w:rPr>
          <w:fldChar w:fldCharType="end"/>
        </w:r>
        <w:r w:rsidRPr="00D87638">
          <w:rPr>
            <w:rStyle w:val="Hyperlink"/>
            <w:noProof/>
          </w:rPr>
          <w:fldChar w:fldCharType="end"/>
        </w:r>
      </w:ins>
    </w:p>
    <w:p w14:paraId="45A4FFB6" w14:textId="3AC18F90" w:rsidR="00632AA8" w:rsidRDefault="00632AA8" w:rsidP="00632AA8">
      <w:pPr>
        <w:pStyle w:val="TableofFigures"/>
        <w:tabs>
          <w:tab w:val="right" w:leader="dot" w:pos="9016"/>
        </w:tabs>
        <w:spacing w:after="120"/>
        <w:rPr>
          <w:ins w:id="1097" w:author="Andrew Instone-Cowie" w:date="2025-07-09T16:33:00Z" w16du:dateUtc="2025-07-09T15:33:00Z"/>
          <w:rFonts w:eastAsiaTheme="minorEastAsia"/>
          <w:noProof/>
          <w:kern w:val="2"/>
          <w:sz w:val="24"/>
          <w:szCs w:val="24"/>
          <w:lang w:eastAsia="en-GB"/>
          <w14:ligatures w14:val="standardContextual"/>
        </w:rPr>
        <w:pPrChange w:id="1098" w:author="Andrew Instone-Cowie" w:date="2025-07-09T16:34:00Z" w16du:dateUtc="2025-07-09T15:34:00Z">
          <w:pPr>
            <w:pStyle w:val="TableofFigures"/>
            <w:tabs>
              <w:tab w:val="right" w:leader="dot" w:pos="9016"/>
            </w:tabs>
          </w:pPr>
        </w:pPrChange>
      </w:pPr>
      <w:ins w:id="1099"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"_Toc202971288"</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41 – Example of a USB-to-Serial Adapter</w:t>
        </w:r>
        <w:r>
          <w:rPr>
            <w:noProof/>
            <w:webHidden/>
          </w:rPr>
          <w:tab/>
        </w:r>
        <w:r>
          <w:rPr>
            <w:noProof/>
            <w:webHidden/>
          </w:rPr>
          <w:fldChar w:fldCharType="begin"/>
        </w:r>
        <w:r>
          <w:rPr>
            <w:noProof/>
            <w:webHidden/>
          </w:rPr>
          <w:instrText xml:space="preserve"> PAGEREF _Toc202971288 \h </w:instrText>
        </w:r>
      </w:ins>
      <w:ins w:id="1100" w:author="Andrew Instone-Cowie" w:date="2025-07-09T16:34:00Z" w16du:dateUtc="2025-07-09T15:34:00Z">
        <w:r>
          <w:rPr>
            <w:noProof/>
            <w:webHidden/>
          </w:rPr>
        </w:r>
      </w:ins>
      <w:ins w:id="1101" w:author="Andrew Instone-Cowie" w:date="2025-07-09T16:33:00Z" w16du:dateUtc="2025-07-09T15:33:00Z">
        <w:r>
          <w:rPr>
            <w:noProof/>
            <w:webHidden/>
          </w:rPr>
          <w:fldChar w:fldCharType="separate"/>
        </w:r>
      </w:ins>
      <w:ins w:id="1102" w:author="Andrew Instone-Cowie" w:date="2025-07-09T16:37:00Z" w16du:dateUtc="2025-07-09T15:37:00Z">
        <w:r w:rsidR="001B6112">
          <w:rPr>
            <w:noProof/>
            <w:webHidden/>
          </w:rPr>
          <w:t>67</w:t>
        </w:r>
      </w:ins>
      <w:ins w:id="1103" w:author="Andrew Instone-Cowie" w:date="2025-07-09T16:33:00Z" w16du:dateUtc="2025-07-09T15:33:00Z">
        <w:r>
          <w:rPr>
            <w:noProof/>
            <w:webHidden/>
          </w:rPr>
          <w:fldChar w:fldCharType="end"/>
        </w:r>
        <w:r w:rsidRPr="00D87638">
          <w:rPr>
            <w:rStyle w:val="Hyperlink"/>
            <w:noProof/>
          </w:rPr>
          <w:fldChar w:fldCharType="end"/>
        </w:r>
      </w:ins>
    </w:p>
    <w:p w14:paraId="65F2B698" w14:textId="4D6C1BB8" w:rsidR="00632AA8" w:rsidRDefault="00632AA8" w:rsidP="00632AA8">
      <w:pPr>
        <w:pStyle w:val="TableofFigures"/>
        <w:tabs>
          <w:tab w:val="right" w:leader="dot" w:pos="9016"/>
        </w:tabs>
        <w:spacing w:after="120"/>
        <w:rPr>
          <w:ins w:id="1104" w:author="Andrew Instone-Cowie" w:date="2025-07-09T16:33:00Z" w16du:dateUtc="2025-07-09T15:33:00Z"/>
          <w:rFonts w:eastAsiaTheme="minorEastAsia"/>
          <w:noProof/>
          <w:kern w:val="2"/>
          <w:sz w:val="24"/>
          <w:szCs w:val="24"/>
          <w:lang w:eastAsia="en-GB"/>
          <w14:ligatures w14:val="standardContextual"/>
        </w:rPr>
        <w:pPrChange w:id="1105" w:author="Andrew Instone-Cowie" w:date="2025-07-09T16:34:00Z" w16du:dateUtc="2025-07-09T15:34:00Z">
          <w:pPr>
            <w:pStyle w:val="TableofFigures"/>
            <w:tabs>
              <w:tab w:val="right" w:leader="dot" w:pos="9016"/>
            </w:tabs>
          </w:pPr>
        </w:pPrChange>
      </w:pPr>
      <w:ins w:id="1106"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"_Toc202971289"</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42 – Prolific Driver Installation</w:t>
        </w:r>
        <w:r>
          <w:rPr>
            <w:noProof/>
            <w:webHidden/>
          </w:rPr>
          <w:tab/>
        </w:r>
        <w:r>
          <w:rPr>
            <w:noProof/>
            <w:webHidden/>
          </w:rPr>
          <w:fldChar w:fldCharType="begin"/>
        </w:r>
        <w:r>
          <w:rPr>
            <w:noProof/>
            <w:webHidden/>
          </w:rPr>
          <w:instrText xml:space="preserve"> PAGEREF _Toc202971289 \h </w:instrText>
        </w:r>
      </w:ins>
      <w:ins w:id="1107" w:author="Andrew Instone-Cowie" w:date="2025-07-09T16:34:00Z" w16du:dateUtc="2025-07-09T15:34:00Z">
        <w:r>
          <w:rPr>
            <w:noProof/>
            <w:webHidden/>
          </w:rPr>
        </w:r>
      </w:ins>
      <w:ins w:id="1108" w:author="Andrew Instone-Cowie" w:date="2025-07-09T16:33:00Z" w16du:dateUtc="2025-07-09T15:33:00Z">
        <w:r>
          <w:rPr>
            <w:noProof/>
            <w:webHidden/>
          </w:rPr>
          <w:fldChar w:fldCharType="separate"/>
        </w:r>
      </w:ins>
      <w:ins w:id="1109" w:author="Andrew Instone-Cowie" w:date="2025-07-09T16:37:00Z" w16du:dateUtc="2025-07-09T15:37:00Z">
        <w:r w:rsidR="001B6112">
          <w:rPr>
            <w:noProof/>
            <w:webHidden/>
          </w:rPr>
          <w:t>68</w:t>
        </w:r>
      </w:ins>
      <w:ins w:id="1110" w:author="Andrew Instone-Cowie" w:date="2025-07-09T16:33:00Z" w16du:dateUtc="2025-07-09T15:33:00Z">
        <w:r>
          <w:rPr>
            <w:noProof/>
            <w:webHidden/>
          </w:rPr>
          <w:fldChar w:fldCharType="end"/>
        </w:r>
        <w:r w:rsidRPr="00D87638">
          <w:rPr>
            <w:rStyle w:val="Hyperlink"/>
            <w:noProof/>
          </w:rPr>
          <w:fldChar w:fldCharType="end"/>
        </w:r>
      </w:ins>
    </w:p>
    <w:p w14:paraId="2B53C37B" w14:textId="363E8ACD" w:rsidR="00632AA8" w:rsidRDefault="00632AA8" w:rsidP="00632AA8">
      <w:pPr>
        <w:pStyle w:val="TableofFigures"/>
        <w:tabs>
          <w:tab w:val="right" w:leader="dot" w:pos="9016"/>
        </w:tabs>
        <w:spacing w:after="120"/>
        <w:rPr>
          <w:ins w:id="1111" w:author="Andrew Instone-Cowie" w:date="2025-07-09T16:33:00Z" w16du:dateUtc="2025-07-09T15:33:00Z"/>
          <w:rFonts w:eastAsiaTheme="minorEastAsia"/>
          <w:noProof/>
          <w:kern w:val="2"/>
          <w:sz w:val="24"/>
          <w:szCs w:val="24"/>
          <w:lang w:eastAsia="en-GB"/>
          <w14:ligatures w14:val="standardContextual"/>
        </w:rPr>
        <w:pPrChange w:id="1112" w:author="Andrew Instone-Cowie" w:date="2025-07-09T16:34:00Z" w16du:dateUtc="2025-07-09T15:34:00Z">
          <w:pPr>
            <w:pStyle w:val="TableofFigures"/>
            <w:tabs>
              <w:tab w:val="right" w:leader="dot" w:pos="9016"/>
            </w:tabs>
          </w:pPr>
        </w:pPrChange>
      </w:pPr>
      <w:ins w:id="1113"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"_Toc202971290"</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43 – Driver Installation Complete</w:t>
        </w:r>
        <w:r>
          <w:rPr>
            <w:noProof/>
            <w:webHidden/>
          </w:rPr>
          <w:tab/>
        </w:r>
        <w:r>
          <w:rPr>
            <w:noProof/>
            <w:webHidden/>
          </w:rPr>
          <w:fldChar w:fldCharType="begin"/>
        </w:r>
        <w:r>
          <w:rPr>
            <w:noProof/>
            <w:webHidden/>
          </w:rPr>
          <w:instrText xml:space="preserve"> PAGEREF _Toc202971290 \h </w:instrText>
        </w:r>
      </w:ins>
      <w:ins w:id="1114" w:author="Andrew Instone-Cowie" w:date="2025-07-09T16:34:00Z" w16du:dateUtc="2025-07-09T15:34:00Z">
        <w:r>
          <w:rPr>
            <w:noProof/>
            <w:webHidden/>
          </w:rPr>
        </w:r>
      </w:ins>
      <w:ins w:id="1115" w:author="Andrew Instone-Cowie" w:date="2025-07-09T16:33:00Z" w16du:dateUtc="2025-07-09T15:33:00Z">
        <w:r>
          <w:rPr>
            <w:noProof/>
            <w:webHidden/>
          </w:rPr>
          <w:fldChar w:fldCharType="separate"/>
        </w:r>
      </w:ins>
      <w:ins w:id="1116" w:author="Andrew Instone-Cowie" w:date="2025-07-09T16:37:00Z" w16du:dateUtc="2025-07-09T15:37:00Z">
        <w:r w:rsidR="001B6112">
          <w:rPr>
            <w:noProof/>
            <w:webHidden/>
          </w:rPr>
          <w:t>69</w:t>
        </w:r>
      </w:ins>
      <w:ins w:id="1117" w:author="Andrew Instone-Cowie" w:date="2025-07-09T16:33:00Z" w16du:dateUtc="2025-07-09T15:33:00Z">
        <w:r>
          <w:rPr>
            <w:noProof/>
            <w:webHidden/>
          </w:rPr>
          <w:fldChar w:fldCharType="end"/>
        </w:r>
        <w:r w:rsidRPr="00D87638">
          <w:rPr>
            <w:rStyle w:val="Hyperlink"/>
            <w:noProof/>
          </w:rPr>
          <w:fldChar w:fldCharType="end"/>
        </w:r>
      </w:ins>
    </w:p>
    <w:p w14:paraId="477F0C7E" w14:textId="29140411" w:rsidR="00632AA8" w:rsidRDefault="00632AA8" w:rsidP="00632AA8">
      <w:pPr>
        <w:pStyle w:val="TableofFigures"/>
        <w:tabs>
          <w:tab w:val="right" w:leader="dot" w:pos="9016"/>
        </w:tabs>
        <w:spacing w:after="120"/>
        <w:rPr>
          <w:ins w:id="1118" w:author="Andrew Instone-Cowie" w:date="2025-07-09T16:33:00Z" w16du:dateUtc="2025-07-09T15:33:00Z"/>
          <w:rFonts w:eastAsiaTheme="minorEastAsia"/>
          <w:noProof/>
          <w:kern w:val="2"/>
          <w:sz w:val="24"/>
          <w:szCs w:val="24"/>
          <w:lang w:eastAsia="en-GB"/>
          <w14:ligatures w14:val="standardContextual"/>
        </w:rPr>
        <w:pPrChange w:id="1119" w:author="Andrew Instone-Cowie" w:date="2025-07-09T16:34:00Z" w16du:dateUtc="2025-07-09T15:34:00Z">
          <w:pPr>
            <w:pStyle w:val="TableofFigures"/>
            <w:tabs>
              <w:tab w:val="right" w:leader="dot" w:pos="9016"/>
            </w:tabs>
          </w:pPr>
        </w:pPrChange>
      </w:pPr>
      <w:ins w:id="1120"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"_Toc202971291"</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44 – Found New Hardware Message</w:t>
        </w:r>
        <w:r>
          <w:rPr>
            <w:noProof/>
            <w:webHidden/>
          </w:rPr>
          <w:tab/>
        </w:r>
        <w:r>
          <w:rPr>
            <w:noProof/>
            <w:webHidden/>
          </w:rPr>
          <w:fldChar w:fldCharType="begin"/>
        </w:r>
        <w:r>
          <w:rPr>
            <w:noProof/>
            <w:webHidden/>
          </w:rPr>
          <w:instrText xml:space="preserve"> PAGEREF _Toc202971291 \h </w:instrText>
        </w:r>
      </w:ins>
      <w:ins w:id="1121" w:author="Andrew Instone-Cowie" w:date="2025-07-09T16:34:00Z" w16du:dateUtc="2025-07-09T15:34:00Z">
        <w:r>
          <w:rPr>
            <w:noProof/>
            <w:webHidden/>
          </w:rPr>
        </w:r>
      </w:ins>
      <w:ins w:id="1122" w:author="Andrew Instone-Cowie" w:date="2025-07-09T16:33:00Z" w16du:dateUtc="2025-07-09T15:33:00Z">
        <w:r>
          <w:rPr>
            <w:noProof/>
            <w:webHidden/>
          </w:rPr>
          <w:fldChar w:fldCharType="separate"/>
        </w:r>
      </w:ins>
      <w:ins w:id="1123" w:author="Andrew Instone-Cowie" w:date="2025-07-09T16:37:00Z" w16du:dateUtc="2025-07-09T15:37:00Z">
        <w:r w:rsidR="001B6112">
          <w:rPr>
            <w:noProof/>
            <w:webHidden/>
          </w:rPr>
          <w:t>69</w:t>
        </w:r>
      </w:ins>
      <w:ins w:id="1124" w:author="Andrew Instone-Cowie" w:date="2025-07-09T16:33:00Z" w16du:dateUtc="2025-07-09T15:33:00Z">
        <w:r>
          <w:rPr>
            <w:noProof/>
            <w:webHidden/>
          </w:rPr>
          <w:fldChar w:fldCharType="end"/>
        </w:r>
        <w:r w:rsidRPr="00D87638">
          <w:rPr>
            <w:rStyle w:val="Hyperlink"/>
            <w:noProof/>
          </w:rPr>
          <w:fldChar w:fldCharType="end"/>
        </w:r>
      </w:ins>
    </w:p>
    <w:p w14:paraId="700F0A33" w14:textId="38E845FE" w:rsidR="00632AA8" w:rsidRDefault="00632AA8" w:rsidP="00632AA8">
      <w:pPr>
        <w:pStyle w:val="TableofFigures"/>
        <w:tabs>
          <w:tab w:val="right" w:leader="dot" w:pos="9016"/>
        </w:tabs>
        <w:spacing w:after="120"/>
        <w:rPr>
          <w:ins w:id="1125" w:author="Andrew Instone-Cowie" w:date="2025-07-09T16:33:00Z" w16du:dateUtc="2025-07-09T15:33:00Z"/>
          <w:rFonts w:eastAsiaTheme="minorEastAsia"/>
          <w:noProof/>
          <w:kern w:val="2"/>
          <w:sz w:val="24"/>
          <w:szCs w:val="24"/>
          <w:lang w:eastAsia="en-GB"/>
          <w14:ligatures w14:val="standardContextual"/>
        </w:rPr>
        <w:pPrChange w:id="1126" w:author="Andrew Instone-Cowie" w:date="2025-07-09T16:34:00Z" w16du:dateUtc="2025-07-09T15:34:00Z">
          <w:pPr>
            <w:pStyle w:val="TableofFigures"/>
            <w:tabs>
              <w:tab w:val="right" w:leader="dot" w:pos="9016"/>
            </w:tabs>
          </w:pPr>
        </w:pPrChange>
      </w:pPr>
      <w:ins w:id="1127"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"_Toc202971292"</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45 – My Computer Context Menu (Windows XP)</w:t>
        </w:r>
        <w:r>
          <w:rPr>
            <w:noProof/>
            <w:webHidden/>
          </w:rPr>
          <w:tab/>
        </w:r>
        <w:r>
          <w:rPr>
            <w:noProof/>
            <w:webHidden/>
          </w:rPr>
          <w:fldChar w:fldCharType="begin"/>
        </w:r>
        <w:r>
          <w:rPr>
            <w:noProof/>
            <w:webHidden/>
          </w:rPr>
          <w:instrText xml:space="preserve"> PAGEREF _Toc202971292 \h </w:instrText>
        </w:r>
      </w:ins>
      <w:ins w:id="1128" w:author="Andrew Instone-Cowie" w:date="2025-07-09T16:34:00Z" w16du:dateUtc="2025-07-09T15:34:00Z">
        <w:r>
          <w:rPr>
            <w:noProof/>
            <w:webHidden/>
          </w:rPr>
        </w:r>
      </w:ins>
      <w:ins w:id="1129" w:author="Andrew Instone-Cowie" w:date="2025-07-09T16:33:00Z" w16du:dateUtc="2025-07-09T15:33:00Z">
        <w:r>
          <w:rPr>
            <w:noProof/>
            <w:webHidden/>
          </w:rPr>
          <w:fldChar w:fldCharType="separate"/>
        </w:r>
      </w:ins>
      <w:ins w:id="1130" w:author="Andrew Instone-Cowie" w:date="2025-07-09T16:37:00Z" w16du:dateUtc="2025-07-09T15:37:00Z">
        <w:r w:rsidR="001B6112">
          <w:rPr>
            <w:noProof/>
            <w:webHidden/>
          </w:rPr>
          <w:t>70</w:t>
        </w:r>
      </w:ins>
      <w:ins w:id="1131" w:author="Andrew Instone-Cowie" w:date="2025-07-09T16:33:00Z" w16du:dateUtc="2025-07-09T15:33:00Z">
        <w:r>
          <w:rPr>
            <w:noProof/>
            <w:webHidden/>
          </w:rPr>
          <w:fldChar w:fldCharType="end"/>
        </w:r>
        <w:r w:rsidRPr="00D87638">
          <w:rPr>
            <w:rStyle w:val="Hyperlink"/>
            <w:noProof/>
          </w:rPr>
          <w:fldChar w:fldCharType="end"/>
        </w:r>
      </w:ins>
    </w:p>
    <w:p w14:paraId="0C072ADC" w14:textId="2F3F5D59" w:rsidR="00632AA8" w:rsidRDefault="00632AA8" w:rsidP="00632AA8">
      <w:pPr>
        <w:pStyle w:val="TableofFigures"/>
        <w:tabs>
          <w:tab w:val="right" w:leader="dot" w:pos="9016"/>
        </w:tabs>
        <w:spacing w:after="120"/>
        <w:rPr>
          <w:ins w:id="1132" w:author="Andrew Instone-Cowie" w:date="2025-07-09T16:33:00Z" w16du:dateUtc="2025-07-09T15:33:00Z"/>
          <w:rFonts w:eastAsiaTheme="minorEastAsia"/>
          <w:noProof/>
          <w:kern w:val="2"/>
          <w:sz w:val="24"/>
          <w:szCs w:val="24"/>
          <w:lang w:eastAsia="en-GB"/>
          <w14:ligatures w14:val="standardContextual"/>
        </w:rPr>
        <w:pPrChange w:id="1133" w:author="Andrew Instone-Cowie" w:date="2025-07-09T16:34:00Z" w16du:dateUtc="2025-07-09T15:34:00Z">
          <w:pPr>
            <w:pStyle w:val="TableofFigures"/>
            <w:tabs>
              <w:tab w:val="right" w:leader="dot" w:pos="9016"/>
            </w:tabs>
          </w:pPr>
        </w:pPrChange>
      </w:pPr>
      <w:ins w:id="1134"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"_Toc202971293"</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46 – Computer Context Menu (Windows 7)</w:t>
        </w:r>
        <w:r>
          <w:rPr>
            <w:noProof/>
            <w:webHidden/>
          </w:rPr>
          <w:tab/>
        </w:r>
        <w:r>
          <w:rPr>
            <w:noProof/>
            <w:webHidden/>
          </w:rPr>
          <w:fldChar w:fldCharType="begin"/>
        </w:r>
        <w:r>
          <w:rPr>
            <w:noProof/>
            <w:webHidden/>
          </w:rPr>
          <w:instrText xml:space="preserve"> PAGEREF _Toc202971293 \h </w:instrText>
        </w:r>
      </w:ins>
      <w:ins w:id="1135" w:author="Andrew Instone-Cowie" w:date="2025-07-09T16:34:00Z" w16du:dateUtc="2025-07-09T15:34:00Z">
        <w:r>
          <w:rPr>
            <w:noProof/>
            <w:webHidden/>
          </w:rPr>
        </w:r>
      </w:ins>
      <w:ins w:id="1136" w:author="Andrew Instone-Cowie" w:date="2025-07-09T16:33:00Z" w16du:dateUtc="2025-07-09T15:33:00Z">
        <w:r>
          <w:rPr>
            <w:noProof/>
            <w:webHidden/>
          </w:rPr>
          <w:fldChar w:fldCharType="separate"/>
        </w:r>
      </w:ins>
      <w:ins w:id="1137" w:author="Andrew Instone-Cowie" w:date="2025-07-09T16:37:00Z" w16du:dateUtc="2025-07-09T15:37:00Z">
        <w:r w:rsidR="001B6112">
          <w:rPr>
            <w:noProof/>
            <w:webHidden/>
          </w:rPr>
          <w:t>70</w:t>
        </w:r>
      </w:ins>
      <w:ins w:id="1138" w:author="Andrew Instone-Cowie" w:date="2025-07-09T16:33:00Z" w16du:dateUtc="2025-07-09T15:33:00Z">
        <w:r>
          <w:rPr>
            <w:noProof/>
            <w:webHidden/>
          </w:rPr>
          <w:fldChar w:fldCharType="end"/>
        </w:r>
        <w:r w:rsidRPr="00D87638">
          <w:rPr>
            <w:rStyle w:val="Hyperlink"/>
            <w:noProof/>
          </w:rPr>
          <w:fldChar w:fldCharType="end"/>
        </w:r>
      </w:ins>
    </w:p>
    <w:p w14:paraId="0A03F5CB" w14:textId="16D2C4AE" w:rsidR="00632AA8" w:rsidRDefault="00632AA8" w:rsidP="00632AA8">
      <w:pPr>
        <w:pStyle w:val="TableofFigures"/>
        <w:tabs>
          <w:tab w:val="right" w:leader="dot" w:pos="9016"/>
        </w:tabs>
        <w:spacing w:after="120"/>
        <w:rPr>
          <w:ins w:id="1139" w:author="Andrew Instone-Cowie" w:date="2025-07-09T16:33:00Z" w16du:dateUtc="2025-07-09T15:33:00Z"/>
          <w:rFonts w:eastAsiaTheme="minorEastAsia"/>
          <w:noProof/>
          <w:kern w:val="2"/>
          <w:sz w:val="24"/>
          <w:szCs w:val="24"/>
          <w:lang w:eastAsia="en-GB"/>
          <w14:ligatures w14:val="standardContextual"/>
        </w:rPr>
        <w:pPrChange w:id="1140" w:author="Andrew Instone-Cowie" w:date="2025-07-09T16:34:00Z" w16du:dateUtc="2025-07-09T15:34:00Z">
          <w:pPr>
            <w:pStyle w:val="TableofFigures"/>
            <w:tabs>
              <w:tab w:val="right" w:leader="dot" w:pos="9016"/>
            </w:tabs>
          </w:pPr>
        </w:pPrChange>
      </w:pPr>
      <w:ins w:id="1141"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"_Toc202971294"</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47 – System Properties Hardware Tab (Windows XP)</w:t>
        </w:r>
        <w:r>
          <w:rPr>
            <w:noProof/>
            <w:webHidden/>
          </w:rPr>
          <w:tab/>
        </w:r>
        <w:r>
          <w:rPr>
            <w:noProof/>
            <w:webHidden/>
          </w:rPr>
          <w:fldChar w:fldCharType="begin"/>
        </w:r>
        <w:r>
          <w:rPr>
            <w:noProof/>
            <w:webHidden/>
          </w:rPr>
          <w:instrText xml:space="preserve"> PAGEREF _Toc202971294 \h </w:instrText>
        </w:r>
      </w:ins>
      <w:ins w:id="1142" w:author="Andrew Instone-Cowie" w:date="2025-07-09T16:34:00Z" w16du:dateUtc="2025-07-09T15:34:00Z">
        <w:r>
          <w:rPr>
            <w:noProof/>
            <w:webHidden/>
          </w:rPr>
        </w:r>
      </w:ins>
      <w:ins w:id="1143" w:author="Andrew Instone-Cowie" w:date="2025-07-09T16:33:00Z" w16du:dateUtc="2025-07-09T15:33:00Z">
        <w:r>
          <w:rPr>
            <w:noProof/>
            <w:webHidden/>
          </w:rPr>
          <w:fldChar w:fldCharType="separate"/>
        </w:r>
      </w:ins>
      <w:ins w:id="1144" w:author="Andrew Instone-Cowie" w:date="2025-07-09T16:37:00Z" w16du:dateUtc="2025-07-09T15:37:00Z">
        <w:r w:rsidR="001B6112">
          <w:rPr>
            <w:noProof/>
            <w:webHidden/>
          </w:rPr>
          <w:t>71</w:t>
        </w:r>
      </w:ins>
      <w:ins w:id="1145" w:author="Andrew Instone-Cowie" w:date="2025-07-09T16:33:00Z" w16du:dateUtc="2025-07-09T15:33:00Z">
        <w:r>
          <w:rPr>
            <w:noProof/>
            <w:webHidden/>
          </w:rPr>
          <w:fldChar w:fldCharType="end"/>
        </w:r>
        <w:r w:rsidRPr="00D87638">
          <w:rPr>
            <w:rStyle w:val="Hyperlink"/>
            <w:noProof/>
          </w:rPr>
          <w:fldChar w:fldCharType="end"/>
        </w:r>
      </w:ins>
    </w:p>
    <w:p w14:paraId="54F9253E" w14:textId="7F185DD8" w:rsidR="00632AA8" w:rsidRDefault="00632AA8" w:rsidP="00632AA8">
      <w:pPr>
        <w:pStyle w:val="TableofFigures"/>
        <w:tabs>
          <w:tab w:val="right" w:leader="dot" w:pos="9016"/>
        </w:tabs>
        <w:spacing w:after="120"/>
        <w:rPr>
          <w:ins w:id="1146" w:author="Andrew Instone-Cowie" w:date="2025-07-09T16:33:00Z" w16du:dateUtc="2025-07-09T15:33:00Z"/>
          <w:rFonts w:eastAsiaTheme="minorEastAsia"/>
          <w:noProof/>
          <w:kern w:val="2"/>
          <w:sz w:val="24"/>
          <w:szCs w:val="24"/>
          <w:lang w:eastAsia="en-GB"/>
          <w14:ligatures w14:val="standardContextual"/>
        </w:rPr>
        <w:pPrChange w:id="1147" w:author="Andrew Instone-Cowie" w:date="2025-07-09T16:34:00Z" w16du:dateUtc="2025-07-09T15:34:00Z">
          <w:pPr>
            <w:pStyle w:val="TableofFigures"/>
            <w:tabs>
              <w:tab w:val="right" w:leader="dot" w:pos="9016"/>
            </w:tabs>
          </w:pPr>
        </w:pPrChange>
      </w:pPr>
      <w:ins w:id="1148"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"_Toc202971295"</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48 – System Properties Hardware Tab (Windows 7)</w:t>
        </w:r>
        <w:r>
          <w:rPr>
            <w:noProof/>
            <w:webHidden/>
          </w:rPr>
          <w:tab/>
        </w:r>
        <w:r>
          <w:rPr>
            <w:noProof/>
            <w:webHidden/>
          </w:rPr>
          <w:fldChar w:fldCharType="begin"/>
        </w:r>
        <w:r>
          <w:rPr>
            <w:noProof/>
            <w:webHidden/>
          </w:rPr>
          <w:instrText xml:space="preserve"> PAGEREF _Toc202971295 \h </w:instrText>
        </w:r>
      </w:ins>
      <w:ins w:id="1149" w:author="Andrew Instone-Cowie" w:date="2025-07-09T16:34:00Z" w16du:dateUtc="2025-07-09T15:34:00Z">
        <w:r>
          <w:rPr>
            <w:noProof/>
            <w:webHidden/>
          </w:rPr>
        </w:r>
      </w:ins>
      <w:ins w:id="1150" w:author="Andrew Instone-Cowie" w:date="2025-07-09T16:33:00Z" w16du:dateUtc="2025-07-09T15:33:00Z">
        <w:r>
          <w:rPr>
            <w:noProof/>
            <w:webHidden/>
          </w:rPr>
          <w:fldChar w:fldCharType="separate"/>
        </w:r>
      </w:ins>
      <w:ins w:id="1151" w:author="Andrew Instone-Cowie" w:date="2025-07-09T16:37:00Z" w16du:dateUtc="2025-07-09T15:37:00Z">
        <w:r w:rsidR="001B6112">
          <w:rPr>
            <w:noProof/>
            <w:webHidden/>
          </w:rPr>
          <w:t>71</w:t>
        </w:r>
      </w:ins>
      <w:ins w:id="1152" w:author="Andrew Instone-Cowie" w:date="2025-07-09T16:33:00Z" w16du:dateUtc="2025-07-09T15:33:00Z">
        <w:r>
          <w:rPr>
            <w:noProof/>
            <w:webHidden/>
          </w:rPr>
          <w:fldChar w:fldCharType="end"/>
        </w:r>
        <w:r w:rsidRPr="00D87638">
          <w:rPr>
            <w:rStyle w:val="Hyperlink"/>
            <w:noProof/>
          </w:rPr>
          <w:fldChar w:fldCharType="end"/>
        </w:r>
      </w:ins>
    </w:p>
    <w:p w14:paraId="751693B6" w14:textId="5E321C52" w:rsidR="00632AA8" w:rsidRDefault="00632AA8" w:rsidP="00632AA8">
      <w:pPr>
        <w:pStyle w:val="TableofFigures"/>
        <w:tabs>
          <w:tab w:val="right" w:leader="dot" w:pos="9016"/>
        </w:tabs>
        <w:spacing w:after="120"/>
        <w:rPr>
          <w:ins w:id="1153" w:author="Andrew Instone-Cowie" w:date="2025-07-09T16:33:00Z" w16du:dateUtc="2025-07-09T15:33:00Z"/>
          <w:rFonts w:eastAsiaTheme="minorEastAsia"/>
          <w:noProof/>
          <w:kern w:val="2"/>
          <w:sz w:val="24"/>
          <w:szCs w:val="24"/>
          <w:lang w:eastAsia="en-GB"/>
          <w14:ligatures w14:val="standardContextual"/>
        </w:rPr>
        <w:pPrChange w:id="1154" w:author="Andrew Instone-Cowie" w:date="2025-07-09T16:34:00Z" w16du:dateUtc="2025-07-09T15:34:00Z">
          <w:pPr>
            <w:pStyle w:val="TableofFigures"/>
            <w:tabs>
              <w:tab w:val="right" w:leader="dot" w:pos="9016"/>
            </w:tabs>
          </w:pPr>
        </w:pPrChange>
      </w:pPr>
      <w:ins w:id="1155"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"_Toc202971296"</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49 – Device Manager (Driver Installed)</w:t>
        </w:r>
        <w:r>
          <w:rPr>
            <w:noProof/>
            <w:webHidden/>
          </w:rPr>
          <w:tab/>
        </w:r>
        <w:r>
          <w:rPr>
            <w:noProof/>
            <w:webHidden/>
          </w:rPr>
          <w:fldChar w:fldCharType="begin"/>
        </w:r>
        <w:r>
          <w:rPr>
            <w:noProof/>
            <w:webHidden/>
          </w:rPr>
          <w:instrText xml:space="preserve"> PAGEREF _Toc202971296 \h </w:instrText>
        </w:r>
      </w:ins>
      <w:ins w:id="1156" w:author="Andrew Instone-Cowie" w:date="2025-07-09T16:34:00Z" w16du:dateUtc="2025-07-09T15:34:00Z">
        <w:r>
          <w:rPr>
            <w:noProof/>
            <w:webHidden/>
          </w:rPr>
        </w:r>
      </w:ins>
      <w:ins w:id="1157" w:author="Andrew Instone-Cowie" w:date="2025-07-09T16:33:00Z" w16du:dateUtc="2025-07-09T15:33:00Z">
        <w:r>
          <w:rPr>
            <w:noProof/>
            <w:webHidden/>
          </w:rPr>
          <w:fldChar w:fldCharType="separate"/>
        </w:r>
      </w:ins>
      <w:ins w:id="1158" w:author="Andrew Instone-Cowie" w:date="2025-07-09T16:37:00Z" w16du:dateUtc="2025-07-09T15:37:00Z">
        <w:r w:rsidR="001B6112">
          <w:rPr>
            <w:noProof/>
            <w:webHidden/>
          </w:rPr>
          <w:t>72</w:t>
        </w:r>
      </w:ins>
      <w:ins w:id="1159" w:author="Andrew Instone-Cowie" w:date="2025-07-09T16:33:00Z" w16du:dateUtc="2025-07-09T15:33:00Z">
        <w:r>
          <w:rPr>
            <w:noProof/>
            <w:webHidden/>
          </w:rPr>
          <w:fldChar w:fldCharType="end"/>
        </w:r>
        <w:r w:rsidRPr="00D87638">
          <w:rPr>
            <w:rStyle w:val="Hyperlink"/>
            <w:noProof/>
          </w:rPr>
          <w:fldChar w:fldCharType="end"/>
        </w:r>
      </w:ins>
    </w:p>
    <w:p w14:paraId="7E2DA54C" w14:textId="068B0484" w:rsidR="00632AA8" w:rsidRDefault="00632AA8" w:rsidP="00632AA8">
      <w:pPr>
        <w:pStyle w:val="TableofFigures"/>
        <w:tabs>
          <w:tab w:val="right" w:leader="dot" w:pos="9016"/>
        </w:tabs>
        <w:spacing w:after="120"/>
        <w:rPr>
          <w:ins w:id="1160" w:author="Andrew Instone-Cowie" w:date="2025-07-09T16:33:00Z" w16du:dateUtc="2025-07-09T15:33:00Z"/>
          <w:rFonts w:eastAsiaTheme="minorEastAsia"/>
          <w:noProof/>
          <w:kern w:val="2"/>
          <w:sz w:val="24"/>
          <w:szCs w:val="24"/>
          <w:lang w:eastAsia="en-GB"/>
          <w14:ligatures w14:val="standardContextual"/>
        </w:rPr>
        <w:pPrChange w:id="1161" w:author="Andrew Instone-Cowie" w:date="2025-07-09T16:34:00Z" w16du:dateUtc="2025-07-09T15:34:00Z">
          <w:pPr>
            <w:pStyle w:val="TableofFigures"/>
            <w:tabs>
              <w:tab w:val="right" w:leader="dot" w:pos="9016"/>
            </w:tabs>
          </w:pPr>
        </w:pPrChange>
      </w:pPr>
      <w:ins w:id="1162"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"_Toc202971297"</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50 – Device Manager (Driver Missing)</w:t>
        </w:r>
        <w:r>
          <w:rPr>
            <w:noProof/>
            <w:webHidden/>
          </w:rPr>
          <w:tab/>
        </w:r>
        <w:r>
          <w:rPr>
            <w:noProof/>
            <w:webHidden/>
          </w:rPr>
          <w:fldChar w:fldCharType="begin"/>
        </w:r>
        <w:r>
          <w:rPr>
            <w:noProof/>
            <w:webHidden/>
          </w:rPr>
          <w:instrText xml:space="preserve"> PAGEREF _Toc202971297 \h </w:instrText>
        </w:r>
      </w:ins>
      <w:ins w:id="1163" w:author="Andrew Instone-Cowie" w:date="2025-07-09T16:34:00Z" w16du:dateUtc="2025-07-09T15:34:00Z">
        <w:r>
          <w:rPr>
            <w:noProof/>
            <w:webHidden/>
          </w:rPr>
        </w:r>
      </w:ins>
      <w:ins w:id="1164" w:author="Andrew Instone-Cowie" w:date="2025-07-09T16:33:00Z" w16du:dateUtc="2025-07-09T15:33:00Z">
        <w:r>
          <w:rPr>
            <w:noProof/>
            <w:webHidden/>
          </w:rPr>
          <w:fldChar w:fldCharType="separate"/>
        </w:r>
      </w:ins>
      <w:ins w:id="1165" w:author="Andrew Instone-Cowie" w:date="2025-07-09T16:37:00Z" w16du:dateUtc="2025-07-09T15:37:00Z">
        <w:r w:rsidR="001B6112">
          <w:rPr>
            <w:noProof/>
            <w:webHidden/>
          </w:rPr>
          <w:t>72</w:t>
        </w:r>
      </w:ins>
      <w:ins w:id="1166" w:author="Andrew Instone-Cowie" w:date="2025-07-09T16:33:00Z" w16du:dateUtc="2025-07-09T15:33:00Z">
        <w:r>
          <w:rPr>
            <w:noProof/>
            <w:webHidden/>
          </w:rPr>
          <w:fldChar w:fldCharType="end"/>
        </w:r>
        <w:r w:rsidRPr="00D87638">
          <w:rPr>
            <w:rStyle w:val="Hyperlink"/>
            <w:noProof/>
          </w:rPr>
          <w:fldChar w:fldCharType="end"/>
        </w:r>
      </w:ins>
    </w:p>
    <w:p w14:paraId="382B624D" w14:textId="0BDE22C3" w:rsidR="00632AA8" w:rsidRDefault="00632AA8" w:rsidP="00632AA8">
      <w:pPr>
        <w:pStyle w:val="TableofFigures"/>
        <w:tabs>
          <w:tab w:val="right" w:leader="dot" w:pos="9016"/>
        </w:tabs>
        <w:spacing w:after="120"/>
        <w:rPr>
          <w:ins w:id="1167" w:author="Andrew Instone-Cowie" w:date="2025-07-09T16:33:00Z" w16du:dateUtc="2025-07-09T15:33:00Z"/>
          <w:rFonts w:eastAsiaTheme="minorEastAsia"/>
          <w:noProof/>
          <w:kern w:val="2"/>
          <w:sz w:val="24"/>
          <w:szCs w:val="24"/>
          <w:lang w:eastAsia="en-GB"/>
          <w14:ligatures w14:val="standardContextual"/>
        </w:rPr>
        <w:pPrChange w:id="1168" w:author="Andrew Instone-Cowie" w:date="2025-07-09T16:34:00Z" w16du:dateUtc="2025-07-09T15:34:00Z">
          <w:pPr>
            <w:pStyle w:val="TableofFigures"/>
            <w:tabs>
              <w:tab w:val="right" w:leader="dot" w:pos="9016"/>
            </w:tabs>
          </w:pPr>
        </w:pPrChange>
      </w:pPr>
      <w:ins w:id="1169"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"_Toc202971298"</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51 – Device Manager (Port COM14)</w:t>
        </w:r>
        <w:r>
          <w:rPr>
            <w:noProof/>
            <w:webHidden/>
          </w:rPr>
          <w:tab/>
        </w:r>
        <w:r>
          <w:rPr>
            <w:noProof/>
            <w:webHidden/>
          </w:rPr>
          <w:fldChar w:fldCharType="begin"/>
        </w:r>
        <w:r>
          <w:rPr>
            <w:noProof/>
            <w:webHidden/>
          </w:rPr>
          <w:instrText xml:space="preserve"> PAGEREF _Toc202971298 \h </w:instrText>
        </w:r>
      </w:ins>
      <w:ins w:id="1170" w:author="Andrew Instone-Cowie" w:date="2025-07-09T16:34:00Z" w16du:dateUtc="2025-07-09T15:34:00Z">
        <w:r>
          <w:rPr>
            <w:noProof/>
            <w:webHidden/>
          </w:rPr>
        </w:r>
      </w:ins>
      <w:ins w:id="1171" w:author="Andrew Instone-Cowie" w:date="2025-07-09T16:33:00Z" w16du:dateUtc="2025-07-09T15:33:00Z">
        <w:r>
          <w:rPr>
            <w:noProof/>
            <w:webHidden/>
          </w:rPr>
          <w:fldChar w:fldCharType="separate"/>
        </w:r>
      </w:ins>
      <w:ins w:id="1172" w:author="Andrew Instone-Cowie" w:date="2025-07-09T16:37:00Z" w16du:dateUtc="2025-07-09T15:37:00Z">
        <w:r w:rsidR="001B6112">
          <w:rPr>
            <w:noProof/>
            <w:webHidden/>
          </w:rPr>
          <w:t>73</w:t>
        </w:r>
      </w:ins>
      <w:ins w:id="1173" w:author="Andrew Instone-Cowie" w:date="2025-07-09T16:33:00Z" w16du:dateUtc="2025-07-09T15:33:00Z">
        <w:r>
          <w:rPr>
            <w:noProof/>
            <w:webHidden/>
          </w:rPr>
          <w:fldChar w:fldCharType="end"/>
        </w:r>
        <w:r w:rsidRPr="00D87638">
          <w:rPr>
            <w:rStyle w:val="Hyperlink"/>
            <w:noProof/>
          </w:rPr>
          <w:fldChar w:fldCharType="end"/>
        </w:r>
      </w:ins>
    </w:p>
    <w:p w14:paraId="7366EA07" w14:textId="61DE3796" w:rsidR="00632AA8" w:rsidRDefault="00632AA8" w:rsidP="00632AA8">
      <w:pPr>
        <w:pStyle w:val="TableofFigures"/>
        <w:tabs>
          <w:tab w:val="right" w:leader="dot" w:pos="9016"/>
        </w:tabs>
        <w:spacing w:after="120"/>
        <w:rPr>
          <w:ins w:id="1174" w:author="Andrew Instone-Cowie" w:date="2025-07-09T16:33:00Z" w16du:dateUtc="2025-07-09T15:33:00Z"/>
          <w:rFonts w:eastAsiaTheme="minorEastAsia"/>
          <w:noProof/>
          <w:kern w:val="2"/>
          <w:sz w:val="24"/>
          <w:szCs w:val="24"/>
          <w:lang w:eastAsia="en-GB"/>
          <w14:ligatures w14:val="standardContextual"/>
        </w:rPr>
        <w:pPrChange w:id="1175" w:author="Andrew Instone-Cowie" w:date="2025-07-09T16:34:00Z" w16du:dateUtc="2025-07-09T15:34:00Z">
          <w:pPr>
            <w:pStyle w:val="TableofFigures"/>
            <w:tabs>
              <w:tab w:val="right" w:leader="dot" w:pos="9016"/>
            </w:tabs>
          </w:pPr>
        </w:pPrChange>
      </w:pPr>
      <w:ins w:id="1176"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"_Toc202971299"</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52 – Device Manager Context Menu</w:t>
        </w:r>
        <w:r>
          <w:rPr>
            <w:noProof/>
            <w:webHidden/>
          </w:rPr>
          <w:tab/>
        </w:r>
        <w:r>
          <w:rPr>
            <w:noProof/>
            <w:webHidden/>
          </w:rPr>
          <w:fldChar w:fldCharType="begin"/>
        </w:r>
        <w:r>
          <w:rPr>
            <w:noProof/>
            <w:webHidden/>
          </w:rPr>
          <w:instrText xml:space="preserve"> PAGEREF _Toc202971299 \h </w:instrText>
        </w:r>
      </w:ins>
      <w:ins w:id="1177" w:author="Andrew Instone-Cowie" w:date="2025-07-09T16:34:00Z" w16du:dateUtc="2025-07-09T15:34:00Z">
        <w:r>
          <w:rPr>
            <w:noProof/>
            <w:webHidden/>
          </w:rPr>
        </w:r>
      </w:ins>
      <w:ins w:id="1178" w:author="Andrew Instone-Cowie" w:date="2025-07-09T16:33:00Z" w16du:dateUtc="2025-07-09T15:33:00Z">
        <w:r>
          <w:rPr>
            <w:noProof/>
            <w:webHidden/>
          </w:rPr>
          <w:fldChar w:fldCharType="separate"/>
        </w:r>
      </w:ins>
      <w:ins w:id="1179" w:author="Andrew Instone-Cowie" w:date="2025-07-09T16:37:00Z" w16du:dateUtc="2025-07-09T15:37:00Z">
        <w:r w:rsidR="001B6112">
          <w:rPr>
            <w:noProof/>
            <w:webHidden/>
          </w:rPr>
          <w:t>74</w:t>
        </w:r>
      </w:ins>
      <w:ins w:id="1180" w:author="Andrew Instone-Cowie" w:date="2025-07-09T16:33:00Z" w16du:dateUtc="2025-07-09T15:33:00Z">
        <w:r>
          <w:rPr>
            <w:noProof/>
            <w:webHidden/>
          </w:rPr>
          <w:fldChar w:fldCharType="end"/>
        </w:r>
        <w:r w:rsidRPr="00D87638">
          <w:rPr>
            <w:rStyle w:val="Hyperlink"/>
            <w:noProof/>
          </w:rPr>
          <w:fldChar w:fldCharType="end"/>
        </w:r>
      </w:ins>
    </w:p>
    <w:p w14:paraId="4E2D0860" w14:textId="26F0C53B" w:rsidR="00632AA8" w:rsidRDefault="00632AA8" w:rsidP="00632AA8">
      <w:pPr>
        <w:pStyle w:val="TableofFigures"/>
        <w:tabs>
          <w:tab w:val="right" w:leader="dot" w:pos="9016"/>
        </w:tabs>
        <w:spacing w:after="120"/>
        <w:rPr>
          <w:ins w:id="1181" w:author="Andrew Instone-Cowie" w:date="2025-07-09T16:33:00Z" w16du:dateUtc="2025-07-09T15:33:00Z"/>
          <w:rFonts w:eastAsiaTheme="minorEastAsia"/>
          <w:noProof/>
          <w:kern w:val="2"/>
          <w:sz w:val="24"/>
          <w:szCs w:val="24"/>
          <w:lang w:eastAsia="en-GB"/>
          <w14:ligatures w14:val="standardContextual"/>
        </w:rPr>
        <w:pPrChange w:id="1182" w:author="Andrew Instone-Cowie" w:date="2025-07-09T16:34:00Z" w16du:dateUtc="2025-07-09T15:34:00Z">
          <w:pPr>
            <w:pStyle w:val="TableofFigures"/>
            <w:tabs>
              <w:tab w:val="right" w:leader="dot" w:pos="9016"/>
            </w:tabs>
          </w:pPr>
        </w:pPrChange>
      </w:pPr>
      <w:ins w:id="1183"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"_Toc202971300"</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53 – COM Port Properties</w:t>
        </w:r>
        <w:r>
          <w:rPr>
            <w:noProof/>
            <w:webHidden/>
          </w:rPr>
          <w:tab/>
        </w:r>
        <w:r>
          <w:rPr>
            <w:noProof/>
            <w:webHidden/>
          </w:rPr>
          <w:fldChar w:fldCharType="begin"/>
        </w:r>
        <w:r>
          <w:rPr>
            <w:noProof/>
            <w:webHidden/>
          </w:rPr>
          <w:instrText xml:space="preserve"> PAGEREF _Toc202971300 \h </w:instrText>
        </w:r>
      </w:ins>
      <w:ins w:id="1184" w:author="Andrew Instone-Cowie" w:date="2025-07-09T16:34:00Z" w16du:dateUtc="2025-07-09T15:34:00Z">
        <w:r>
          <w:rPr>
            <w:noProof/>
            <w:webHidden/>
          </w:rPr>
        </w:r>
      </w:ins>
      <w:ins w:id="1185" w:author="Andrew Instone-Cowie" w:date="2025-07-09T16:33:00Z" w16du:dateUtc="2025-07-09T15:33:00Z">
        <w:r>
          <w:rPr>
            <w:noProof/>
            <w:webHidden/>
          </w:rPr>
          <w:fldChar w:fldCharType="separate"/>
        </w:r>
      </w:ins>
      <w:ins w:id="1186" w:author="Andrew Instone-Cowie" w:date="2025-07-09T16:37:00Z" w16du:dateUtc="2025-07-09T15:37:00Z">
        <w:r w:rsidR="001B6112">
          <w:rPr>
            <w:noProof/>
            <w:webHidden/>
          </w:rPr>
          <w:t>74</w:t>
        </w:r>
      </w:ins>
      <w:ins w:id="1187" w:author="Andrew Instone-Cowie" w:date="2025-07-09T16:33:00Z" w16du:dateUtc="2025-07-09T15:33:00Z">
        <w:r>
          <w:rPr>
            <w:noProof/>
            <w:webHidden/>
          </w:rPr>
          <w:fldChar w:fldCharType="end"/>
        </w:r>
        <w:r w:rsidRPr="00D87638">
          <w:rPr>
            <w:rStyle w:val="Hyperlink"/>
            <w:noProof/>
          </w:rPr>
          <w:fldChar w:fldCharType="end"/>
        </w:r>
      </w:ins>
    </w:p>
    <w:p w14:paraId="30A73234" w14:textId="76A3CCAA" w:rsidR="00632AA8" w:rsidRDefault="00632AA8" w:rsidP="00632AA8">
      <w:pPr>
        <w:pStyle w:val="TableofFigures"/>
        <w:tabs>
          <w:tab w:val="right" w:leader="dot" w:pos="9016"/>
        </w:tabs>
        <w:spacing w:after="120"/>
        <w:rPr>
          <w:ins w:id="1188" w:author="Andrew Instone-Cowie" w:date="2025-07-09T16:33:00Z" w16du:dateUtc="2025-07-09T15:33:00Z"/>
          <w:rFonts w:eastAsiaTheme="minorEastAsia"/>
          <w:noProof/>
          <w:kern w:val="2"/>
          <w:sz w:val="24"/>
          <w:szCs w:val="24"/>
          <w:lang w:eastAsia="en-GB"/>
          <w14:ligatures w14:val="standardContextual"/>
        </w:rPr>
        <w:pPrChange w:id="1189" w:author="Andrew Instone-Cowie" w:date="2025-07-09T16:34:00Z" w16du:dateUtc="2025-07-09T15:34:00Z">
          <w:pPr>
            <w:pStyle w:val="TableofFigures"/>
            <w:tabs>
              <w:tab w:val="right" w:leader="dot" w:pos="9016"/>
            </w:tabs>
          </w:pPr>
        </w:pPrChange>
      </w:pPr>
      <w:ins w:id="1190"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"_Toc202971301"</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54 – COM Port Advanced Settings (Prolific)</w:t>
        </w:r>
        <w:r>
          <w:rPr>
            <w:noProof/>
            <w:webHidden/>
          </w:rPr>
          <w:tab/>
        </w:r>
        <w:r>
          <w:rPr>
            <w:noProof/>
            <w:webHidden/>
          </w:rPr>
          <w:fldChar w:fldCharType="begin"/>
        </w:r>
        <w:r>
          <w:rPr>
            <w:noProof/>
            <w:webHidden/>
          </w:rPr>
          <w:instrText xml:space="preserve"> PAGEREF _Toc202971301 \h </w:instrText>
        </w:r>
      </w:ins>
      <w:ins w:id="1191" w:author="Andrew Instone-Cowie" w:date="2025-07-09T16:34:00Z" w16du:dateUtc="2025-07-09T15:34:00Z">
        <w:r>
          <w:rPr>
            <w:noProof/>
            <w:webHidden/>
          </w:rPr>
        </w:r>
      </w:ins>
      <w:ins w:id="1192" w:author="Andrew Instone-Cowie" w:date="2025-07-09T16:33:00Z" w16du:dateUtc="2025-07-09T15:33:00Z">
        <w:r>
          <w:rPr>
            <w:noProof/>
            <w:webHidden/>
          </w:rPr>
          <w:fldChar w:fldCharType="separate"/>
        </w:r>
      </w:ins>
      <w:ins w:id="1193" w:author="Andrew Instone-Cowie" w:date="2025-07-09T16:37:00Z" w16du:dateUtc="2025-07-09T15:37:00Z">
        <w:r w:rsidR="001B6112">
          <w:rPr>
            <w:noProof/>
            <w:webHidden/>
          </w:rPr>
          <w:t>75</w:t>
        </w:r>
      </w:ins>
      <w:ins w:id="1194" w:author="Andrew Instone-Cowie" w:date="2025-07-09T16:33:00Z" w16du:dateUtc="2025-07-09T15:33:00Z">
        <w:r>
          <w:rPr>
            <w:noProof/>
            <w:webHidden/>
          </w:rPr>
          <w:fldChar w:fldCharType="end"/>
        </w:r>
        <w:r w:rsidRPr="00D87638">
          <w:rPr>
            <w:rStyle w:val="Hyperlink"/>
            <w:noProof/>
          </w:rPr>
          <w:fldChar w:fldCharType="end"/>
        </w:r>
      </w:ins>
    </w:p>
    <w:p w14:paraId="193DBAE0" w14:textId="73A6EF26" w:rsidR="00632AA8" w:rsidRDefault="00632AA8" w:rsidP="00632AA8">
      <w:pPr>
        <w:pStyle w:val="TableofFigures"/>
        <w:tabs>
          <w:tab w:val="right" w:leader="dot" w:pos="9016"/>
        </w:tabs>
        <w:spacing w:after="120"/>
        <w:rPr>
          <w:ins w:id="1195" w:author="Andrew Instone-Cowie" w:date="2025-07-09T16:33:00Z" w16du:dateUtc="2025-07-09T15:33:00Z"/>
          <w:rFonts w:eastAsiaTheme="minorEastAsia"/>
          <w:noProof/>
          <w:kern w:val="2"/>
          <w:sz w:val="24"/>
          <w:szCs w:val="24"/>
          <w:lang w:eastAsia="en-GB"/>
          <w14:ligatures w14:val="standardContextual"/>
        </w:rPr>
        <w:pPrChange w:id="1196" w:author="Andrew Instone-Cowie" w:date="2025-07-09T16:34:00Z" w16du:dateUtc="2025-07-09T15:34:00Z">
          <w:pPr>
            <w:pStyle w:val="TableofFigures"/>
            <w:tabs>
              <w:tab w:val="right" w:leader="dot" w:pos="9016"/>
            </w:tabs>
          </w:pPr>
        </w:pPrChange>
      </w:pPr>
      <w:ins w:id="1197" w:author="Andrew Instone-Cowie" w:date="2025-07-09T16:33:00Z" w16du:dateUtc="2025-07-09T15:33:00Z">
        <w:r w:rsidRPr="00D87638">
          <w:rPr>
            <w:rStyle w:val="Hyperlink"/>
            <w:noProof/>
          </w:rPr>
          <w:lastRenderedPageBreak/>
          <w:fldChar w:fldCharType="begin"/>
        </w:r>
        <w:r w:rsidRPr="00D87638">
          <w:rPr>
            <w:rStyle w:val="Hyperlink"/>
            <w:noProof/>
          </w:rPr>
          <w:instrText xml:space="preserve"> </w:instrText>
        </w:r>
        <w:r>
          <w:rPr>
            <w:noProof/>
          </w:rPr>
          <w:instrText>HYPERLINK \l "_Toc202971302"</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55 – COM Port Advanced Settings (FTDI)</w:t>
        </w:r>
        <w:r>
          <w:rPr>
            <w:noProof/>
            <w:webHidden/>
          </w:rPr>
          <w:tab/>
        </w:r>
        <w:r>
          <w:rPr>
            <w:noProof/>
            <w:webHidden/>
          </w:rPr>
          <w:fldChar w:fldCharType="begin"/>
        </w:r>
        <w:r>
          <w:rPr>
            <w:noProof/>
            <w:webHidden/>
          </w:rPr>
          <w:instrText xml:space="preserve"> PAGEREF _Toc202971302 \h </w:instrText>
        </w:r>
      </w:ins>
      <w:ins w:id="1198" w:author="Andrew Instone-Cowie" w:date="2025-07-09T16:34:00Z" w16du:dateUtc="2025-07-09T15:34:00Z">
        <w:r>
          <w:rPr>
            <w:noProof/>
            <w:webHidden/>
          </w:rPr>
        </w:r>
      </w:ins>
      <w:ins w:id="1199" w:author="Andrew Instone-Cowie" w:date="2025-07-09T16:33:00Z" w16du:dateUtc="2025-07-09T15:33:00Z">
        <w:r>
          <w:rPr>
            <w:noProof/>
            <w:webHidden/>
          </w:rPr>
          <w:fldChar w:fldCharType="separate"/>
        </w:r>
      </w:ins>
      <w:ins w:id="1200" w:author="Andrew Instone-Cowie" w:date="2025-07-09T16:37:00Z" w16du:dateUtc="2025-07-09T15:37:00Z">
        <w:r w:rsidR="001B6112">
          <w:rPr>
            <w:noProof/>
            <w:webHidden/>
          </w:rPr>
          <w:t>75</w:t>
        </w:r>
      </w:ins>
      <w:ins w:id="1201" w:author="Andrew Instone-Cowie" w:date="2025-07-09T16:33:00Z" w16du:dateUtc="2025-07-09T15:33:00Z">
        <w:r>
          <w:rPr>
            <w:noProof/>
            <w:webHidden/>
          </w:rPr>
          <w:fldChar w:fldCharType="end"/>
        </w:r>
        <w:r w:rsidRPr="00D87638">
          <w:rPr>
            <w:rStyle w:val="Hyperlink"/>
            <w:noProof/>
          </w:rPr>
          <w:fldChar w:fldCharType="end"/>
        </w:r>
      </w:ins>
    </w:p>
    <w:p w14:paraId="7036EFE0" w14:textId="148092C9" w:rsidR="00632AA8" w:rsidRDefault="00632AA8" w:rsidP="00632AA8">
      <w:pPr>
        <w:pStyle w:val="TableofFigures"/>
        <w:tabs>
          <w:tab w:val="right" w:leader="dot" w:pos="9016"/>
        </w:tabs>
        <w:spacing w:after="120"/>
        <w:rPr>
          <w:ins w:id="1202" w:author="Andrew Instone-Cowie" w:date="2025-07-09T16:33:00Z" w16du:dateUtc="2025-07-09T15:33:00Z"/>
          <w:rFonts w:eastAsiaTheme="minorEastAsia"/>
          <w:noProof/>
          <w:kern w:val="2"/>
          <w:sz w:val="24"/>
          <w:szCs w:val="24"/>
          <w:lang w:eastAsia="en-GB"/>
          <w14:ligatures w14:val="standardContextual"/>
        </w:rPr>
        <w:pPrChange w:id="1203" w:author="Andrew Instone-Cowie" w:date="2025-07-09T16:34:00Z" w16du:dateUtc="2025-07-09T15:34:00Z">
          <w:pPr>
            <w:pStyle w:val="TableofFigures"/>
            <w:tabs>
              <w:tab w:val="right" w:leader="dot" w:pos="9016"/>
            </w:tabs>
          </w:pPr>
        </w:pPrChange>
      </w:pPr>
      <w:ins w:id="1204"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"_Toc202971303"</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56 – Device Manager (Reconfigured Port COM3)</w:t>
        </w:r>
        <w:r>
          <w:rPr>
            <w:noProof/>
            <w:webHidden/>
          </w:rPr>
          <w:tab/>
        </w:r>
        <w:r>
          <w:rPr>
            <w:noProof/>
            <w:webHidden/>
          </w:rPr>
          <w:fldChar w:fldCharType="begin"/>
        </w:r>
        <w:r>
          <w:rPr>
            <w:noProof/>
            <w:webHidden/>
          </w:rPr>
          <w:instrText xml:space="preserve"> PAGEREF _Toc202971303 \h </w:instrText>
        </w:r>
      </w:ins>
      <w:ins w:id="1205" w:author="Andrew Instone-Cowie" w:date="2025-07-09T16:34:00Z" w16du:dateUtc="2025-07-09T15:34:00Z">
        <w:r>
          <w:rPr>
            <w:noProof/>
            <w:webHidden/>
          </w:rPr>
        </w:r>
      </w:ins>
      <w:ins w:id="1206" w:author="Andrew Instone-Cowie" w:date="2025-07-09T16:33:00Z" w16du:dateUtc="2025-07-09T15:33:00Z">
        <w:r>
          <w:rPr>
            <w:noProof/>
            <w:webHidden/>
          </w:rPr>
          <w:fldChar w:fldCharType="separate"/>
        </w:r>
      </w:ins>
      <w:ins w:id="1207" w:author="Andrew Instone-Cowie" w:date="2025-07-09T16:37:00Z" w16du:dateUtc="2025-07-09T15:37:00Z">
        <w:r w:rsidR="001B6112">
          <w:rPr>
            <w:noProof/>
            <w:webHidden/>
          </w:rPr>
          <w:t>76</w:t>
        </w:r>
      </w:ins>
      <w:ins w:id="1208" w:author="Andrew Instone-Cowie" w:date="2025-07-09T16:33:00Z" w16du:dateUtc="2025-07-09T15:33:00Z">
        <w:r>
          <w:rPr>
            <w:noProof/>
            <w:webHidden/>
          </w:rPr>
          <w:fldChar w:fldCharType="end"/>
        </w:r>
        <w:r w:rsidRPr="00D87638">
          <w:rPr>
            <w:rStyle w:val="Hyperlink"/>
            <w:noProof/>
          </w:rPr>
          <w:fldChar w:fldCharType="end"/>
        </w:r>
      </w:ins>
    </w:p>
    <w:p w14:paraId="069D4FAD" w14:textId="47CD635A" w:rsidR="00632AA8" w:rsidRDefault="00632AA8" w:rsidP="00632AA8">
      <w:pPr>
        <w:pStyle w:val="TableofFigures"/>
        <w:tabs>
          <w:tab w:val="right" w:leader="dot" w:pos="9016"/>
        </w:tabs>
        <w:spacing w:after="120"/>
        <w:rPr>
          <w:ins w:id="1209" w:author="Andrew Instone-Cowie" w:date="2025-07-09T16:33:00Z" w16du:dateUtc="2025-07-09T15:33:00Z"/>
          <w:rFonts w:eastAsiaTheme="minorEastAsia"/>
          <w:noProof/>
          <w:kern w:val="2"/>
          <w:sz w:val="24"/>
          <w:szCs w:val="24"/>
          <w:lang w:eastAsia="en-GB"/>
          <w14:ligatures w14:val="standardContextual"/>
        </w:rPr>
        <w:pPrChange w:id="1210" w:author="Andrew Instone-Cowie" w:date="2025-07-09T16:34:00Z" w16du:dateUtc="2025-07-09T15:34:00Z">
          <w:pPr>
            <w:pStyle w:val="TableofFigures"/>
            <w:tabs>
              <w:tab w:val="right" w:leader="dot" w:pos="9016"/>
            </w:tabs>
          </w:pPr>
        </w:pPrChange>
      </w:pPr>
      <w:ins w:id="1211"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"_Toc202971304"</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57 - Type 1 - Type 2 Adapter</w:t>
        </w:r>
        <w:r>
          <w:rPr>
            <w:noProof/>
            <w:webHidden/>
          </w:rPr>
          <w:tab/>
        </w:r>
        <w:r>
          <w:rPr>
            <w:noProof/>
            <w:webHidden/>
          </w:rPr>
          <w:fldChar w:fldCharType="begin"/>
        </w:r>
        <w:r>
          <w:rPr>
            <w:noProof/>
            <w:webHidden/>
          </w:rPr>
          <w:instrText xml:space="preserve"> PAGEREF _Toc202971304 \h </w:instrText>
        </w:r>
      </w:ins>
      <w:ins w:id="1212" w:author="Andrew Instone-Cowie" w:date="2025-07-09T16:34:00Z" w16du:dateUtc="2025-07-09T15:34:00Z">
        <w:r>
          <w:rPr>
            <w:noProof/>
            <w:webHidden/>
          </w:rPr>
        </w:r>
      </w:ins>
      <w:ins w:id="1213" w:author="Andrew Instone-Cowie" w:date="2025-07-09T16:33:00Z" w16du:dateUtc="2025-07-09T15:33:00Z">
        <w:r>
          <w:rPr>
            <w:noProof/>
            <w:webHidden/>
          </w:rPr>
          <w:fldChar w:fldCharType="separate"/>
        </w:r>
      </w:ins>
      <w:ins w:id="1214" w:author="Andrew Instone-Cowie" w:date="2025-07-09T16:37:00Z" w16du:dateUtc="2025-07-09T15:37:00Z">
        <w:r w:rsidR="001B6112">
          <w:rPr>
            <w:noProof/>
            <w:webHidden/>
          </w:rPr>
          <w:t>77</w:t>
        </w:r>
      </w:ins>
      <w:ins w:id="1215" w:author="Andrew Instone-Cowie" w:date="2025-07-09T16:33:00Z" w16du:dateUtc="2025-07-09T15:33:00Z">
        <w:r>
          <w:rPr>
            <w:noProof/>
            <w:webHidden/>
          </w:rPr>
          <w:fldChar w:fldCharType="end"/>
        </w:r>
        <w:r w:rsidRPr="00D87638">
          <w:rPr>
            <w:rStyle w:val="Hyperlink"/>
            <w:noProof/>
          </w:rPr>
          <w:fldChar w:fldCharType="end"/>
        </w:r>
      </w:ins>
    </w:p>
    <w:p w14:paraId="5C065785" w14:textId="3B82B5EF" w:rsidR="00632AA8" w:rsidRDefault="00632AA8" w:rsidP="00632AA8">
      <w:pPr>
        <w:pStyle w:val="TableofFigures"/>
        <w:tabs>
          <w:tab w:val="right" w:leader="dot" w:pos="9016"/>
        </w:tabs>
        <w:spacing w:after="120"/>
        <w:rPr>
          <w:ins w:id="1216" w:author="Andrew Instone-Cowie" w:date="2025-07-09T16:33:00Z" w16du:dateUtc="2025-07-09T15:33:00Z"/>
          <w:rFonts w:eastAsiaTheme="minorEastAsia"/>
          <w:noProof/>
          <w:kern w:val="2"/>
          <w:sz w:val="24"/>
          <w:szCs w:val="24"/>
          <w:lang w:eastAsia="en-GB"/>
          <w14:ligatures w14:val="standardContextual"/>
        </w:rPr>
        <w:pPrChange w:id="1217" w:author="Andrew Instone-Cowie" w:date="2025-07-09T16:34:00Z" w16du:dateUtc="2025-07-09T15:34:00Z">
          <w:pPr>
            <w:pStyle w:val="TableofFigures"/>
            <w:tabs>
              <w:tab w:val="right" w:leader="dot" w:pos="9016"/>
            </w:tabs>
          </w:pPr>
        </w:pPrChange>
      </w:pPr>
      <w:ins w:id="1218"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"_Toc202971305"</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58 - Type 1 - Type 2 Adapter Board Layout</w:t>
        </w:r>
        <w:r>
          <w:rPr>
            <w:noProof/>
            <w:webHidden/>
          </w:rPr>
          <w:tab/>
        </w:r>
        <w:r>
          <w:rPr>
            <w:noProof/>
            <w:webHidden/>
          </w:rPr>
          <w:fldChar w:fldCharType="begin"/>
        </w:r>
        <w:r>
          <w:rPr>
            <w:noProof/>
            <w:webHidden/>
          </w:rPr>
          <w:instrText xml:space="preserve"> PAGEREF _Toc202971305 \h </w:instrText>
        </w:r>
      </w:ins>
      <w:ins w:id="1219" w:author="Andrew Instone-Cowie" w:date="2025-07-09T16:34:00Z" w16du:dateUtc="2025-07-09T15:34:00Z">
        <w:r>
          <w:rPr>
            <w:noProof/>
            <w:webHidden/>
          </w:rPr>
        </w:r>
      </w:ins>
      <w:ins w:id="1220" w:author="Andrew Instone-Cowie" w:date="2025-07-09T16:33:00Z" w16du:dateUtc="2025-07-09T15:33:00Z">
        <w:r>
          <w:rPr>
            <w:noProof/>
            <w:webHidden/>
          </w:rPr>
          <w:fldChar w:fldCharType="separate"/>
        </w:r>
      </w:ins>
      <w:ins w:id="1221" w:author="Andrew Instone-Cowie" w:date="2025-07-09T16:37:00Z" w16du:dateUtc="2025-07-09T15:37:00Z">
        <w:r w:rsidR="001B6112">
          <w:rPr>
            <w:noProof/>
            <w:webHidden/>
          </w:rPr>
          <w:t>80</w:t>
        </w:r>
      </w:ins>
      <w:ins w:id="1222" w:author="Andrew Instone-Cowie" w:date="2025-07-09T16:33:00Z" w16du:dateUtc="2025-07-09T15:33:00Z">
        <w:r>
          <w:rPr>
            <w:noProof/>
            <w:webHidden/>
          </w:rPr>
          <w:fldChar w:fldCharType="end"/>
        </w:r>
        <w:r w:rsidRPr="00D87638">
          <w:rPr>
            <w:rStyle w:val="Hyperlink"/>
            <w:noProof/>
          </w:rPr>
          <w:fldChar w:fldCharType="end"/>
        </w:r>
      </w:ins>
    </w:p>
    <w:p w14:paraId="7A586194" w14:textId="78AD51CC" w:rsidR="00632AA8" w:rsidRDefault="00632AA8" w:rsidP="00632AA8">
      <w:pPr>
        <w:pStyle w:val="TableofFigures"/>
        <w:tabs>
          <w:tab w:val="right" w:leader="dot" w:pos="9016"/>
        </w:tabs>
        <w:spacing w:after="120"/>
        <w:rPr>
          <w:ins w:id="1223" w:author="Andrew Instone-Cowie" w:date="2025-07-09T16:33:00Z" w16du:dateUtc="2025-07-09T15:33:00Z"/>
          <w:rFonts w:eastAsiaTheme="minorEastAsia"/>
          <w:noProof/>
          <w:kern w:val="2"/>
          <w:sz w:val="24"/>
          <w:szCs w:val="24"/>
          <w:lang w:eastAsia="en-GB"/>
          <w14:ligatures w14:val="standardContextual"/>
        </w:rPr>
        <w:pPrChange w:id="1224" w:author="Andrew Instone-Cowie" w:date="2025-07-09T16:34:00Z" w16du:dateUtc="2025-07-09T15:34:00Z">
          <w:pPr>
            <w:pStyle w:val="TableofFigures"/>
            <w:tabs>
              <w:tab w:val="right" w:leader="dot" w:pos="9016"/>
            </w:tabs>
          </w:pPr>
        </w:pPrChange>
      </w:pPr>
      <w:ins w:id="1225"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"_Toc202971306"</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59 - Type 1 - Type 2 Adapter PCB</w:t>
        </w:r>
        <w:r>
          <w:rPr>
            <w:noProof/>
            <w:webHidden/>
          </w:rPr>
          <w:tab/>
        </w:r>
        <w:r>
          <w:rPr>
            <w:noProof/>
            <w:webHidden/>
          </w:rPr>
          <w:fldChar w:fldCharType="begin"/>
        </w:r>
        <w:r>
          <w:rPr>
            <w:noProof/>
            <w:webHidden/>
          </w:rPr>
          <w:instrText xml:space="preserve"> PAGEREF _Toc202971306 \h </w:instrText>
        </w:r>
      </w:ins>
      <w:ins w:id="1226" w:author="Andrew Instone-Cowie" w:date="2025-07-09T16:34:00Z" w16du:dateUtc="2025-07-09T15:34:00Z">
        <w:r>
          <w:rPr>
            <w:noProof/>
            <w:webHidden/>
          </w:rPr>
        </w:r>
      </w:ins>
      <w:ins w:id="1227" w:author="Andrew Instone-Cowie" w:date="2025-07-09T16:33:00Z" w16du:dateUtc="2025-07-09T15:33:00Z">
        <w:r>
          <w:rPr>
            <w:noProof/>
            <w:webHidden/>
          </w:rPr>
          <w:fldChar w:fldCharType="separate"/>
        </w:r>
      </w:ins>
      <w:ins w:id="1228" w:author="Andrew Instone-Cowie" w:date="2025-07-09T16:37:00Z" w16du:dateUtc="2025-07-09T15:37:00Z">
        <w:r w:rsidR="001B6112">
          <w:rPr>
            <w:noProof/>
            <w:webHidden/>
          </w:rPr>
          <w:t>80</w:t>
        </w:r>
      </w:ins>
      <w:ins w:id="1229" w:author="Andrew Instone-Cowie" w:date="2025-07-09T16:33:00Z" w16du:dateUtc="2025-07-09T15:33:00Z">
        <w:r>
          <w:rPr>
            <w:noProof/>
            <w:webHidden/>
          </w:rPr>
          <w:fldChar w:fldCharType="end"/>
        </w:r>
        <w:r w:rsidRPr="00D87638">
          <w:rPr>
            <w:rStyle w:val="Hyperlink"/>
            <w:noProof/>
          </w:rPr>
          <w:fldChar w:fldCharType="end"/>
        </w:r>
      </w:ins>
    </w:p>
    <w:p w14:paraId="2BA469EC" w14:textId="161E4A5E" w:rsidR="00632AA8" w:rsidRDefault="00632AA8" w:rsidP="00632AA8">
      <w:pPr>
        <w:pStyle w:val="TableofFigures"/>
        <w:tabs>
          <w:tab w:val="right" w:leader="dot" w:pos="9016"/>
        </w:tabs>
        <w:spacing w:after="120"/>
        <w:rPr>
          <w:ins w:id="1230" w:author="Andrew Instone-Cowie" w:date="2025-07-09T16:33:00Z" w16du:dateUtc="2025-07-09T15:33:00Z"/>
          <w:rFonts w:eastAsiaTheme="minorEastAsia"/>
          <w:noProof/>
          <w:kern w:val="2"/>
          <w:sz w:val="24"/>
          <w:szCs w:val="24"/>
          <w:lang w:eastAsia="en-GB"/>
          <w14:ligatures w14:val="standardContextual"/>
        </w:rPr>
        <w:pPrChange w:id="1231" w:author="Andrew Instone-Cowie" w:date="2025-07-09T16:34:00Z" w16du:dateUtc="2025-07-09T15:34:00Z">
          <w:pPr>
            <w:pStyle w:val="TableofFigures"/>
            <w:tabs>
              <w:tab w:val="right" w:leader="dot" w:pos="9016"/>
            </w:tabs>
          </w:pPr>
        </w:pPrChange>
      </w:pPr>
      <w:ins w:id="1232"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"_Toc202971307"</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60 - Type 1 - Type 2 Adapter Cable</w:t>
        </w:r>
        <w:r>
          <w:rPr>
            <w:noProof/>
            <w:webHidden/>
          </w:rPr>
          <w:tab/>
        </w:r>
        <w:r>
          <w:rPr>
            <w:noProof/>
            <w:webHidden/>
          </w:rPr>
          <w:fldChar w:fldCharType="begin"/>
        </w:r>
        <w:r>
          <w:rPr>
            <w:noProof/>
            <w:webHidden/>
          </w:rPr>
          <w:instrText xml:space="preserve"> PAGEREF _Toc202971307 \h </w:instrText>
        </w:r>
      </w:ins>
      <w:ins w:id="1233" w:author="Andrew Instone-Cowie" w:date="2025-07-09T16:34:00Z" w16du:dateUtc="2025-07-09T15:34:00Z">
        <w:r>
          <w:rPr>
            <w:noProof/>
            <w:webHidden/>
          </w:rPr>
        </w:r>
      </w:ins>
      <w:ins w:id="1234" w:author="Andrew Instone-Cowie" w:date="2025-07-09T16:33:00Z" w16du:dateUtc="2025-07-09T15:33:00Z">
        <w:r>
          <w:rPr>
            <w:noProof/>
            <w:webHidden/>
          </w:rPr>
          <w:fldChar w:fldCharType="separate"/>
        </w:r>
      </w:ins>
      <w:ins w:id="1235" w:author="Andrew Instone-Cowie" w:date="2025-07-09T16:37:00Z" w16du:dateUtc="2025-07-09T15:37:00Z">
        <w:r w:rsidR="001B6112">
          <w:rPr>
            <w:noProof/>
            <w:webHidden/>
          </w:rPr>
          <w:t>81</w:t>
        </w:r>
      </w:ins>
      <w:ins w:id="1236" w:author="Andrew Instone-Cowie" w:date="2025-07-09T16:33:00Z" w16du:dateUtc="2025-07-09T15:33:00Z">
        <w:r>
          <w:rPr>
            <w:noProof/>
            <w:webHidden/>
          </w:rPr>
          <w:fldChar w:fldCharType="end"/>
        </w:r>
        <w:r w:rsidRPr="00D87638">
          <w:rPr>
            <w:rStyle w:val="Hyperlink"/>
            <w:noProof/>
          </w:rPr>
          <w:fldChar w:fldCharType="end"/>
        </w:r>
      </w:ins>
    </w:p>
    <w:p w14:paraId="5D803FA6" w14:textId="5D5993B8" w:rsidR="00632AA8" w:rsidRDefault="00632AA8" w:rsidP="00632AA8">
      <w:pPr>
        <w:pStyle w:val="TableofFigures"/>
        <w:tabs>
          <w:tab w:val="right" w:leader="dot" w:pos="9016"/>
        </w:tabs>
        <w:spacing w:after="120"/>
        <w:rPr>
          <w:ins w:id="1237" w:author="Andrew Instone-Cowie" w:date="2025-07-09T16:33:00Z" w16du:dateUtc="2025-07-09T15:33:00Z"/>
          <w:rFonts w:eastAsiaTheme="minorEastAsia"/>
          <w:noProof/>
          <w:kern w:val="2"/>
          <w:sz w:val="24"/>
          <w:szCs w:val="24"/>
          <w:lang w:eastAsia="en-GB"/>
          <w14:ligatures w14:val="standardContextual"/>
        </w:rPr>
        <w:pPrChange w:id="1238" w:author="Andrew Instone-Cowie" w:date="2025-07-09T16:34:00Z" w16du:dateUtc="2025-07-09T15:34:00Z">
          <w:pPr>
            <w:pStyle w:val="TableofFigures"/>
            <w:tabs>
              <w:tab w:val="right" w:leader="dot" w:pos="9016"/>
            </w:tabs>
          </w:pPr>
        </w:pPrChange>
      </w:pPr>
      <w:ins w:id="1239"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"_Toc202971308"</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61 - Type 1 Interface Connector Wiring Modification</w:t>
        </w:r>
        <w:r>
          <w:rPr>
            <w:noProof/>
            <w:webHidden/>
          </w:rPr>
          <w:tab/>
        </w:r>
        <w:r>
          <w:rPr>
            <w:noProof/>
            <w:webHidden/>
          </w:rPr>
          <w:fldChar w:fldCharType="begin"/>
        </w:r>
        <w:r>
          <w:rPr>
            <w:noProof/>
            <w:webHidden/>
          </w:rPr>
          <w:instrText xml:space="preserve"> PAGEREF _Toc202971308 \h </w:instrText>
        </w:r>
      </w:ins>
      <w:ins w:id="1240" w:author="Andrew Instone-Cowie" w:date="2025-07-09T16:34:00Z" w16du:dateUtc="2025-07-09T15:34:00Z">
        <w:r>
          <w:rPr>
            <w:noProof/>
            <w:webHidden/>
          </w:rPr>
        </w:r>
      </w:ins>
      <w:ins w:id="1241" w:author="Andrew Instone-Cowie" w:date="2025-07-09T16:33:00Z" w16du:dateUtc="2025-07-09T15:33:00Z">
        <w:r>
          <w:rPr>
            <w:noProof/>
            <w:webHidden/>
          </w:rPr>
          <w:fldChar w:fldCharType="separate"/>
        </w:r>
      </w:ins>
      <w:ins w:id="1242" w:author="Andrew Instone-Cowie" w:date="2025-07-09T16:37:00Z" w16du:dateUtc="2025-07-09T15:37:00Z">
        <w:r w:rsidR="001B6112">
          <w:rPr>
            <w:noProof/>
            <w:webHidden/>
          </w:rPr>
          <w:t>82</w:t>
        </w:r>
      </w:ins>
      <w:ins w:id="1243" w:author="Andrew Instone-Cowie" w:date="2025-07-09T16:33:00Z" w16du:dateUtc="2025-07-09T15:33:00Z">
        <w:r>
          <w:rPr>
            <w:noProof/>
            <w:webHidden/>
          </w:rPr>
          <w:fldChar w:fldCharType="end"/>
        </w:r>
        <w:r w:rsidRPr="00D87638">
          <w:rPr>
            <w:rStyle w:val="Hyperlink"/>
            <w:noProof/>
          </w:rPr>
          <w:fldChar w:fldCharType="end"/>
        </w:r>
      </w:ins>
    </w:p>
    <w:p w14:paraId="1C16B6FF" w14:textId="1506F7BD" w:rsidR="00632AA8" w:rsidRDefault="00632AA8" w:rsidP="00632AA8">
      <w:pPr>
        <w:pStyle w:val="TableofFigures"/>
        <w:tabs>
          <w:tab w:val="right" w:leader="dot" w:pos="9016"/>
        </w:tabs>
        <w:spacing w:after="120"/>
        <w:rPr>
          <w:ins w:id="1244" w:author="Andrew Instone-Cowie" w:date="2025-07-09T16:33:00Z" w16du:dateUtc="2025-07-09T15:33:00Z"/>
          <w:rFonts w:eastAsiaTheme="minorEastAsia"/>
          <w:noProof/>
          <w:kern w:val="2"/>
          <w:sz w:val="24"/>
          <w:szCs w:val="24"/>
          <w:lang w:eastAsia="en-GB"/>
          <w14:ligatures w14:val="standardContextual"/>
        </w:rPr>
        <w:pPrChange w:id="1245" w:author="Andrew Instone-Cowie" w:date="2025-07-09T16:34:00Z" w16du:dateUtc="2025-07-09T15:34:00Z">
          <w:pPr>
            <w:pStyle w:val="TableofFigures"/>
            <w:tabs>
              <w:tab w:val="right" w:leader="dot" w:pos="9016"/>
            </w:tabs>
          </w:pPr>
        </w:pPrChange>
      </w:pPr>
      <w:ins w:id="1246"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"_Toc202971309"</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62 – Liverpool Cathedral Odd-Struckness Chart</w:t>
        </w:r>
        <w:r>
          <w:rPr>
            <w:noProof/>
            <w:webHidden/>
          </w:rPr>
          <w:tab/>
        </w:r>
        <w:r>
          <w:rPr>
            <w:noProof/>
            <w:webHidden/>
          </w:rPr>
          <w:fldChar w:fldCharType="begin"/>
        </w:r>
        <w:r>
          <w:rPr>
            <w:noProof/>
            <w:webHidden/>
          </w:rPr>
          <w:instrText xml:space="preserve"> PAGEREF _Toc202971309 \h </w:instrText>
        </w:r>
      </w:ins>
      <w:ins w:id="1247" w:author="Andrew Instone-Cowie" w:date="2025-07-09T16:34:00Z" w16du:dateUtc="2025-07-09T15:34:00Z">
        <w:r>
          <w:rPr>
            <w:noProof/>
            <w:webHidden/>
          </w:rPr>
        </w:r>
      </w:ins>
      <w:ins w:id="1248" w:author="Andrew Instone-Cowie" w:date="2025-07-09T16:33:00Z" w16du:dateUtc="2025-07-09T15:33:00Z">
        <w:r>
          <w:rPr>
            <w:noProof/>
            <w:webHidden/>
          </w:rPr>
          <w:fldChar w:fldCharType="separate"/>
        </w:r>
      </w:ins>
      <w:ins w:id="1249" w:author="Andrew Instone-Cowie" w:date="2025-07-09T16:37:00Z" w16du:dateUtc="2025-07-09T15:37:00Z">
        <w:r w:rsidR="001B6112">
          <w:rPr>
            <w:noProof/>
            <w:webHidden/>
          </w:rPr>
          <w:t>87</w:t>
        </w:r>
      </w:ins>
      <w:ins w:id="1250" w:author="Andrew Instone-Cowie" w:date="2025-07-09T16:33:00Z" w16du:dateUtc="2025-07-09T15:33:00Z">
        <w:r>
          <w:rPr>
            <w:noProof/>
            <w:webHidden/>
          </w:rPr>
          <w:fldChar w:fldCharType="end"/>
        </w:r>
        <w:r w:rsidRPr="00D87638">
          <w:rPr>
            <w:rStyle w:val="Hyperlink"/>
            <w:noProof/>
          </w:rPr>
          <w:fldChar w:fldCharType="end"/>
        </w:r>
      </w:ins>
    </w:p>
    <w:p w14:paraId="2E77197F" w14:textId="7F7F4F95" w:rsidR="00632AA8" w:rsidRDefault="00632AA8">
      <w:pPr>
        <w:pStyle w:val="TableofFigures"/>
        <w:tabs>
          <w:tab w:val="right" w:leader="dot" w:pos="9016"/>
        </w:tabs>
        <w:rPr>
          <w:ins w:id="1251" w:author="Andrew Instone-Cowie" w:date="2025-07-09T16:33:00Z" w16du:dateUtc="2025-07-09T15:33:00Z"/>
          <w:rFonts w:eastAsiaTheme="minorEastAsia"/>
          <w:noProof/>
          <w:kern w:val="2"/>
          <w:sz w:val="24"/>
          <w:szCs w:val="24"/>
          <w:lang w:eastAsia="en-GB"/>
          <w14:ligatures w14:val="standardContextual"/>
        </w:rPr>
      </w:pPr>
      <w:ins w:id="1252" w:author="Andrew Instone-Cowie" w:date="2025-07-09T16:33:00Z" w16du:dateUtc="2025-07-09T15:33:00Z">
        <w:r w:rsidRPr="00D87638">
          <w:rPr>
            <w:rStyle w:val="Hyperlink"/>
            <w:noProof/>
          </w:rPr>
          <w:fldChar w:fldCharType="begin"/>
        </w:r>
        <w:r w:rsidRPr="00D87638">
          <w:rPr>
            <w:rStyle w:val="Hyperlink"/>
            <w:noProof/>
          </w:rPr>
          <w:instrText xml:space="preserve"> </w:instrText>
        </w:r>
        <w:r>
          <w:rPr>
            <w:noProof/>
          </w:rPr>
          <w:instrText>HYPERLINK \l "_Toc202971310"</w:instrText>
        </w:r>
        <w:r w:rsidRPr="00D87638">
          <w:rPr>
            <w:rStyle w:val="Hyperlink"/>
            <w:noProof/>
          </w:rPr>
          <w:instrText xml:space="preserve"> </w:instrText>
        </w:r>
        <w:r w:rsidRPr="00D87638">
          <w:rPr>
            <w:rStyle w:val="Hyperlink"/>
            <w:noProof/>
          </w:rPr>
        </w:r>
        <w:r w:rsidRPr="00D87638">
          <w:rPr>
            <w:rStyle w:val="Hyperlink"/>
            <w:noProof/>
          </w:rPr>
          <w:fldChar w:fldCharType="separate"/>
        </w:r>
        <w:r w:rsidRPr="00D87638">
          <w:rPr>
            <w:rStyle w:val="Hyperlink"/>
            <w:noProof/>
          </w:rPr>
          <w:t>Figure 63 – Quarter Peal Sensor Head Test Timings</w:t>
        </w:r>
        <w:r>
          <w:rPr>
            <w:noProof/>
            <w:webHidden/>
          </w:rPr>
          <w:tab/>
        </w:r>
        <w:r>
          <w:rPr>
            <w:noProof/>
            <w:webHidden/>
          </w:rPr>
          <w:fldChar w:fldCharType="begin"/>
        </w:r>
        <w:r>
          <w:rPr>
            <w:noProof/>
            <w:webHidden/>
          </w:rPr>
          <w:instrText xml:space="preserve"> PAGEREF _Toc202971310 \h </w:instrText>
        </w:r>
      </w:ins>
      <w:ins w:id="1253" w:author="Andrew Instone-Cowie" w:date="2025-07-09T16:34:00Z" w16du:dateUtc="2025-07-09T15:34:00Z">
        <w:r>
          <w:rPr>
            <w:noProof/>
            <w:webHidden/>
          </w:rPr>
        </w:r>
      </w:ins>
      <w:ins w:id="1254" w:author="Andrew Instone-Cowie" w:date="2025-07-09T16:33:00Z" w16du:dateUtc="2025-07-09T15:33:00Z">
        <w:r>
          <w:rPr>
            <w:noProof/>
            <w:webHidden/>
          </w:rPr>
          <w:fldChar w:fldCharType="separate"/>
        </w:r>
      </w:ins>
      <w:ins w:id="1255" w:author="Andrew Instone-Cowie" w:date="2025-07-09T16:37:00Z" w16du:dateUtc="2025-07-09T15:37:00Z">
        <w:r w:rsidR="001B6112">
          <w:rPr>
            <w:noProof/>
            <w:webHidden/>
          </w:rPr>
          <w:t>92</w:t>
        </w:r>
      </w:ins>
      <w:ins w:id="1256" w:author="Andrew Instone-Cowie" w:date="2025-07-09T16:33:00Z" w16du:dateUtc="2025-07-09T15:33:00Z">
        <w:r>
          <w:rPr>
            <w:noProof/>
            <w:webHidden/>
          </w:rPr>
          <w:fldChar w:fldCharType="end"/>
        </w:r>
        <w:r w:rsidRPr="00D87638">
          <w:rPr>
            <w:rStyle w:val="Hyperlink"/>
            <w:noProof/>
          </w:rPr>
          <w:fldChar w:fldCharType="end"/>
        </w:r>
      </w:ins>
    </w:p>
    <w:p w14:paraId="65B45130" w14:textId="2A19F434" w:rsidR="00871702" w:rsidDel="00632AA8" w:rsidRDefault="00871702" w:rsidP="00004B06">
      <w:pPr>
        <w:pStyle w:val="TableofFigures"/>
        <w:tabs>
          <w:tab w:val="right" w:leader="dot" w:pos="9016"/>
        </w:tabs>
        <w:spacing w:after="120"/>
        <w:rPr>
          <w:del w:id="1257" w:author="Andrew Instone-Cowie" w:date="2025-07-09T16:27:00Z" w16du:dateUtc="2025-07-09T15:27:00Z"/>
          <w:rFonts w:eastAsiaTheme="minorEastAsia"/>
          <w:noProof/>
          <w:kern w:val="2"/>
          <w:sz w:val="24"/>
          <w:szCs w:val="24"/>
          <w:lang w:eastAsia="en-GB"/>
          <w14:ligatures w14:val="standardContextual"/>
        </w:rPr>
      </w:pPr>
      <w:del w:id="1258" w:author="Andrew Instone-Cowie" w:date="2025-07-09T16:27:00Z" w16du:dateUtc="2025-07-09T15:27:00Z">
        <w:r w:rsidRPr="00632AA8" w:rsidDel="00632AA8">
          <w:rPr>
            <w:noProof/>
            <w:rPrChange w:id="1259" w:author="Andrew Instone-Cowie" w:date="2025-07-09T16:27:00Z" w16du:dateUtc="2025-07-09T15:27:00Z">
              <w:rPr>
                <w:rStyle w:val="Hyperlink"/>
                <w:noProof/>
              </w:rPr>
            </w:rPrChange>
          </w:rPr>
          <w:delText>Figure 1 – Documentation Map</w:delText>
        </w:r>
        <w:r w:rsidDel="00632AA8">
          <w:rPr>
            <w:noProof/>
            <w:webHidden/>
          </w:rPr>
          <w:tab/>
        </w:r>
        <w:r w:rsidR="00E607A0" w:rsidDel="00632AA8">
          <w:rPr>
            <w:noProof/>
            <w:webHidden/>
          </w:rPr>
          <w:delText>10</w:delText>
        </w:r>
      </w:del>
    </w:p>
    <w:p w14:paraId="519B85FD" w14:textId="40A6B917" w:rsidR="00871702" w:rsidDel="00632AA8" w:rsidRDefault="00871702" w:rsidP="00004B06">
      <w:pPr>
        <w:pStyle w:val="TableofFigures"/>
        <w:tabs>
          <w:tab w:val="right" w:leader="dot" w:pos="9016"/>
        </w:tabs>
        <w:spacing w:after="120"/>
        <w:rPr>
          <w:del w:id="1260" w:author="Andrew Instone-Cowie" w:date="2025-07-09T16:27:00Z" w16du:dateUtc="2025-07-09T15:27:00Z"/>
          <w:rFonts w:eastAsiaTheme="minorEastAsia"/>
          <w:noProof/>
          <w:kern w:val="2"/>
          <w:sz w:val="24"/>
          <w:szCs w:val="24"/>
          <w:lang w:eastAsia="en-GB"/>
          <w14:ligatures w14:val="standardContextual"/>
        </w:rPr>
      </w:pPr>
      <w:del w:id="1261" w:author="Andrew Instone-Cowie" w:date="2025-07-09T16:27:00Z" w16du:dateUtc="2025-07-09T15:27:00Z">
        <w:r w:rsidRPr="00632AA8" w:rsidDel="00632AA8">
          <w:rPr>
            <w:noProof/>
            <w:rPrChange w:id="1262" w:author="Andrew Instone-Cowie" w:date="2025-07-09T16:27:00Z" w16du:dateUtc="2025-07-09T15:27:00Z">
              <w:rPr>
                <w:rStyle w:val="Hyperlink"/>
                <w:noProof/>
              </w:rPr>
            </w:rPrChange>
          </w:rPr>
          <w:delText>Figure 2 – Simulator General Arrangement</w:delText>
        </w:r>
        <w:r w:rsidDel="00632AA8">
          <w:rPr>
            <w:noProof/>
            <w:webHidden/>
          </w:rPr>
          <w:tab/>
        </w:r>
        <w:r w:rsidR="00E607A0" w:rsidDel="00632AA8">
          <w:rPr>
            <w:noProof/>
            <w:webHidden/>
          </w:rPr>
          <w:delText>12</w:delText>
        </w:r>
      </w:del>
    </w:p>
    <w:p w14:paraId="567015CC" w14:textId="63AE6077" w:rsidR="00871702" w:rsidDel="00632AA8" w:rsidRDefault="00871702" w:rsidP="00004B06">
      <w:pPr>
        <w:pStyle w:val="TableofFigures"/>
        <w:tabs>
          <w:tab w:val="right" w:leader="dot" w:pos="9016"/>
        </w:tabs>
        <w:spacing w:after="120"/>
        <w:rPr>
          <w:del w:id="1263" w:author="Andrew Instone-Cowie" w:date="2025-07-09T16:27:00Z" w16du:dateUtc="2025-07-09T15:27:00Z"/>
          <w:rFonts w:eastAsiaTheme="minorEastAsia"/>
          <w:noProof/>
          <w:kern w:val="2"/>
          <w:sz w:val="24"/>
          <w:szCs w:val="24"/>
          <w:lang w:eastAsia="en-GB"/>
          <w14:ligatures w14:val="standardContextual"/>
        </w:rPr>
      </w:pPr>
      <w:del w:id="1264" w:author="Andrew Instone-Cowie" w:date="2025-07-09T16:27:00Z" w16du:dateUtc="2025-07-09T15:27:00Z">
        <w:r w:rsidRPr="00632AA8" w:rsidDel="00632AA8">
          <w:rPr>
            <w:noProof/>
            <w:rPrChange w:id="1265" w:author="Andrew Instone-Cowie" w:date="2025-07-09T16:27:00Z" w16du:dateUtc="2025-07-09T15:27:00Z">
              <w:rPr>
                <w:rStyle w:val="Hyperlink"/>
                <w:noProof/>
              </w:rPr>
            </w:rPrChange>
          </w:rPr>
          <w:delText>Figure 3 – Second PC Module General Arrangement</w:delText>
        </w:r>
        <w:r w:rsidDel="00632AA8">
          <w:rPr>
            <w:noProof/>
            <w:webHidden/>
          </w:rPr>
          <w:tab/>
        </w:r>
        <w:r w:rsidR="00E607A0" w:rsidDel="00632AA8">
          <w:rPr>
            <w:noProof/>
            <w:webHidden/>
          </w:rPr>
          <w:delText>13</w:delText>
        </w:r>
      </w:del>
    </w:p>
    <w:p w14:paraId="2501199D" w14:textId="68FB401A" w:rsidR="00871702" w:rsidDel="00632AA8" w:rsidRDefault="00871702" w:rsidP="00004B06">
      <w:pPr>
        <w:pStyle w:val="TableofFigures"/>
        <w:tabs>
          <w:tab w:val="right" w:leader="dot" w:pos="9016"/>
        </w:tabs>
        <w:spacing w:after="120"/>
        <w:rPr>
          <w:del w:id="1266" w:author="Andrew Instone-Cowie" w:date="2025-07-09T16:27:00Z" w16du:dateUtc="2025-07-09T15:27:00Z"/>
          <w:rFonts w:eastAsiaTheme="minorEastAsia"/>
          <w:noProof/>
          <w:kern w:val="2"/>
          <w:sz w:val="24"/>
          <w:szCs w:val="24"/>
          <w:lang w:eastAsia="en-GB"/>
          <w14:ligatures w14:val="standardContextual"/>
        </w:rPr>
      </w:pPr>
      <w:del w:id="1267" w:author="Andrew Instone-Cowie" w:date="2025-07-09T16:27:00Z" w16du:dateUtc="2025-07-09T15:27:00Z">
        <w:r w:rsidRPr="00632AA8" w:rsidDel="00632AA8">
          <w:rPr>
            <w:noProof/>
            <w:rPrChange w:id="1268" w:author="Andrew Instone-Cowie" w:date="2025-07-09T16:27:00Z" w16du:dateUtc="2025-07-09T15:27:00Z">
              <w:rPr>
                <w:rStyle w:val="Hyperlink"/>
                <w:noProof/>
              </w:rPr>
            </w:rPrChange>
          </w:rPr>
          <w:delText>Figure 4 – Basic Serial Splitter Modules General Arrangement</w:delText>
        </w:r>
        <w:r w:rsidDel="00632AA8">
          <w:rPr>
            <w:noProof/>
            <w:webHidden/>
          </w:rPr>
          <w:tab/>
        </w:r>
        <w:r w:rsidR="00E607A0" w:rsidDel="00632AA8">
          <w:rPr>
            <w:noProof/>
            <w:webHidden/>
          </w:rPr>
          <w:delText>14</w:delText>
        </w:r>
      </w:del>
    </w:p>
    <w:p w14:paraId="36406218" w14:textId="1655FA77" w:rsidR="00871702" w:rsidDel="00632AA8" w:rsidRDefault="00871702" w:rsidP="00004B06">
      <w:pPr>
        <w:pStyle w:val="TableofFigures"/>
        <w:tabs>
          <w:tab w:val="right" w:leader="dot" w:pos="9016"/>
        </w:tabs>
        <w:spacing w:after="120"/>
        <w:rPr>
          <w:del w:id="1269" w:author="Andrew Instone-Cowie" w:date="2025-07-09T16:27:00Z" w16du:dateUtc="2025-07-09T15:27:00Z"/>
          <w:rFonts w:eastAsiaTheme="minorEastAsia"/>
          <w:noProof/>
          <w:kern w:val="2"/>
          <w:sz w:val="24"/>
          <w:szCs w:val="24"/>
          <w:lang w:eastAsia="en-GB"/>
          <w14:ligatures w14:val="standardContextual"/>
        </w:rPr>
      </w:pPr>
      <w:del w:id="1270" w:author="Andrew Instone-Cowie" w:date="2025-07-09T16:27:00Z" w16du:dateUtc="2025-07-09T15:27:00Z">
        <w:r w:rsidRPr="00632AA8" w:rsidDel="00632AA8">
          <w:rPr>
            <w:noProof/>
            <w:rPrChange w:id="1271" w:author="Andrew Instone-Cowie" w:date="2025-07-09T16:27:00Z" w16du:dateUtc="2025-07-09T15:27:00Z">
              <w:rPr>
                <w:rStyle w:val="Hyperlink"/>
                <w:noProof/>
              </w:rPr>
            </w:rPrChange>
          </w:rPr>
          <w:delText>Figure 5 – Dual Triggers – Backstroke Strike Point</w:delText>
        </w:r>
        <w:r w:rsidDel="00632AA8">
          <w:rPr>
            <w:noProof/>
            <w:webHidden/>
          </w:rPr>
          <w:tab/>
        </w:r>
        <w:r w:rsidR="00E607A0" w:rsidDel="00632AA8">
          <w:rPr>
            <w:noProof/>
            <w:webHidden/>
          </w:rPr>
          <w:delText>16</w:delText>
        </w:r>
      </w:del>
    </w:p>
    <w:p w14:paraId="5F000630" w14:textId="2FCA5669" w:rsidR="00871702" w:rsidDel="00632AA8" w:rsidRDefault="00871702" w:rsidP="00004B06">
      <w:pPr>
        <w:pStyle w:val="TableofFigures"/>
        <w:tabs>
          <w:tab w:val="right" w:leader="dot" w:pos="9016"/>
        </w:tabs>
        <w:spacing w:after="120"/>
        <w:rPr>
          <w:del w:id="1272" w:author="Andrew Instone-Cowie" w:date="2025-07-09T16:27:00Z" w16du:dateUtc="2025-07-09T15:27:00Z"/>
          <w:rFonts w:eastAsiaTheme="minorEastAsia"/>
          <w:noProof/>
          <w:kern w:val="2"/>
          <w:sz w:val="24"/>
          <w:szCs w:val="24"/>
          <w:lang w:eastAsia="en-GB"/>
          <w14:ligatures w14:val="standardContextual"/>
        </w:rPr>
      </w:pPr>
      <w:del w:id="1273" w:author="Andrew Instone-Cowie" w:date="2025-07-09T16:27:00Z" w16du:dateUtc="2025-07-09T15:27:00Z">
        <w:r w:rsidRPr="00632AA8" w:rsidDel="00632AA8">
          <w:rPr>
            <w:noProof/>
            <w:rPrChange w:id="1274" w:author="Andrew Instone-Cowie" w:date="2025-07-09T16:27:00Z" w16du:dateUtc="2025-07-09T15:27:00Z">
              <w:rPr>
                <w:rStyle w:val="Hyperlink"/>
                <w:noProof/>
              </w:rPr>
            </w:rPrChange>
          </w:rPr>
          <w:delText>Figure 6 – Dual Triggers – Handstroke Strike Point</w:delText>
        </w:r>
        <w:r w:rsidDel="00632AA8">
          <w:rPr>
            <w:noProof/>
            <w:webHidden/>
          </w:rPr>
          <w:tab/>
        </w:r>
        <w:r w:rsidR="00E607A0" w:rsidDel="00632AA8">
          <w:rPr>
            <w:noProof/>
            <w:webHidden/>
          </w:rPr>
          <w:delText>16</w:delText>
        </w:r>
      </w:del>
    </w:p>
    <w:p w14:paraId="1EFA469E" w14:textId="4F7F267A" w:rsidR="00871702" w:rsidDel="00632AA8" w:rsidRDefault="00871702" w:rsidP="00004B06">
      <w:pPr>
        <w:pStyle w:val="TableofFigures"/>
        <w:tabs>
          <w:tab w:val="right" w:leader="dot" w:pos="9016"/>
        </w:tabs>
        <w:spacing w:after="120"/>
        <w:rPr>
          <w:del w:id="1275" w:author="Andrew Instone-Cowie" w:date="2025-07-09T16:27:00Z" w16du:dateUtc="2025-07-09T15:27:00Z"/>
          <w:rFonts w:eastAsiaTheme="minorEastAsia"/>
          <w:noProof/>
          <w:kern w:val="2"/>
          <w:sz w:val="24"/>
          <w:szCs w:val="24"/>
          <w:lang w:eastAsia="en-GB"/>
          <w14:ligatures w14:val="standardContextual"/>
        </w:rPr>
      </w:pPr>
      <w:del w:id="1276" w:author="Andrew Instone-Cowie" w:date="2025-07-09T16:27:00Z" w16du:dateUtc="2025-07-09T15:27:00Z">
        <w:r w:rsidRPr="00632AA8" w:rsidDel="00632AA8">
          <w:rPr>
            <w:noProof/>
            <w:rPrChange w:id="1277" w:author="Andrew Instone-Cowie" w:date="2025-07-09T16:27:00Z" w16du:dateUtc="2025-07-09T15:27:00Z">
              <w:rPr>
                <w:rStyle w:val="Hyperlink"/>
                <w:noProof/>
              </w:rPr>
            </w:rPrChange>
          </w:rPr>
          <w:delText>Figure 7 – Single Trigger – Backstroke Strike Point</w:delText>
        </w:r>
        <w:r w:rsidDel="00632AA8">
          <w:rPr>
            <w:noProof/>
            <w:webHidden/>
          </w:rPr>
          <w:tab/>
        </w:r>
        <w:r w:rsidR="00E607A0" w:rsidDel="00632AA8">
          <w:rPr>
            <w:noProof/>
            <w:webHidden/>
          </w:rPr>
          <w:delText>17</w:delText>
        </w:r>
      </w:del>
    </w:p>
    <w:p w14:paraId="0273D373" w14:textId="6ADF138C" w:rsidR="00871702" w:rsidDel="00632AA8" w:rsidRDefault="00871702" w:rsidP="00004B06">
      <w:pPr>
        <w:pStyle w:val="TableofFigures"/>
        <w:tabs>
          <w:tab w:val="right" w:leader="dot" w:pos="9016"/>
        </w:tabs>
        <w:spacing w:after="120"/>
        <w:rPr>
          <w:del w:id="1278" w:author="Andrew Instone-Cowie" w:date="2025-07-09T16:27:00Z" w16du:dateUtc="2025-07-09T15:27:00Z"/>
          <w:rFonts w:eastAsiaTheme="minorEastAsia"/>
          <w:noProof/>
          <w:kern w:val="2"/>
          <w:sz w:val="24"/>
          <w:szCs w:val="24"/>
          <w:lang w:eastAsia="en-GB"/>
          <w14:ligatures w14:val="standardContextual"/>
        </w:rPr>
      </w:pPr>
      <w:del w:id="1279" w:author="Andrew Instone-Cowie" w:date="2025-07-09T16:27:00Z" w16du:dateUtc="2025-07-09T15:27:00Z">
        <w:r w:rsidRPr="00632AA8" w:rsidDel="00632AA8">
          <w:rPr>
            <w:noProof/>
            <w:rPrChange w:id="1280" w:author="Andrew Instone-Cowie" w:date="2025-07-09T16:27:00Z" w16du:dateUtc="2025-07-09T15:27:00Z">
              <w:rPr>
                <w:rStyle w:val="Hyperlink"/>
                <w:noProof/>
              </w:rPr>
            </w:rPrChange>
          </w:rPr>
          <w:delText>Figure 8 – Single Trigger – Handstroke Strike Point</w:delText>
        </w:r>
        <w:r w:rsidDel="00632AA8">
          <w:rPr>
            <w:noProof/>
            <w:webHidden/>
          </w:rPr>
          <w:tab/>
        </w:r>
        <w:r w:rsidR="00E607A0" w:rsidDel="00632AA8">
          <w:rPr>
            <w:noProof/>
            <w:webHidden/>
          </w:rPr>
          <w:delText>17</w:delText>
        </w:r>
      </w:del>
    </w:p>
    <w:p w14:paraId="30839129" w14:textId="3F2D0E45" w:rsidR="00871702" w:rsidDel="00632AA8" w:rsidRDefault="00871702" w:rsidP="00004B06">
      <w:pPr>
        <w:pStyle w:val="TableofFigures"/>
        <w:tabs>
          <w:tab w:val="right" w:leader="dot" w:pos="9016"/>
        </w:tabs>
        <w:spacing w:after="120"/>
        <w:rPr>
          <w:del w:id="1281" w:author="Andrew Instone-Cowie" w:date="2025-07-09T16:27:00Z" w16du:dateUtc="2025-07-09T15:27:00Z"/>
          <w:rFonts w:eastAsiaTheme="minorEastAsia"/>
          <w:noProof/>
          <w:kern w:val="2"/>
          <w:sz w:val="24"/>
          <w:szCs w:val="24"/>
          <w:lang w:eastAsia="en-GB"/>
          <w14:ligatures w14:val="standardContextual"/>
        </w:rPr>
      </w:pPr>
      <w:del w:id="1282" w:author="Andrew Instone-Cowie" w:date="2025-07-09T16:27:00Z" w16du:dateUtc="2025-07-09T15:27:00Z">
        <w:r w:rsidRPr="00632AA8" w:rsidDel="00632AA8">
          <w:rPr>
            <w:noProof/>
            <w:rPrChange w:id="1283" w:author="Andrew Instone-Cowie" w:date="2025-07-09T16:27:00Z" w16du:dateUtc="2025-07-09T15:27:00Z">
              <w:rPr>
                <w:rStyle w:val="Hyperlink"/>
                <w:noProof/>
              </w:rPr>
            </w:rPrChange>
          </w:rPr>
          <w:delText>Figure 9 – Basic Serial Splitter Downstream Data Flow</w:delText>
        </w:r>
        <w:r w:rsidDel="00632AA8">
          <w:rPr>
            <w:noProof/>
            <w:webHidden/>
          </w:rPr>
          <w:tab/>
        </w:r>
        <w:r w:rsidR="00E607A0" w:rsidDel="00632AA8">
          <w:rPr>
            <w:noProof/>
            <w:webHidden/>
          </w:rPr>
          <w:delText>27</w:delText>
        </w:r>
      </w:del>
    </w:p>
    <w:p w14:paraId="42649615" w14:textId="1BDFA605" w:rsidR="00871702" w:rsidDel="00632AA8" w:rsidRDefault="00871702" w:rsidP="00004B06">
      <w:pPr>
        <w:pStyle w:val="TableofFigures"/>
        <w:tabs>
          <w:tab w:val="right" w:leader="dot" w:pos="9016"/>
        </w:tabs>
        <w:spacing w:after="120"/>
        <w:rPr>
          <w:del w:id="1284" w:author="Andrew Instone-Cowie" w:date="2025-07-09T16:27:00Z" w16du:dateUtc="2025-07-09T15:27:00Z"/>
          <w:rFonts w:eastAsiaTheme="minorEastAsia"/>
          <w:noProof/>
          <w:kern w:val="2"/>
          <w:sz w:val="24"/>
          <w:szCs w:val="24"/>
          <w:lang w:eastAsia="en-GB"/>
          <w14:ligatures w14:val="standardContextual"/>
        </w:rPr>
      </w:pPr>
      <w:del w:id="1285" w:author="Andrew Instone-Cowie" w:date="2025-07-09T16:27:00Z" w16du:dateUtc="2025-07-09T15:27:00Z">
        <w:r w:rsidRPr="00632AA8" w:rsidDel="00632AA8">
          <w:rPr>
            <w:noProof/>
            <w:rPrChange w:id="1286" w:author="Andrew Instone-Cowie" w:date="2025-07-09T16:27:00Z" w16du:dateUtc="2025-07-09T15:27:00Z">
              <w:rPr>
                <w:rStyle w:val="Hyperlink"/>
                <w:noProof/>
              </w:rPr>
            </w:rPrChange>
          </w:rPr>
          <w:delText>Figure 10 – Basic Serial Splitter Upstream Data Flow</w:delText>
        </w:r>
        <w:r w:rsidDel="00632AA8">
          <w:rPr>
            <w:noProof/>
            <w:webHidden/>
          </w:rPr>
          <w:tab/>
        </w:r>
        <w:r w:rsidR="00E607A0" w:rsidDel="00632AA8">
          <w:rPr>
            <w:noProof/>
            <w:webHidden/>
          </w:rPr>
          <w:delText>29</w:delText>
        </w:r>
      </w:del>
    </w:p>
    <w:p w14:paraId="27DE7959" w14:textId="5147B948" w:rsidR="00871702" w:rsidDel="00632AA8" w:rsidRDefault="00871702" w:rsidP="00004B06">
      <w:pPr>
        <w:pStyle w:val="TableofFigures"/>
        <w:tabs>
          <w:tab w:val="right" w:leader="dot" w:pos="9016"/>
        </w:tabs>
        <w:spacing w:after="120"/>
        <w:rPr>
          <w:del w:id="1287" w:author="Andrew Instone-Cowie" w:date="2025-07-09T16:27:00Z" w16du:dateUtc="2025-07-09T15:27:00Z"/>
          <w:rFonts w:eastAsiaTheme="minorEastAsia"/>
          <w:noProof/>
          <w:kern w:val="2"/>
          <w:sz w:val="24"/>
          <w:szCs w:val="24"/>
          <w:lang w:eastAsia="en-GB"/>
          <w14:ligatures w14:val="standardContextual"/>
        </w:rPr>
      </w:pPr>
      <w:del w:id="1288" w:author="Andrew Instone-Cowie" w:date="2025-07-09T16:27:00Z" w16du:dateUtc="2025-07-09T15:27:00Z">
        <w:r w:rsidRPr="00632AA8" w:rsidDel="00632AA8">
          <w:rPr>
            <w:noProof/>
            <w:rPrChange w:id="1289" w:author="Andrew Instone-Cowie" w:date="2025-07-09T16:27:00Z" w16du:dateUtc="2025-07-09T15:27:00Z">
              <w:rPr>
                <w:rStyle w:val="Hyperlink"/>
                <w:noProof/>
              </w:rPr>
            </w:rPrChange>
          </w:rPr>
          <w:delText>Figure 11 – Basic Serial Splitter Transmitter Control</w:delText>
        </w:r>
        <w:r w:rsidDel="00632AA8">
          <w:rPr>
            <w:noProof/>
            <w:webHidden/>
          </w:rPr>
          <w:tab/>
        </w:r>
        <w:r w:rsidR="00E607A0" w:rsidDel="00632AA8">
          <w:rPr>
            <w:noProof/>
            <w:webHidden/>
          </w:rPr>
          <w:delText>30</w:delText>
        </w:r>
      </w:del>
    </w:p>
    <w:p w14:paraId="1CE21D62" w14:textId="1B2AE516" w:rsidR="00871702" w:rsidDel="00632AA8" w:rsidRDefault="00871702" w:rsidP="00004B06">
      <w:pPr>
        <w:pStyle w:val="TableofFigures"/>
        <w:tabs>
          <w:tab w:val="right" w:leader="dot" w:pos="9016"/>
        </w:tabs>
        <w:spacing w:after="120"/>
        <w:rPr>
          <w:del w:id="1290" w:author="Andrew Instone-Cowie" w:date="2025-07-09T16:27:00Z" w16du:dateUtc="2025-07-09T15:27:00Z"/>
          <w:rFonts w:eastAsiaTheme="minorEastAsia"/>
          <w:noProof/>
          <w:kern w:val="2"/>
          <w:sz w:val="24"/>
          <w:szCs w:val="24"/>
          <w:lang w:eastAsia="en-GB"/>
          <w14:ligatures w14:val="standardContextual"/>
        </w:rPr>
      </w:pPr>
      <w:del w:id="1291" w:author="Andrew Instone-Cowie" w:date="2025-07-09T16:27:00Z" w16du:dateUtc="2025-07-09T15:27:00Z">
        <w:r w:rsidRPr="00632AA8" w:rsidDel="00632AA8">
          <w:rPr>
            <w:noProof/>
            <w:rPrChange w:id="1292" w:author="Andrew Instone-Cowie" w:date="2025-07-09T16:27:00Z" w16du:dateUtc="2025-07-09T15:27:00Z">
              <w:rPr>
                <w:rStyle w:val="Hyperlink"/>
                <w:noProof/>
              </w:rPr>
            </w:rPrChange>
          </w:rPr>
          <w:delText>Figure 12 – Polarity Protection – Correct</w:delText>
        </w:r>
        <w:r w:rsidDel="00632AA8">
          <w:rPr>
            <w:noProof/>
            <w:webHidden/>
          </w:rPr>
          <w:tab/>
        </w:r>
        <w:r w:rsidR="00E607A0" w:rsidDel="00632AA8">
          <w:rPr>
            <w:noProof/>
            <w:webHidden/>
          </w:rPr>
          <w:delText>32</w:delText>
        </w:r>
      </w:del>
    </w:p>
    <w:p w14:paraId="298DE81C" w14:textId="3931B690" w:rsidR="00871702" w:rsidDel="00632AA8" w:rsidRDefault="00871702" w:rsidP="00004B06">
      <w:pPr>
        <w:pStyle w:val="TableofFigures"/>
        <w:tabs>
          <w:tab w:val="right" w:leader="dot" w:pos="9016"/>
        </w:tabs>
        <w:spacing w:after="120"/>
        <w:rPr>
          <w:del w:id="1293" w:author="Andrew Instone-Cowie" w:date="2025-07-09T16:27:00Z" w16du:dateUtc="2025-07-09T15:27:00Z"/>
          <w:rFonts w:eastAsiaTheme="minorEastAsia"/>
          <w:noProof/>
          <w:kern w:val="2"/>
          <w:sz w:val="24"/>
          <w:szCs w:val="24"/>
          <w:lang w:eastAsia="en-GB"/>
          <w14:ligatures w14:val="standardContextual"/>
        </w:rPr>
      </w:pPr>
      <w:del w:id="1294" w:author="Andrew Instone-Cowie" w:date="2025-07-09T16:27:00Z" w16du:dateUtc="2025-07-09T15:27:00Z">
        <w:r w:rsidRPr="00632AA8" w:rsidDel="00632AA8">
          <w:rPr>
            <w:noProof/>
            <w:rPrChange w:id="1295" w:author="Andrew Instone-Cowie" w:date="2025-07-09T16:27:00Z" w16du:dateUtc="2025-07-09T15:27:00Z">
              <w:rPr>
                <w:rStyle w:val="Hyperlink"/>
                <w:noProof/>
              </w:rPr>
            </w:rPrChange>
          </w:rPr>
          <w:delText>Figure 13 – Polarity Protection – Reversed</w:delText>
        </w:r>
        <w:r w:rsidDel="00632AA8">
          <w:rPr>
            <w:noProof/>
            <w:webHidden/>
          </w:rPr>
          <w:tab/>
        </w:r>
        <w:r w:rsidR="00E607A0" w:rsidDel="00632AA8">
          <w:rPr>
            <w:noProof/>
            <w:webHidden/>
          </w:rPr>
          <w:delText>33</w:delText>
        </w:r>
      </w:del>
    </w:p>
    <w:p w14:paraId="440E33CB" w14:textId="11962442" w:rsidR="00871702" w:rsidDel="00632AA8" w:rsidRDefault="00871702" w:rsidP="00004B06">
      <w:pPr>
        <w:pStyle w:val="TableofFigures"/>
        <w:tabs>
          <w:tab w:val="right" w:leader="dot" w:pos="9016"/>
        </w:tabs>
        <w:spacing w:after="120"/>
        <w:rPr>
          <w:del w:id="1296" w:author="Andrew Instone-Cowie" w:date="2025-07-09T16:27:00Z" w16du:dateUtc="2025-07-09T15:27:00Z"/>
          <w:rFonts w:eastAsiaTheme="minorEastAsia"/>
          <w:noProof/>
          <w:kern w:val="2"/>
          <w:sz w:val="24"/>
          <w:szCs w:val="24"/>
          <w:lang w:eastAsia="en-GB"/>
          <w14:ligatures w14:val="standardContextual"/>
        </w:rPr>
      </w:pPr>
      <w:del w:id="1297" w:author="Andrew Instone-Cowie" w:date="2025-07-09T16:27:00Z" w16du:dateUtc="2025-07-09T15:27:00Z">
        <w:r w:rsidRPr="00632AA8" w:rsidDel="00632AA8">
          <w:rPr>
            <w:noProof/>
            <w:rPrChange w:id="1298" w:author="Andrew Instone-Cowie" w:date="2025-07-09T16:27:00Z" w16du:dateUtc="2025-07-09T15:27:00Z">
              <w:rPr>
                <w:rStyle w:val="Hyperlink"/>
                <w:noProof/>
              </w:rPr>
            </w:rPrChange>
          </w:rPr>
          <w:delText>Figure 14 – TVS Diode Characteristic Curves</w:delText>
        </w:r>
        <w:r w:rsidDel="00632AA8">
          <w:rPr>
            <w:noProof/>
            <w:webHidden/>
          </w:rPr>
          <w:tab/>
        </w:r>
        <w:r w:rsidR="00E607A0" w:rsidDel="00632AA8">
          <w:rPr>
            <w:noProof/>
            <w:webHidden/>
          </w:rPr>
          <w:delText>34</w:delText>
        </w:r>
      </w:del>
    </w:p>
    <w:p w14:paraId="6FE5C05F" w14:textId="4C579A65" w:rsidR="00871702" w:rsidDel="00632AA8" w:rsidRDefault="00871702" w:rsidP="00004B06">
      <w:pPr>
        <w:pStyle w:val="TableofFigures"/>
        <w:tabs>
          <w:tab w:val="right" w:leader="dot" w:pos="9016"/>
        </w:tabs>
        <w:spacing w:after="120"/>
        <w:rPr>
          <w:del w:id="1299" w:author="Andrew Instone-Cowie" w:date="2025-07-09T16:27:00Z" w16du:dateUtc="2025-07-09T15:27:00Z"/>
          <w:rFonts w:eastAsiaTheme="minorEastAsia"/>
          <w:noProof/>
          <w:kern w:val="2"/>
          <w:sz w:val="24"/>
          <w:szCs w:val="24"/>
          <w:lang w:eastAsia="en-GB"/>
          <w14:ligatures w14:val="standardContextual"/>
        </w:rPr>
      </w:pPr>
      <w:del w:id="1300" w:author="Andrew Instone-Cowie" w:date="2025-07-09T16:27:00Z" w16du:dateUtc="2025-07-09T15:27:00Z">
        <w:r w:rsidRPr="00632AA8" w:rsidDel="00632AA8">
          <w:rPr>
            <w:noProof/>
            <w:rPrChange w:id="1301" w:author="Andrew Instone-Cowie" w:date="2025-07-09T16:27:00Z" w16du:dateUtc="2025-07-09T15:27:00Z">
              <w:rPr>
                <w:rStyle w:val="Hyperlink"/>
                <w:noProof/>
              </w:rPr>
            </w:rPrChange>
          </w:rPr>
          <w:delText>Figure 15 – Uni-Directional TVS Diode</w:delText>
        </w:r>
        <w:r w:rsidDel="00632AA8">
          <w:rPr>
            <w:noProof/>
            <w:webHidden/>
          </w:rPr>
          <w:tab/>
        </w:r>
        <w:r w:rsidR="00E607A0" w:rsidDel="00632AA8">
          <w:rPr>
            <w:noProof/>
            <w:webHidden/>
          </w:rPr>
          <w:delText>35</w:delText>
        </w:r>
      </w:del>
    </w:p>
    <w:p w14:paraId="5C11DD3E" w14:textId="63F38970" w:rsidR="00871702" w:rsidDel="00632AA8" w:rsidRDefault="00871702" w:rsidP="00004B06">
      <w:pPr>
        <w:pStyle w:val="TableofFigures"/>
        <w:tabs>
          <w:tab w:val="right" w:leader="dot" w:pos="9016"/>
        </w:tabs>
        <w:spacing w:after="120"/>
        <w:rPr>
          <w:del w:id="1302" w:author="Andrew Instone-Cowie" w:date="2025-07-09T16:27:00Z" w16du:dateUtc="2025-07-09T15:27:00Z"/>
          <w:rFonts w:eastAsiaTheme="minorEastAsia"/>
          <w:noProof/>
          <w:kern w:val="2"/>
          <w:sz w:val="24"/>
          <w:szCs w:val="24"/>
          <w:lang w:eastAsia="en-GB"/>
          <w14:ligatures w14:val="standardContextual"/>
        </w:rPr>
      </w:pPr>
      <w:del w:id="1303" w:author="Andrew Instone-Cowie" w:date="2025-07-09T16:27:00Z" w16du:dateUtc="2025-07-09T15:27:00Z">
        <w:r w:rsidRPr="00632AA8" w:rsidDel="00632AA8">
          <w:rPr>
            <w:noProof/>
            <w:rPrChange w:id="1304" w:author="Andrew Instone-Cowie" w:date="2025-07-09T16:27:00Z" w16du:dateUtc="2025-07-09T15:27:00Z">
              <w:rPr>
                <w:rStyle w:val="Hyperlink"/>
                <w:noProof/>
              </w:rPr>
            </w:rPrChange>
          </w:rPr>
          <w:delText>Figure 16 – Spike Dissipation (Uni-Directional)</w:delText>
        </w:r>
        <w:r w:rsidDel="00632AA8">
          <w:rPr>
            <w:noProof/>
            <w:webHidden/>
          </w:rPr>
          <w:tab/>
        </w:r>
        <w:r w:rsidR="00E607A0" w:rsidDel="00632AA8">
          <w:rPr>
            <w:noProof/>
            <w:webHidden/>
          </w:rPr>
          <w:delText>35</w:delText>
        </w:r>
      </w:del>
    </w:p>
    <w:p w14:paraId="3461808C" w14:textId="3D596A81" w:rsidR="00871702" w:rsidDel="00632AA8" w:rsidRDefault="00871702" w:rsidP="00004B06">
      <w:pPr>
        <w:pStyle w:val="TableofFigures"/>
        <w:tabs>
          <w:tab w:val="right" w:leader="dot" w:pos="9016"/>
        </w:tabs>
        <w:spacing w:after="120"/>
        <w:rPr>
          <w:del w:id="1305" w:author="Andrew Instone-Cowie" w:date="2025-07-09T16:27:00Z" w16du:dateUtc="2025-07-09T15:27:00Z"/>
          <w:rFonts w:eastAsiaTheme="minorEastAsia"/>
          <w:noProof/>
          <w:kern w:val="2"/>
          <w:sz w:val="24"/>
          <w:szCs w:val="24"/>
          <w:lang w:eastAsia="en-GB"/>
          <w14:ligatures w14:val="standardContextual"/>
        </w:rPr>
      </w:pPr>
      <w:del w:id="1306" w:author="Andrew Instone-Cowie" w:date="2025-07-09T16:27:00Z" w16du:dateUtc="2025-07-09T15:27:00Z">
        <w:r w:rsidRPr="00632AA8" w:rsidDel="00632AA8">
          <w:rPr>
            <w:noProof/>
            <w:rPrChange w:id="1307" w:author="Andrew Instone-Cowie" w:date="2025-07-09T16:27:00Z" w16du:dateUtc="2025-07-09T15:27:00Z">
              <w:rPr>
                <w:rStyle w:val="Hyperlink"/>
                <w:noProof/>
              </w:rPr>
            </w:rPrChange>
          </w:rPr>
          <w:delText>Figure 17 – Bi-Directional TVS Diode</w:delText>
        </w:r>
        <w:r w:rsidDel="00632AA8">
          <w:rPr>
            <w:noProof/>
            <w:webHidden/>
          </w:rPr>
          <w:tab/>
        </w:r>
        <w:r w:rsidR="00E607A0" w:rsidDel="00632AA8">
          <w:rPr>
            <w:noProof/>
            <w:webHidden/>
          </w:rPr>
          <w:delText>36</w:delText>
        </w:r>
      </w:del>
    </w:p>
    <w:p w14:paraId="1B8D395A" w14:textId="3F9C775D" w:rsidR="00871702" w:rsidDel="00632AA8" w:rsidRDefault="00871702" w:rsidP="00004B06">
      <w:pPr>
        <w:pStyle w:val="TableofFigures"/>
        <w:tabs>
          <w:tab w:val="right" w:leader="dot" w:pos="9016"/>
        </w:tabs>
        <w:spacing w:after="120"/>
        <w:rPr>
          <w:del w:id="1308" w:author="Andrew Instone-Cowie" w:date="2025-07-09T16:27:00Z" w16du:dateUtc="2025-07-09T15:27:00Z"/>
          <w:rFonts w:eastAsiaTheme="minorEastAsia"/>
          <w:noProof/>
          <w:kern w:val="2"/>
          <w:sz w:val="24"/>
          <w:szCs w:val="24"/>
          <w:lang w:eastAsia="en-GB"/>
          <w14:ligatures w14:val="standardContextual"/>
        </w:rPr>
      </w:pPr>
      <w:del w:id="1309" w:author="Andrew Instone-Cowie" w:date="2025-07-09T16:27:00Z" w16du:dateUtc="2025-07-09T15:27:00Z">
        <w:r w:rsidRPr="00632AA8" w:rsidDel="00632AA8">
          <w:rPr>
            <w:noProof/>
            <w:rPrChange w:id="1310" w:author="Andrew Instone-Cowie" w:date="2025-07-09T16:27:00Z" w16du:dateUtc="2025-07-09T15:27:00Z">
              <w:rPr>
                <w:rStyle w:val="Hyperlink"/>
                <w:noProof/>
              </w:rPr>
            </w:rPrChange>
          </w:rPr>
          <w:delText>Figure 18 – Spike Dissipation (Bi-Directional)</w:delText>
        </w:r>
        <w:r w:rsidDel="00632AA8">
          <w:rPr>
            <w:noProof/>
            <w:webHidden/>
          </w:rPr>
          <w:tab/>
        </w:r>
        <w:r w:rsidR="00E607A0" w:rsidDel="00632AA8">
          <w:rPr>
            <w:noProof/>
            <w:webHidden/>
          </w:rPr>
          <w:delText>37</w:delText>
        </w:r>
      </w:del>
    </w:p>
    <w:p w14:paraId="13DDF7E8" w14:textId="6A40C44A" w:rsidR="00871702" w:rsidDel="00632AA8" w:rsidRDefault="00871702" w:rsidP="00004B06">
      <w:pPr>
        <w:pStyle w:val="TableofFigures"/>
        <w:tabs>
          <w:tab w:val="right" w:leader="dot" w:pos="9016"/>
        </w:tabs>
        <w:spacing w:after="120"/>
        <w:rPr>
          <w:del w:id="1311" w:author="Andrew Instone-Cowie" w:date="2025-07-09T16:27:00Z" w16du:dateUtc="2025-07-09T15:27:00Z"/>
          <w:rFonts w:eastAsiaTheme="minorEastAsia"/>
          <w:noProof/>
          <w:kern w:val="2"/>
          <w:sz w:val="24"/>
          <w:szCs w:val="24"/>
          <w:lang w:eastAsia="en-GB"/>
          <w14:ligatures w14:val="standardContextual"/>
        </w:rPr>
      </w:pPr>
      <w:del w:id="1312" w:author="Andrew Instone-Cowie" w:date="2025-07-09T16:27:00Z" w16du:dateUtc="2025-07-09T15:27:00Z">
        <w:r w:rsidRPr="00632AA8" w:rsidDel="00632AA8">
          <w:rPr>
            <w:noProof/>
            <w:rPrChange w:id="1313" w:author="Andrew Instone-Cowie" w:date="2025-07-09T16:27:00Z" w16du:dateUtc="2025-07-09T15:27:00Z">
              <w:rPr>
                <w:rStyle w:val="Hyperlink"/>
                <w:noProof/>
              </w:rPr>
            </w:rPrChange>
          </w:rPr>
          <w:delText>Figure 19 – Leakage Current "Voltage Divider" Effect</w:delText>
        </w:r>
        <w:r w:rsidDel="00632AA8">
          <w:rPr>
            <w:noProof/>
            <w:webHidden/>
          </w:rPr>
          <w:tab/>
        </w:r>
        <w:r w:rsidR="00E607A0" w:rsidDel="00632AA8">
          <w:rPr>
            <w:noProof/>
            <w:webHidden/>
          </w:rPr>
          <w:delText>38</w:delText>
        </w:r>
      </w:del>
    </w:p>
    <w:p w14:paraId="457C3A53" w14:textId="5107E3A6" w:rsidR="00871702" w:rsidDel="00632AA8" w:rsidRDefault="00871702" w:rsidP="00004B06">
      <w:pPr>
        <w:pStyle w:val="TableofFigures"/>
        <w:tabs>
          <w:tab w:val="right" w:leader="dot" w:pos="9016"/>
        </w:tabs>
        <w:spacing w:after="120"/>
        <w:rPr>
          <w:del w:id="1314" w:author="Andrew Instone-Cowie" w:date="2025-07-09T16:27:00Z" w16du:dateUtc="2025-07-09T15:27:00Z"/>
          <w:rFonts w:eastAsiaTheme="minorEastAsia"/>
          <w:noProof/>
          <w:kern w:val="2"/>
          <w:sz w:val="24"/>
          <w:szCs w:val="24"/>
          <w:lang w:eastAsia="en-GB"/>
          <w14:ligatures w14:val="standardContextual"/>
        </w:rPr>
      </w:pPr>
      <w:del w:id="1315" w:author="Andrew Instone-Cowie" w:date="2025-07-09T16:27:00Z" w16du:dateUtc="2025-07-09T15:27:00Z">
        <w:r w:rsidRPr="00632AA8" w:rsidDel="00632AA8">
          <w:rPr>
            <w:noProof/>
            <w:rPrChange w:id="1316" w:author="Andrew Instone-Cowie" w:date="2025-07-09T16:27:00Z" w16du:dateUtc="2025-07-09T15:27:00Z">
              <w:rPr>
                <w:rStyle w:val="Hyperlink"/>
                <w:noProof/>
              </w:rPr>
            </w:rPrChange>
          </w:rPr>
          <w:delText>Figure 20 – Leakage Current – Supplementary Pull-Up Resistor</w:delText>
        </w:r>
        <w:r w:rsidDel="00632AA8">
          <w:rPr>
            <w:noProof/>
            <w:webHidden/>
          </w:rPr>
          <w:tab/>
        </w:r>
        <w:r w:rsidR="00E607A0" w:rsidDel="00632AA8">
          <w:rPr>
            <w:noProof/>
            <w:webHidden/>
          </w:rPr>
          <w:delText>38</w:delText>
        </w:r>
      </w:del>
    </w:p>
    <w:p w14:paraId="49D66116" w14:textId="1DFA74F1" w:rsidR="00871702" w:rsidDel="00632AA8" w:rsidRDefault="00871702" w:rsidP="00004B06">
      <w:pPr>
        <w:pStyle w:val="TableofFigures"/>
        <w:tabs>
          <w:tab w:val="right" w:leader="dot" w:pos="9016"/>
        </w:tabs>
        <w:spacing w:after="120"/>
        <w:rPr>
          <w:del w:id="1317" w:author="Andrew Instone-Cowie" w:date="2025-07-09T16:27:00Z" w16du:dateUtc="2025-07-09T15:27:00Z"/>
          <w:rFonts w:eastAsiaTheme="minorEastAsia"/>
          <w:noProof/>
          <w:kern w:val="2"/>
          <w:sz w:val="24"/>
          <w:szCs w:val="24"/>
          <w:lang w:eastAsia="en-GB"/>
          <w14:ligatures w14:val="standardContextual"/>
        </w:rPr>
      </w:pPr>
      <w:del w:id="1318" w:author="Andrew Instone-Cowie" w:date="2025-07-09T16:27:00Z" w16du:dateUtc="2025-07-09T15:27:00Z">
        <w:r w:rsidRPr="00632AA8" w:rsidDel="00632AA8">
          <w:rPr>
            <w:noProof/>
            <w:rPrChange w:id="1319" w:author="Andrew Instone-Cowie" w:date="2025-07-09T16:27:00Z" w16du:dateUtc="2025-07-09T15:27:00Z">
              <w:rPr>
                <w:rStyle w:val="Hyperlink"/>
                <w:noProof/>
              </w:rPr>
            </w:rPrChange>
          </w:rPr>
          <w:delText>Figure 21 – Sensor Module Connector</w:delText>
        </w:r>
        <w:r w:rsidDel="00632AA8">
          <w:rPr>
            <w:noProof/>
            <w:webHidden/>
          </w:rPr>
          <w:tab/>
        </w:r>
        <w:r w:rsidR="00E607A0" w:rsidDel="00632AA8">
          <w:rPr>
            <w:noProof/>
            <w:webHidden/>
          </w:rPr>
          <w:delText>40</w:delText>
        </w:r>
      </w:del>
    </w:p>
    <w:p w14:paraId="40576827" w14:textId="1C348CEF" w:rsidR="00871702" w:rsidDel="00632AA8" w:rsidRDefault="00871702" w:rsidP="00004B06">
      <w:pPr>
        <w:pStyle w:val="TableofFigures"/>
        <w:tabs>
          <w:tab w:val="right" w:leader="dot" w:pos="9016"/>
        </w:tabs>
        <w:spacing w:after="120"/>
        <w:rPr>
          <w:del w:id="1320" w:author="Andrew Instone-Cowie" w:date="2025-07-09T16:27:00Z" w16du:dateUtc="2025-07-09T15:27:00Z"/>
          <w:rFonts w:eastAsiaTheme="minorEastAsia"/>
          <w:noProof/>
          <w:kern w:val="2"/>
          <w:sz w:val="24"/>
          <w:szCs w:val="24"/>
          <w:lang w:eastAsia="en-GB"/>
          <w14:ligatures w14:val="standardContextual"/>
        </w:rPr>
      </w:pPr>
      <w:del w:id="1321" w:author="Andrew Instone-Cowie" w:date="2025-07-09T16:27:00Z" w16du:dateUtc="2025-07-09T15:27:00Z">
        <w:r w:rsidRPr="00632AA8" w:rsidDel="00632AA8">
          <w:rPr>
            <w:noProof/>
            <w:rPrChange w:id="1322" w:author="Andrew Instone-Cowie" w:date="2025-07-09T16:27:00Z" w16du:dateUtc="2025-07-09T15:27:00Z">
              <w:rPr>
                <w:rStyle w:val="Hyperlink"/>
                <w:noProof/>
              </w:rPr>
            </w:rPrChange>
          </w:rPr>
          <w:delText>Figure 22 – Sensor Chain Inter-Connection</w:delText>
        </w:r>
        <w:r w:rsidDel="00632AA8">
          <w:rPr>
            <w:noProof/>
            <w:webHidden/>
          </w:rPr>
          <w:tab/>
        </w:r>
        <w:r w:rsidR="00E607A0" w:rsidDel="00632AA8">
          <w:rPr>
            <w:noProof/>
            <w:webHidden/>
          </w:rPr>
          <w:delText>40</w:delText>
        </w:r>
      </w:del>
    </w:p>
    <w:p w14:paraId="74436DDE" w14:textId="6FD0DA97" w:rsidR="00871702" w:rsidDel="00632AA8" w:rsidRDefault="00871702" w:rsidP="00004B06">
      <w:pPr>
        <w:pStyle w:val="TableofFigures"/>
        <w:tabs>
          <w:tab w:val="right" w:leader="dot" w:pos="9016"/>
        </w:tabs>
        <w:spacing w:after="120"/>
        <w:rPr>
          <w:del w:id="1323" w:author="Andrew Instone-Cowie" w:date="2025-07-09T16:27:00Z" w16du:dateUtc="2025-07-09T15:27:00Z"/>
          <w:rFonts w:eastAsiaTheme="minorEastAsia"/>
          <w:noProof/>
          <w:kern w:val="2"/>
          <w:sz w:val="24"/>
          <w:szCs w:val="24"/>
          <w:lang w:eastAsia="en-GB"/>
          <w14:ligatures w14:val="standardContextual"/>
        </w:rPr>
      </w:pPr>
      <w:del w:id="1324" w:author="Andrew Instone-Cowie" w:date="2025-07-09T16:27:00Z" w16du:dateUtc="2025-07-09T15:27:00Z">
        <w:r w:rsidRPr="00632AA8" w:rsidDel="00632AA8">
          <w:rPr>
            <w:noProof/>
            <w:rPrChange w:id="1325" w:author="Andrew Instone-Cowie" w:date="2025-07-09T16:27:00Z" w16du:dateUtc="2025-07-09T15:27:00Z">
              <w:rPr>
                <w:rStyle w:val="Hyperlink"/>
                <w:noProof/>
              </w:rPr>
            </w:rPrChange>
          </w:rPr>
          <w:delText>Figure 23 – Simulator Interface Module Sensor Connector</w:delText>
        </w:r>
        <w:r w:rsidDel="00632AA8">
          <w:rPr>
            <w:noProof/>
            <w:webHidden/>
          </w:rPr>
          <w:tab/>
        </w:r>
        <w:r w:rsidR="00E607A0" w:rsidDel="00632AA8">
          <w:rPr>
            <w:noProof/>
            <w:webHidden/>
          </w:rPr>
          <w:delText>41</w:delText>
        </w:r>
      </w:del>
    </w:p>
    <w:p w14:paraId="59DAC559" w14:textId="0A2F673F" w:rsidR="00871702" w:rsidDel="00632AA8" w:rsidRDefault="00871702" w:rsidP="00004B06">
      <w:pPr>
        <w:pStyle w:val="TableofFigures"/>
        <w:tabs>
          <w:tab w:val="right" w:leader="dot" w:pos="9016"/>
        </w:tabs>
        <w:spacing w:after="120"/>
        <w:rPr>
          <w:del w:id="1326" w:author="Andrew Instone-Cowie" w:date="2025-07-09T16:27:00Z" w16du:dateUtc="2025-07-09T15:27:00Z"/>
          <w:rFonts w:eastAsiaTheme="minorEastAsia"/>
          <w:noProof/>
          <w:kern w:val="2"/>
          <w:sz w:val="24"/>
          <w:szCs w:val="24"/>
          <w:lang w:eastAsia="en-GB"/>
          <w14:ligatures w14:val="standardContextual"/>
        </w:rPr>
      </w:pPr>
      <w:del w:id="1327" w:author="Andrew Instone-Cowie" w:date="2025-07-09T16:27:00Z" w16du:dateUtc="2025-07-09T15:27:00Z">
        <w:r w:rsidRPr="00632AA8" w:rsidDel="00632AA8">
          <w:rPr>
            <w:noProof/>
            <w:rPrChange w:id="1328" w:author="Andrew Instone-Cowie" w:date="2025-07-09T16:27:00Z" w16du:dateUtc="2025-07-09T15:27:00Z">
              <w:rPr>
                <w:rStyle w:val="Hyperlink"/>
                <w:noProof/>
              </w:rPr>
            </w:rPrChange>
          </w:rPr>
          <w:delText>Figure 24 – Simulator Interface 4-Gang Connector</w:delText>
        </w:r>
        <w:r w:rsidDel="00632AA8">
          <w:rPr>
            <w:noProof/>
            <w:webHidden/>
          </w:rPr>
          <w:tab/>
        </w:r>
        <w:r w:rsidR="00E607A0" w:rsidDel="00632AA8">
          <w:rPr>
            <w:noProof/>
            <w:webHidden/>
          </w:rPr>
          <w:delText>41</w:delText>
        </w:r>
      </w:del>
    </w:p>
    <w:p w14:paraId="38D1D028" w14:textId="63382BF6" w:rsidR="00871702" w:rsidDel="00632AA8" w:rsidRDefault="00871702" w:rsidP="00004B06">
      <w:pPr>
        <w:pStyle w:val="TableofFigures"/>
        <w:tabs>
          <w:tab w:val="right" w:leader="dot" w:pos="9016"/>
        </w:tabs>
        <w:spacing w:after="120"/>
        <w:rPr>
          <w:del w:id="1329" w:author="Andrew Instone-Cowie" w:date="2025-07-09T16:27:00Z" w16du:dateUtc="2025-07-09T15:27:00Z"/>
          <w:rFonts w:eastAsiaTheme="minorEastAsia"/>
          <w:noProof/>
          <w:kern w:val="2"/>
          <w:sz w:val="24"/>
          <w:szCs w:val="24"/>
          <w:lang w:eastAsia="en-GB"/>
          <w14:ligatures w14:val="standardContextual"/>
        </w:rPr>
      </w:pPr>
      <w:del w:id="1330" w:author="Andrew Instone-Cowie" w:date="2025-07-09T16:27:00Z" w16du:dateUtc="2025-07-09T15:27:00Z">
        <w:r w:rsidRPr="00632AA8" w:rsidDel="00632AA8">
          <w:rPr>
            <w:noProof/>
            <w:rPrChange w:id="1331" w:author="Andrew Instone-Cowie" w:date="2025-07-09T16:27:00Z" w16du:dateUtc="2025-07-09T15:27:00Z">
              <w:rPr>
                <w:rStyle w:val="Hyperlink"/>
                <w:noProof/>
              </w:rPr>
            </w:rPrChange>
          </w:rPr>
          <w:delText>Figure 25 – Simulator Interface Module Power/Data Connector</w:delText>
        </w:r>
        <w:r w:rsidDel="00632AA8">
          <w:rPr>
            <w:noProof/>
            <w:webHidden/>
          </w:rPr>
          <w:tab/>
        </w:r>
        <w:r w:rsidR="00E607A0" w:rsidDel="00632AA8">
          <w:rPr>
            <w:noProof/>
            <w:webHidden/>
          </w:rPr>
          <w:delText>42</w:delText>
        </w:r>
      </w:del>
    </w:p>
    <w:p w14:paraId="642B6CCA" w14:textId="5871F1EB" w:rsidR="00871702" w:rsidDel="00632AA8" w:rsidRDefault="00871702" w:rsidP="00004B06">
      <w:pPr>
        <w:pStyle w:val="TableofFigures"/>
        <w:tabs>
          <w:tab w:val="right" w:leader="dot" w:pos="9016"/>
        </w:tabs>
        <w:spacing w:after="120"/>
        <w:rPr>
          <w:del w:id="1332" w:author="Andrew Instone-Cowie" w:date="2025-07-09T16:27:00Z" w16du:dateUtc="2025-07-09T15:27:00Z"/>
          <w:rFonts w:eastAsiaTheme="minorEastAsia"/>
          <w:noProof/>
          <w:kern w:val="2"/>
          <w:sz w:val="24"/>
          <w:szCs w:val="24"/>
          <w:lang w:eastAsia="en-GB"/>
          <w14:ligatures w14:val="standardContextual"/>
        </w:rPr>
      </w:pPr>
      <w:del w:id="1333" w:author="Andrew Instone-Cowie" w:date="2025-07-09T16:27:00Z" w16du:dateUtc="2025-07-09T15:27:00Z">
        <w:r w:rsidRPr="00632AA8" w:rsidDel="00632AA8">
          <w:rPr>
            <w:noProof/>
            <w:rPrChange w:id="1334" w:author="Andrew Instone-Cowie" w:date="2025-07-09T16:27:00Z" w16du:dateUtc="2025-07-09T15:27:00Z">
              <w:rPr>
                <w:rStyle w:val="Hyperlink"/>
                <w:noProof/>
              </w:rPr>
            </w:rPrChange>
          </w:rPr>
          <w:delText>Figure 26 – Power Module Power/Data Connector</w:delText>
        </w:r>
        <w:r w:rsidDel="00632AA8">
          <w:rPr>
            <w:noProof/>
            <w:webHidden/>
          </w:rPr>
          <w:tab/>
        </w:r>
        <w:r w:rsidR="00E607A0" w:rsidDel="00632AA8">
          <w:rPr>
            <w:noProof/>
            <w:webHidden/>
          </w:rPr>
          <w:delText>43</w:delText>
        </w:r>
      </w:del>
    </w:p>
    <w:p w14:paraId="70F96E8D" w14:textId="3069B00E" w:rsidR="00871702" w:rsidDel="00632AA8" w:rsidRDefault="00871702" w:rsidP="00004B06">
      <w:pPr>
        <w:pStyle w:val="TableofFigures"/>
        <w:tabs>
          <w:tab w:val="right" w:leader="dot" w:pos="9016"/>
        </w:tabs>
        <w:spacing w:after="120"/>
        <w:rPr>
          <w:del w:id="1335" w:author="Andrew Instone-Cowie" w:date="2025-07-09T16:27:00Z" w16du:dateUtc="2025-07-09T15:27:00Z"/>
          <w:rFonts w:eastAsiaTheme="minorEastAsia"/>
          <w:noProof/>
          <w:kern w:val="2"/>
          <w:sz w:val="24"/>
          <w:szCs w:val="24"/>
          <w:lang w:eastAsia="en-GB"/>
          <w14:ligatures w14:val="standardContextual"/>
        </w:rPr>
      </w:pPr>
      <w:del w:id="1336" w:author="Andrew Instone-Cowie" w:date="2025-07-09T16:27:00Z" w16du:dateUtc="2025-07-09T15:27:00Z">
        <w:r w:rsidRPr="00632AA8" w:rsidDel="00632AA8">
          <w:rPr>
            <w:noProof/>
            <w:rPrChange w:id="1337" w:author="Andrew Instone-Cowie" w:date="2025-07-09T16:27:00Z" w16du:dateUtc="2025-07-09T15:27:00Z">
              <w:rPr>
                <w:rStyle w:val="Hyperlink"/>
                <w:noProof/>
              </w:rPr>
            </w:rPrChange>
          </w:rPr>
          <w:delText>Figure 27 – Second PC Module Connector</w:delText>
        </w:r>
        <w:r w:rsidDel="00632AA8">
          <w:rPr>
            <w:noProof/>
            <w:webHidden/>
          </w:rPr>
          <w:tab/>
        </w:r>
        <w:r w:rsidR="00E607A0" w:rsidDel="00632AA8">
          <w:rPr>
            <w:noProof/>
            <w:webHidden/>
          </w:rPr>
          <w:delText>44</w:delText>
        </w:r>
      </w:del>
    </w:p>
    <w:p w14:paraId="2C130A04" w14:textId="5D896582" w:rsidR="00871702" w:rsidDel="00632AA8" w:rsidRDefault="00871702" w:rsidP="00004B06">
      <w:pPr>
        <w:pStyle w:val="TableofFigures"/>
        <w:tabs>
          <w:tab w:val="right" w:leader="dot" w:pos="9016"/>
        </w:tabs>
        <w:spacing w:after="120"/>
        <w:rPr>
          <w:del w:id="1338" w:author="Andrew Instone-Cowie" w:date="2025-07-09T16:27:00Z" w16du:dateUtc="2025-07-09T15:27:00Z"/>
          <w:rFonts w:eastAsiaTheme="minorEastAsia"/>
          <w:noProof/>
          <w:kern w:val="2"/>
          <w:sz w:val="24"/>
          <w:szCs w:val="24"/>
          <w:lang w:eastAsia="en-GB"/>
          <w14:ligatures w14:val="standardContextual"/>
        </w:rPr>
      </w:pPr>
      <w:del w:id="1339" w:author="Andrew Instone-Cowie" w:date="2025-07-09T16:27:00Z" w16du:dateUtc="2025-07-09T15:27:00Z">
        <w:r w:rsidRPr="00632AA8" w:rsidDel="00632AA8">
          <w:rPr>
            <w:noProof/>
            <w:rPrChange w:id="1340" w:author="Andrew Instone-Cowie" w:date="2025-07-09T16:27:00Z" w16du:dateUtc="2025-07-09T15:27:00Z">
              <w:rPr>
                <w:rStyle w:val="Hyperlink"/>
                <w:noProof/>
              </w:rPr>
            </w:rPrChange>
          </w:rPr>
          <w:delText>Figure 28 – Basic Serial Splitter Connector</w:delText>
        </w:r>
        <w:r w:rsidDel="00632AA8">
          <w:rPr>
            <w:noProof/>
            <w:webHidden/>
          </w:rPr>
          <w:tab/>
        </w:r>
        <w:r w:rsidR="00E607A0" w:rsidDel="00632AA8">
          <w:rPr>
            <w:noProof/>
            <w:webHidden/>
          </w:rPr>
          <w:delText>45</w:delText>
        </w:r>
      </w:del>
    </w:p>
    <w:p w14:paraId="7173F96B" w14:textId="2F270088" w:rsidR="00871702" w:rsidDel="00632AA8" w:rsidRDefault="00871702" w:rsidP="00004B06">
      <w:pPr>
        <w:pStyle w:val="TableofFigures"/>
        <w:tabs>
          <w:tab w:val="right" w:leader="dot" w:pos="9016"/>
        </w:tabs>
        <w:spacing w:after="120"/>
        <w:rPr>
          <w:del w:id="1341" w:author="Andrew Instone-Cowie" w:date="2025-07-09T16:27:00Z" w16du:dateUtc="2025-07-09T15:27:00Z"/>
          <w:rFonts w:eastAsiaTheme="minorEastAsia"/>
          <w:noProof/>
          <w:kern w:val="2"/>
          <w:sz w:val="24"/>
          <w:szCs w:val="24"/>
          <w:lang w:eastAsia="en-GB"/>
          <w14:ligatures w14:val="standardContextual"/>
        </w:rPr>
      </w:pPr>
      <w:del w:id="1342" w:author="Andrew Instone-Cowie" w:date="2025-07-09T16:27:00Z" w16du:dateUtc="2025-07-09T15:27:00Z">
        <w:r w:rsidRPr="00632AA8" w:rsidDel="00632AA8">
          <w:rPr>
            <w:noProof/>
            <w:rPrChange w:id="1343" w:author="Andrew Instone-Cowie" w:date="2025-07-09T16:27:00Z" w16du:dateUtc="2025-07-09T15:27:00Z">
              <w:rPr>
                <w:rStyle w:val="Hyperlink"/>
                <w:noProof/>
              </w:rPr>
            </w:rPrChange>
          </w:rPr>
          <w:delText>Figure 29 – Power Module DB9 Serial Connector</w:delText>
        </w:r>
        <w:r w:rsidDel="00632AA8">
          <w:rPr>
            <w:noProof/>
            <w:webHidden/>
          </w:rPr>
          <w:tab/>
        </w:r>
        <w:r w:rsidR="00E607A0" w:rsidDel="00632AA8">
          <w:rPr>
            <w:noProof/>
            <w:webHidden/>
          </w:rPr>
          <w:delText>47</w:delText>
        </w:r>
      </w:del>
    </w:p>
    <w:p w14:paraId="09346008" w14:textId="39156823" w:rsidR="00871702" w:rsidDel="00632AA8" w:rsidRDefault="00871702" w:rsidP="00004B06">
      <w:pPr>
        <w:pStyle w:val="TableofFigures"/>
        <w:tabs>
          <w:tab w:val="right" w:leader="dot" w:pos="9016"/>
        </w:tabs>
        <w:spacing w:after="120"/>
        <w:rPr>
          <w:del w:id="1344" w:author="Andrew Instone-Cowie" w:date="2025-07-09T16:27:00Z" w16du:dateUtc="2025-07-09T15:27:00Z"/>
          <w:rFonts w:eastAsiaTheme="minorEastAsia"/>
          <w:noProof/>
          <w:kern w:val="2"/>
          <w:sz w:val="24"/>
          <w:szCs w:val="24"/>
          <w:lang w:eastAsia="en-GB"/>
          <w14:ligatures w14:val="standardContextual"/>
        </w:rPr>
      </w:pPr>
      <w:del w:id="1345" w:author="Andrew Instone-Cowie" w:date="2025-07-09T16:27:00Z" w16du:dateUtc="2025-07-09T15:27:00Z">
        <w:r w:rsidRPr="00632AA8" w:rsidDel="00632AA8">
          <w:rPr>
            <w:noProof/>
            <w:rPrChange w:id="1346" w:author="Andrew Instone-Cowie" w:date="2025-07-09T16:27:00Z" w16du:dateUtc="2025-07-09T15:27:00Z">
              <w:rPr>
                <w:rStyle w:val="Hyperlink"/>
                <w:noProof/>
              </w:rPr>
            </w:rPrChange>
          </w:rPr>
          <w:delText>Figure 30 – Second PC Module DB9 Serial Connector</w:delText>
        </w:r>
        <w:r w:rsidDel="00632AA8">
          <w:rPr>
            <w:noProof/>
            <w:webHidden/>
          </w:rPr>
          <w:tab/>
        </w:r>
        <w:r w:rsidR="00E607A0" w:rsidDel="00632AA8">
          <w:rPr>
            <w:noProof/>
            <w:webHidden/>
          </w:rPr>
          <w:delText>47</w:delText>
        </w:r>
      </w:del>
    </w:p>
    <w:p w14:paraId="3954C496" w14:textId="3A67FBBE" w:rsidR="00871702" w:rsidDel="00632AA8" w:rsidRDefault="00871702" w:rsidP="00004B06">
      <w:pPr>
        <w:pStyle w:val="TableofFigures"/>
        <w:tabs>
          <w:tab w:val="right" w:leader="dot" w:pos="9016"/>
        </w:tabs>
        <w:spacing w:after="120"/>
        <w:rPr>
          <w:del w:id="1347" w:author="Andrew Instone-Cowie" w:date="2025-07-09T16:27:00Z" w16du:dateUtc="2025-07-09T15:27:00Z"/>
          <w:rFonts w:eastAsiaTheme="minorEastAsia"/>
          <w:noProof/>
          <w:kern w:val="2"/>
          <w:sz w:val="24"/>
          <w:szCs w:val="24"/>
          <w:lang w:eastAsia="en-GB"/>
          <w14:ligatures w14:val="standardContextual"/>
        </w:rPr>
      </w:pPr>
      <w:del w:id="1348" w:author="Andrew Instone-Cowie" w:date="2025-07-09T16:27:00Z" w16du:dateUtc="2025-07-09T15:27:00Z">
        <w:r w:rsidRPr="00632AA8" w:rsidDel="00632AA8">
          <w:rPr>
            <w:noProof/>
            <w:rPrChange w:id="1349" w:author="Andrew Instone-Cowie" w:date="2025-07-09T16:27:00Z" w16du:dateUtc="2025-07-09T15:27:00Z">
              <w:rPr>
                <w:rStyle w:val="Hyperlink"/>
                <w:noProof/>
              </w:rPr>
            </w:rPrChange>
          </w:rPr>
          <w:delText>Figure 31 – Basic Serial Splitter DB9 Serial Connectors</w:delText>
        </w:r>
        <w:r w:rsidDel="00632AA8">
          <w:rPr>
            <w:noProof/>
            <w:webHidden/>
          </w:rPr>
          <w:tab/>
        </w:r>
        <w:r w:rsidR="00E607A0" w:rsidDel="00632AA8">
          <w:rPr>
            <w:noProof/>
            <w:webHidden/>
          </w:rPr>
          <w:delText>48</w:delText>
        </w:r>
      </w:del>
    </w:p>
    <w:p w14:paraId="04067262" w14:textId="1F6AD9B6" w:rsidR="00871702" w:rsidDel="00632AA8" w:rsidRDefault="00871702" w:rsidP="00004B06">
      <w:pPr>
        <w:pStyle w:val="TableofFigures"/>
        <w:tabs>
          <w:tab w:val="right" w:leader="dot" w:pos="9016"/>
        </w:tabs>
        <w:spacing w:after="120"/>
        <w:rPr>
          <w:del w:id="1350" w:author="Andrew Instone-Cowie" w:date="2025-07-09T16:27:00Z" w16du:dateUtc="2025-07-09T15:27:00Z"/>
          <w:rFonts w:eastAsiaTheme="minorEastAsia"/>
          <w:noProof/>
          <w:kern w:val="2"/>
          <w:sz w:val="24"/>
          <w:szCs w:val="24"/>
          <w:lang w:eastAsia="en-GB"/>
          <w14:ligatures w14:val="standardContextual"/>
        </w:rPr>
      </w:pPr>
      <w:del w:id="1351" w:author="Andrew Instone-Cowie" w:date="2025-07-09T16:27:00Z" w16du:dateUtc="2025-07-09T15:27:00Z">
        <w:r w:rsidRPr="00632AA8" w:rsidDel="00632AA8">
          <w:rPr>
            <w:noProof/>
            <w:rPrChange w:id="1352" w:author="Andrew Instone-Cowie" w:date="2025-07-09T16:27:00Z" w16du:dateUtc="2025-07-09T15:27:00Z">
              <w:rPr>
                <w:rStyle w:val="Hyperlink"/>
                <w:noProof/>
              </w:rPr>
            </w:rPrChange>
          </w:rPr>
          <w:delText>Figure 32 – Simulator Interface Main Loop Timing</w:delText>
        </w:r>
        <w:r w:rsidDel="00632AA8">
          <w:rPr>
            <w:noProof/>
            <w:webHidden/>
          </w:rPr>
          <w:tab/>
        </w:r>
        <w:r w:rsidR="00E607A0" w:rsidDel="00632AA8">
          <w:rPr>
            <w:noProof/>
            <w:webHidden/>
          </w:rPr>
          <w:delText>50</w:delText>
        </w:r>
      </w:del>
    </w:p>
    <w:p w14:paraId="065EBC72" w14:textId="4561B661" w:rsidR="00871702" w:rsidDel="00632AA8" w:rsidRDefault="00871702" w:rsidP="00004B06">
      <w:pPr>
        <w:pStyle w:val="TableofFigures"/>
        <w:tabs>
          <w:tab w:val="right" w:leader="dot" w:pos="9016"/>
        </w:tabs>
        <w:spacing w:after="120"/>
        <w:rPr>
          <w:del w:id="1353" w:author="Andrew Instone-Cowie" w:date="2025-07-09T16:27:00Z" w16du:dateUtc="2025-07-09T15:27:00Z"/>
          <w:rFonts w:eastAsiaTheme="minorEastAsia"/>
          <w:noProof/>
          <w:kern w:val="2"/>
          <w:sz w:val="24"/>
          <w:szCs w:val="24"/>
          <w:lang w:eastAsia="en-GB"/>
          <w14:ligatures w14:val="standardContextual"/>
        </w:rPr>
      </w:pPr>
      <w:del w:id="1354" w:author="Andrew Instone-Cowie" w:date="2025-07-09T16:27:00Z" w16du:dateUtc="2025-07-09T15:27:00Z">
        <w:r w:rsidRPr="00632AA8" w:rsidDel="00632AA8">
          <w:rPr>
            <w:noProof/>
            <w:rPrChange w:id="1355" w:author="Andrew Instone-Cowie" w:date="2025-07-09T16:27:00Z" w16du:dateUtc="2025-07-09T15:27:00Z">
              <w:rPr>
                <w:rStyle w:val="Hyperlink"/>
                <w:noProof/>
              </w:rPr>
            </w:rPrChange>
          </w:rPr>
          <w:delText>Figure 33 – State Machine Transitions Illustration</w:delText>
        </w:r>
        <w:r w:rsidDel="00632AA8">
          <w:rPr>
            <w:noProof/>
            <w:webHidden/>
          </w:rPr>
          <w:tab/>
        </w:r>
        <w:r w:rsidR="00E607A0" w:rsidDel="00632AA8">
          <w:rPr>
            <w:noProof/>
            <w:webHidden/>
          </w:rPr>
          <w:delText>51</w:delText>
        </w:r>
      </w:del>
    </w:p>
    <w:p w14:paraId="7B7026A5" w14:textId="61001EB0" w:rsidR="00871702" w:rsidDel="00632AA8" w:rsidRDefault="00871702" w:rsidP="00004B06">
      <w:pPr>
        <w:pStyle w:val="TableofFigures"/>
        <w:tabs>
          <w:tab w:val="right" w:leader="dot" w:pos="9016"/>
        </w:tabs>
        <w:spacing w:after="120"/>
        <w:rPr>
          <w:del w:id="1356" w:author="Andrew Instone-Cowie" w:date="2025-07-09T16:27:00Z" w16du:dateUtc="2025-07-09T15:27:00Z"/>
          <w:rFonts w:eastAsiaTheme="minorEastAsia"/>
          <w:noProof/>
          <w:kern w:val="2"/>
          <w:sz w:val="24"/>
          <w:szCs w:val="24"/>
          <w:lang w:eastAsia="en-GB"/>
          <w14:ligatures w14:val="standardContextual"/>
        </w:rPr>
      </w:pPr>
      <w:del w:id="1357" w:author="Andrew Instone-Cowie" w:date="2025-07-09T16:27:00Z" w16du:dateUtc="2025-07-09T15:27:00Z">
        <w:r w:rsidRPr="00632AA8" w:rsidDel="00632AA8">
          <w:rPr>
            <w:noProof/>
            <w:rPrChange w:id="1358" w:author="Andrew Instone-Cowie" w:date="2025-07-09T16:27:00Z" w16du:dateUtc="2025-07-09T15:27:00Z">
              <w:rPr>
                <w:rStyle w:val="Hyperlink"/>
                <w:noProof/>
              </w:rPr>
            </w:rPrChange>
          </w:rPr>
          <w:delText>Figure 34 – Sensor De-Bounce Illustration</w:delText>
        </w:r>
        <w:r w:rsidDel="00632AA8">
          <w:rPr>
            <w:noProof/>
            <w:webHidden/>
          </w:rPr>
          <w:tab/>
        </w:r>
        <w:r w:rsidR="00E607A0" w:rsidDel="00632AA8">
          <w:rPr>
            <w:noProof/>
            <w:webHidden/>
          </w:rPr>
          <w:delText>53</w:delText>
        </w:r>
      </w:del>
    </w:p>
    <w:p w14:paraId="188781DA" w14:textId="7BADCB51" w:rsidR="00871702" w:rsidDel="00632AA8" w:rsidRDefault="00871702" w:rsidP="00004B06">
      <w:pPr>
        <w:pStyle w:val="TableofFigures"/>
        <w:tabs>
          <w:tab w:val="right" w:leader="dot" w:pos="9016"/>
        </w:tabs>
        <w:spacing w:after="120"/>
        <w:rPr>
          <w:del w:id="1359" w:author="Andrew Instone-Cowie" w:date="2025-07-09T16:27:00Z" w16du:dateUtc="2025-07-09T15:27:00Z"/>
          <w:rFonts w:eastAsiaTheme="minorEastAsia"/>
          <w:noProof/>
          <w:kern w:val="2"/>
          <w:sz w:val="24"/>
          <w:szCs w:val="24"/>
          <w:lang w:eastAsia="en-GB"/>
          <w14:ligatures w14:val="standardContextual"/>
        </w:rPr>
      </w:pPr>
      <w:del w:id="1360" w:author="Andrew Instone-Cowie" w:date="2025-07-09T16:27:00Z" w16du:dateUtc="2025-07-09T15:27:00Z">
        <w:r w:rsidRPr="00632AA8" w:rsidDel="00632AA8">
          <w:rPr>
            <w:noProof/>
            <w:rPrChange w:id="1361" w:author="Andrew Instone-Cowie" w:date="2025-07-09T16:27:00Z" w16du:dateUtc="2025-07-09T15:27:00Z">
              <w:rPr>
                <w:rStyle w:val="Hyperlink"/>
                <w:noProof/>
              </w:rPr>
            </w:rPrChange>
          </w:rPr>
          <w:delText>Figure 35 – Sensor Pulse Duration Illustration</w:delText>
        </w:r>
        <w:r w:rsidDel="00632AA8">
          <w:rPr>
            <w:noProof/>
            <w:webHidden/>
          </w:rPr>
          <w:tab/>
        </w:r>
        <w:r w:rsidR="00E607A0" w:rsidDel="00632AA8">
          <w:rPr>
            <w:noProof/>
            <w:webHidden/>
          </w:rPr>
          <w:delText>60</w:delText>
        </w:r>
      </w:del>
    </w:p>
    <w:p w14:paraId="218D500E" w14:textId="4453FD71" w:rsidR="00871702" w:rsidDel="00632AA8" w:rsidRDefault="00871702" w:rsidP="00004B06">
      <w:pPr>
        <w:pStyle w:val="TableofFigures"/>
        <w:tabs>
          <w:tab w:val="right" w:leader="dot" w:pos="9016"/>
        </w:tabs>
        <w:spacing w:after="120"/>
        <w:rPr>
          <w:del w:id="1362" w:author="Andrew Instone-Cowie" w:date="2025-07-09T16:27:00Z" w16du:dateUtc="2025-07-09T15:27:00Z"/>
          <w:rFonts w:eastAsiaTheme="minorEastAsia"/>
          <w:noProof/>
          <w:kern w:val="2"/>
          <w:sz w:val="24"/>
          <w:szCs w:val="24"/>
          <w:lang w:eastAsia="en-GB"/>
          <w14:ligatures w14:val="standardContextual"/>
        </w:rPr>
      </w:pPr>
      <w:del w:id="1363" w:author="Andrew Instone-Cowie" w:date="2025-07-09T16:27:00Z" w16du:dateUtc="2025-07-09T15:27:00Z">
        <w:r w:rsidRPr="00632AA8" w:rsidDel="00632AA8">
          <w:rPr>
            <w:noProof/>
            <w:rPrChange w:id="1364" w:author="Andrew Instone-Cowie" w:date="2025-07-09T16:27:00Z" w16du:dateUtc="2025-07-09T15:27:00Z">
              <w:rPr>
                <w:rStyle w:val="Hyperlink"/>
                <w:noProof/>
              </w:rPr>
            </w:rPrChange>
          </w:rPr>
          <w:delText>Figure 36 – Missed Sensor Signals Illustration</w:delText>
        </w:r>
        <w:r w:rsidDel="00632AA8">
          <w:rPr>
            <w:noProof/>
            <w:webHidden/>
          </w:rPr>
          <w:tab/>
        </w:r>
        <w:r w:rsidR="00E607A0" w:rsidDel="00632AA8">
          <w:rPr>
            <w:noProof/>
            <w:webHidden/>
          </w:rPr>
          <w:delText>61</w:delText>
        </w:r>
      </w:del>
    </w:p>
    <w:p w14:paraId="4544E3FB" w14:textId="2539F398" w:rsidR="00871702" w:rsidDel="00632AA8" w:rsidRDefault="00871702" w:rsidP="00004B06">
      <w:pPr>
        <w:pStyle w:val="TableofFigures"/>
        <w:tabs>
          <w:tab w:val="right" w:leader="dot" w:pos="9016"/>
        </w:tabs>
        <w:spacing w:after="120"/>
        <w:rPr>
          <w:del w:id="1365" w:author="Andrew Instone-Cowie" w:date="2025-07-09T16:27:00Z" w16du:dateUtc="2025-07-09T15:27:00Z"/>
          <w:rFonts w:eastAsiaTheme="minorEastAsia"/>
          <w:noProof/>
          <w:kern w:val="2"/>
          <w:sz w:val="24"/>
          <w:szCs w:val="24"/>
          <w:lang w:eastAsia="en-GB"/>
          <w14:ligatures w14:val="standardContextual"/>
        </w:rPr>
      </w:pPr>
      <w:del w:id="1366" w:author="Andrew Instone-Cowie" w:date="2025-07-09T16:27:00Z" w16du:dateUtc="2025-07-09T15:27:00Z">
        <w:r w:rsidRPr="00632AA8" w:rsidDel="00632AA8">
          <w:rPr>
            <w:noProof/>
            <w:rPrChange w:id="1367" w:author="Andrew Instone-Cowie" w:date="2025-07-09T16:27:00Z" w16du:dateUtc="2025-07-09T15:27:00Z">
              <w:rPr>
                <w:rStyle w:val="Hyperlink"/>
                <w:noProof/>
              </w:rPr>
            </w:rPrChange>
          </w:rPr>
          <w:delText>Figure 37 – Duplicated Sensor Signals Illustration</w:delText>
        </w:r>
        <w:r w:rsidDel="00632AA8">
          <w:rPr>
            <w:noProof/>
            <w:webHidden/>
          </w:rPr>
          <w:tab/>
        </w:r>
        <w:r w:rsidR="00E607A0" w:rsidDel="00632AA8">
          <w:rPr>
            <w:noProof/>
            <w:webHidden/>
          </w:rPr>
          <w:delText>62</w:delText>
        </w:r>
      </w:del>
    </w:p>
    <w:p w14:paraId="7EEAE52D" w14:textId="0067A027" w:rsidR="00871702" w:rsidDel="00632AA8" w:rsidRDefault="00871702" w:rsidP="00004B06">
      <w:pPr>
        <w:pStyle w:val="TableofFigures"/>
        <w:tabs>
          <w:tab w:val="right" w:leader="dot" w:pos="9016"/>
        </w:tabs>
        <w:spacing w:after="120"/>
        <w:rPr>
          <w:del w:id="1368" w:author="Andrew Instone-Cowie" w:date="2025-07-09T16:27:00Z" w16du:dateUtc="2025-07-09T15:27:00Z"/>
          <w:rFonts w:eastAsiaTheme="minorEastAsia"/>
          <w:noProof/>
          <w:kern w:val="2"/>
          <w:sz w:val="24"/>
          <w:szCs w:val="24"/>
          <w:lang w:eastAsia="en-GB"/>
          <w14:ligatures w14:val="standardContextual"/>
        </w:rPr>
      </w:pPr>
      <w:del w:id="1369" w:author="Andrew Instone-Cowie" w:date="2025-07-09T16:27:00Z" w16du:dateUtc="2025-07-09T15:27:00Z">
        <w:r w:rsidRPr="00632AA8" w:rsidDel="00632AA8">
          <w:rPr>
            <w:noProof/>
            <w:rPrChange w:id="1370" w:author="Andrew Instone-Cowie" w:date="2025-07-09T16:27:00Z" w16du:dateUtc="2025-07-09T15:27:00Z">
              <w:rPr>
                <w:rStyle w:val="Hyperlink"/>
                <w:noProof/>
              </w:rPr>
            </w:rPrChange>
          </w:rPr>
          <w:delText>Figure 38 – Variable Odd-Struckness Illustration</w:delText>
        </w:r>
        <w:r w:rsidDel="00632AA8">
          <w:rPr>
            <w:noProof/>
            <w:webHidden/>
          </w:rPr>
          <w:tab/>
        </w:r>
        <w:r w:rsidR="00E607A0" w:rsidDel="00632AA8">
          <w:rPr>
            <w:noProof/>
            <w:webHidden/>
          </w:rPr>
          <w:delText>63</w:delText>
        </w:r>
      </w:del>
    </w:p>
    <w:p w14:paraId="1466FD1D" w14:textId="54D32444" w:rsidR="00871702" w:rsidDel="00632AA8" w:rsidRDefault="00871702" w:rsidP="00004B06">
      <w:pPr>
        <w:pStyle w:val="TableofFigures"/>
        <w:tabs>
          <w:tab w:val="right" w:leader="dot" w:pos="9016"/>
        </w:tabs>
        <w:spacing w:after="120"/>
        <w:rPr>
          <w:del w:id="1371" w:author="Andrew Instone-Cowie" w:date="2025-07-09T16:27:00Z" w16du:dateUtc="2025-07-09T15:27:00Z"/>
          <w:rFonts w:eastAsiaTheme="minorEastAsia"/>
          <w:noProof/>
          <w:kern w:val="2"/>
          <w:sz w:val="24"/>
          <w:szCs w:val="24"/>
          <w:lang w:eastAsia="en-GB"/>
          <w14:ligatures w14:val="standardContextual"/>
        </w:rPr>
      </w:pPr>
      <w:del w:id="1372" w:author="Andrew Instone-Cowie" w:date="2025-07-09T16:27:00Z" w16du:dateUtc="2025-07-09T15:27:00Z">
        <w:r w:rsidRPr="00632AA8" w:rsidDel="00632AA8">
          <w:rPr>
            <w:noProof/>
            <w:rPrChange w:id="1373" w:author="Andrew Instone-Cowie" w:date="2025-07-09T16:27:00Z" w16du:dateUtc="2025-07-09T15:27:00Z">
              <w:rPr>
                <w:rStyle w:val="Hyperlink"/>
                <w:noProof/>
              </w:rPr>
            </w:rPrChange>
          </w:rPr>
          <w:delText>Figure 39 – Simulator Interface Latency</w:delText>
        </w:r>
        <w:r w:rsidDel="00632AA8">
          <w:rPr>
            <w:noProof/>
            <w:webHidden/>
          </w:rPr>
          <w:tab/>
        </w:r>
        <w:r w:rsidR="00E607A0" w:rsidDel="00632AA8">
          <w:rPr>
            <w:noProof/>
            <w:webHidden/>
          </w:rPr>
          <w:delText>64</w:delText>
        </w:r>
      </w:del>
    </w:p>
    <w:p w14:paraId="4E090E7C" w14:textId="3A4C1113" w:rsidR="00871702" w:rsidDel="00632AA8" w:rsidRDefault="00871702" w:rsidP="00004B06">
      <w:pPr>
        <w:pStyle w:val="TableofFigures"/>
        <w:tabs>
          <w:tab w:val="right" w:leader="dot" w:pos="9016"/>
        </w:tabs>
        <w:spacing w:after="120"/>
        <w:rPr>
          <w:del w:id="1374" w:author="Andrew Instone-Cowie" w:date="2025-07-09T16:27:00Z" w16du:dateUtc="2025-07-09T15:27:00Z"/>
          <w:rFonts w:eastAsiaTheme="minorEastAsia"/>
          <w:noProof/>
          <w:kern w:val="2"/>
          <w:sz w:val="24"/>
          <w:szCs w:val="24"/>
          <w:lang w:eastAsia="en-GB"/>
          <w14:ligatures w14:val="standardContextual"/>
        </w:rPr>
      </w:pPr>
      <w:del w:id="1375" w:author="Andrew Instone-Cowie" w:date="2025-07-09T16:27:00Z" w16du:dateUtc="2025-07-09T15:27:00Z">
        <w:r w:rsidRPr="00632AA8" w:rsidDel="00632AA8">
          <w:rPr>
            <w:noProof/>
            <w:rPrChange w:id="1376" w:author="Andrew Instone-Cowie" w:date="2025-07-09T16:27:00Z" w16du:dateUtc="2025-07-09T15:27:00Z">
              <w:rPr>
                <w:rStyle w:val="Hyperlink"/>
                <w:noProof/>
              </w:rPr>
            </w:rPrChange>
          </w:rPr>
          <w:delText>Figure 40 – Logic Analyser Decode</w:delText>
        </w:r>
        <w:r w:rsidDel="00632AA8">
          <w:rPr>
            <w:noProof/>
            <w:webHidden/>
          </w:rPr>
          <w:tab/>
        </w:r>
        <w:r w:rsidR="00E607A0" w:rsidDel="00632AA8">
          <w:rPr>
            <w:noProof/>
            <w:webHidden/>
          </w:rPr>
          <w:delText>65</w:delText>
        </w:r>
      </w:del>
    </w:p>
    <w:p w14:paraId="4C7D99CA" w14:textId="2D2B1B83" w:rsidR="00871702" w:rsidDel="00632AA8" w:rsidRDefault="00871702" w:rsidP="00004B06">
      <w:pPr>
        <w:pStyle w:val="TableofFigures"/>
        <w:tabs>
          <w:tab w:val="right" w:leader="dot" w:pos="9016"/>
        </w:tabs>
        <w:spacing w:after="120"/>
        <w:rPr>
          <w:del w:id="1377" w:author="Andrew Instone-Cowie" w:date="2025-07-09T16:27:00Z" w16du:dateUtc="2025-07-09T15:27:00Z"/>
          <w:rFonts w:eastAsiaTheme="minorEastAsia"/>
          <w:noProof/>
          <w:kern w:val="2"/>
          <w:sz w:val="24"/>
          <w:szCs w:val="24"/>
          <w:lang w:eastAsia="en-GB"/>
          <w14:ligatures w14:val="standardContextual"/>
        </w:rPr>
      </w:pPr>
      <w:del w:id="1378" w:author="Andrew Instone-Cowie" w:date="2025-07-09T16:27:00Z" w16du:dateUtc="2025-07-09T15:27:00Z">
        <w:r w:rsidRPr="00632AA8" w:rsidDel="00632AA8">
          <w:rPr>
            <w:noProof/>
            <w:rPrChange w:id="1379" w:author="Andrew Instone-Cowie" w:date="2025-07-09T16:27:00Z" w16du:dateUtc="2025-07-09T15:27:00Z">
              <w:rPr>
                <w:rStyle w:val="Hyperlink"/>
                <w:noProof/>
              </w:rPr>
            </w:rPrChange>
          </w:rPr>
          <w:delText>Figure 41 – Example of a USB-to-Serial Adapter</w:delText>
        </w:r>
        <w:r w:rsidDel="00632AA8">
          <w:rPr>
            <w:noProof/>
            <w:webHidden/>
          </w:rPr>
          <w:tab/>
        </w:r>
        <w:r w:rsidR="00E607A0" w:rsidDel="00632AA8">
          <w:rPr>
            <w:noProof/>
            <w:webHidden/>
          </w:rPr>
          <w:delText>67</w:delText>
        </w:r>
      </w:del>
    </w:p>
    <w:p w14:paraId="0981C60F" w14:textId="18743320" w:rsidR="00871702" w:rsidDel="00632AA8" w:rsidRDefault="00871702" w:rsidP="00004B06">
      <w:pPr>
        <w:pStyle w:val="TableofFigures"/>
        <w:tabs>
          <w:tab w:val="right" w:leader="dot" w:pos="9016"/>
        </w:tabs>
        <w:spacing w:after="120"/>
        <w:rPr>
          <w:del w:id="1380" w:author="Andrew Instone-Cowie" w:date="2025-07-09T16:27:00Z" w16du:dateUtc="2025-07-09T15:27:00Z"/>
          <w:rFonts w:eastAsiaTheme="minorEastAsia"/>
          <w:noProof/>
          <w:kern w:val="2"/>
          <w:sz w:val="24"/>
          <w:szCs w:val="24"/>
          <w:lang w:eastAsia="en-GB"/>
          <w14:ligatures w14:val="standardContextual"/>
        </w:rPr>
      </w:pPr>
      <w:del w:id="1381" w:author="Andrew Instone-Cowie" w:date="2025-07-09T16:27:00Z" w16du:dateUtc="2025-07-09T15:27:00Z">
        <w:r w:rsidRPr="00632AA8" w:rsidDel="00632AA8">
          <w:rPr>
            <w:noProof/>
            <w:rPrChange w:id="1382" w:author="Andrew Instone-Cowie" w:date="2025-07-09T16:27:00Z" w16du:dateUtc="2025-07-09T15:27:00Z">
              <w:rPr>
                <w:rStyle w:val="Hyperlink"/>
                <w:noProof/>
              </w:rPr>
            </w:rPrChange>
          </w:rPr>
          <w:delText>Figure 42 – Prolific Driver Installation</w:delText>
        </w:r>
        <w:r w:rsidDel="00632AA8">
          <w:rPr>
            <w:noProof/>
            <w:webHidden/>
          </w:rPr>
          <w:tab/>
        </w:r>
        <w:r w:rsidR="00E607A0" w:rsidDel="00632AA8">
          <w:rPr>
            <w:noProof/>
            <w:webHidden/>
          </w:rPr>
          <w:delText>68</w:delText>
        </w:r>
      </w:del>
    </w:p>
    <w:p w14:paraId="5297E199" w14:textId="26DD9E6F" w:rsidR="00871702" w:rsidDel="00632AA8" w:rsidRDefault="00871702" w:rsidP="00004B06">
      <w:pPr>
        <w:pStyle w:val="TableofFigures"/>
        <w:tabs>
          <w:tab w:val="right" w:leader="dot" w:pos="9016"/>
        </w:tabs>
        <w:spacing w:after="120"/>
        <w:rPr>
          <w:del w:id="1383" w:author="Andrew Instone-Cowie" w:date="2025-07-09T16:27:00Z" w16du:dateUtc="2025-07-09T15:27:00Z"/>
          <w:rFonts w:eastAsiaTheme="minorEastAsia"/>
          <w:noProof/>
          <w:kern w:val="2"/>
          <w:sz w:val="24"/>
          <w:szCs w:val="24"/>
          <w:lang w:eastAsia="en-GB"/>
          <w14:ligatures w14:val="standardContextual"/>
        </w:rPr>
      </w:pPr>
      <w:del w:id="1384" w:author="Andrew Instone-Cowie" w:date="2025-07-09T16:27:00Z" w16du:dateUtc="2025-07-09T15:27:00Z">
        <w:r w:rsidRPr="00632AA8" w:rsidDel="00632AA8">
          <w:rPr>
            <w:noProof/>
            <w:rPrChange w:id="1385" w:author="Andrew Instone-Cowie" w:date="2025-07-09T16:27:00Z" w16du:dateUtc="2025-07-09T15:27:00Z">
              <w:rPr>
                <w:rStyle w:val="Hyperlink"/>
                <w:noProof/>
              </w:rPr>
            </w:rPrChange>
          </w:rPr>
          <w:delText>Figure 43 – Driver Installation Complete</w:delText>
        </w:r>
        <w:r w:rsidDel="00632AA8">
          <w:rPr>
            <w:noProof/>
            <w:webHidden/>
          </w:rPr>
          <w:tab/>
        </w:r>
        <w:r w:rsidR="00E607A0" w:rsidDel="00632AA8">
          <w:rPr>
            <w:noProof/>
            <w:webHidden/>
          </w:rPr>
          <w:delText>69</w:delText>
        </w:r>
      </w:del>
    </w:p>
    <w:p w14:paraId="27B6949B" w14:textId="0B944E34" w:rsidR="00871702" w:rsidDel="00632AA8" w:rsidRDefault="00871702" w:rsidP="00004B06">
      <w:pPr>
        <w:pStyle w:val="TableofFigures"/>
        <w:tabs>
          <w:tab w:val="right" w:leader="dot" w:pos="9016"/>
        </w:tabs>
        <w:spacing w:after="120"/>
        <w:rPr>
          <w:del w:id="1386" w:author="Andrew Instone-Cowie" w:date="2025-07-09T16:27:00Z" w16du:dateUtc="2025-07-09T15:27:00Z"/>
          <w:rFonts w:eastAsiaTheme="minorEastAsia"/>
          <w:noProof/>
          <w:kern w:val="2"/>
          <w:sz w:val="24"/>
          <w:szCs w:val="24"/>
          <w:lang w:eastAsia="en-GB"/>
          <w14:ligatures w14:val="standardContextual"/>
        </w:rPr>
      </w:pPr>
      <w:del w:id="1387" w:author="Andrew Instone-Cowie" w:date="2025-07-09T16:27:00Z" w16du:dateUtc="2025-07-09T15:27:00Z">
        <w:r w:rsidRPr="00632AA8" w:rsidDel="00632AA8">
          <w:rPr>
            <w:noProof/>
            <w:rPrChange w:id="1388" w:author="Andrew Instone-Cowie" w:date="2025-07-09T16:27:00Z" w16du:dateUtc="2025-07-09T15:27:00Z">
              <w:rPr>
                <w:rStyle w:val="Hyperlink"/>
                <w:noProof/>
              </w:rPr>
            </w:rPrChange>
          </w:rPr>
          <w:delText>Figure 44 – Found New Hardware Message</w:delText>
        </w:r>
        <w:r w:rsidDel="00632AA8">
          <w:rPr>
            <w:noProof/>
            <w:webHidden/>
          </w:rPr>
          <w:tab/>
        </w:r>
        <w:r w:rsidR="00E607A0" w:rsidDel="00632AA8">
          <w:rPr>
            <w:noProof/>
            <w:webHidden/>
          </w:rPr>
          <w:delText>69</w:delText>
        </w:r>
      </w:del>
    </w:p>
    <w:p w14:paraId="226FD8F9" w14:textId="4E6145BE" w:rsidR="00871702" w:rsidDel="00632AA8" w:rsidRDefault="00871702" w:rsidP="00004B06">
      <w:pPr>
        <w:pStyle w:val="TableofFigures"/>
        <w:tabs>
          <w:tab w:val="right" w:leader="dot" w:pos="9016"/>
        </w:tabs>
        <w:spacing w:after="120"/>
        <w:rPr>
          <w:del w:id="1389" w:author="Andrew Instone-Cowie" w:date="2025-07-09T16:27:00Z" w16du:dateUtc="2025-07-09T15:27:00Z"/>
          <w:rFonts w:eastAsiaTheme="minorEastAsia"/>
          <w:noProof/>
          <w:kern w:val="2"/>
          <w:sz w:val="24"/>
          <w:szCs w:val="24"/>
          <w:lang w:eastAsia="en-GB"/>
          <w14:ligatures w14:val="standardContextual"/>
        </w:rPr>
      </w:pPr>
      <w:del w:id="1390" w:author="Andrew Instone-Cowie" w:date="2025-07-09T16:27:00Z" w16du:dateUtc="2025-07-09T15:27:00Z">
        <w:r w:rsidRPr="00632AA8" w:rsidDel="00632AA8">
          <w:rPr>
            <w:noProof/>
            <w:rPrChange w:id="1391" w:author="Andrew Instone-Cowie" w:date="2025-07-09T16:27:00Z" w16du:dateUtc="2025-07-09T15:27:00Z">
              <w:rPr>
                <w:rStyle w:val="Hyperlink"/>
                <w:noProof/>
              </w:rPr>
            </w:rPrChange>
          </w:rPr>
          <w:delText>Figure 45 – My Computer Context Menu (Windows XP)</w:delText>
        </w:r>
        <w:r w:rsidDel="00632AA8">
          <w:rPr>
            <w:noProof/>
            <w:webHidden/>
          </w:rPr>
          <w:tab/>
        </w:r>
        <w:r w:rsidR="00E607A0" w:rsidDel="00632AA8">
          <w:rPr>
            <w:noProof/>
            <w:webHidden/>
          </w:rPr>
          <w:delText>70</w:delText>
        </w:r>
      </w:del>
    </w:p>
    <w:p w14:paraId="37E39A0E" w14:textId="6D5C461C" w:rsidR="00871702" w:rsidDel="00632AA8" w:rsidRDefault="00871702" w:rsidP="00004B06">
      <w:pPr>
        <w:pStyle w:val="TableofFigures"/>
        <w:tabs>
          <w:tab w:val="right" w:leader="dot" w:pos="9016"/>
        </w:tabs>
        <w:spacing w:after="120"/>
        <w:rPr>
          <w:del w:id="1392" w:author="Andrew Instone-Cowie" w:date="2025-07-09T16:27:00Z" w16du:dateUtc="2025-07-09T15:27:00Z"/>
          <w:rFonts w:eastAsiaTheme="minorEastAsia"/>
          <w:noProof/>
          <w:kern w:val="2"/>
          <w:sz w:val="24"/>
          <w:szCs w:val="24"/>
          <w:lang w:eastAsia="en-GB"/>
          <w14:ligatures w14:val="standardContextual"/>
        </w:rPr>
      </w:pPr>
      <w:del w:id="1393" w:author="Andrew Instone-Cowie" w:date="2025-07-09T16:27:00Z" w16du:dateUtc="2025-07-09T15:27:00Z">
        <w:r w:rsidRPr="00632AA8" w:rsidDel="00632AA8">
          <w:rPr>
            <w:noProof/>
            <w:rPrChange w:id="1394" w:author="Andrew Instone-Cowie" w:date="2025-07-09T16:27:00Z" w16du:dateUtc="2025-07-09T15:27:00Z">
              <w:rPr>
                <w:rStyle w:val="Hyperlink"/>
                <w:noProof/>
              </w:rPr>
            </w:rPrChange>
          </w:rPr>
          <w:delText>Figure 46 – Computer Context Menu (Windows 7)</w:delText>
        </w:r>
        <w:r w:rsidDel="00632AA8">
          <w:rPr>
            <w:noProof/>
            <w:webHidden/>
          </w:rPr>
          <w:tab/>
        </w:r>
        <w:r w:rsidR="00E607A0" w:rsidDel="00632AA8">
          <w:rPr>
            <w:noProof/>
            <w:webHidden/>
          </w:rPr>
          <w:delText>70</w:delText>
        </w:r>
      </w:del>
    </w:p>
    <w:p w14:paraId="3199DD82" w14:textId="2C660933" w:rsidR="00871702" w:rsidDel="00632AA8" w:rsidRDefault="00871702" w:rsidP="00004B06">
      <w:pPr>
        <w:pStyle w:val="TableofFigures"/>
        <w:tabs>
          <w:tab w:val="right" w:leader="dot" w:pos="9016"/>
        </w:tabs>
        <w:spacing w:after="120"/>
        <w:rPr>
          <w:del w:id="1395" w:author="Andrew Instone-Cowie" w:date="2025-07-09T16:27:00Z" w16du:dateUtc="2025-07-09T15:27:00Z"/>
          <w:rFonts w:eastAsiaTheme="minorEastAsia"/>
          <w:noProof/>
          <w:kern w:val="2"/>
          <w:sz w:val="24"/>
          <w:szCs w:val="24"/>
          <w:lang w:eastAsia="en-GB"/>
          <w14:ligatures w14:val="standardContextual"/>
        </w:rPr>
      </w:pPr>
      <w:del w:id="1396" w:author="Andrew Instone-Cowie" w:date="2025-07-09T16:27:00Z" w16du:dateUtc="2025-07-09T15:27:00Z">
        <w:r w:rsidRPr="00632AA8" w:rsidDel="00632AA8">
          <w:rPr>
            <w:noProof/>
            <w:rPrChange w:id="1397" w:author="Andrew Instone-Cowie" w:date="2025-07-09T16:27:00Z" w16du:dateUtc="2025-07-09T15:27:00Z">
              <w:rPr>
                <w:rStyle w:val="Hyperlink"/>
                <w:noProof/>
              </w:rPr>
            </w:rPrChange>
          </w:rPr>
          <w:delText>Figure 47 – System Properties Hardware Tab (Windows XP)</w:delText>
        </w:r>
        <w:r w:rsidDel="00632AA8">
          <w:rPr>
            <w:noProof/>
            <w:webHidden/>
          </w:rPr>
          <w:tab/>
        </w:r>
        <w:r w:rsidR="00E607A0" w:rsidDel="00632AA8">
          <w:rPr>
            <w:noProof/>
            <w:webHidden/>
          </w:rPr>
          <w:delText>71</w:delText>
        </w:r>
      </w:del>
    </w:p>
    <w:p w14:paraId="76D39692" w14:textId="68E52BDD" w:rsidR="00871702" w:rsidDel="00632AA8" w:rsidRDefault="00871702" w:rsidP="00004B06">
      <w:pPr>
        <w:pStyle w:val="TableofFigures"/>
        <w:tabs>
          <w:tab w:val="right" w:leader="dot" w:pos="9016"/>
        </w:tabs>
        <w:spacing w:after="120"/>
        <w:rPr>
          <w:del w:id="1398" w:author="Andrew Instone-Cowie" w:date="2025-07-09T16:27:00Z" w16du:dateUtc="2025-07-09T15:27:00Z"/>
          <w:rFonts w:eastAsiaTheme="minorEastAsia"/>
          <w:noProof/>
          <w:kern w:val="2"/>
          <w:sz w:val="24"/>
          <w:szCs w:val="24"/>
          <w:lang w:eastAsia="en-GB"/>
          <w14:ligatures w14:val="standardContextual"/>
        </w:rPr>
      </w:pPr>
      <w:del w:id="1399" w:author="Andrew Instone-Cowie" w:date="2025-07-09T16:27:00Z" w16du:dateUtc="2025-07-09T15:27:00Z">
        <w:r w:rsidRPr="00632AA8" w:rsidDel="00632AA8">
          <w:rPr>
            <w:noProof/>
            <w:rPrChange w:id="1400" w:author="Andrew Instone-Cowie" w:date="2025-07-09T16:27:00Z" w16du:dateUtc="2025-07-09T15:27:00Z">
              <w:rPr>
                <w:rStyle w:val="Hyperlink"/>
                <w:noProof/>
              </w:rPr>
            </w:rPrChange>
          </w:rPr>
          <w:delText>Figure 48 – System Properties Hardware Tab (Windows 7)</w:delText>
        </w:r>
        <w:r w:rsidDel="00632AA8">
          <w:rPr>
            <w:noProof/>
            <w:webHidden/>
          </w:rPr>
          <w:tab/>
        </w:r>
        <w:r w:rsidR="00E607A0" w:rsidDel="00632AA8">
          <w:rPr>
            <w:noProof/>
            <w:webHidden/>
          </w:rPr>
          <w:delText>71</w:delText>
        </w:r>
      </w:del>
    </w:p>
    <w:p w14:paraId="2E4450C8" w14:textId="220B0851" w:rsidR="00871702" w:rsidDel="00632AA8" w:rsidRDefault="00871702" w:rsidP="00004B06">
      <w:pPr>
        <w:pStyle w:val="TableofFigures"/>
        <w:tabs>
          <w:tab w:val="right" w:leader="dot" w:pos="9016"/>
        </w:tabs>
        <w:spacing w:after="120"/>
        <w:rPr>
          <w:del w:id="1401" w:author="Andrew Instone-Cowie" w:date="2025-07-09T16:27:00Z" w16du:dateUtc="2025-07-09T15:27:00Z"/>
          <w:rFonts w:eastAsiaTheme="minorEastAsia"/>
          <w:noProof/>
          <w:kern w:val="2"/>
          <w:sz w:val="24"/>
          <w:szCs w:val="24"/>
          <w:lang w:eastAsia="en-GB"/>
          <w14:ligatures w14:val="standardContextual"/>
        </w:rPr>
      </w:pPr>
      <w:del w:id="1402" w:author="Andrew Instone-Cowie" w:date="2025-07-09T16:27:00Z" w16du:dateUtc="2025-07-09T15:27:00Z">
        <w:r w:rsidRPr="00632AA8" w:rsidDel="00632AA8">
          <w:rPr>
            <w:noProof/>
            <w:rPrChange w:id="1403" w:author="Andrew Instone-Cowie" w:date="2025-07-09T16:27:00Z" w16du:dateUtc="2025-07-09T15:27:00Z">
              <w:rPr>
                <w:rStyle w:val="Hyperlink"/>
                <w:noProof/>
              </w:rPr>
            </w:rPrChange>
          </w:rPr>
          <w:delText>Figure 49 – Device Manager (Driver Installed)</w:delText>
        </w:r>
        <w:r w:rsidDel="00632AA8">
          <w:rPr>
            <w:noProof/>
            <w:webHidden/>
          </w:rPr>
          <w:tab/>
        </w:r>
        <w:r w:rsidR="00E607A0" w:rsidDel="00632AA8">
          <w:rPr>
            <w:noProof/>
            <w:webHidden/>
          </w:rPr>
          <w:delText>72</w:delText>
        </w:r>
      </w:del>
    </w:p>
    <w:p w14:paraId="0DDBD84F" w14:textId="3AD2637E" w:rsidR="00871702" w:rsidDel="00632AA8" w:rsidRDefault="00871702" w:rsidP="00004B06">
      <w:pPr>
        <w:pStyle w:val="TableofFigures"/>
        <w:tabs>
          <w:tab w:val="right" w:leader="dot" w:pos="9016"/>
        </w:tabs>
        <w:spacing w:after="120"/>
        <w:rPr>
          <w:del w:id="1404" w:author="Andrew Instone-Cowie" w:date="2025-07-09T16:27:00Z" w16du:dateUtc="2025-07-09T15:27:00Z"/>
          <w:rFonts w:eastAsiaTheme="minorEastAsia"/>
          <w:noProof/>
          <w:kern w:val="2"/>
          <w:sz w:val="24"/>
          <w:szCs w:val="24"/>
          <w:lang w:eastAsia="en-GB"/>
          <w14:ligatures w14:val="standardContextual"/>
        </w:rPr>
      </w:pPr>
      <w:del w:id="1405" w:author="Andrew Instone-Cowie" w:date="2025-07-09T16:27:00Z" w16du:dateUtc="2025-07-09T15:27:00Z">
        <w:r w:rsidRPr="00632AA8" w:rsidDel="00632AA8">
          <w:rPr>
            <w:noProof/>
            <w:rPrChange w:id="1406" w:author="Andrew Instone-Cowie" w:date="2025-07-09T16:27:00Z" w16du:dateUtc="2025-07-09T15:27:00Z">
              <w:rPr>
                <w:rStyle w:val="Hyperlink"/>
                <w:noProof/>
              </w:rPr>
            </w:rPrChange>
          </w:rPr>
          <w:delText>Figure 50 – Device Manager (Driver Missing)</w:delText>
        </w:r>
        <w:r w:rsidDel="00632AA8">
          <w:rPr>
            <w:noProof/>
            <w:webHidden/>
          </w:rPr>
          <w:tab/>
        </w:r>
        <w:r w:rsidR="00E607A0" w:rsidDel="00632AA8">
          <w:rPr>
            <w:noProof/>
            <w:webHidden/>
          </w:rPr>
          <w:delText>72</w:delText>
        </w:r>
      </w:del>
    </w:p>
    <w:p w14:paraId="46060566" w14:textId="6DE62DB3" w:rsidR="00871702" w:rsidDel="00632AA8" w:rsidRDefault="00871702" w:rsidP="00004B06">
      <w:pPr>
        <w:pStyle w:val="TableofFigures"/>
        <w:tabs>
          <w:tab w:val="right" w:leader="dot" w:pos="9016"/>
        </w:tabs>
        <w:spacing w:after="120"/>
        <w:rPr>
          <w:del w:id="1407" w:author="Andrew Instone-Cowie" w:date="2025-07-09T16:27:00Z" w16du:dateUtc="2025-07-09T15:27:00Z"/>
          <w:rFonts w:eastAsiaTheme="minorEastAsia"/>
          <w:noProof/>
          <w:kern w:val="2"/>
          <w:sz w:val="24"/>
          <w:szCs w:val="24"/>
          <w:lang w:eastAsia="en-GB"/>
          <w14:ligatures w14:val="standardContextual"/>
        </w:rPr>
      </w:pPr>
      <w:del w:id="1408" w:author="Andrew Instone-Cowie" w:date="2025-07-09T16:27:00Z" w16du:dateUtc="2025-07-09T15:27:00Z">
        <w:r w:rsidRPr="00632AA8" w:rsidDel="00632AA8">
          <w:rPr>
            <w:noProof/>
            <w:rPrChange w:id="1409" w:author="Andrew Instone-Cowie" w:date="2025-07-09T16:27:00Z" w16du:dateUtc="2025-07-09T15:27:00Z">
              <w:rPr>
                <w:rStyle w:val="Hyperlink"/>
                <w:noProof/>
              </w:rPr>
            </w:rPrChange>
          </w:rPr>
          <w:delText>Figure 51 – Device Manager (Port COM14)</w:delText>
        </w:r>
        <w:r w:rsidDel="00632AA8">
          <w:rPr>
            <w:noProof/>
            <w:webHidden/>
          </w:rPr>
          <w:tab/>
        </w:r>
        <w:r w:rsidR="00E607A0" w:rsidDel="00632AA8">
          <w:rPr>
            <w:noProof/>
            <w:webHidden/>
          </w:rPr>
          <w:delText>73</w:delText>
        </w:r>
      </w:del>
    </w:p>
    <w:p w14:paraId="7009E475" w14:textId="266E626F" w:rsidR="00871702" w:rsidDel="00632AA8" w:rsidRDefault="00871702" w:rsidP="00004B06">
      <w:pPr>
        <w:pStyle w:val="TableofFigures"/>
        <w:tabs>
          <w:tab w:val="right" w:leader="dot" w:pos="9016"/>
        </w:tabs>
        <w:spacing w:after="120"/>
        <w:rPr>
          <w:del w:id="1410" w:author="Andrew Instone-Cowie" w:date="2025-07-09T16:27:00Z" w16du:dateUtc="2025-07-09T15:27:00Z"/>
          <w:rFonts w:eastAsiaTheme="minorEastAsia"/>
          <w:noProof/>
          <w:kern w:val="2"/>
          <w:sz w:val="24"/>
          <w:szCs w:val="24"/>
          <w:lang w:eastAsia="en-GB"/>
          <w14:ligatures w14:val="standardContextual"/>
        </w:rPr>
      </w:pPr>
      <w:del w:id="1411" w:author="Andrew Instone-Cowie" w:date="2025-07-09T16:27:00Z" w16du:dateUtc="2025-07-09T15:27:00Z">
        <w:r w:rsidRPr="00632AA8" w:rsidDel="00632AA8">
          <w:rPr>
            <w:noProof/>
            <w:rPrChange w:id="1412" w:author="Andrew Instone-Cowie" w:date="2025-07-09T16:27:00Z" w16du:dateUtc="2025-07-09T15:27:00Z">
              <w:rPr>
                <w:rStyle w:val="Hyperlink"/>
                <w:noProof/>
              </w:rPr>
            </w:rPrChange>
          </w:rPr>
          <w:delText>Figure 52 – Device Manager Context Menu</w:delText>
        </w:r>
        <w:r w:rsidDel="00632AA8">
          <w:rPr>
            <w:noProof/>
            <w:webHidden/>
          </w:rPr>
          <w:tab/>
        </w:r>
        <w:r w:rsidR="00E607A0" w:rsidDel="00632AA8">
          <w:rPr>
            <w:noProof/>
            <w:webHidden/>
          </w:rPr>
          <w:delText>74</w:delText>
        </w:r>
      </w:del>
    </w:p>
    <w:p w14:paraId="468E4481" w14:textId="0A986B15" w:rsidR="00871702" w:rsidDel="00632AA8" w:rsidRDefault="00871702" w:rsidP="00004B06">
      <w:pPr>
        <w:pStyle w:val="TableofFigures"/>
        <w:tabs>
          <w:tab w:val="right" w:leader="dot" w:pos="9016"/>
        </w:tabs>
        <w:spacing w:after="120"/>
        <w:rPr>
          <w:del w:id="1413" w:author="Andrew Instone-Cowie" w:date="2025-07-09T16:27:00Z" w16du:dateUtc="2025-07-09T15:27:00Z"/>
          <w:rFonts w:eastAsiaTheme="minorEastAsia"/>
          <w:noProof/>
          <w:kern w:val="2"/>
          <w:sz w:val="24"/>
          <w:szCs w:val="24"/>
          <w:lang w:eastAsia="en-GB"/>
          <w14:ligatures w14:val="standardContextual"/>
        </w:rPr>
      </w:pPr>
      <w:del w:id="1414" w:author="Andrew Instone-Cowie" w:date="2025-07-09T16:27:00Z" w16du:dateUtc="2025-07-09T15:27:00Z">
        <w:r w:rsidRPr="00632AA8" w:rsidDel="00632AA8">
          <w:rPr>
            <w:noProof/>
            <w:rPrChange w:id="1415" w:author="Andrew Instone-Cowie" w:date="2025-07-09T16:27:00Z" w16du:dateUtc="2025-07-09T15:27:00Z">
              <w:rPr>
                <w:rStyle w:val="Hyperlink"/>
                <w:noProof/>
              </w:rPr>
            </w:rPrChange>
          </w:rPr>
          <w:delText>Figure 53 – COM Port Properties</w:delText>
        </w:r>
        <w:r w:rsidDel="00632AA8">
          <w:rPr>
            <w:noProof/>
            <w:webHidden/>
          </w:rPr>
          <w:tab/>
        </w:r>
        <w:r w:rsidR="00E607A0" w:rsidDel="00632AA8">
          <w:rPr>
            <w:noProof/>
            <w:webHidden/>
          </w:rPr>
          <w:delText>74</w:delText>
        </w:r>
      </w:del>
    </w:p>
    <w:p w14:paraId="5AE6E732" w14:textId="780EFE56" w:rsidR="00871702" w:rsidDel="00632AA8" w:rsidRDefault="00871702" w:rsidP="00004B06">
      <w:pPr>
        <w:pStyle w:val="TableofFigures"/>
        <w:tabs>
          <w:tab w:val="right" w:leader="dot" w:pos="9016"/>
        </w:tabs>
        <w:spacing w:after="120"/>
        <w:rPr>
          <w:del w:id="1416" w:author="Andrew Instone-Cowie" w:date="2025-07-09T16:27:00Z" w16du:dateUtc="2025-07-09T15:27:00Z"/>
          <w:rFonts w:eastAsiaTheme="minorEastAsia"/>
          <w:noProof/>
          <w:kern w:val="2"/>
          <w:sz w:val="24"/>
          <w:szCs w:val="24"/>
          <w:lang w:eastAsia="en-GB"/>
          <w14:ligatures w14:val="standardContextual"/>
        </w:rPr>
      </w:pPr>
      <w:del w:id="1417" w:author="Andrew Instone-Cowie" w:date="2025-07-09T16:27:00Z" w16du:dateUtc="2025-07-09T15:27:00Z">
        <w:r w:rsidRPr="00632AA8" w:rsidDel="00632AA8">
          <w:rPr>
            <w:noProof/>
            <w:rPrChange w:id="1418" w:author="Andrew Instone-Cowie" w:date="2025-07-09T16:27:00Z" w16du:dateUtc="2025-07-09T15:27:00Z">
              <w:rPr>
                <w:rStyle w:val="Hyperlink"/>
                <w:noProof/>
              </w:rPr>
            </w:rPrChange>
          </w:rPr>
          <w:delText>Figure 54 – COM Port Advanced Settings (Prolific)</w:delText>
        </w:r>
        <w:r w:rsidDel="00632AA8">
          <w:rPr>
            <w:noProof/>
            <w:webHidden/>
          </w:rPr>
          <w:tab/>
        </w:r>
        <w:r w:rsidR="00E607A0" w:rsidDel="00632AA8">
          <w:rPr>
            <w:noProof/>
            <w:webHidden/>
          </w:rPr>
          <w:delText>75</w:delText>
        </w:r>
      </w:del>
    </w:p>
    <w:p w14:paraId="67405D4D" w14:textId="08286A4E" w:rsidR="00871702" w:rsidDel="00632AA8" w:rsidRDefault="00871702" w:rsidP="00004B06">
      <w:pPr>
        <w:pStyle w:val="TableofFigures"/>
        <w:tabs>
          <w:tab w:val="right" w:leader="dot" w:pos="9016"/>
        </w:tabs>
        <w:spacing w:after="120"/>
        <w:rPr>
          <w:del w:id="1419" w:author="Andrew Instone-Cowie" w:date="2025-07-09T16:27:00Z" w16du:dateUtc="2025-07-09T15:27:00Z"/>
          <w:rFonts w:eastAsiaTheme="minorEastAsia"/>
          <w:noProof/>
          <w:kern w:val="2"/>
          <w:sz w:val="24"/>
          <w:szCs w:val="24"/>
          <w:lang w:eastAsia="en-GB"/>
          <w14:ligatures w14:val="standardContextual"/>
        </w:rPr>
      </w:pPr>
      <w:del w:id="1420" w:author="Andrew Instone-Cowie" w:date="2025-07-09T16:27:00Z" w16du:dateUtc="2025-07-09T15:27:00Z">
        <w:r w:rsidRPr="00632AA8" w:rsidDel="00632AA8">
          <w:rPr>
            <w:noProof/>
            <w:rPrChange w:id="1421" w:author="Andrew Instone-Cowie" w:date="2025-07-09T16:27:00Z" w16du:dateUtc="2025-07-09T15:27:00Z">
              <w:rPr>
                <w:rStyle w:val="Hyperlink"/>
                <w:noProof/>
              </w:rPr>
            </w:rPrChange>
          </w:rPr>
          <w:delText>Figure 55 – COM Port Advanced Settings (FTDI)</w:delText>
        </w:r>
        <w:r w:rsidDel="00632AA8">
          <w:rPr>
            <w:noProof/>
            <w:webHidden/>
          </w:rPr>
          <w:tab/>
        </w:r>
        <w:r w:rsidR="00E607A0" w:rsidDel="00632AA8">
          <w:rPr>
            <w:noProof/>
            <w:webHidden/>
          </w:rPr>
          <w:delText>75</w:delText>
        </w:r>
      </w:del>
    </w:p>
    <w:p w14:paraId="2B4841A5" w14:textId="570DE06F" w:rsidR="00871702" w:rsidDel="00632AA8" w:rsidRDefault="00871702" w:rsidP="00004B06">
      <w:pPr>
        <w:pStyle w:val="TableofFigures"/>
        <w:tabs>
          <w:tab w:val="right" w:leader="dot" w:pos="9016"/>
        </w:tabs>
        <w:spacing w:after="120"/>
        <w:rPr>
          <w:del w:id="1422" w:author="Andrew Instone-Cowie" w:date="2025-07-09T16:27:00Z" w16du:dateUtc="2025-07-09T15:27:00Z"/>
          <w:rFonts w:eastAsiaTheme="minorEastAsia"/>
          <w:noProof/>
          <w:kern w:val="2"/>
          <w:sz w:val="24"/>
          <w:szCs w:val="24"/>
          <w:lang w:eastAsia="en-GB"/>
          <w14:ligatures w14:val="standardContextual"/>
        </w:rPr>
      </w:pPr>
      <w:del w:id="1423" w:author="Andrew Instone-Cowie" w:date="2025-07-09T16:27:00Z" w16du:dateUtc="2025-07-09T15:27:00Z">
        <w:r w:rsidRPr="00632AA8" w:rsidDel="00632AA8">
          <w:rPr>
            <w:noProof/>
            <w:rPrChange w:id="1424" w:author="Andrew Instone-Cowie" w:date="2025-07-09T16:27:00Z" w16du:dateUtc="2025-07-09T15:27:00Z">
              <w:rPr>
                <w:rStyle w:val="Hyperlink"/>
                <w:noProof/>
              </w:rPr>
            </w:rPrChange>
          </w:rPr>
          <w:delText>Figure 56 – Device Manager (Reconfigured Port COM3)</w:delText>
        </w:r>
        <w:r w:rsidDel="00632AA8">
          <w:rPr>
            <w:noProof/>
            <w:webHidden/>
          </w:rPr>
          <w:tab/>
        </w:r>
        <w:r w:rsidR="00E607A0" w:rsidDel="00632AA8">
          <w:rPr>
            <w:noProof/>
            <w:webHidden/>
          </w:rPr>
          <w:delText>76</w:delText>
        </w:r>
      </w:del>
    </w:p>
    <w:p w14:paraId="0E0B1549" w14:textId="4E2FABD4" w:rsidR="00871702" w:rsidDel="00632AA8" w:rsidRDefault="00871702" w:rsidP="00004B06">
      <w:pPr>
        <w:pStyle w:val="TableofFigures"/>
        <w:tabs>
          <w:tab w:val="right" w:leader="dot" w:pos="9016"/>
        </w:tabs>
        <w:spacing w:after="120"/>
        <w:rPr>
          <w:del w:id="1425" w:author="Andrew Instone-Cowie" w:date="2025-07-09T16:27:00Z" w16du:dateUtc="2025-07-09T15:27:00Z"/>
          <w:rFonts w:eastAsiaTheme="minorEastAsia"/>
          <w:noProof/>
          <w:kern w:val="2"/>
          <w:sz w:val="24"/>
          <w:szCs w:val="24"/>
          <w:lang w:eastAsia="en-GB"/>
          <w14:ligatures w14:val="standardContextual"/>
        </w:rPr>
      </w:pPr>
      <w:del w:id="1426" w:author="Andrew Instone-Cowie" w:date="2025-07-09T16:27:00Z" w16du:dateUtc="2025-07-09T15:27:00Z">
        <w:r w:rsidRPr="00632AA8" w:rsidDel="00632AA8">
          <w:rPr>
            <w:noProof/>
            <w:rPrChange w:id="1427" w:author="Andrew Instone-Cowie" w:date="2025-07-09T16:27:00Z" w16du:dateUtc="2025-07-09T15:27:00Z">
              <w:rPr>
                <w:rStyle w:val="Hyperlink"/>
                <w:noProof/>
              </w:rPr>
            </w:rPrChange>
          </w:rPr>
          <w:delText>Figure 57 - Type 1 - Type 2 Adapter</w:delText>
        </w:r>
        <w:r w:rsidDel="00632AA8">
          <w:rPr>
            <w:noProof/>
            <w:webHidden/>
          </w:rPr>
          <w:tab/>
        </w:r>
        <w:r w:rsidR="00E607A0" w:rsidDel="00632AA8">
          <w:rPr>
            <w:noProof/>
            <w:webHidden/>
          </w:rPr>
          <w:delText>77</w:delText>
        </w:r>
      </w:del>
    </w:p>
    <w:p w14:paraId="5A3C49CA" w14:textId="59DC3024" w:rsidR="00871702" w:rsidDel="00632AA8" w:rsidRDefault="00871702" w:rsidP="00004B06">
      <w:pPr>
        <w:pStyle w:val="TableofFigures"/>
        <w:tabs>
          <w:tab w:val="right" w:leader="dot" w:pos="9016"/>
        </w:tabs>
        <w:spacing w:after="120"/>
        <w:rPr>
          <w:del w:id="1428" w:author="Andrew Instone-Cowie" w:date="2025-07-09T16:27:00Z" w16du:dateUtc="2025-07-09T15:27:00Z"/>
          <w:rFonts w:eastAsiaTheme="minorEastAsia"/>
          <w:noProof/>
          <w:kern w:val="2"/>
          <w:sz w:val="24"/>
          <w:szCs w:val="24"/>
          <w:lang w:eastAsia="en-GB"/>
          <w14:ligatures w14:val="standardContextual"/>
        </w:rPr>
      </w:pPr>
      <w:del w:id="1429" w:author="Andrew Instone-Cowie" w:date="2025-07-09T16:27:00Z" w16du:dateUtc="2025-07-09T15:27:00Z">
        <w:r w:rsidRPr="00632AA8" w:rsidDel="00632AA8">
          <w:rPr>
            <w:noProof/>
            <w:rPrChange w:id="1430" w:author="Andrew Instone-Cowie" w:date="2025-07-09T16:27:00Z" w16du:dateUtc="2025-07-09T15:27:00Z">
              <w:rPr>
                <w:rStyle w:val="Hyperlink"/>
                <w:noProof/>
              </w:rPr>
            </w:rPrChange>
          </w:rPr>
          <w:delText>Figure 58 - Type 1 - Type 2 Adapter Board Layout</w:delText>
        </w:r>
        <w:r w:rsidDel="00632AA8">
          <w:rPr>
            <w:noProof/>
            <w:webHidden/>
          </w:rPr>
          <w:tab/>
        </w:r>
        <w:r w:rsidR="00E607A0" w:rsidDel="00632AA8">
          <w:rPr>
            <w:noProof/>
            <w:webHidden/>
          </w:rPr>
          <w:delText>80</w:delText>
        </w:r>
      </w:del>
    </w:p>
    <w:p w14:paraId="55E7B408" w14:textId="3FB059E0" w:rsidR="00871702" w:rsidDel="00632AA8" w:rsidRDefault="00871702" w:rsidP="00004B06">
      <w:pPr>
        <w:pStyle w:val="TableofFigures"/>
        <w:tabs>
          <w:tab w:val="right" w:leader="dot" w:pos="9016"/>
        </w:tabs>
        <w:spacing w:after="120"/>
        <w:rPr>
          <w:del w:id="1431" w:author="Andrew Instone-Cowie" w:date="2025-07-09T16:27:00Z" w16du:dateUtc="2025-07-09T15:27:00Z"/>
          <w:rFonts w:eastAsiaTheme="minorEastAsia"/>
          <w:noProof/>
          <w:kern w:val="2"/>
          <w:sz w:val="24"/>
          <w:szCs w:val="24"/>
          <w:lang w:eastAsia="en-GB"/>
          <w14:ligatures w14:val="standardContextual"/>
        </w:rPr>
      </w:pPr>
      <w:del w:id="1432" w:author="Andrew Instone-Cowie" w:date="2025-07-09T16:27:00Z" w16du:dateUtc="2025-07-09T15:27:00Z">
        <w:r w:rsidRPr="00632AA8" w:rsidDel="00632AA8">
          <w:rPr>
            <w:noProof/>
            <w:rPrChange w:id="1433" w:author="Andrew Instone-Cowie" w:date="2025-07-09T16:27:00Z" w16du:dateUtc="2025-07-09T15:27:00Z">
              <w:rPr>
                <w:rStyle w:val="Hyperlink"/>
                <w:noProof/>
              </w:rPr>
            </w:rPrChange>
          </w:rPr>
          <w:delText>Figure 59 - Type 1 - Type 2 Adapter PCB</w:delText>
        </w:r>
        <w:r w:rsidDel="00632AA8">
          <w:rPr>
            <w:noProof/>
            <w:webHidden/>
          </w:rPr>
          <w:tab/>
        </w:r>
        <w:r w:rsidR="00E607A0" w:rsidDel="00632AA8">
          <w:rPr>
            <w:noProof/>
            <w:webHidden/>
          </w:rPr>
          <w:delText>80</w:delText>
        </w:r>
      </w:del>
    </w:p>
    <w:p w14:paraId="34F27518" w14:textId="5F9EDC76" w:rsidR="00871702" w:rsidRPr="001E792C" w:rsidDel="00632AA8" w:rsidRDefault="00871702" w:rsidP="00004B06">
      <w:pPr>
        <w:pStyle w:val="TableofFigures"/>
        <w:tabs>
          <w:tab w:val="right" w:leader="dot" w:pos="9016"/>
        </w:tabs>
        <w:spacing w:after="120"/>
        <w:rPr>
          <w:del w:id="1434" w:author="Andrew Instone-Cowie" w:date="2025-07-09T16:27:00Z" w16du:dateUtc="2025-07-09T15:27:00Z"/>
          <w:rFonts w:eastAsiaTheme="minorEastAsia"/>
          <w:noProof/>
          <w:kern w:val="2"/>
          <w:sz w:val="24"/>
          <w:szCs w:val="24"/>
          <w:lang w:eastAsia="en-GB"/>
          <w14:ligatures w14:val="standardContextual"/>
        </w:rPr>
      </w:pPr>
      <w:del w:id="1435" w:author="Andrew Instone-Cowie" w:date="2025-07-09T16:27:00Z" w16du:dateUtc="2025-07-09T15:27:00Z">
        <w:r w:rsidRPr="00632AA8" w:rsidDel="00632AA8">
          <w:rPr>
            <w:noProof/>
            <w:rPrChange w:id="1436" w:author="Andrew Instone-Cowie" w:date="2025-07-09T16:27:00Z" w16du:dateUtc="2025-07-09T15:27:00Z">
              <w:rPr>
                <w:rStyle w:val="Hyperlink"/>
                <w:noProof/>
              </w:rPr>
            </w:rPrChange>
          </w:rPr>
          <w:delText>Figure 60 - Type 1 - Type 2 Adapter Cable</w:delText>
        </w:r>
        <w:r w:rsidRPr="001E792C" w:rsidDel="00632AA8">
          <w:rPr>
            <w:noProof/>
            <w:webHidden/>
          </w:rPr>
          <w:tab/>
        </w:r>
        <w:r w:rsidR="00E607A0" w:rsidDel="00632AA8">
          <w:rPr>
            <w:noProof/>
            <w:webHidden/>
          </w:rPr>
          <w:delText>81</w:delText>
        </w:r>
      </w:del>
    </w:p>
    <w:p w14:paraId="5482D98F" w14:textId="34DDF985" w:rsidR="00871702" w:rsidDel="00632AA8" w:rsidRDefault="00871702" w:rsidP="00004B06">
      <w:pPr>
        <w:pStyle w:val="TableofFigures"/>
        <w:tabs>
          <w:tab w:val="right" w:leader="dot" w:pos="9016"/>
        </w:tabs>
        <w:spacing w:after="120"/>
        <w:rPr>
          <w:del w:id="1437" w:author="Andrew Instone-Cowie" w:date="2025-07-09T16:27:00Z" w16du:dateUtc="2025-07-09T15:27:00Z"/>
          <w:rFonts w:eastAsiaTheme="minorEastAsia"/>
          <w:noProof/>
          <w:kern w:val="2"/>
          <w:sz w:val="24"/>
          <w:szCs w:val="24"/>
          <w:lang w:eastAsia="en-GB"/>
          <w14:ligatures w14:val="standardContextual"/>
        </w:rPr>
      </w:pPr>
      <w:del w:id="1438" w:author="Andrew Instone-Cowie" w:date="2025-07-09T16:27:00Z" w16du:dateUtc="2025-07-09T15:27:00Z">
        <w:r w:rsidRPr="00632AA8" w:rsidDel="00632AA8">
          <w:rPr>
            <w:noProof/>
            <w:rPrChange w:id="1439" w:author="Andrew Instone-Cowie" w:date="2025-07-09T16:27:00Z" w16du:dateUtc="2025-07-09T15:27:00Z">
              <w:rPr>
                <w:rStyle w:val="Hyperlink"/>
                <w:noProof/>
              </w:rPr>
            </w:rPrChange>
          </w:rPr>
          <w:delText>Figure 61 - Type 1 Interface Connector Wiring Modification</w:delText>
        </w:r>
        <w:r w:rsidDel="00632AA8">
          <w:rPr>
            <w:noProof/>
            <w:webHidden/>
          </w:rPr>
          <w:tab/>
        </w:r>
        <w:r w:rsidR="00E607A0" w:rsidDel="00632AA8">
          <w:rPr>
            <w:noProof/>
            <w:webHidden/>
          </w:rPr>
          <w:delText>82</w:delText>
        </w:r>
      </w:del>
    </w:p>
    <w:p w14:paraId="3AE1137F" w14:textId="15DF51C5" w:rsidR="00871702" w:rsidDel="00632AA8" w:rsidRDefault="00871702" w:rsidP="00004B06">
      <w:pPr>
        <w:pStyle w:val="TableofFigures"/>
        <w:tabs>
          <w:tab w:val="right" w:leader="dot" w:pos="9016"/>
        </w:tabs>
        <w:spacing w:after="120"/>
        <w:rPr>
          <w:del w:id="1440" w:author="Andrew Instone-Cowie" w:date="2025-07-09T16:27:00Z" w16du:dateUtc="2025-07-09T15:27:00Z"/>
          <w:rFonts w:eastAsiaTheme="minorEastAsia"/>
          <w:noProof/>
          <w:kern w:val="2"/>
          <w:sz w:val="24"/>
          <w:szCs w:val="24"/>
          <w:lang w:eastAsia="en-GB"/>
          <w14:ligatures w14:val="standardContextual"/>
        </w:rPr>
      </w:pPr>
      <w:del w:id="1441" w:author="Andrew Instone-Cowie" w:date="2025-07-09T16:27:00Z" w16du:dateUtc="2025-07-09T15:27:00Z">
        <w:r w:rsidRPr="00632AA8" w:rsidDel="00632AA8">
          <w:rPr>
            <w:noProof/>
            <w:rPrChange w:id="1442" w:author="Andrew Instone-Cowie" w:date="2025-07-09T16:27:00Z" w16du:dateUtc="2025-07-09T15:27:00Z">
              <w:rPr>
                <w:rStyle w:val="Hyperlink"/>
                <w:noProof/>
              </w:rPr>
            </w:rPrChange>
          </w:rPr>
          <w:delText>Figure 62 – Liverpool Cathedral Odd-Struckness Chart</w:delText>
        </w:r>
        <w:r w:rsidDel="00632AA8">
          <w:rPr>
            <w:noProof/>
            <w:webHidden/>
          </w:rPr>
          <w:tab/>
        </w:r>
        <w:r w:rsidR="00E607A0" w:rsidDel="00632AA8">
          <w:rPr>
            <w:noProof/>
            <w:webHidden/>
          </w:rPr>
          <w:delText>87</w:delText>
        </w:r>
      </w:del>
    </w:p>
    <w:p w14:paraId="67B5D317" w14:textId="68F0CE31" w:rsidR="00871702" w:rsidDel="00632AA8" w:rsidRDefault="00871702">
      <w:pPr>
        <w:pStyle w:val="TableofFigures"/>
        <w:tabs>
          <w:tab w:val="right" w:leader="dot" w:pos="9016"/>
        </w:tabs>
        <w:rPr>
          <w:del w:id="1443" w:author="Andrew Instone-Cowie" w:date="2025-07-09T16:27:00Z" w16du:dateUtc="2025-07-09T15:27:00Z"/>
          <w:rFonts w:eastAsiaTheme="minorEastAsia"/>
          <w:noProof/>
          <w:kern w:val="2"/>
          <w:sz w:val="24"/>
          <w:szCs w:val="24"/>
          <w:lang w:eastAsia="en-GB"/>
          <w14:ligatures w14:val="standardContextual"/>
        </w:rPr>
      </w:pPr>
      <w:del w:id="1444" w:author="Andrew Instone-Cowie" w:date="2025-07-09T16:27:00Z" w16du:dateUtc="2025-07-09T15:27:00Z">
        <w:r w:rsidRPr="00632AA8" w:rsidDel="00632AA8">
          <w:rPr>
            <w:noProof/>
            <w:rPrChange w:id="1445" w:author="Andrew Instone-Cowie" w:date="2025-07-09T16:27:00Z" w16du:dateUtc="2025-07-09T15:27:00Z">
              <w:rPr>
                <w:rStyle w:val="Hyperlink"/>
                <w:noProof/>
              </w:rPr>
            </w:rPrChange>
          </w:rPr>
          <w:delText>Figure 63 – Quarter Peal Sensor Head Test Timings</w:delText>
        </w:r>
        <w:r w:rsidDel="00632AA8">
          <w:rPr>
            <w:noProof/>
            <w:webHidden/>
          </w:rPr>
          <w:tab/>
        </w:r>
        <w:r w:rsidR="00E607A0" w:rsidDel="00632AA8">
          <w:rPr>
            <w:noProof/>
            <w:webHidden/>
          </w:rPr>
          <w:delText>92</w:delText>
        </w:r>
      </w:del>
    </w:p>
    <w:p w14:paraId="1D962CF8" w14:textId="7D9410F6" w:rsidR="003A3D10" w:rsidRDefault="003A3D10" w:rsidP="00A02960">
      <w:pPr>
        <w:pStyle w:val="Heading1"/>
        <w:spacing w:after="100"/>
      </w:pPr>
      <w:r>
        <w:fldChar w:fldCharType="end"/>
      </w:r>
      <w:bookmarkStart w:id="1446" w:name="_Toc202970841"/>
      <w:r w:rsidR="00E35852">
        <w:t>Index of Tables</w:t>
      </w:r>
      <w:bookmarkEnd w:id="1446"/>
    </w:p>
    <w:p w14:paraId="5FB17993" w14:textId="43CEEA7E" w:rsidR="00632AA8" w:rsidRDefault="00E35852" w:rsidP="00632AA8">
      <w:pPr>
        <w:pStyle w:val="TableofFigures"/>
        <w:tabs>
          <w:tab w:val="right" w:leader="dot" w:pos="9016"/>
        </w:tabs>
        <w:spacing w:after="120"/>
        <w:rPr>
          <w:ins w:id="1447" w:author="Andrew Instone-Cowie" w:date="2025-07-09T16:32:00Z" w16du:dateUtc="2025-07-09T15:32:00Z"/>
          <w:rFonts w:eastAsiaTheme="minorEastAsia"/>
          <w:noProof/>
          <w:kern w:val="2"/>
          <w:sz w:val="24"/>
          <w:szCs w:val="24"/>
          <w:lang w:eastAsia="en-GB"/>
          <w14:ligatures w14:val="standardContextual"/>
        </w:rPr>
        <w:pPrChange w:id="1448" w:author="Andrew Instone-Cowie" w:date="2025-07-09T16:34:00Z" w16du:dateUtc="2025-07-09T15:34:00Z">
          <w:pPr>
            <w:pStyle w:val="TableofFigures"/>
            <w:tabs>
              <w:tab w:val="right" w:leader="dot" w:pos="9016"/>
            </w:tabs>
          </w:pPr>
        </w:pPrChange>
      </w:pPr>
      <w:r>
        <w:fldChar w:fldCharType="begin"/>
      </w:r>
      <w:r>
        <w:instrText xml:space="preserve"> TOC \h \z \c "Table" </w:instrText>
      </w:r>
      <w:r>
        <w:fldChar w:fldCharType="separate"/>
      </w:r>
      <w:ins w:id="1449" w:author="Andrew Instone-Cowie" w:date="2025-07-09T16:32:00Z" w16du:dateUtc="2025-07-09T15:32:00Z">
        <w:r w:rsidR="00632AA8" w:rsidRPr="00E85AA7">
          <w:rPr>
            <w:rStyle w:val="Hyperlink"/>
            <w:noProof/>
          </w:rPr>
          <w:fldChar w:fldCharType="begin"/>
        </w:r>
        <w:r w:rsidR="00632AA8" w:rsidRPr="00E85AA7">
          <w:rPr>
            <w:rStyle w:val="Hyperlink"/>
            <w:noProof/>
          </w:rPr>
          <w:instrText xml:space="preserve"> </w:instrText>
        </w:r>
        <w:r w:rsidR="00632AA8">
          <w:rPr>
            <w:noProof/>
          </w:rPr>
          <w:instrText>HYPERLINK \l "_Toc202971174"</w:instrText>
        </w:r>
        <w:r w:rsidR="00632AA8" w:rsidRPr="00E85AA7">
          <w:rPr>
            <w:rStyle w:val="Hyperlink"/>
            <w:noProof/>
          </w:rPr>
          <w:instrText xml:space="preserve"> </w:instrText>
        </w:r>
        <w:r w:rsidR="00632AA8" w:rsidRPr="00E85AA7">
          <w:rPr>
            <w:rStyle w:val="Hyperlink"/>
            <w:noProof/>
          </w:rPr>
        </w:r>
        <w:r w:rsidR="00632AA8" w:rsidRPr="00E85AA7">
          <w:rPr>
            <w:rStyle w:val="Hyperlink"/>
            <w:noProof/>
          </w:rPr>
          <w:fldChar w:fldCharType="separate"/>
        </w:r>
        <w:r w:rsidR="00632AA8" w:rsidRPr="00E85AA7">
          <w:rPr>
            <w:rStyle w:val="Hyperlink"/>
            <w:noProof/>
          </w:rPr>
          <w:t>Table 1 – Microcontroller I/O Pin Assignments</w:t>
        </w:r>
        <w:r w:rsidR="00632AA8">
          <w:rPr>
            <w:noProof/>
            <w:webHidden/>
          </w:rPr>
          <w:tab/>
        </w:r>
        <w:r w:rsidR="00632AA8">
          <w:rPr>
            <w:noProof/>
            <w:webHidden/>
          </w:rPr>
          <w:fldChar w:fldCharType="begin"/>
        </w:r>
        <w:r w:rsidR="00632AA8">
          <w:rPr>
            <w:noProof/>
            <w:webHidden/>
          </w:rPr>
          <w:instrText xml:space="preserve"> PAGEREF _Toc202971174 \h </w:instrText>
        </w:r>
        <w:r w:rsidR="00632AA8">
          <w:rPr>
            <w:noProof/>
            <w:webHidden/>
          </w:rPr>
        </w:r>
        <w:r w:rsidR="00632AA8">
          <w:rPr>
            <w:noProof/>
            <w:webHidden/>
          </w:rPr>
          <w:fldChar w:fldCharType="separate"/>
        </w:r>
      </w:ins>
      <w:ins w:id="1450" w:author="Andrew Instone-Cowie" w:date="2025-07-09T16:37:00Z" w16du:dateUtc="2025-07-09T15:37:00Z">
        <w:r w:rsidR="001B6112">
          <w:rPr>
            <w:noProof/>
            <w:webHidden/>
          </w:rPr>
          <w:t>21</w:t>
        </w:r>
      </w:ins>
      <w:ins w:id="1451" w:author="Andrew Instone-Cowie" w:date="2025-07-09T16:32:00Z" w16du:dateUtc="2025-07-09T15:32:00Z">
        <w:r w:rsidR="00632AA8">
          <w:rPr>
            <w:noProof/>
            <w:webHidden/>
          </w:rPr>
          <w:fldChar w:fldCharType="end"/>
        </w:r>
        <w:r w:rsidR="00632AA8" w:rsidRPr="00E85AA7">
          <w:rPr>
            <w:rStyle w:val="Hyperlink"/>
            <w:noProof/>
          </w:rPr>
          <w:fldChar w:fldCharType="end"/>
        </w:r>
      </w:ins>
    </w:p>
    <w:p w14:paraId="3691DD23" w14:textId="442EA47B" w:rsidR="00632AA8" w:rsidRDefault="00632AA8" w:rsidP="00632AA8">
      <w:pPr>
        <w:pStyle w:val="TableofFigures"/>
        <w:tabs>
          <w:tab w:val="right" w:leader="dot" w:pos="9016"/>
        </w:tabs>
        <w:spacing w:after="120"/>
        <w:rPr>
          <w:ins w:id="1452" w:author="Andrew Instone-Cowie" w:date="2025-07-09T16:32:00Z" w16du:dateUtc="2025-07-09T15:32:00Z"/>
          <w:rFonts w:eastAsiaTheme="minorEastAsia"/>
          <w:noProof/>
          <w:kern w:val="2"/>
          <w:sz w:val="24"/>
          <w:szCs w:val="24"/>
          <w:lang w:eastAsia="en-GB"/>
          <w14:ligatures w14:val="standardContextual"/>
        </w:rPr>
        <w:pPrChange w:id="1453" w:author="Andrew Instone-Cowie" w:date="2025-07-09T16:34:00Z" w16du:dateUtc="2025-07-09T15:34:00Z">
          <w:pPr>
            <w:pStyle w:val="TableofFigures"/>
            <w:tabs>
              <w:tab w:val="right" w:leader="dot" w:pos="9016"/>
            </w:tabs>
          </w:pPr>
        </w:pPrChange>
      </w:pPr>
      <w:ins w:id="1454"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"_Toc202971175"</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2 – ATmega328P Fuse Settings – Board Rev A to D</w:t>
        </w:r>
        <w:r>
          <w:rPr>
            <w:noProof/>
            <w:webHidden/>
          </w:rPr>
          <w:tab/>
        </w:r>
        <w:r>
          <w:rPr>
            <w:noProof/>
            <w:webHidden/>
          </w:rPr>
          <w:fldChar w:fldCharType="begin"/>
        </w:r>
        <w:r>
          <w:rPr>
            <w:noProof/>
            <w:webHidden/>
          </w:rPr>
          <w:instrText xml:space="preserve"> PAGEREF _Toc202971175 \h </w:instrText>
        </w:r>
        <w:r>
          <w:rPr>
            <w:noProof/>
            <w:webHidden/>
          </w:rPr>
        </w:r>
        <w:r>
          <w:rPr>
            <w:noProof/>
            <w:webHidden/>
          </w:rPr>
          <w:fldChar w:fldCharType="separate"/>
        </w:r>
      </w:ins>
      <w:ins w:id="1455" w:author="Andrew Instone-Cowie" w:date="2025-07-09T16:37:00Z" w16du:dateUtc="2025-07-09T15:37:00Z">
        <w:r w:rsidR="001B6112">
          <w:rPr>
            <w:noProof/>
            <w:webHidden/>
          </w:rPr>
          <w:t>22</w:t>
        </w:r>
      </w:ins>
      <w:ins w:id="1456" w:author="Andrew Instone-Cowie" w:date="2025-07-09T16:32:00Z" w16du:dateUtc="2025-07-09T15:32:00Z">
        <w:r>
          <w:rPr>
            <w:noProof/>
            <w:webHidden/>
          </w:rPr>
          <w:fldChar w:fldCharType="end"/>
        </w:r>
        <w:r w:rsidRPr="00E85AA7">
          <w:rPr>
            <w:rStyle w:val="Hyperlink"/>
            <w:noProof/>
          </w:rPr>
          <w:fldChar w:fldCharType="end"/>
        </w:r>
      </w:ins>
    </w:p>
    <w:p w14:paraId="14DD4E4D" w14:textId="6C37657D" w:rsidR="00632AA8" w:rsidRDefault="00632AA8" w:rsidP="00632AA8">
      <w:pPr>
        <w:pStyle w:val="TableofFigures"/>
        <w:tabs>
          <w:tab w:val="right" w:leader="dot" w:pos="9016"/>
        </w:tabs>
        <w:spacing w:after="120"/>
        <w:rPr>
          <w:ins w:id="1457" w:author="Andrew Instone-Cowie" w:date="2025-07-09T16:32:00Z" w16du:dateUtc="2025-07-09T15:32:00Z"/>
          <w:rFonts w:eastAsiaTheme="minorEastAsia"/>
          <w:noProof/>
          <w:kern w:val="2"/>
          <w:sz w:val="24"/>
          <w:szCs w:val="24"/>
          <w:lang w:eastAsia="en-GB"/>
          <w14:ligatures w14:val="standardContextual"/>
        </w:rPr>
        <w:pPrChange w:id="1458" w:author="Andrew Instone-Cowie" w:date="2025-07-09T16:34:00Z" w16du:dateUtc="2025-07-09T15:34:00Z">
          <w:pPr>
            <w:pStyle w:val="TableofFigures"/>
            <w:tabs>
              <w:tab w:val="right" w:leader="dot" w:pos="9016"/>
            </w:tabs>
          </w:pPr>
        </w:pPrChange>
      </w:pPr>
      <w:ins w:id="1459"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"_Toc202971176"</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_Toc202971176 \h </w:instrText>
        </w:r>
        <w:r>
          <w:rPr>
            <w:noProof/>
            <w:webHidden/>
          </w:rPr>
        </w:r>
        <w:r>
          <w:rPr>
            <w:noProof/>
            <w:webHidden/>
          </w:rPr>
          <w:fldChar w:fldCharType="separate"/>
        </w:r>
      </w:ins>
      <w:ins w:id="1460" w:author="Andrew Instone-Cowie" w:date="2025-07-09T16:37:00Z" w16du:dateUtc="2025-07-09T15:37:00Z">
        <w:r w:rsidR="001B6112">
          <w:rPr>
            <w:noProof/>
            <w:webHidden/>
          </w:rPr>
          <w:t>22</w:t>
        </w:r>
      </w:ins>
      <w:ins w:id="1461" w:author="Andrew Instone-Cowie" w:date="2025-07-09T16:32:00Z" w16du:dateUtc="2025-07-09T15:32:00Z">
        <w:r>
          <w:rPr>
            <w:noProof/>
            <w:webHidden/>
          </w:rPr>
          <w:fldChar w:fldCharType="end"/>
        </w:r>
        <w:r w:rsidRPr="00E85AA7">
          <w:rPr>
            <w:rStyle w:val="Hyperlink"/>
            <w:noProof/>
          </w:rPr>
          <w:fldChar w:fldCharType="end"/>
        </w:r>
      </w:ins>
    </w:p>
    <w:p w14:paraId="09119780" w14:textId="62D5DC48" w:rsidR="00632AA8" w:rsidRDefault="00632AA8" w:rsidP="00632AA8">
      <w:pPr>
        <w:pStyle w:val="TableofFigures"/>
        <w:tabs>
          <w:tab w:val="right" w:leader="dot" w:pos="9016"/>
        </w:tabs>
        <w:spacing w:after="120"/>
        <w:rPr>
          <w:ins w:id="1462" w:author="Andrew Instone-Cowie" w:date="2025-07-09T16:32:00Z" w16du:dateUtc="2025-07-09T15:32:00Z"/>
          <w:rFonts w:eastAsiaTheme="minorEastAsia"/>
          <w:noProof/>
          <w:kern w:val="2"/>
          <w:sz w:val="24"/>
          <w:szCs w:val="24"/>
          <w:lang w:eastAsia="en-GB"/>
          <w14:ligatures w14:val="standardContextual"/>
        </w:rPr>
        <w:pPrChange w:id="1463" w:author="Andrew Instone-Cowie" w:date="2025-07-09T16:34:00Z" w16du:dateUtc="2025-07-09T15:34:00Z">
          <w:pPr>
            <w:pStyle w:val="TableofFigures"/>
            <w:tabs>
              <w:tab w:val="right" w:leader="dot" w:pos="9016"/>
            </w:tabs>
          </w:pPr>
        </w:pPrChange>
      </w:pPr>
      <w:ins w:id="1464"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"_Toc202971177"</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4 – TVS Diode Key Properties</w:t>
        </w:r>
        <w:r>
          <w:rPr>
            <w:noProof/>
            <w:webHidden/>
          </w:rPr>
          <w:tab/>
        </w:r>
        <w:r>
          <w:rPr>
            <w:noProof/>
            <w:webHidden/>
          </w:rPr>
          <w:fldChar w:fldCharType="begin"/>
        </w:r>
        <w:r>
          <w:rPr>
            <w:noProof/>
            <w:webHidden/>
          </w:rPr>
          <w:instrText xml:space="preserve"> PAGEREF _Toc202971177 \h </w:instrText>
        </w:r>
        <w:r>
          <w:rPr>
            <w:noProof/>
            <w:webHidden/>
          </w:rPr>
        </w:r>
        <w:r>
          <w:rPr>
            <w:noProof/>
            <w:webHidden/>
          </w:rPr>
          <w:fldChar w:fldCharType="separate"/>
        </w:r>
      </w:ins>
      <w:ins w:id="1465" w:author="Andrew Instone-Cowie" w:date="2025-07-09T16:37:00Z" w16du:dateUtc="2025-07-09T15:37:00Z">
        <w:r w:rsidR="001B6112">
          <w:rPr>
            <w:noProof/>
            <w:webHidden/>
          </w:rPr>
          <w:t>33</w:t>
        </w:r>
      </w:ins>
      <w:ins w:id="1466" w:author="Andrew Instone-Cowie" w:date="2025-07-09T16:32:00Z" w16du:dateUtc="2025-07-09T15:32:00Z">
        <w:r>
          <w:rPr>
            <w:noProof/>
            <w:webHidden/>
          </w:rPr>
          <w:fldChar w:fldCharType="end"/>
        </w:r>
        <w:r w:rsidRPr="00E85AA7">
          <w:rPr>
            <w:rStyle w:val="Hyperlink"/>
            <w:noProof/>
          </w:rPr>
          <w:fldChar w:fldCharType="end"/>
        </w:r>
      </w:ins>
    </w:p>
    <w:p w14:paraId="02EDAD78" w14:textId="189E40CD" w:rsidR="00632AA8" w:rsidRDefault="00632AA8" w:rsidP="00632AA8">
      <w:pPr>
        <w:pStyle w:val="TableofFigures"/>
        <w:tabs>
          <w:tab w:val="right" w:leader="dot" w:pos="9016"/>
        </w:tabs>
        <w:spacing w:after="120"/>
        <w:rPr>
          <w:ins w:id="1467" w:author="Andrew Instone-Cowie" w:date="2025-07-09T16:32:00Z" w16du:dateUtc="2025-07-09T15:32:00Z"/>
          <w:rFonts w:eastAsiaTheme="minorEastAsia"/>
          <w:noProof/>
          <w:kern w:val="2"/>
          <w:sz w:val="24"/>
          <w:szCs w:val="24"/>
          <w:lang w:eastAsia="en-GB"/>
          <w14:ligatures w14:val="standardContextual"/>
        </w:rPr>
        <w:pPrChange w:id="1468" w:author="Andrew Instone-Cowie" w:date="2025-07-09T16:34:00Z" w16du:dateUtc="2025-07-09T15:34:00Z">
          <w:pPr>
            <w:pStyle w:val="TableofFigures"/>
            <w:tabs>
              <w:tab w:val="right" w:leader="dot" w:pos="9016"/>
            </w:tabs>
          </w:pPr>
        </w:pPrChange>
      </w:pPr>
      <w:ins w:id="1469"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"_Toc202971178"</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5 – Type 1 – Type 2 Interface Adapter Requirements</w:t>
        </w:r>
        <w:r>
          <w:rPr>
            <w:noProof/>
            <w:webHidden/>
          </w:rPr>
          <w:tab/>
        </w:r>
        <w:r>
          <w:rPr>
            <w:noProof/>
            <w:webHidden/>
          </w:rPr>
          <w:fldChar w:fldCharType="begin"/>
        </w:r>
        <w:r>
          <w:rPr>
            <w:noProof/>
            <w:webHidden/>
          </w:rPr>
          <w:instrText xml:space="preserve"> PAGEREF _Toc202971178 \h </w:instrText>
        </w:r>
        <w:r>
          <w:rPr>
            <w:noProof/>
            <w:webHidden/>
          </w:rPr>
        </w:r>
        <w:r>
          <w:rPr>
            <w:noProof/>
            <w:webHidden/>
          </w:rPr>
          <w:fldChar w:fldCharType="separate"/>
        </w:r>
      </w:ins>
      <w:ins w:id="1470" w:author="Andrew Instone-Cowie" w:date="2025-07-09T16:37:00Z" w16du:dateUtc="2025-07-09T15:37:00Z">
        <w:r w:rsidR="001B6112">
          <w:rPr>
            <w:noProof/>
            <w:webHidden/>
          </w:rPr>
          <w:t>78</w:t>
        </w:r>
      </w:ins>
      <w:ins w:id="1471" w:author="Andrew Instone-Cowie" w:date="2025-07-09T16:32:00Z" w16du:dateUtc="2025-07-09T15:32:00Z">
        <w:r>
          <w:rPr>
            <w:noProof/>
            <w:webHidden/>
          </w:rPr>
          <w:fldChar w:fldCharType="end"/>
        </w:r>
        <w:r w:rsidRPr="00E85AA7">
          <w:rPr>
            <w:rStyle w:val="Hyperlink"/>
            <w:noProof/>
          </w:rPr>
          <w:fldChar w:fldCharType="end"/>
        </w:r>
      </w:ins>
    </w:p>
    <w:p w14:paraId="73248F43" w14:textId="55287D26" w:rsidR="00632AA8" w:rsidRDefault="00632AA8" w:rsidP="00632AA8">
      <w:pPr>
        <w:pStyle w:val="TableofFigures"/>
        <w:tabs>
          <w:tab w:val="right" w:leader="dot" w:pos="9016"/>
        </w:tabs>
        <w:spacing w:after="120"/>
        <w:rPr>
          <w:ins w:id="1472" w:author="Andrew Instone-Cowie" w:date="2025-07-09T16:32:00Z" w16du:dateUtc="2025-07-09T15:32:00Z"/>
          <w:rFonts w:eastAsiaTheme="minorEastAsia"/>
          <w:noProof/>
          <w:kern w:val="2"/>
          <w:sz w:val="24"/>
          <w:szCs w:val="24"/>
          <w:lang w:eastAsia="en-GB"/>
          <w14:ligatures w14:val="standardContextual"/>
        </w:rPr>
        <w:pPrChange w:id="1473" w:author="Andrew Instone-Cowie" w:date="2025-07-09T16:34:00Z" w16du:dateUtc="2025-07-09T15:34:00Z">
          <w:pPr>
            <w:pStyle w:val="TableofFigures"/>
            <w:tabs>
              <w:tab w:val="right" w:leader="dot" w:pos="9016"/>
            </w:tabs>
          </w:pPr>
        </w:pPrChange>
      </w:pPr>
      <w:ins w:id="1474"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"_Toc202971179"</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6 – Type 1 – Type 2 Interface Adapter Parts List</w:t>
        </w:r>
        <w:r>
          <w:rPr>
            <w:noProof/>
            <w:webHidden/>
          </w:rPr>
          <w:tab/>
        </w:r>
        <w:r>
          <w:rPr>
            <w:noProof/>
            <w:webHidden/>
          </w:rPr>
          <w:fldChar w:fldCharType="begin"/>
        </w:r>
        <w:r>
          <w:rPr>
            <w:noProof/>
            <w:webHidden/>
          </w:rPr>
          <w:instrText xml:space="preserve"> PAGEREF _Toc202971179 \h </w:instrText>
        </w:r>
        <w:r>
          <w:rPr>
            <w:noProof/>
            <w:webHidden/>
          </w:rPr>
        </w:r>
        <w:r>
          <w:rPr>
            <w:noProof/>
            <w:webHidden/>
          </w:rPr>
          <w:fldChar w:fldCharType="separate"/>
        </w:r>
      </w:ins>
      <w:ins w:id="1475" w:author="Andrew Instone-Cowie" w:date="2025-07-09T16:37:00Z" w16du:dateUtc="2025-07-09T15:37:00Z">
        <w:r w:rsidR="001B6112">
          <w:rPr>
            <w:noProof/>
            <w:webHidden/>
          </w:rPr>
          <w:t>81</w:t>
        </w:r>
      </w:ins>
      <w:ins w:id="1476" w:author="Andrew Instone-Cowie" w:date="2025-07-09T16:32:00Z" w16du:dateUtc="2025-07-09T15:32:00Z">
        <w:r>
          <w:rPr>
            <w:noProof/>
            <w:webHidden/>
          </w:rPr>
          <w:fldChar w:fldCharType="end"/>
        </w:r>
        <w:r w:rsidRPr="00E85AA7">
          <w:rPr>
            <w:rStyle w:val="Hyperlink"/>
            <w:noProof/>
          </w:rPr>
          <w:fldChar w:fldCharType="end"/>
        </w:r>
      </w:ins>
    </w:p>
    <w:p w14:paraId="5C98DFCC" w14:textId="34861BE6" w:rsidR="00632AA8" w:rsidRDefault="00632AA8" w:rsidP="00632AA8">
      <w:pPr>
        <w:pStyle w:val="TableofFigures"/>
        <w:tabs>
          <w:tab w:val="right" w:leader="dot" w:pos="9016"/>
        </w:tabs>
        <w:spacing w:after="120"/>
        <w:rPr>
          <w:ins w:id="1477" w:author="Andrew Instone-Cowie" w:date="2025-07-09T16:32:00Z" w16du:dateUtc="2025-07-09T15:32:00Z"/>
          <w:rFonts w:eastAsiaTheme="minorEastAsia"/>
          <w:noProof/>
          <w:kern w:val="2"/>
          <w:sz w:val="24"/>
          <w:szCs w:val="24"/>
          <w:lang w:eastAsia="en-GB"/>
          <w14:ligatures w14:val="standardContextual"/>
        </w:rPr>
        <w:pPrChange w:id="1478" w:author="Andrew Instone-Cowie" w:date="2025-07-09T16:34:00Z" w16du:dateUtc="2025-07-09T15:34:00Z">
          <w:pPr>
            <w:pStyle w:val="TableofFigures"/>
            <w:tabs>
              <w:tab w:val="right" w:leader="dot" w:pos="9016"/>
            </w:tabs>
          </w:pPr>
        </w:pPrChange>
      </w:pPr>
      <w:ins w:id="1479"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"_Toc202971180"</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7 – MBI Protocol Commands</w:t>
        </w:r>
        <w:r>
          <w:rPr>
            <w:noProof/>
            <w:webHidden/>
          </w:rPr>
          <w:tab/>
        </w:r>
        <w:r>
          <w:rPr>
            <w:noProof/>
            <w:webHidden/>
          </w:rPr>
          <w:fldChar w:fldCharType="begin"/>
        </w:r>
        <w:r>
          <w:rPr>
            <w:noProof/>
            <w:webHidden/>
          </w:rPr>
          <w:instrText xml:space="preserve"> PAGEREF _Toc202971180 \h </w:instrText>
        </w:r>
        <w:r>
          <w:rPr>
            <w:noProof/>
            <w:webHidden/>
          </w:rPr>
        </w:r>
        <w:r>
          <w:rPr>
            <w:noProof/>
            <w:webHidden/>
          </w:rPr>
          <w:fldChar w:fldCharType="separate"/>
        </w:r>
      </w:ins>
      <w:ins w:id="1480" w:author="Andrew Instone-Cowie" w:date="2025-07-09T16:37:00Z" w16du:dateUtc="2025-07-09T15:37:00Z">
        <w:r w:rsidR="001B6112">
          <w:rPr>
            <w:noProof/>
            <w:webHidden/>
          </w:rPr>
          <w:t>84</w:t>
        </w:r>
      </w:ins>
      <w:ins w:id="1481" w:author="Andrew Instone-Cowie" w:date="2025-07-09T16:32:00Z" w16du:dateUtc="2025-07-09T15:32:00Z">
        <w:r>
          <w:rPr>
            <w:noProof/>
            <w:webHidden/>
          </w:rPr>
          <w:fldChar w:fldCharType="end"/>
        </w:r>
        <w:r w:rsidRPr="00E85AA7">
          <w:rPr>
            <w:rStyle w:val="Hyperlink"/>
            <w:noProof/>
          </w:rPr>
          <w:fldChar w:fldCharType="end"/>
        </w:r>
      </w:ins>
    </w:p>
    <w:p w14:paraId="6FCE7996" w14:textId="66A9278F" w:rsidR="00632AA8" w:rsidRDefault="00632AA8" w:rsidP="00632AA8">
      <w:pPr>
        <w:pStyle w:val="TableofFigures"/>
        <w:tabs>
          <w:tab w:val="right" w:leader="dot" w:pos="9016"/>
        </w:tabs>
        <w:spacing w:after="120"/>
        <w:rPr>
          <w:ins w:id="1482" w:author="Andrew Instone-Cowie" w:date="2025-07-09T16:32:00Z" w16du:dateUtc="2025-07-09T15:32:00Z"/>
          <w:rFonts w:eastAsiaTheme="minorEastAsia"/>
          <w:noProof/>
          <w:kern w:val="2"/>
          <w:sz w:val="24"/>
          <w:szCs w:val="24"/>
          <w:lang w:eastAsia="en-GB"/>
          <w14:ligatures w14:val="standardContextual"/>
        </w:rPr>
        <w:pPrChange w:id="1483" w:author="Andrew Instone-Cowie" w:date="2025-07-09T16:34:00Z" w16du:dateUtc="2025-07-09T15:34:00Z">
          <w:pPr>
            <w:pStyle w:val="TableofFigures"/>
            <w:tabs>
              <w:tab w:val="right" w:leader="dot" w:pos="9016"/>
            </w:tabs>
          </w:pPr>
        </w:pPrChange>
      </w:pPr>
      <w:ins w:id="1484"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"_Toc202971181"</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8 – Inter-Blow &amp; Inter-Row Intervals</w:t>
        </w:r>
        <w:r>
          <w:rPr>
            <w:noProof/>
            <w:webHidden/>
          </w:rPr>
          <w:tab/>
        </w:r>
        <w:r>
          <w:rPr>
            <w:noProof/>
            <w:webHidden/>
          </w:rPr>
          <w:fldChar w:fldCharType="begin"/>
        </w:r>
        <w:r>
          <w:rPr>
            <w:noProof/>
            <w:webHidden/>
          </w:rPr>
          <w:instrText xml:space="preserve"> PAGEREF _Toc202971181 \h </w:instrText>
        </w:r>
        <w:r>
          <w:rPr>
            <w:noProof/>
            <w:webHidden/>
          </w:rPr>
        </w:r>
        <w:r>
          <w:rPr>
            <w:noProof/>
            <w:webHidden/>
          </w:rPr>
          <w:fldChar w:fldCharType="separate"/>
        </w:r>
      </w:ins>
      <w:ins w:id="1485" w:author="Andrew Instone-Cowie" w:date="2025-07-09T16:37:00Z" w16du:dateUtc="2025-07-09T15:37:00Z">
        <w:r w:rsidR="001B6112">
          <w:rPr>
            <w:noProof/>
            <w:webHidden/>
          </w:rPr>
          <w:t>85</w:t>
        </w:r>
      </w:ins>
      <w:ins w:id="1486" w:author="Andrew Instone-Cowie" w:date="2025-07-09T16:32:00Z" w16du:dateUtc="2025-07-09T15:32:00Z">
        <w:r>
          <w:rPr>
            <w:noProof/>
            <w:webHidden/>
          </w:rPr>
          <w:fldChar w:fldCharType="end"/>
        </w:r>
        <w:r w:rsidRPr="00E85AA7">
          <w:rPr>
            <w:rStyle w:val="Hyperlink"/>
            <w:noProof/>
          </w:rPr>
          <w:fldChar w:fldCharType="end"/>
        </w:r>
      </w:ins>
    </w:p>
    <w:p w14:paraId="5F1B5F95" w14:textId="24CBC9A6" w:rsidR="00632AA8" w:rsidRDefault="00632AA8" w:rsidP="00632AA8">
      <w:pPr>
        <w:pStyle w:val="TableofFigures"/>
        <w:tabs>
          <w:tab w:val="right" w:leader="dot" w:pos="9016"/>
        </w:tabs>
        <w:spacing w:after="120"/>
        <w:rPr>
          <w:ins w:id="1487" w:author="Andrew Instone-Cowie" w:date="2025-07-09T16:32:00Z" w16du:dateUtc="2025-07-09T15:32:00Z"/>
          <w:rFonts w:eastAsiaTheme="minorEastAsia"/>
          <w:noProof/>
          <w:kern w:val="2"/>
          <w:sz w:val="24"/>
          <w:szCs w:val="24"/>
          <w:lang w:eastAsia="en-GB"/>
          <w14:ligatures w14:val="standardContextual"/>
        </w:rPr>
        <w:pPrChange w:id="1488" w:author="Andrew Instone-Cowie" w:date="2025-07-09T16:34:00Z" w16du:dateUtc="2025-07-09T15:34:00Z">
          <w:pPr>
            <w:pStyle w:val="TableofFigures"/>
            <w:tabs>
              <w:tab w:val="right" w:leader="dot" w:pos="9016"/>
            </w:tabs>
          </w:pPr>
        </w:pPrChange>
      </w:pPr>
      <w:ins w:id="1489"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"_Toc202971182"</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9 – Sensor Pulse Durations – Liverpool Cathedral</w:t>
        </w:r>
        <w:r>
          <w:rPr>
            <w:noProof/>
            <w:webHidden/>
          </w:rPr>
          <w:tab/>
        </w:r>
        <w:r>
          <w:rPr>
            <w:noProof/>
            <w:webHidden/>
          </w:rPr>
          <w:fldChar w:fldCharType="begin"/>
        </w:r>
        <w:r>
          <w:rPr>
            <w:noProof/>
            <w:webHidden/>
          </w:rPr>
          <w:instrText xml:space="preserve"> PAGEREF _Toc202971182 \h </w:instrText>
        </w:r>
        <w:r>
          <w:rPr>
            <w:noProof/>
            <w:webHidden/>
          </w:rPr>
        </w:r>
        <w:r>
          <w:rPr>
            <w:noProof/>
            <w:webHidden/>
          </w:rPr>
          <w:fldChar w:fldCharType="separate"/>
        </w:r>
      </w:ins>
      <w:ins w:id="1490" w:author="Andrew Instone-Cowie" w:date="2025-07-09T16:37:00Z" w16du:dateUtc="2025-07-09T15:37:00Z">
        <w:r w:rsidR="001B6112">
          <w:rPr>
            <w:noProof/>
            <w:webHidden/>
          </w:rPr>
          <w:t>86</w:t>
        </w:r>
      </w:ins>
      <w:ins w:id="1491" w:author="Andrew Instone-Cowie" w:date="2025-07-09T16:32:00Z" w16du:dateUtc="2025-07-09T15:32:00Z">
        <w:r>
          <w:rPr>
            <w:noProof/>
            <w:webHidden/>
          </w:rPr>
          <w:fldChar w:fldCharType="end"/>
        </w:r>
        <w:r w:rsidRPr="00E85AA7">
          <w:rPr>
            <w:rStyle w:val="Hyperlink"/>
            <w:noProof/>
          </w:rPr>
          <w:fldChar w:fldCharType="end"/>
        </w:r>
      </w:ins>
    </w:p>
    <w:p w14:paraId="382ECD24" w14:textId="5D2B153F" w:rsidR="00632AA8" w:rsidRDefault="00632AA8" w:rsidP="00632AA8">
      <w:pPr>
        <w:pStyle w:val="TableofFigures"/>
        <w:tabs>
          <w:tab w:val="right" w:leader="dot" w:pos="9016"/>
        </w:tabs>
        <w:spacing w:after="120"/>
        <w:rPr>
          <w:ins w:id="1492" w:author="Andrew Instone-Cowie" w:date="2025-07-09T16:32:00Z" w16du:dateUtc="2025-07-09T15:32:00Z"/>
          <w:rFonts w:eastAsiaTheme="minorEastAsia"/>
          <w:noProof/>
          <w:kern w:val="2"/>
          <w:sz w:val="24"/>
          <w:szCs w:val="24"/>
          <w:lang w:eastAsia="en-GB"/>
          <w14:ligatures w14:val="standardContextual"/>
        </w:rPr>
        <w:pPrChange w:id="1493" w:author="Andrew Instone-Cowie" w:date="2025-07-09T16:34:00Z" w16du:dateUtc="2025-07-09T15:34:00Z">
          <w:pPr>
            <w:pStyle w:val="TableofFigures"/>
            <w:tabs>
              <w:tab w:val="right" w:leader="dot" w:pos="9016"/>
            </w:tabs>
          </w:pPr>
        </w:pPrChange>
      </w:pPr>
      <w:ins w:id="1494"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"_Toc202971183"</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10 – Theoretical Sensor Pulse Durations – Other Towers</w:t>
        </w:r>
        <w:r>
          <w:rPr>
            <w:noProof/>
            <w:webHidden/>
          </w:rPr>
          <w:tab/>
        </w:r>
        <w:r>
          <w:rPr>
            <w:noProof/>
            <w:webHidden/>
          </w:rPr>
          <w:fldChar w:fldCharType="begin"/>
        </w:r>
        <w:r>
          <w:rPr>
            <w:noProof/>
            <w:webHidden/>
          </w:rPr>
          <w:instrText xml:space="preserve"> PAGEREF _Toc202971183 \h </w:instrText>
        </w:r>
        <w:r>
          <w:rPr>
            <w:noProof/>
            <w:webHidden/>
          </w:rPr>
        </w:r>
        <w:r>
          <w:rPr>
            <w:noProof/>
            <w:webHidden/>
          </w:rPr>
          <w:fldChar w:fldCharType="separate"/>
        </w:r>
      </w:ins>
      <w:ins w:id="1495" w:author="Andrew Instone-Cowie" w:date="2025-07-09T16:37:00Z" w16du:dateUtc="2025-07-09T15:37:00Z">
        <w:r w:rsidR="001B6112">
          <w:rPr>
            <w:noProof/>
            <w:webHidden/>
          </w:rPr>
          <w:t>86</w:t>
        </w:r>
      </w:ins>
      <w:ins w:id="1496" w:author="Andrew Instone-Cowie" w:date="2025-07-09T16:32:00Z" w16du:dateUtc="2025-07-09T15:32:00Z">
        <w:r>
          <w:rPr>
            <w:noProof/>
            <w:webHidden/>
          </w:rPr>
          <w:fldChar w:fldCharType="end"/>
        </w:r>
        <w:r w:rsidRPr="00E85AA7">
          <w:rPr>
            <w:rStyle w:val="Hyperlink"/>
            <w:noProof/>
          </w:rPr>
          <w:fldChar w:fldCharType="end"/>
        </w:r>
      </w:ins>
    </w:p>
    <w:p w14:paraId="7680BB23" w14:textId="660FDC83" w:rsidR="00632AA8" w:rsidRDefault="00632AA8" w:rsidP="00632AA8">
      <w:pPr>
        <w:pStyle w:val="TableofFigures"/>
        <w:tabs>
          <w:tab w:val="right" w:leader="dot" w:pos="9016"/>
        </w:tabs>
        <w:spacing w:after="120"/>
        <w:rPr>
          <w:ins w:id="1497" w:author="Andrew Instone-Cowie" w:date="2025-07-09T16:32:00Z" w16du:dateUtc="2025-07-09T15:32:00Z"/>
          <w:rFonts w:eastAsiaTheme="minorEastAsia"/>
          <w:noProof/>
          <w:kern w:val="2"/>
          <w:sz w:val="24"/>
          <w:szCs w:val="24"/>
          <w:lang w:eastAsia="en-GB"/>
          <w14:ligatures w14:val="standardContextual"/>
        </w:rPr>
        <w:pPrChange w:id="1498" w:author="Andrew Instone-Cowie" w:date="2025-07-09T16:34:00Z" w16du:dateUtc="2025-07-09T15:34:00Z">
          <w:pPr>
            <w:pStyle w:val="TableofFigures"/>
            <w:tabs>
              <w:tab w:val="right" w:leader="dot" w:pos="9016"/>
            </w:tabs>
          </w:pPr>
        </w:pPrChange>
      </w:pPr>
      <w:ins w:id="1499"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"_Toc202971184"</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11 – CLI Command Reference</w:t>
        </w:r>
        <w:r>
          <w:rPr>
            <w:noProof/>
            <w:webHidden/>
          </w:rPr>
          <w:tab/>
        </w:r>
        <w:r>
          <w:rPr>
            <w:noProof/>
            <w:webHidden/>
          </w:rPr>
          <w:fldChar w:fldCharType="begin"/>
        </w:r>
        <w:r>
          <w:rPr>
            <w:noProof/>
            <w:webHidden/>
          </w:rPr>
          <w:instrText xml:space="preserve"> PAGEREF _Toc202971184 \h </w:instrText>
        </w:r>
        <w:r>
          <w:rPr>
            <w:noProof/>
            <w:webHidden/>
          </w:rPr>
        </w:r>
        <w:r>
          <w:rPr>
            <w:noProof/>
            <w:webHidden/>
          </w:rPr>
          <w:fldChar w:fldCharType="separate"/>
        </w:r>
      </w:ins>
      <w:ins w:id="1500" w:author="Andrew Instone-Cowie" w:date="2025-07-09T16:37:00Z" w16du:dateUtc="2025-07-09T15:37:00Z">
        <w:r w:rsidR="001B6112">
          <w:rPr>
            <w:noProof/>
            <w:webHidden/>
          </w:rPr>
          <w:t>88</w:t>
        </w:r>
      </w:ins>
      <w:ins w:id="1501" w:author="Andrew Instone-Cowie" w:date="2025-07-09T16:32:00Z" w16du:dateUtc="2025-07-09T15:32:00Z">
        <w:r>
          <w:rPr>
            <w:noProof/>
            <w:webHidden/>
          </w:rPr>
          <w:fldChar w:fldCharType="end"/>
        </w:r>
        <w:r w:rsidRPr="00E85AA7">
          <w:rPr>
            <w:rStyle w:val="Hyperlink"/>
            <w:noProof/>
          </w:rPr>
          <w:fldChar w:fldCharType="end"/>
        </w:r>
      </w:ins>
    </w:p>
    <w:p w14:paraId="43981E7B" w14:textId="44287757" w:rsidR="00632AA8" w:rsidRDefault="00632AA8" w:rsidP="00632AA8">
      <w:pPr>
        <w:pStyle w:val="TableofFigures"/>
        <w:tabs>
          <w:tab w:val="right" w:leader="dot" w:pos="9016"/>
        </w:tabs>
        <w:spacing w:after="120"/>
        <w:rPr>
          <w:ins w:id="1502" w:author="Andrew Instone-Cowie" w:date="2025-07-09T16:32:00Z" w16du:dateUtc="2025-07-09T15:32:00Z"/>
          <w:rFonts w:eastAsiaTheme="minorEastAsia"/>
          <w:noProof/>
          <w:kern w:val="2"/>
          <w:sz w:val="24"/>
          <w:szCs w:val="24"/>
          <w:lang w:eastAsia="en-GB"/>
          <w14:ligatures w14:val="standardContextual"/>
        </w:rPr>
        <w:pPrChange w:id="1503" w:author="Andrew Instone-Cowie" w:date="2025-07-09T16:34:00Z" w16du:dateUtc="2025-07-09T15:34:00Z">
          <w:pPr>
            <w:pStyle w:val="TableofFigures"/>
            <w:tabs>
              <w:tab w:val="right" w:leader="dot" w:pos="9016"/>
            </w:tabs>
          </w:pPr>
        </w:pPrChange>
      </w:pPr>
      <w:ins w:id="1504"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"_Toc202971185"</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12 – LED Signal Codes</w:t>
        </w:r>
        <w:r>
          <w:rPr>
            <w:noProof/>
            <w:webHidden/>
          </w:rPr>
          <w:tab/>
        </w:r>
        <w:r>
          <w:rPr>
            <w:noProof/>
            <w:webHidden/>
          </w:rPr>
          <w:fldChar w:fldCharType="begin"/>
        </w:r>
        <w:r>
          <w:rPr>
            <w:noProof/>
            <w:webHidden/>
          </w:rPr>
          <w:instrText xml:space="preserve"> PAGEREF _Toc202971185 \h </w:instrText>
        </w:r>
        <w:r>
          <w:rPr>
            <w:noProof/>
            <w:webHidden/>
          </w:rPr>
        </w:r>
        <w:r>
          <w:rPr>
            <w:noProof/>
            <w:webHidden/>
          </w:rPr>
          <w:fldChar w:fldCharType="separate"/>
        </w:r>
      </w:ins>
      <w:ins w:id="1505" w:author="Andrew Instone-Cowie" w:date="2025-07-09T16:37:00Z" w16du:dateUtc="2025-07-09T15:37:00Z">
        <w:r w:rsidR="001B6112">
          <w:rPr>
            <w:noProof/>
            <w:webHidden/>
          </w:rPr>
          <w:t>90</w:t>
        </w:r>
      </w:ins>
      <w:ins w:id="1506" w:author="Andrew Instone-Cowie" w:date="2025-07-09T16:32:00Z" w16du:dateUtc="2025-07-09T15:32:00Z">
        <w:r>
          <w:rPr>
            <w:noProof/>
            <w:webHidden/>
          </w:rPr>
          <w:fldChar w:fldCharType="end"/>
        </w:r>
        <w:r w:rsidRPr="00E85AA7">
          <w:rPr>
            <w:rStyle w:val="Hyperlink"/>
            <w:noProof/>
          </w:rPr>
          <w:fldChar w:fldCharType="end"/>
        </w:r>
      </w:ins>
    </w:p>
    <w:p w14:paraId="3DD63CC2" w14:textId="775952C6" w:rsidR="00632AA8" w:rsidRDefault="00632AA8">
      <w:pPr>
        <w:pStyle w:val="TableofFigures"/>
        <w:tabs>
          <w:tab w:val="right" w:leader="dot" w:pos="9016"/>
        </w:tabs>
        <w:rPr>
          <w:ins w:id="1507" w:author="Andrew Instone-Cowie" w:date="2025-07-09T16:32:00Z" w16du:dateUtc="2025-07-09T15:32:00Z"/>
          <w:rFonts w:eastAsiaTheme="minorEastAsia"/>
          <w:noProof/>
          <w:kern w:val="2"/>
          <w:sz w:val="24"/>
          <w:szCs w:val="24"/>
          <w:lang w:eastAsia="en-GB"/>
          <w14:ligatures w14:val="standardContextual"/>
        </w:rPr>
      </w:pPr>
      <w:ins w:id="1508" w:author="Andrew Instone-Cowie" w:date="2025-07-09T16:32:00Z" w16du:dateUtc="2025-07-09T15:32:00Z">
        <w:r w:rsidRPr="00E85AA7">
          <w:rPr>
            <w:rStyle w:val="Hyperlink"/>
            <w:noProof/>
          </w:rPr>
          <w:fldChar w:fldCharType="begin"/>
        </w:r>
        <w:r w:rsidRPr="00E85AA7">
          <w:rPr>
            <w:rStyle w:val="Hyperlink"/>
            <w:noProof/>
          </w:rPr>
          <w:instrText xml:space="preserve"> </w:instrText>
        </w:r>
        <w:r>
          <w:rPr>
            <w:noProof/>
          </w:rPr>
          <w:instrText>HYPERLINK \l "_Toc202971186"</w:instrText>
        </w:r>
        <w:r w:rsidRPr="00E85AA7">
          <w:rPr>
            <w:rStyle w:val="Hyperlink"/>
            <w:noProof/>
          </w:rPr>
          <w:instrText xml:space="preserve"> </w:instrText>
        </w:r>
        <w:r w:rsidRPr="00E85AA7">
          <w:rPr>
            <w:rStyle w:val="Hyperlink"/>
            <w:noProof/>
          </w:rPr>
        </w:r>
        <w:r w:rsidRPr="00E85AA7">
          <w:rPr>
            <w:rStyle w:val="Hyperlink"/>
            <w:noProof/>
          </w:rPr>
          <w:fldChar w:fldCharType="separate"/>
        </w:r>
        <w:r w:rsidRPr="00E85AA7">
          <w:rPr>
            <w:rStyle w:val="Hyperlink"/>
            <w:noProof/>
          </w:rPr>
          <w:t>Table 13 – Useful Links</w:t>
        </w:r>
        <w:r>
          <w:rPr>
            <w:noProof/>
            <w:webHidden/>
          </w:rPr>
          <w:tab/>
        </w:r>
        <w:r>
          <w:rPr>
            <w:noProof/>
            <w:webHidden/>
          </w:rPr>
          <w:fldChar w:fldCharType="begin"/>
        </w:r>
        <w:r>
          <w:rPr>
            <w:noProof/>
            <w:webHidden/>
          </w:rPr>
          <w:instrText xml:space="preserve"> PAGEREF _Toc202971186 \h </w:instrText>
        </w:r>
        <w:r>
          <w:rPr>
            <w:noProof/>
            <w:webHidden/>
          </w:rPr>
        </w:r>
        <w:r>
          <w:rPr>
            <w:noProof/>
            <w:webHidden/>
          </w:rPr>
          <w:fldChar w:fldCharType="separate"/>
        </w:r>
      </w:ins>
      <w:ins w:id="1509" w:author="Andrew Instone-Cowie" w:date="2025-07-09T16:37:00Z" w16du:dateUtc="2025-07-09T15:37:00Z">
        <w:r w:rsidR="001B6112">
          <w:rPr>
            <w:noProof/>
            <w:webHidden/>
          </w:rPr>
          <w:t>91</w:t>
        </w:r>
      </w:ins>
      <w:ins w:id="1510" w:author="Andrew Instone-Cowie" w:date="2025-07-09T16:32:00Z" w16du:dateUtc="2025-07-09T15:32:00Z">
        <w:r>
          <w:rPr>
            <w:noProof/>
            <w:webHidden/>
          </w:rPr>
          <w:fldChar w:fldCharType="end"/>
        </w:r>
        <w:r w:rsidRPr="00E85AA7">
          <w:rPr>
            <w:rStyle w:val="Hyperlink"/>
            <w:noProof/>
          </w:rPr>
          <w:fldChar w:fldCharType="end"/>
        </w:r>
      </w:ins>
    </w:p>
    <w:p w14:paraId="39948BBE" w14:textId="5EE5C3C7" w:rsidR="00871702" w:rsidDel="00632AA8" w:rsidRDefault="00871702" w:rsidP="00004B06">
      <w:pPr>
        <w:pStyle w:val="TableofFigures"/>
        <w:tabs>
          <w:tab w:val="right" w:leader="dot" w:pos="9016"/>
        </w:tabs>
        <w:spacing w:after="120"/>
        <w:rPr>
          <w:del w:id="1511" w:author="Andrew Instone-Cowie" w:date="2025-07-09T16:32:00Z" w16du:dateUtc="2025-07-09T15:32:00Z"/>
          <w:rFonts w:eastAsiaTheme="minorEastAsia"/>
          <w:noProof/>
          <w:kern w:val="2"/>
          <w:sz w:val="24"/>
          <w:szCs w:val="24"/>
          <w:lang w:eastAsia="en-GB"/>
          <w14:ligatures w14:val="standardContextual"/>
        </w:rPr>
      </w:pPr>
      <w:del w:id="1512" w:author="Andrew Instone-Cowie" w:date="2025-07-09T16:32:00Z" w16du:dateUtc="2025-07-09T15:32:00Z">
        <w:r w:rsidRPr="00632AA8" w:rsidDel="00632AA8">
          <w:rPr>
            <w:noProof/>
            <w:rPrChange w:id="1513" w:author="Andrew Instone-Cowie" w:date="2025-07-09T16:32:00Z" w16du:dateUtc="2025-07-09T15:32:00Z">
              <w:rPr>
                <w:rStyle w:val="Hyperlink"/>
                <w:noProof/>
              </w:rPr>
            </w:rPrChange>
          </w:rPr>
          <w:delText>Table 1 – Microcontroller I/O Pin Assignments</w:delText>
        </w:r>
        <w:r w:rsidDel="00632AA8">
          <w:rPr>
            <w:noProof/>
            <w:webHidden/>
          </w:rPr>
          <w:tab/>
        </w:r>
        <w:r w:rsidR="00E607A0" w:rsidDel="00632AA8">
          <w:rPr>
            <w:noProof/>
            <w:webHidden/>
          </w:rPr>
          <w:delText>21</w:delText>
        </w:r>
      </w:del>
    </w:p>
    <w:p w14:paraId="12C1D8C2" w14:textId="20D0EC99" w:rsidR="00871702" w:rsidDel="00632AA8" w:rsidRDefault="00871702" w:rsidP="00004B06">
      <w:pPr>
        <w:pStyle w:val="TableofFigures"/>
        <w:tabs>
          <w:tab w:val="right" w:leader="dot" w:pos="9016"/>
        </w:tabs>
        <w:spacing w:after="120"/>
        <w:rPr>
          <w:del w:id="1514" w:author="Andrew Instone-Cowie" w:date="2025-07-09T16:32:00Z" w16du:dateUtc="2025-07-09T15:32:00Z"/>
          <w:rFonts w:eastAsiaTheme="minorEastAsia"/>
          <w:noProof/>
          <w:kern w:val="2"/>
          <w:sz w:val="24"/>
          <w:szCs w:val="24"/>
          <w:lang w:eastAsia="en-GB"/>
          <w14:ligatures w14:val="standardContextual"/>
        </w:rPr>
      </w:pPr>
      <w:del w:id="1515" w:author="Andrew Instone-Cowie" w:date="2025-07-09T16:32:00Z" w16du:dateUtc="2025-07-09T15:32:00Z">
        <w:r w:rsidRPr="00632AA8" w:rsidDel="00632AA8">
          <w:rPr>
            <w:noProof/>
            <w:rPrChange w:id="1516" w:author="Andrew Instone-Cowie" w:date="2025-07-09T16:32:00Z" w16du:dateUtc="2025-07-09T15:32:00Z">
              <w:rPr>
                <w:rStyle w:val="Hyperlink"/>
                <w:noProof/>
              </w:rPr>
            </w:rPrChange>
          </w:rPr>
          <w:delText>Table 2 – ATmega328P Fuse Settings – Board Rev A to D</w:delText>
        </w:r>
        <w:r w:rsidDel="00632AA8">
          <w:rPr>
            <w:noProof/>
            <w:webHidden/>
          </w:rPr>
          <w:tab/>
        </w:r>
        <w:r w:rsidR="00E607A0" w:rsidDel="00632AA8">
          <w:rPr>
            <w:noProof/>
            <w:webHidden/>
          </w:rPr>
          <w:delText>22</w:delText>
        </w:r>
      </w:del>
    </w:p>
    <w:p w14:paraId="31A5510F" w14:textId="40DBDF02" w:rsidR="00871702" w:rsidDel="00632AA8" w:rsidRDefault="00871702" w:rsidP="00004B06">
      <w:pPr>
        <w:pStyle w:val="TableofFigures"/>
        <w:tabs>
          <w:tab w:val="right" w:leader="dot" w:pos="9016"/>
        </w:tabs>
        <w:spacing w:after="120"/>
        <w:rPr>
          <w:del w:id="1517" w:author="Andrew Instone-Cowie" w:date="2025-07-09T16:32:00Z" w16du:dateUtc="2025-07-09T15:32:00Z"/>
          <w:rFonts w:eastAsiaTheme="minorEastAsia"/>
          <w:noProof/>
          <w:kern w:val="2"/>
          <w:sz w:val="24"/>
          <w:szCs w:val="24"/>
          <w:lang w:eastAsia="en-GB"/>
          <w14:ligatures w14:val="standardContextual"/>
        </w:rPr>
      </w:pPr>
      <w:del w:id="1518" w:author="Andrew Instone-Cowie" w:date="2025-07-09T16:32:00Z" w16du:dateUtc="2025-07-09T15:32:00Z">
        <w:r w:rsidRPr="00632AA8" w:rsidDel="00632AA8">
          <w:rPr>
            <w:noProof/>
            <w:rPrChange w:id="1519" w:author="Andrew Instone-Cowie" w:date="2025-07-09T16:32:00Z" w16du:dateUtc="2025-07-09T15:32:00Z">
              <w:rPr>
                <w:rStyle w:val="Hyperlink"/>
                <w:noProof/>
              </w:rPr>
            </w:rPrChange>
          </w:rPr>
          <w:delText>Table 3 – ATmega328P Fuse Settings – Board Rev E onwards</w:delText>
        </w:r>
        <w:r w:rsidDel="00632AA8">
          <w:rPr>
            <w:noProof/>
            <w:webHidden/>
          </w:rPr>
          <w:tab/>
        </w:r>
        <w:r w:rsidR="00E607A0" w:rsidDel="00632AA8">
          <w:rPr>
            <w:noProof/>
            <w:webHidden/>
          </w:rPr>
          <w:delText>22</w:delText>
        </w:r>
      </w:del>
    </w:p>
    <w:p w14:paraId="2E238A56" w14:textId="6E2330B6" w:rsidR="00871702" w:rsidDel="00632AA8" w:rsidRDefault="00871702" w:rsidP="00004B06">
      <w:pPr>
        <w:pStyle w:val="TableofFigures"/>
        <w:tabs>
          <w:tab w:val="right" w:leader="dot" w:pos="9016"/>
        </w:tabs>
        <w:spacing w:after="120"/>
        <w:rPr>
          <w:del w:id="1520" w:author="Andrew Instone-Cowie" w:date="2025-07-09T16:32:00Z" w16du:dateUtc="2025-07-09T15:32:00Z"/>
          <w:rFonts w:eastAsiaTheme="minorEastAsia"/>
          <w:noProof/>
          <w:kern w:val="2"/>
          <w:sz w:val="24"/>
          <w:szCs w:val="24"/>
          <w:lang w:eastAsia="en-GB"/>
          <w14:ligatures w14:val="standardContextual"/>
        </w:rPr>
      </w:pPr>
      <w:del w:id="1521" w:author="Andrew Instone-Cowie" w:date="2025-07-09T16:32:00Z" w16du:dateUtc="2025-07-09T15:32:00Z">
        <w:r w:rsidRPr="00632AA8" w:rsidDel="00632AA8">
          <w:rPr>
            <w:noProof/>
            <w:rPrChange w:id="1522" w:author="Andrew Instone-Cowie" w:date="2025-07-09T16:32:00Z" w16du:dateUtc="2025-07-09T15:32:00Z">
              <w:rPr>
                <w:rStyle w:val="Hyperlink"/>
                <w:noProof/>
              </w:rPr>
            </w:rPrChange>
          </w:rPr>
          <w:delText>Table 4 – TVS Diode Key Properties</w:delText>
        </w:r>
        <w:r w:rsidDel="00632AA8">
          <w:rPr>
            <w:noProof/>
            <w:webHidden/>
          </w:rPr>
          <w:tab/>
        </w:r>
        <w:r w:rsidR="00E607A0" w:rsidDel="00632AA8">
          <w:rPr>
            <w:noProof/>
            <w:webHidden/>
          </w:rPr>
          <w:delText>33</w:delText>
        </w:r>
      </w:del>
    </w:p>
    <w:p w14:paraId="247ECF93" w14:textId="4976862F" w:rsidR="00871702" w:rsidDel="00632AA8" w:rsidRDefault="00871702" w:rsidP="00004B06">
      <w:pPr>
        <w:pStyle w:val="TableofFigures"/>
        <w:tabs>
          <w:tab w:val="right" w:leader="dot" w:pos="9016"/>
        </w:tabs>
        <w:spacing w:after="120"/>
        <w:rPr>
          <w:del w:id="1523" w:author="Andrew Instone-Cowie" w:date="2025-07-09T16:32:00Z" w16du:dateUtc="2025-07-09T15:32:00Z"/>
          <w:rFonts w:eastAsiaTheme="minorEastAsia"/>
          <w:noProof/>
          <w:kern w:val="2"/>
          <w:sz w:val="24"/>
          <w:szCs w:val="24"/>
          <w:lang w:eastAsia="en-GB"/>
          <w14:ligatures w14:val="standardContextual"/>
        </w:rPr>
      </w:pPr>
      <w:del w:id="1524" w:author="Andrew Instone-Cowie" w:date="2025-07-09T16:32:00Z" w16du:dateUtc="2025-07-09T15:32:00Z">
        <w:r w:rsidRPr="00632AA8" w:rsidDel="00632AA8">
          <w:rPr>
            <w:noProof/>
            <w:rPrChange w:id="1525" w:author="Andrew Instone-Cowie" w:date="2025-07-09T16:32:00Z" w16du:dateUtc="2025-07-09T15:32:00Z">
              <w:rPr>
                <w:rStyle w:val="Hyperlink"/>
                <w:noProof/>
              </w:rPr>
            </w:rPrChange>
          </w:rPr>
          <w:delText>Table 4 – Type 1 – Type 2 Interface Adapter Requirements</w:delText>
        </w:r>
        <w:r w:rsidDel="00632AA8">
          <w:rPr>
            <w:noProof/>
            <w:webHidden/>
          </w:rPr>
          <w:tab/>
        </w:r>
        <w:r w:rsidR="00E607A0" w:rsidDel="00632AA8">
          <w:rPr>
            <w:noProof/>
            <w:webHidden/>
          </w:rPr>
          <w:delText>78</w:delText>
        </w:r>
      </w:del>
    </w:p>
    <w:p w14:paraId="2FEDF513" w14:textId="021226F1" w:rsidR="00871702" w:rsidDel="00632AA8" w:rsidRDefault="00871702" w:rsidP="00004B06">
      <w:pPr>
        <w:pStyle w:val="TableofFigures"/>
        <w:tabs>
          <w:tab w:val="right" w:leader="dot" w:pos="9016"/>
        </w:tabs>
        <w:spacing w:after="120"/>
        <w:rPr>
          <w:del w:id="1526" w:author="Andrew Instone-Cowie" w:date="2025-07-09T16:32:00Z" w16du:dateUtc="2025-07-09T15:32:00Z"/>
          <w:rFonts w:eastAsiaTheme="minorEastAsia"/>
          <w:noProof/>
          <w:kern w:val="2"/>
          <w:sz w:val="24"/>
          <w:szCs w:val="24"/>
          <w:lang w:eastAsia="en-GB"/>
          <w14:ligatures w14:val="standardContextual"/>
        </w:rPr>
      </w:pPr>
      <w:del w:id="1527" w:author="Andrew Instone-Cowie" w:date="2025-07-09T16:32:00Z" w16du:dateUtc="2025-07-09T15:32:00Z">
        <w:r w:rsidRPr="00632AA8" w:rsidDel="00632AA8">
          <w:rPr>
            <w:noProof/>
            <w:rPrChange w:id="1528" w:author="Andrew Instone-Cowie" w:date="2025-07-09T16:32:00Z" w16du:dateUtc="2025-07-09T15:32:00Z">
              <w:rPr>
                <w:rStyle w:val="Hyperlink"/>
                <w:noProof/>
              </w:rPr>
            </w:rPrChange>
          </w:rPr>
          <w:delText>Table 5 – Type 1 – Type 2 Interface Adapter Parts List</w:delText>
        </w:r>
        <w:r w:rsidDel="00632AA8">
          <w:rPr>
            <w:noProof/>
            <w:webHidden/>
          </w:rPr>
          <w:tab/>
        </w:r>
        <w:r w:rsidR="00E607A0" w:rsidDel="00632AA8">
          <w:rPr>
            <w:noProof/>
            <w:webHidden/>
          </w:rPr>
          <w:delText>81</w:delText>
        </w:r>
      </w:del>
    </w:p>
    <w:p w14:paraId="56DF95FE" w14:textId="4C0456D2" w:rsidR="00871702" w:rsidDel="00632AA8" w:rsidRDefault="00871702" w:rsidP="00004B06">
      <w:pPr>
        <w:pStyle w:val="TableofFigures"/>
        <w:tabs>
          <w:tab w:val="right" w:leader="dot" w:pos="9016"/>
        </w:tabs>
        <w:spacing w:after="120"/>
        <w:rPr>
          <w:del w:id="1529" w:author="Andrew Instone-Cowie" w:date="2025-07-09T16:32:00Z" w16du:dateUtc="2025-07-09T15:32:00Z"/>
          <w:rFonts w:eastAsiaTheme="minorEastAsia"/>
          <w:noProof/>
          <w:kern w:val="2"/>
          <w:sz w:val="24"/>
          <w:szCs w:val="24"/>
          <w:lang w:eastAsia="en-GB"/>
          <w14:ligatures w14:val="standardContextual"/>
        </w:rPr>
      </w:pPr>
      <w:del w:id="1530" w:author="Andrew Instone-Cowie" w:date="2025-07-09T16:32:00Z" w16du:dateUtc="2025-07-09T15:32:00Z">
        <w:r w:rsidRPr="00632AA8" w:rsidDel="00632AA8">
          <w:rPr>
            <w:noProof/>
            <w:rPrChange w:id="1531" w:author="Andrew Instone-Cowie" w:date="2025-07-09T16:32:00Z" w16du:dateUtc="2025-07-09T15:32:00Z">
              <w:rPr>
                <w:rStyle w:val="Hyperlink"/>
                <w:noProof/>
              </w:rPr>
            </w:rPrChange>
          </w:rPr>
          <w:delText>Table 5 – MBI Protocol Commands</w:delText>
        </w:r>
        <w:r w:rsidDel="00632AA8">
          <w:rPr>
            <w:noProof/>
            <w:webHidden/>
          </w:rPr>
          <w:tab/>
        </w:r>
        <w:r w:rsidR="00E607A0" w:rsidDel="00632AA8">
          <w:rPr>
            <w:noProof/>
            <w:webHidden/>
          </w:rPr>
          <w:delText>84</w:delText>
        </w:r>
      </w:del>
    </w:p>
    <w:p w14:paraId="5A8A2509" w14:textId="24FCAE6A" w:rsidR="00871702" w:rsidDel="00632AA8" w:rsidRDefault="00871702" w:rsidP="00004B06">
      <w:pPr>
        <w:pStyle w:val="TableofFigures"/>
        <w:tabs>
          <w:tab w:val="right" w:leader="dot" w:pos="9016"/>
        </w:tabs>
        <w:spacing w:after="120"/>
        <w:rPr>
          <w:del w:id="1532" w:author="Andrew Instone-Cowie" w:date="2025-07-09T16:32:00Z" w16du:dateUtc="2025-07-09T15:32:00Z"/>
          <w:rFonts w:eastAsiaTheme="minorEastAsia"/>
          <w:noProof/>
          <w:kern w:val="2"/>
          <w:sz w:val="24"/>
          <w:szCs w:val="24"/>
          <w:lang w:eastAsia="en-GB"/>
          <w14:ligatures w14:val="standardContextual"/>
        </w:rPr>
      </w:pPr>
      <w:del w:id="1533" w:author="Andrew Instone-Cowie" w:date="2025-07-09T16:32:00Z" w16du:dateUtc="2025-07-09T15:32:00Z">
        <w:r w:rsidRPr="00632AA8" w:rsidDel="00632AA8">
          <w:rPr>
            <w:noProof/>
            <w:rPrChange w:id="1534" w:author="Andrew Instone-Cowie" w:date="2025-07-09T16:32:00Z" w16du:dateUtc="2025-07-09T15:32:00Z">
              <w:rPr>
                <w:rStyle w:val="Hyperlink"/>
                <w:noProof/>
              </w:rPr>
            </w:rPrChange>
          </w:rPr>
          <w:delText>Table 6 – Inter-Blow &amp; Inter-Row Intervals</w:delText>
        </w:r>
        <w:r w:rsidDel="00632AA8">
          <w:rPr>
            <w:noProof/>
            <w:webHidden/>
          </w:rPr>
          <w:tab/>
        </w:r>
        <w:r w:rsidR="00E607A0" w:rsidDel="00632AA8">
          <w:rPr>
            <w:noProof/>
            <w:webHidden/>
          </w:rPr>
          <w:delText>85</w:delText>
        </w:r>
      </w:del>
    </w:p>
    <w:p w14:paraId="00BBBC77" w14:textId="1C70A635" w:rsidR="00871702" w:rsidDel="00632AA8" w:rsidRDefault="00871702" w:rsidP="00004B06">
      <w:pPr>
        <w:pStyle w:val="TableofFigures"/>
        <w:tabs>
          <w:tab w:val="right" w:leader="dot" w:pos="9016"/>
        </w:tabs>
        <w:spacing w:after="120"/>
        <w:rPr>
          <w:del w:id="1535" w:author="Andrew Instone-Cowie" w:date="2025-07-09T16:32:00Z" w16du:dateUtc="2025-07-09T15:32:00Z"/>
          <w:rFonts w:eastAsiaTheme="minorEastAsia"/>
          <w:noProof/>
          <w:kern w:val="2"/>
          <w:sz w:val="24"/>
          <w:szCs w:val="24"/>
          <w:lang w:eastAsia="en-GB"/>
          <w14:ligatures w14:val="standardContextual"/>
        </w:rPr>
      </w:pPr>
      <w:del w:id="1536" w:author="Andrew Instone-Cowie" w:date="2025-07-09T16:32:00Z" w16du:dateUtc="2025-07-09T15:32:00Z">
        <w:r w:rsidRPr="00632AA8" w:rsidDel="00632AA8">
          <w:rPr>
            <w:noProof/>
            <w:rPrChange w:id="1537" w:author="Andrew Instone-Cowie" w:date="2025-07-09T16:32:00Z" w16du:dateUtc="2025-07-09T15:32:00Z">
              <w:rPr>
                <w:rStyle w:val="Hyperlink"/>
                <w:noProof/>
              </w:rPr>
            </w:rPrChange>
          </w:rPr>
          <w:delText>Table 7 – Sensor Pulse Durations – Liverpool Cathedral</w:delText>
        </w:r>
        <w:r w:rsidDel="00632AA8">
          <w:rPr>
            <w:noProof/>
            <w:webHidden/>
          </w:rPr>
          <w:tab/>
        </w:r>
        <w:r w:rsidR="00E607A0" w:rsidDel="00632AA8">
          <w:rPr>
            <w:noProof/>
            <w:webHidden/>
          </w:rPr>
          <w:delText>86</w:delText>
        </w:r>
      </w:del>
    </w:p>
    <w:p w14:paraId="3D39CDD0" w14:textId="3A762C4F" w:rsidR="00871702" w:rsidDel="00632AA8" w:rsidRDefault="00871702" w:rsidP="00004B06">
      <w:pPr>
        <w:pStyle w:val="TableofFigures"/>
        <w:tabs>
          <w:tab w:val="right" w:leader="dot" w:pos="9016"/>
        </w:tabs>
        <w:spacing w:after="120"/>
        <w:rPr>
          <w:del w:id="1538" w:author="Andrew Instone-Cowie" w:date="2025-07-09T16:32:00Z" w16du:dateUtc="2025-07-09T15:32:00Z"/>
          <w:rFonts w:eastAsiaTheme="minorEastAsia"/>
          <w:noProof/>
          <w:kern w:val="2"/>
          <w:sz w:val="24"/>
          <w:szCs w:val="24"/>
          <w:lang w:eastAsia="en-GB"/>
          <w14:ligatures w14:val="standardContextual"/>
        </w:rPr>
      </w:pPr>
      <w:del w:id="1539" w:author="Andrew Instone-Cowie" w:date="2025-07-09T16:32:00Z" w16du:dateUtc="2025-07-09T15:32:00Z">
        <w:r w:rsidRPr="00632AA8" w:rsidDel="00632AA8">
          <w:rPr>
            <w:noProof/>
            <w:rPrChange w:id="1540" w:author="Andrew Instone-Cowie" w:date="2025-07-09T16:32:00Z" w16du:dateUtc="2025-07-09T15:32:00Z">
              <w:rPr>
                <w:rStyle w:val="Hyperlink"/>
                <w:noProof/>
              </w:rPr>
            </w:rPrChange>
          </w:rPr>
          <w:delText>Table 8 – Theoretical Sensor Pulse Durations – Other Towers</w:delText>
        </w:r>
        <w:r w:rsidDel="00632AA8">
          <w:rPr>
            <w:noProof/>
            <w:webHidden/>
          </w:rPr>
          <w:tab/>
        </w:r>
        <w:r w:rsidR="00E607A0" w:rsidDel="00632AA8">
          <w:rPr>
            <w:noProof/>
            <w:webHidden/>
          </w:rPr>
          <w:delText>86</w:delText>
        </w:r>
      </w:del>
    </w:p>
    <w:p w14:paraId="6D998153" w14:textId="63F15277" w:rsidR="00871702" w:rsidDel="00632AA8" w:rsidRDefault="00871702" w:rsidP="00004B06">
      <w:pPr>
        <w:pStyle w:val="TableofFigures"/>
        <w:tabs>
          <w:tab w:val="right" w:leader="dot" w:pos="9016"/>
        </w:tabs>
        <w:spacing w:after="120"/>
        <w:rPr>
          <w:del w:id="1541" w:author="Andrew Instone-Cowie" w:date="2025-07-09T16:32:00Z" w16du:dateUtc="2025-07-09T15:32:00Z"/>
          <w:rFonts w:eastAsiaTheme="minorEastAsia"/>
          <w:noProof/>
          <w:kern w:val="2"/>
          <w:sz w:val="24"/>
          <w:szCs w:val="24"/>
          <w:lang w:eastAsia="en-GB"/>
          <w14:ligatures w14:val="standardContextual"/>
        </w:rPr>
      </w:pPr>
      <w:del w:id="1542" w:author="Andrew Instone-Cowie" w:date="2025-07-09T16:32:00Z" w16du:dateUtc="2025-07-09T15:32:00Z">
        <w:r w:rsidRPr="00632AA8" w:rsidDel="00632AA8">
          <w:rPr>
            <w:noProof/>
            <w:rPrChange w:id="1543" w:author="Andrew Instone-Cowie" w:date="2025-07-09T16:32:00Z" w16du:dateUtc="2025-07-09T15:32:00Z">
              <w:rPr>
                <w:rStyle w:val="Hyperlink"/>
                <w:noProof/>
              </w:rPr>
            </w:rPrChange>
          </w:rPr>
          <w:delText>Table 9 – CLI Command Reference</w:delText>
        </w:r>
        <w:r w:rsidDel="00632AA8">
          <w:rPr>
            <w:noProof/>
            <w:webHidden/>
          </w:rPr>
          <w:tab/>
        </w:r>
        <w:r w:rsidR="00E607A0" w:rsidDel="00632AA8">
          <w:rPr>
            <w:noProof/>
            <w:webHidden/>
          </w:rPr>
          <w:delText>88</w:delText>
        </w:r>
      </w:del>
    </w:p>
    <w:p w14:paraId="35032D83" w14:textId="05609C0F" w:rsidR="00871702" w:rsidDel="00632AA8" w:rsidRDefault="00871702" w:rsidP="00004B06">
      <w:pPr>
        <w:pStyle w:val="TableofFigures"/>
        <w:tabs>
          <w:tab w:val="right" w:leader="dot" w:pos="9016"/>
        </w:tabs>
        <w:spacing w:after="120"/>
        <w:rPr>
          <w:del w:id="1544" w:author="Andrew Instone-Cowie" w:date="2025-07-09T16:32:00Z" w16du:dateUtc="2025-07-09T15:32:00Z"/>
          <w:rFonts w:eastAsiaTheme="minorEastAsia"/>
          <w:noProof/>
          <w:kern w:val="2"/>
          <w:sz w:val="24"/>
          <w:szCs w:val="24"/>
          <w:lang w:eastAsia="en-GB"/>
          <w14:ligatures w14:val="standardContextual"/>
        </w:rPr>
      </w:pPr>
      <w:del w:id="1545" w:author="Andrew Instone-Cowie" w:date="2025-07-09T16:32:00Z" w16du:dateUtc="2025-07-09T15:32:00Z">
        <w:r w:rsidRPr="00632AA8" w:rsidDel="00632AA8">
          <w:rPr>
            <w:noProof/>
            <w:rPrChange w:id="1546" w:author="Andrew Instone-Cowie" w:date="2025-07-09T16:32:00Z" w16du:dateUtc="2025-07-09T15:32:00Z">
              <w:rPr>
                <w:rStyle w:val="Hyperlink"/>
                <w:noProof/>
              </w:rPr>
            </w:rPrChange>
          </w:rPr>
          <w:delText>Table 10 – LED Signal Codes</w:delText>
        </w:r>
        <w:r w:rsidDel="00632AA8">
          <w:rPr>
            <w:noProof/>
            <w:webHidden/>
          </w:rPr>
          <w:tab/>
        </w:r>
        <w:r w:rsidR="00E607A0" w:rsidDel="00632AA8">
          <w:rPr>
            <w:noProof/>
            <w:webHidden/>
          </w:rPr>
          <w:delText>90</w:delText>
        </w:r>
      </w:del>
    </w:p>
    <w:p w14:paraId="55F5C4D8" w14:textId="52A5EC0E" w:rsidR="00871702" w:rsidDel="00632AA8" w:rsidRDefault="00871702">
      <w:pPr>
        <w:pStyle w:val="TableofFigures"/>
        <w:tabs>
          <w:tab w:val="right" w:leader="dot" w:pos="9016"/>
        </w:tabs>
        <w:rPr>
          <w:del w:id="1547" w:author="Andrew Instone-Cowie" w:date="2025-07-09T16:32:00Z" w16du:dateUtc="2025-07-09T15:32:00Z"/>
          <w:rFonts w:eastAsiaTheme="minorEastAsia"/>
          <w:noProof/>
          <w:kern w:val="2"/>
          <w:sz w:val="24"/>
          <w:szCs w:val="24"/>
          <w:lang w:eastAsia="en-GB"/>
          <w14:ligatures w14:val="standardContextual"/>
        </w:rPr>
      </w:pPr>
      <w:del w:id="1548" w:author="Andrew Instone-Cowie" w:date="2025-07-09T16:32:00Z" w16du:dateUtc="2025-07-09T15:32:00Z">
        <w:r w:rsidRPr="00632AA8" w:rsidDel="00632AA8">
          <w:rPr>
            <w:noProof/>
            <w:rPrChange w:id="1549" w:author="Andrew Instone-Cowie" w:date="2025-07-09T16:32:00Z" w16du:dateUtc="2025-07-09T15:32:00Z">
              <w:rPr>
                <w:rStyle w:val="Hyperlink"/>
                <w:noProof/>
              </w:rPr>
            </w:rPrChange>
          </w:rPr>
          <w:delText>Table 11 – Useful Links</w:delText>
        </w:r>
        <w:r w:rsidDel="00632AA8">
          <w:rPr>
            <w:noProof/>
            <w:webHidden/>
          </w:rPr>
          <w:tab/>
        </w:r>
        <w:r w:rsidR="00E607A0" w:rsidDel="00632AA8">
          <w:rPr>
            <w:noProof/>
            <w:webHidden/>
          </w:rPr>
          <w:delText>91</w:delText>
        </w:r>
      </w:del>
    </w:p>
    <w:p w14:paraId="4A712831" w14:textId="2D56C405" w:rsidR="004D7582" w:rsidRPr="00787764" w:rsidRDefault="00E35852" w:rsidP="0078474A">
      <w:pPr>
        <w:pStyle w:val="Heading1"/>
        <w:pageBreakBefore/>
        <w:spacing w:after="100"/>
      </w:pPr>
      <w:r>
        <w:lastRenderedPageBreak/>
        <w:fldChar w:fldCharType="end"/>
      </w:r>
      <w:bookmarkStart w:id="1550" w:name="_Toc202970842"/>
      <w:r w:rsidR="004D7582">
        <w:t>Document History</w:t>
      </w:r>
      <w:bookmarkEnd w:id="15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c>
          <w:tcPr>
            <w:tcW w:w="991" w:type="dxa"/>
          </w:tcPr>
          <w:p w14:paraId="32ED6BCE" w14:textId="78F4C69A" w:rsidR="00A02960" w:rsidRDefault="00A02960" w:rsidP="00A02960">
            <w:pPr>
              <w:contextualSpacing/>
            </w:pPr>
            <w:r>
              <w:t>1.2</w:t>
            </w:r>
          </w:p>
        </w:tc>
        <w:tc>
          <w:tcPr>
            <w:tcW w:w="1822" w:type="dxa"/>
          </w:tcPr>
          <w:p w14:paraId="594D864A" w14:textId="70AB9EBC" w:rsidR="00A02960" w:rsidRDefault="00A02960" w:rsidP="00A02960">
            <w:pPr>
              <w:contextualSpacing/>
            </w:pPr>
            <w:r>
              <w:t>A J Instone-Cowie</w:t>
            </w:r>
          </w:p>
        </w:tc>
        <w:tc>
          <w:tcPr>
            <w:tcW w:w="1390" w:type="dxa"/>
          </w:tcPr>
          <w:p w14:paraId="0E25B787" w14:textId="2A544EB4" w:rsidR="00A02960" w:rsidRDefault="00A02960" w:rsidP="00A02960">
            <w:pPr>
              <w:contextualSpacing/>
            </w:pPr>
            <w:r>
              <w:t>18/08/2020</w:t>
            </w:r>
          </w:p>
        </w:tc>
        <w:tc>
          <w:tcPr>
            <w:tcW w:w="4931" w:type="dxa"/>
          </w:tcPr>
          <w:p w14:paraId="57FE6612" w14:textId="3FF03B82" w:rsidR="00A02960" w:rsidRDefault="00A02960" w:rsidP="00A02960">
            <w:pPr>
              <w:contextualSpacing/>
            </w:pPr>
            <w:r>
              <w:t>Minor update.</w:t>
            </w:r>
          </w:p>
        </w:tc>
      </w:tr>
      <w:tr w:rsidR="00AC3C52" w:rsidRPr="009C1732" w14:paraId="58254D8D" w14:textId="77777777" w:rsidTr="003A2793">
        <w:tc>
          <w:tcPr>
            <w:tcW w:w="991" w:type="dxa"/>
          </w:tcPr>
          <w:p w14:paraId="06971524" w14:textId="31290BB6" w:rsidR="00AC3C52" w:rsidRDefault="00AC3C52" w:rsidP="00AC3C52">
            <w:pPr>
              <w:contextualSpacing/>
            </w:pPr>
            <w:r>
              <w:t>1.3</w:t>
            </w:r>
          </w:p>
        </w:tc>
        <w:tc>
          <w:tcPr>
            <w:tcW w:w="1822" w:type="dxa"/>
          </w:tcPr>
          <w:p w14:paraId="6D12BA73" w14:textId="2A39A5C7" w:rsidR="00AC3C52" w:rsidRDefault="00AC3C52" w:rsidP="00AC3C52">
            <w:pPr>
              <w:contextualSpacing/>
            </w:pPr>
            <w:r>
              <w:t>A J Instone-Cowie</w:t>
            </w:r>
          </w:p>
        </w:tc>
        <w:tc>
          <w:tcPr>
            <w:tcW w:w="1390" w:type="dxa"/>
          </w:tcPr>
          <w:p w14:paraId="0287CCB6" w14:textId="50066404" w:rsidR="00AC3C52" w:rsidRDefault="00BF59FA" w:rsidP="00AC3C52">
            <w:pPr>
              <w:contextualSpacing/>
            </w:pPr>
            <w:r>
              <w:t>27</w:t>
            </w:r>
            <w:r w:rsidR="00AC3C52">
              <w:t>/08/2021</w:t>
            </w:r>
          </w:p>
        </w:tc>
        <w:tc>
          <w:tcPr>
            <w:tcW w:w="4931" w:type="dxa"/>
          </w:tcPr>
          <w:p w14:paraId="2EC50A35" w14:textId="55AD5FF5" w:rsidR="00AC3C52" w:rsidRDefault="00AC3C52" w:rsidP="00AC3C52">
            <w:pPr>
              <w:contextualSpacing/>
            </w:pPr>
            <w:r>
              <w:t xml:space="preserve">Add Circuit Protection, </w:t>
            </w:r>
            <w:r w:rsidR="00CD5701">
              <w:t xml:space="preserve">DB9 pin-outs, </w:t>
            </w:r>
            <w:r>
              <w:t>minor corrections.</w:t>
            </w:r>
          </w:p>
        </w:tc>
      </w:tr>
      <w:tr w:rsidR="00EE121F" w:rsidRPr="009C1732" w14:paraId="33BE7022" w14:textId="77777777" w:rsidTr="003A2793">
        <w:tc>
          <w:tcPr>
            <w:tcW w:w="991" w:type="dxa"/>
          </w:tcPr>
          <w:p w14:paraId="5F72598B" w14:textId="638EB117" w:rsidR="00EE121F" w:rsidRDefault="00EE121F" w:rsidP="00EE121F">
            <w:pPr>
              <w:contextualSpacing/>
            </w:pPr>
            <w:r>
              <w:t>1.4</w:t>
            </w:r>
          </w:p>
        </w:tc>
        <w:tc>
          <w:tcPr>
            <w:tcW w:w="1822" w:type="dxa"/>
          </w:tcPr>
          <w:p w14:paraId="40E204C2" w14:textId="4B8E9F89" w:rsidR="00EE121F" w:rsidRDefault="00EE121F" w:rsidP="00EE121F">
            <w:pPr>
              <w:contextualSpacing/>
            </w:pPr>
            <w:r>
              <w:t>A J Instone-Cowie</w:t>
            </w:r>
          </w:p>
        </w:tc>
        <w:tc>
          <w:tcPr>
            <w:tcW w:w="1390" w:type="dxa"/>
          </w:tcPr>
          <w:p w14:paraId="39DD6975" w14:textId="372331B2" w:rsidR="00EE121F" w:rsidRDefault="00EE121F" w:rsidP="00EE121F">
            <w:pPr>
              <w:contextualSpacing/>
            </w:pPr>
            <w:r>
              <w:t>1</w:t>
            </w:r>
            <w:r w:rsidR="009A0960">
              <w:t>9</w:t>
            </w:r>
            <w:r>
              <w:t>/06/2024</w:t>
            </w:r>
          </w:p>
        </w:tc>
        <w:tc>
          <w:tcPr>
            <w:tcW w:w="4931" w:type="dxa"/>
          </w:tcPr>
          <w:p w14:paraId="16C6973A" w14:textId="63687C38" w:rsidR="00EE121F" w:rsidRDefault="008E34A3" w:rsidP="00EE121F">
            <w:pPr>
              <w:contextualSpacing/>
            </w:pPr>
            <w:r>
              <w:t xml:space="preserve">Update for </w:t>
            </w:r>
            <w:r w:rsidR="00E21409">
              <w:t xml:space="preserve">interface </w:t>
            </w:r>
            <w:r>
              <w:t xml:space="preserve">firmware 3.7, </w:t>
            </w:r>
            <w:r w:rsidR="00EE121F">
              <w:t xml:space="preserve">MBI </w:t>
            </w:r>
            <w:r>
              <w:t>P</w:t>
            </w:r>
            <w:r w:rsidR="00EE121F">
              <w:t>rotocol 0xFD command support in Abel 10.3.2</w:t>
            </w:r>
            <w:r w:rsidR="00E21409">
              <w:t>, update software versions.</w:t>
            </w:r>
          </w:p>
          <w:p w14:paraId="7E238551" w14:textId="1FEE5548" w:rsidR="00E46144" w:rsidRDefault="00E46144" w:rsidP="00EE121F">
            <w:pPr>
              <w:contextualSpacing/>
            </w:pPr>
            <w:r>
              <w:t>Update external links.</w:t>
            </w:r>
          </w:p>
        </w:tc>
      </w:tr>
      <w:tr w:rsidR="00BE024C" w:rsidRPr="009C1732" w14:paraId="50501F90" w14:textId="77777777" w:rsidTr="003A2793">
        <w:tc>
          <w:tcPr>
            <w:tcW w:w="991" w:type="dxa"/>
          </w:tcPr>
          <w:p w14:paraId="2C60D6B6" w14:textId="175F8225" w:rsidR="00BE024C" w:rsidRDefault="00BE024C" w:rsidP="00EE121F">
            <w:pPr>
              <w:contextualSpacing/>
            </w:pPr>
            <w:r>
              <w:t>1.5</w:t>
            </w:r>
          </w:p>
        </w:tc>
        <w:tc>
          <w:tcPr>
            <w:tcW w:w="1822" w:type="dxa"/>
          </w:tcPr>
          <w:p w14:paraId="1A19CE73" w14:textId="6819378E" w:rsidR="00BE024C" w:rsidRDefault="00BE024C" w:rsidP="00EE121F">
            <w:pPr>
              <w:contextualSpacing/>
            </w:pPr>
            <w:r>
              <w:t>A J Instone-Cowie</w:t>
            </w:r>
          </w:p>
        </w:tc>
        <w:tc>
          <w:tcPr>
            <w:tcW w:w="1390" w:type="dxa"/>
          </w:tcPr>
          <w:p w14:paraId="6B11CC72" w14:textId="0C5A64A7" w:rsidR="00BE024C" w:rsidRDefault="00BE024C" w:rsidP="00EE121F">
            <w:pPr>
              <w:contextualSpacing/>
            </w:pPr>
            <w:r>
              <w:t>03/03/2025</w:t>
            </w:r>
          </w:p>
        </w:tc>
        <w:tc>
          <w:tcPr>
            <w:tcW w:w="4931" w:type="dxa"/>
          </w:tcPr>
          <w:p w14:paraId="24DD13DF" w14:textId="4B9EE20A" w:rsidR="00BE024C" w:rsidRDefault="00BE024C" w:rsidP="00EE121F">
            <w:pPr>
              <w:contextualSpacing/>
            </w:pPr>
            <w:r>
              <w:t xml:space="preserve">Add Type 1 – Type 2 </w:t>
            </w:r>
            <w:r w:rsidR="001E792C">
              <w:t xml:space="preserve">Interface </w:t>
            </w:r>
            <w:r>
              <w:t>Adapter.</w:t>
            </w:r>
          </w:p>
        </w:tc>
      </w:tr>
      <w:tr w:rsidR="00004B06" w:rsidRPr="009C1732" w14:paraId="39FD03C8" w14:textId="77777777" w:rsidTr="003A2793">
        <w:tc>
          <w:tcPr>
            <w:tcW w:w="991" w:type="dxa"/>
          </w:tcPr>
          <w:p w14:paraId="3AF1AAE6" w14:textId="4BDA15DC" w:rsidR="00004B06" w:rsidRDefault="00004B06" w:rsidP="00EE121F">
            <w:pPr>
              <w:contextualSpacing/>
            </w:pPr>
            <w:r>
              <w:t>1.6</w:t>
            </w:r>
          </w:p>
        </w:tc>
        <w:tc>
          <w:tcPr>
            <w:tcW w:w="1822" w:type="dxa"/>
          </w:tcPr>
          <w:p w14:paraId="64361903" w14:textId="6DC62649" w:rsidR="00004B06" w:rsidRDefault="00004B06" w:rsidP="00EE121F">
            <w:pPr>
              <w:contextualSpacing/>
            </w:pPr>
            <w:r>
              <w:t>A J Instone-Cowie</w:t>
            </w:r>
          </w:p>
        </w:tc>
        <w:tc>
          <w:tcPr>
            <w:tcW w:w="1390" w:type="dxa"/>
          </w:tcPr>
          <w:p w14:paraId="0A6A71AB" w14:textId="038BB661" w:rsidR="00004B06" w:rsidRDefault="00004B06" w:rsidP="00EE121F">
            <w:pPr>
              <w:contextualSpacing/>
            </w:pPr>
            <w:r>
              <w:t>07/05/2025</w:t>
            </w:r>
          </w:p>
        </w:tc>
        <w:tc>
          <w:tcPr>
            <w:tcW w:w="4931" w:type="dxa"/>
          </w:tcPr>
          <w:p w14:paraId="30975DFA" w14:textId="7C5CFE2F" w:rsidR="00004B06" w:rsidRDefault="00004B06" w:rsidP="00EE121F">
            <w:pPr>
              <w:contextualSpacing/>
            </w:pPr>
            <w:r>
              <w:t>Eagle to KiCad PCB design tool migration. Updated schematics and board layouts.</w:t>
            </w:r>
          </w:p>
        </w:tc>
      </w:tr>
      <w:tr w:rsidR="0003090A" w:rsidRPr="009C1732" w14:paraId="0DB57B7A" w14:textId="77777777" w:rsidTr="003A2793">
        <w:tc>
          <w:tcPr>
            <w:tcW w:w="991" w:type="dxa"/>
          </w:tcPr>
          <w:p w14:paraId="23B31670" w14:textId="37FE666E" w:rsidR="0003090A" w:rsidRDefault="0003090A" w:rsidP="00EE121F">
            <w:pPr>
              <w:contextualSpacing/>
            </w:pPr>
            <w:r>
              <w:t>1.7</w:t>
            </w:r>
          </w:p>
        </w:tc>
        <w:tc>
          <w:tcPr>
            <w:tcW w:w="1822" w:type="dxa"/>
          </w:tcPr>
          <w:p w14:paraId="287096A3" w14:textId="48E1B7A0" w:rsidR="0003090A" w:rsidRDefault="0003090A" w:rsidP="00EE121F">
            <w:pPr>
              <w:contextualSpacing/>
            </w:pPr>
            <w:r>
              <w:t>A J Instone-Cowie</w:t>
            </w:r>
          </w:p>
        </w:tc>
        <w:tc>
          <w:tcPr>
            <w:tcW w:w="1390" w:type="dxa"/>
          </w:tcPr>
          <w:p w14:paraId="024FBDCA" w14:textId="2EF3506D" w:rsidR="0003090A" w:rsidRDefault="0003090A" w:rsidP="00EE121F">
            <w:pPr>
              <w:contextualSpacing/>
            </w:pPr>
            <w:r>
              <w:t>09/05/2025</w:t>
            </w:r>
          </w:p>
        </w:tc>
        <w:tc>
          <w:tcPr>
            <w:tcW w:w="4931" w:type="dxa"/>
          </w:tcPr>
          <w:p w14:paraId="4830A84D" w14:textId="0CE0DB37" w:rsidR="0003090A" w:rsidRDefault="0003090A" w:rsidP="00EE121F">
            <w:pPr>
              <w:contextualSpacing/>
            </w:pPr>
            <w:r>
              <w:t xml:space="preserve">Restyled MR sensors as “Magnetic Sensors” for consistency with Build &amp; Installation Guide. </w:t>
            </w:r>
          </w:p>
        </w:tc>
      </w:tr>
      <w:tr w:rsidR="004D15BE" w:rsidRPr="009C1732" w14:paraId="57F6AC13" w14:textId="77777777" w:rsidTr="003A2793">
        <w:trPr>
          <w:ins w:id="1551" w:author="Andrew Instone-Cowie" w:date="2025-06-23T16:40:00Z"/>
        </w:trPr>
        <w:tc>
          <w:tcPr>
            <w:tcW w:w="991" w:type="dxa"/>
          </w:tcPr>
          <w:p w14:paraId="5FF1E53B" w14:textId="2F63CF47" w:rsidR="004D15BE" w:rsidRDefault="004D15BE" w:rsidP="00EE121F">
            <w:pPr>
              <w:contextualSpacing/>
              <w:rPr>
                <w:ins w:id="1552" w:author="Andrew Instone-Cowie" w:date="2025-06-23T16:40:00Z" w16du:dateUtc="2025-06-23T15:40:00Z"/>
              </w:rPr>
            </w:pPr>
            <w:ins w:id="1553" w:author="Andrew Instone-Cowie" w:date="2025-06-23T16:40:00Z" w16du:dateUtc="2025-06-23T15:40:00Z">
              <w:r>
                <w:t>1.</w:t>
              </w:r>
            </w:ins>
            <w:ins w:id="1554" w:author="Andrew Instone-Cowie" w:date="2025-06-23T16:41:00Z" w16du:dateUtc="2025-06-23T15:41:00Z">
              <w:r>
                <w:t>8</w:t>
              </w:r>
            </w:ins>
          </w:p>
        </w:tc>
        <w:tc>
          <w:tcPr>
            <w:tcW w:w="1822" w:type="dxa"/>
          </w:tcPr>
          <w:p w14:paraId="5DF3EFFC" w14:textId="0B2C7750" w:rsidR="004D15BE" w:rsidRDefault="004D15BE" w:rsidP="00EE121F">
            <w:pPr>
              <w:contextualSpacing/>
              <w:rPr>
                <w:ins w:id="1555" w:author="Andrew Instone-Cowie" w:date="2025-06-23T16:40:00Z" w16du:dateUtc="2025-06-23T15:40:00Z"/>
              </w:rPr>
            </w:pPr>
            <w:ins w:id="1556" w:author="Andrew Instone-Cowie" w:date="2025-06-23T16:41:00Z" w16du:dateUtc="2025-06-23T15:41:00Z">
              <w:r>
                <w:t>A J Instone-Cowie</w:t>
              </w:r>
            </w:ins>
          </w:p>
        </w:tc>
        <w:tc>
          <w:tcPr>
            <w:tcW w:w="1390" w:type="dxa"/>
          </w:tcPr>
          <w:p w14:paraId="724A716F" w14:textId="55B4E507" w:rsidR="004D15BE" w:rsidRDefault="00E607A0" w:rsidP="00EE121F">
            <w:pPr>
              <w:contextualSpacing/>
              <w:rPr>
                <w:ins w:id="1557" w:author="Andrew Instone-Cowie" w:date="2025-06-23T16:40:00Z" w16du:dateUtc="2025-06-23T15:40:00Z"/>
              </w:rPr>
            </w:pPr>
            <w:ins w:id="1558" w:author="Andrew Instone-Cowie" w:date="2025-07-07T18:19:00Z" w16du:dateUtc="2025-07-07T17:19:00Z">
              <w:r>
                <w:t>07/07</w:t>
              </w:r>
            </w:ins>
            <w:ins w:id="1559" w:author="Andrew Instone-Cowie" w:date="2025-06-23T16:41:00Z" w16du:dateUtc="2025-06-23T15:41:00Z">
              <w:r w:rsidR="004D15BE">
                <w:t>/2025</w:t>
              </w:r>
            </w:ins>
          </w:p>
        </w:tc>
        <w:tc>
          <w:tcPr>
            <w:tcW w:w="4931" w:type="dxa"/>
          </w:tcPr>
          <w:p w14:paraId="2CEE95D4" w14:textId="14B105BC" w:rsidR="004D15BE" w:rsidRDefault="004D15BE" w:rsidP="00EE121F">
            <w:pPr>
              <w:contextualSpacing/>
              <w:rPr>
                <w:ins w:id="1560" w:author="Andrew Instone-Cowie" w:date="2025-06-23T16:40:00Z" w16du:dateUtc="2025-06-23T15:40:00Z"/>
              </w:rPr>
            </w:pPr>
            <w:ins w:id="1561" w:author="Andrew Instone-Cowie" w:date="2025-06-23T16:41:00Z" w16du:dateUtc="2025-06-23T15:41:00Z">
              <w:r>
                <w:t>Debugging options changes for Firmware 3.8.</w:t>
              </w:r>
            </w:ins>
          </w:p>
        </w:tc>
      </w:tr>
    </w:tbl>
    <w:p w14:paraId="7A02DD01" w14:textId="77777777" w:rsidR="004D7582" w:rsidRPr="009C1732" w:rsidRDefault="004D7582" w:rsidP="00483BB7"/>
    <w:p w14:paraId="5AE564C6" w14:textId="70E0A2EE"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w:t>
      </w:r>
      <w:r w:rsidR="00BE024C">
        <w:rPr>
          <w:i/>
        </w:rPr>
        <w:t>5</w:t>
      </w:r>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43D2FD89" w14:textId="77777777" w:rsidR="00004B06" w:rsidRDefault="00004B06">
      <w:pPr>
        <w:rPr>
          <w:rFonts w:asciiTheme="majorHAnsi" w:eastAsiaTheme="majorEastAsia" w:hAnsiTheme="majorHAnsi" w:cstheme="majorBidi"/>
          <w:b/>
          <w:bCs/>
          <w:color w:val="365F91" w:themeColor="accent1" w:themeShade="BF"/>
          <w:sz w:val="28"/>
          <w:szCs w:val="28"/>
        </w:rPr>
      </w:pPr>
      <w:r>
        <w:br w:type="page"/>
      </w:r>
    </w:p>
    <w:p w14:paraId="21ED8257" w14:textId="4F351E29" w:rsidR="00C146CF" w:rsidRDefault="00C146CF" w:rsidP="001B6EA6">
      <w:pPr>
        <w:pStyle w:val="Heading1"/>
      </w:pPr>
      <w:bookmarkStart w:id="1562" w:name="_Toc202970843"/>
      <w:r>
        <w:lastRenderedPageBreak/>
        <w:t>Licence</w:t>
      </w:r>
      <w:bookmarkEnd w:id="1562"/>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Default="00C146CF" w:rsidP="00C146CF">
      <w:pPr>
        <w:rPr>
          <w:ins w:id="1563" w:author="Andrew Instone-Cowie" w:date="2025-07-09T16:05:00Z" w16du:dateUtc="2025-07-09T15:05:00Z"/>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1E7D8867" w14:textId="77777777" w:rsidR="00991F76" w:rsidRDefault="00991F76" w:rsidP="00991F76">
      <w:pPr>
        <w:pStyle w:val="Heading1"/>
        <w:rPr>
          <w:ins w:id="1564" w:author="Andrew Instone-Cowie" w:date="2025-07-09T16:05:00Z" w16du:dateUtc="2025-07-09T15:05:00Z"/>
          <w:lang w:eastAsia="en-GB"/>
        </w:rPr>
      </w:pPr>
      <w:bookmarkStart w:id="1565" w:name="_Toc202965685"/>
      <w:bookmarkStart w:id="1566" w:name="_Toc202969118"/>
      <w:bookmarkStart w:id="1567" w:name="_Toc202970844"/>
      <w:ins w:id="1568" w:author="Andrew Instone-Cowie" w:date="2025-07-09T16:05:00Z" w16du:dateUtc="2025-07-09T15:05:00Z">
        <w:r>
          <w:rPr>
            <w:lang w:eastAsia="en-GB"/>
          </w:rPr>
          <w:t>Attribution</w:t>
        </w:r>
        <w:bookmarkEnd w:id="1565"/>
        <w:bookmarkEnd w:id="1566"/>
        <w:bookmarkEnd w:id="1567"/>
      </w:ins>
    </w:p>
    <w:p w14:paraId="50E6935C" w14:textId="77777777" w:rsidR="00991F76" w:rsidRDefault="00991F76" w:rsidP="00991F76">
      <w:pPr>
        <w:rPr>
          <w:ins w:id="1569" w:author="Andrew Instone-Cowie" w:date="2025-07-09T16:05:00Z" w16du:dateUtc="2025-07-09T15:05:00Z"/>
        </w:rPr>
      </w:pPr>
      <w:ins w:id="1570" w:author="Andrew Instone-Cowie" w:date="2025-07-09T16:05:00Z" w16du:dateUtc="2025-07-09T15:05:00Z">
        <w:r>
          <w:t xml:space="preserve">The </w:t>
        </w:r>
        <w:r w:rsidRPr="00212D29">
          <w:t>Creative Commons Attribution-ShareAlike</w:t>
        </w:r>
        <w:r>
          <w:t xml:space="preserve"> (CC BY-SA) licence permits you to re-use this material for any purpose you wish, subject to the conditions of the licence, including providing attribution of the source.</w:t>
        </w:r>
      </w:ins>
    </w:p>
    <w:p w14:paraId="38B01640" w14:textId="77777777" w:rsidR="00991F76" w:rsidRDefault="00991F76" w:rsidP="00991F76">
      <w:pPr>
        <w:rPr>
          <w:ins w:id="1571" w:author="Andrew Instone-Cowie" w:date="2025-07-09T16:05:00Z" w16du:dateUtc="2025-07-09T15:05:00Z"/>
        </w:rPr>
      </w:pPr>
      <w:ins w:id="1572" w:author="Andrew Instone-Cowie" w:date="2025-07-09T16:05:00Z" w16du:dateUtc="2025-07-09T15:05:00Z">
        <w:r>
          <w:t>The following is suggested as a suitable form of attribution for this document, or extracts thereof:</w:t>
        </w:r>
      </w:ins>
    </w:p>
    <w:p w14:paraId="56526952" w14:textId="374F4F1C" w:rsidR="00991F76" w:rsidRPr="00DD6238" w:rsidRDefault="00991F76" w:rsidP="00991F76">
      <w:pPr>
        <w:rPr>
          <w:ins w:id="1573" w:author="Andrew Instone-Cowie" w:date="2025-07-09T16:05:00Z" w16du:dateUtc="2025-07-09T15:05:00Z"/>
          <w:i/>
        </w:rPr>
      </w:pPr>
      <w:ins w:id="1574" w:author="Andrew Instone-Cowie" w:date="2025-07-09T16:05:00Z" w16du:dateUtc="2025-07-09T15:05:00Z">
        <w:r w:rsidRPr="00044299">
          <w:rPr>
            <w:b/>
            <w:bCs/>
            <w:i/>
            <w14:textOutline w14:w="9525" w14:cap="rnd" w14:cmpd="sng" w14:algn="ctr">
              <w14:noFill/>
              <w14:prstDash w14:val="solid"/>
              <w14:bevel/>
            </w14:textOutline>
          </w:rPr>
          <w:t>Type 2 Technical Reference Guide, Liverpool Ringing Simulator Project</w:t>
        </w:r>
        <w:r w:rsidRPr="00044299">
          <w:rPr>
            <w:i/>
            <w14:textOutline w14:w="9525" w14:cap="rnd" w14:cmpd="sng" w14:algn="ctr">
              <w14:noFill/>
              <w14:prstDash w14:val="solid"/>
              <w14:bevel/>
            </w14:textOutline>
          </w:rPr>
          <w:t xml:space="preserve"> (</w:t>
        </w:r>
        <w:r w:rsidRPr="00044299">
          <w:rPr>
            <w:i/>
            <w14:textOutline w14:w="9525" w14:cap="rnd" w14:cmpd="sng" w14:algn="ctr">
              <w14:noFill/>
              <w14:prstDash w14:val="solid"/>
              <w14:bevel/>
            </w14:textOutline>
          </w:rPr>
          <w:fldChar w:fldCharType="begin"/>
        </w:r>
        <w:r w:rsidRPr="00044299">
          <w:rPr>
            <w:i/>
            <w14:textOutline w14:w="9525" w14:cap="rnd" w14:cmpd="sng" w14:algn="ctr">
              <w14:noFill/>
              <w14:prstDash w14:val="solid"/>
              <w14:bevel/>
            </w14:textOutline>
          </w:rPr>
          <w:instrText>HYPERLINK "https://www.simulators.org.uk"</w:instrText>
        </w:r>
      </w:ins>
      <w:ins w:id="1575" w:author="Andrew Instone-Cowie" w:date="2025-07-09T16:32:00Z" w16du:dateUtc="2025-07-09T15:32:00Z">
        <w:r w:rsidR="00632AA8" w:rsidRPr="00044299">
          <w:rPr>
            <w:i/>
            <w14:textOutline w14:w="9525" w14:cap="rnd" w14:cmpd="sng" w14:algn="ctr">
              <w14:noFill/>
              <w14:prstDash w14:val="solid"/>
              <w14:bevel/>
            </w14:textOutline>
          </w:rPr>
        </w:r>
      </w:ins>
      <w:ins w:id="1576" w:author="Andrew Instone-Cowie" w:date="2025-07-09T16:05:00Z" w16du:dateUtc="2025-07-09T15:05:00Z">
        <w:r w:rsidRPr="00044299">
          <w:rPr>
            <w:i/>
            <w14:textOutline w14:w="9525" w14:cap="rnd" w14:cmpd="sng" w14:algn="ctr">
              <w14:noFill/>
              <w14:prstDash w14:val="solid"/>
              <w14:bevel/>
            </w14:textOutline>
          </w:rPr>
          <w:fldChar w:fldCharType="separate"/>
        </w:r>
        <w:r w:rsidRPr="00044299">
          <w:rPr>
            <w:rStyle w:val="Hyperlink"/>
            <w:i/>
            <w14:textOutline w14:w="9525" w14:cap="rnd" w14:cmpd="sng" w14:algn="ctr">
              <w14:noFill/>
              <w14:prstDash w14:val="solid"/>
              <w14:bevel/>
            </w14:textOutline>
          </w:rPr>
          <w:t>https://www.simulators.org.uk</w:t>
        </w:r>
        <w:r w:rsidRPr="00044299">
          <w:rPr>
            <w:i/>
            <w14:textOutline w14:w="9525" w14:cap="rnd" w14:cmpd="sng" w14:algn="ctr">
              <w14:noFill/>
              <w14:prstDash w14:val="solid"/>
              <w14:bevel/>
            </w14:textOutline>
          </w:rPr>
          <w:fldChar w:fldCharType="end"/>
        </w:r>
        <w:r w:rsidRPr="00044299">
          <w:rPr>
            <w:i/>
            <w14:textOutline w14:w="9525" w14:cap="rnd" w14:cmpd="sng" w14:algn="ctr">
              <w14:noFill/>
              <w14:prstDash w14:val="solid"/>
              <w14:bevel/>
            </w14:textOutline>
          </w:rPr>
          <w:t>). This document is licensed under the CC BY-SA 4.0 licence (</w:t>
        </w:r>
        <w:r w:rsidRPr="00044299">
          <w:rPr>
            <w:i/>
            <w14:textOutline w14:w="9525" w14:cap="rnd" w14:cmpd="sng" w14:algn="ctr">
              <w14:noFill/>
              <w14:prstDash w14:val="solid"/>
              <w14:bevel/>
            </w14:textOutline>
          </w:rPr>
          <w:fldChar w:fldCharType="begin"/>
        </w:r>
        <w:r w:rsidRPr="00044299">
          <w:rPr>
            <w:i/>
            <w14:textOutline w14:w="9525" w14:cap="rnd" w14:cmpd="sng" w14:algn="ctr">
              <w14:noFill/>
              <w14:prstDash w14:val="solid"/>
              <w14:bevel/>
            </w14:textOutline>
          </w:rPr>
          <w:instrText>HYPERLINK "https://creativecommons.org/licenses/by-sa/4.0/"</w:instrText>
        </w:r>
      </w:ins>
      <w:ins w:id="1577" w:author="Andrew Instone-Cowie" w:date="2025-07-09T16:32:00Z" w16du:dateUtc="2025-07-09T15:32:00Z">
        <w:r w:rsidR="00632AA8" w:rsidRPr="00044299">
          <w:rPr>
            <w:i/>
            <w14:textOutline w14:w="9525" w14:cap="rnd" w14:cmpd="sng" w14:algn="ctr">
              <w14:noFill/>
              <w14:prstDash w14:val="solid"/>
              <w14:bevel/>
            </w14:textOutline>
          </w:rPr>
        </w:r>
      </w:ins>
      <w:ins w:id="1578" w:author="Andrew Instone-Cowie" w:date="2025-07-09T16:05:00Z" w16du:dateUtc="2025-07-09T15:05:00Z">
        <w:r w:rsidRPr="00044299">
          <w:rPr>
            <w:i/>
            <w14:textOutline w14:w="9525" w14:cap="rnd" w14:cmpd="sng" w14:algn="ctr">
              <w14:noFill/>
              <w14:prstDash w14:val="solid"/>
              <w14:bevel/>
            </w14:textOutline>
          </w:rPr>
          <w:fldChar w:fldCharType="separate"/>
        </w:r>
        <w:r w:rsidRPr="00044299">
          <w:rPr>
            <w:rStyle w:val="Hyperlink"/>
            <w:i/>
            <w14:textOutline w14:w="9525" w14:cap="rnd" w14:cmpd="sng" w14:algn="ctr">
              <w14:noFill/>
              <w14:prstDash w14:val="solid"/>
              <w14:bevel/>
            </w14:textOutline>
          </w:rPr>
          <w:t>https://creativecommons.org/licenses/by-sa/4.0/</w:t>
        </w:r>
        <w:r w:rsidRPr="00044299">
          <w:rPr>
            <w:i/>
            <w14:textOutline w14:w="9525" w14:cap="rnd" w14:cmpd="sng" w14:algn="ctr">
              <w14:noFill/>
              <w14:prstDash w14:val="solid"/>
              <w14:bevel/>
            </w14:textOutline>
          </w:rPr>
          <w:fldChar w:fldCharType="end"/>
        </w:r>
        <w:r w:rsidRPr="00044299">
          <w:rPr>
            <w:i/>
            <w14:textOutline w14:w="9525" w14:cap="rnd" w14:cmpd="sng" w14:algn="ctr">
              <w14:noFill/>
              <w14:prstDash w14:val="solid"/>
              <w14:bevel/>
            </w14:textOutline>
          </w:rPr>
          <w:t>). © 2019-2025 Andrew J Instone-Cowie.</w:t>
        </w:r>
      </w:ins>
    </w:p>
    <w:p w14:paraId="02FA6FB4" w14:textId="77777777" w:rsidR="00991F76" w:rsidRPr="009C1732" w:rsidRDefault="00991F76" w:rsidP="00C146CF">
      <w:pPr>
        <w:rPr>
          <w:i/>
          <w:lang w:eastAsia="en-GB"/>
        </w:rPr>
      </w:pPr>
    </w:p>
    <w:p w14:paraId="4EC5097C" w14:textId="77777777" w:rsidR="004D7B39" w:rsidRDefault="004D7B39" w:rsidP="004D7B39">
      <w:pPr>
        <w:pStyle w:val="Heading1"/>
      </w:pPr>
      <w:bookmarkStart w:id="1579" w:name="_Toc524372295"/>
      <w:bookmarkStart w:id="1580" w:name="_Toc202970845"/>
      <w:r>
        <w:lastRenderedPageBreak/>
        <w:t>Documentation Map</w:t>
      </w:r>
      <w:bookmarkEnd w:id="1579"/>
      <w:bookmarkEnd w:id="1580"/>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4AF598B0" w:rsidR="004D7B39" w:rsidRDefault="004D7B39" w:rsidP="004D7B39">
      <w:pPr>
        <w:pStyle w:val="Caption"/>
        <w:jc w:val="center"/>
      </w:pPr>
      <w:bookmarkStart w:id="1581" w:name="_Toc524372371"/>
      <w:bookmarkStart w:id="1582" w:name="_Toc202971248"/>
      <w:r>
        <w:t xml:space="preserve">Figure </w:t>
      </w:r>
      <w:r>
        <w:rPr>
          <w:noProof/>
        </w:rPr>
        <w:fldChar w:fldCharType="begin"/>
      </w:r>
      <w:r>
        <w:rPr>
          <w:noProof/>
        </w:rPr>
        <w:instrText xml:space="preserve"> SEQ Figure \* ARABIC </w:instrText>
      </w:r>
      <w:r>
        <w:rPr>
          <w:noProof/>
        </w:rPr>
        <w:fldChar w:fldCharType="separate"/>
      </w:r>
      <w:r w:rsidR="001B6112">
        <w:rPr>
          <w:noProof/>
        </w:rPr>
        <w:t>1</w:t>
      </w:r>
      <w:r>
        <w:rPr>
          <w:noProof/>
        </w:rPr>
        <w:fldChar w:fldCharType="end"/>
      </w:r>
      <w:r>
        <w:t xml:space="preserve"> – Documentation Map</w:t>
      </w:r>
      <w:bookmarkEnd w:id="1581"/>
      <w:bookmarkEnd w:id="1582"/>
    </w:p>
    <w:p w14:paraId="6136827F" w14:textId="77777777" w:rsidR="004D7B39" w:rsidRPr="004E080F" w:rsidRDefault="004D7B39" w:rsidP="004D7B39">
      <w:pPr>
        <w:pStyle w:val="Heading1"/>
        <w:pageBreakBefore/>
      </w:pPr>
      <w:bookmarkStart w:id="1583" w:name="_Toc524372296"/>
      <w:bookmarkStart w:id="1584" w:name="_Toc202970846"/>
      <w:r>
        <w:lastRenderedPageBreak/>
        <w:t>About This Guide</w:t>
      </w:r>
      <w:bookmarkEnd w:id="1583"/>
      <w:bookmarkEnd w:id="1584"/>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4026BA08" w:rsidR="004D7B39" w:rsidRDefault="004D7B39" w:rsidP="004D7B39">
      <w:r w:rsidRPr="009C1732">
        <w:t>Please note that this is a Build-it-Yourself project. No pre-built hardware is available.</w:t>
      </w:r>
    </w:p>
    <w:p w14:paraId="46D68FE1" w14:textId="77777777" w:rsidR="00A02960" w:rsidRPr="009C1732" w:rsidRDefault="00A02960" w:rsidP="004D7B39"/>
    <w:p w14:paraId="3BB50A50" w14:textId="0A30585D" w:rsidR="00F922E2" w:rsidRDefault="00F922E2" w:rsidP="003912A1">
      <w:r>
        <w:br w:type="page"/>
      </w:r>
    </w:p>
    <w:p w14:paraId="3644FA53" w14:textId="4B8174A5" w:rsidR="00F922E2" w:rsidRDefault="00F922E2" w:rsidP="00F922E2">
      <w:pPr>
        <w:pStyle w:val="Heading1"/>
        <w:pageBreakBefore/>
      </w:pPr>
      <w:bookmarkStart w:id="1585" w:name="_Toc20774291"/>
      <w:bookmarkStart w:id="1586" w:name="_Toc202970847"/>
      <w:r w:rsidRPr="00970EDC">
        <w:lastRenderedPageBreak/>
        <w:t xml:space="preserve">Typical </w:t>
      </w:r>
      <w:r w:rsidR="00EB740C">
        <w:t xml:space="preserve">Type 2 </w:t>
      </w:r>
      <w:r>
        <w:t>Simulator Installation</w:t>
      </w:r>
      <w:bookmarkEnd w:id="1585"/>
      <w:r w:rsidR="00EB740C">
        <w:t>s</w:t>
      </w:r>
      <w:bookmarkEnd w:id="1586"/>
    </w:p>
    <w:p w14:paraId="7298C731" w14:textId="3898442B" w:rsidR="006A0A73" w:rsidRPr="006A0A73" w:rsidRDefault="006A0A73" w:rsidP="006A0A73">
      <w:pPr>
        <w:pStyle w:val="Heading2"/>
      </w:pPr>
      <w:bookmarkStart w:id="1587" w:name="_Toc202970848"/>
      <w:r>
        <w:t>Basic Configuration</w:t>
      </w:r>
      <w:bookmarkEnd w:id="1587"/>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6A100621" w:rsidR="00F922E2" w:rsidRPr="000F6726" w:rsidRDefault="00F922E2" w:rsidP="00F922E2">
      <w:pPr>
        <w:pStyle w:val="Caption"/>
        <w:jc w:val="center"/>
      </w:pPr>
      <w:bookmarkStart w:id="1588" w:name="_Toc20774378"/>
      <w:bookmarkStart w:id="1589" w:name="_Toc202971249"/>
      <w:r>
        <w:t xml:space="preserve">Figure </w:t>
      </w:r>
      <w:r>
        <w:rPr>
          <w:noProof/>
        </w:rPr>
        <w:fldChar w:fldCharType="begin"/>
      </w:r>
      <w:r>
        <w:rPr>
          <w:noProof/>
        </w:rPr>
        <w:instrText xml:space="preserve"> SEQ Figure \* ARABIC </w:instrText>
      </w:r>
      <w:r>
        <w:rPr>
          <w:noProof/>
        </w:rPr>
        <w:fldChar w:fldCharType="separate"/>
      </w:r>
      <w:r w:rsidR="001B6112">
        <w:rPr>
          <w:noProof/>
        </w:rPr>
        <w:t>2</w:t>
      </w:r>
      <w:r>
        <w:rPr>
          <w:noProof/>
        </w:rPr>
        <w:fldChar w:fldCharType="end"/>
      </w:r>
      <w:r>
        <w:t xml:space="preserve"> – Simulator General Arrangement</w:t>
      </w:r>
      <w:bookmarkEnd w:id="1588"/>
      <w:bookmarkEnd w:id="1589"/>
    </w:p>
    <w:p w14:paraId="13215230" w14:textId="0D247CE5" w:rsidR="00F922E2" w:rsidRDefault="00F922E2" w:rsidP="00F922E2">
      <w:pPr>
        <w:pStyle w:val="Heading2"/>
        <w:pageBreakBefore/>
      </w:pPr>
      <w:bookmarkStart w:id="1590" w:name="_Toc20858695"/>
      <w:bookmarkStart w:id="1591" w:name="_Toc202970849"/>
      <w:r>
        <w:lastRenderedPageBreak/>
        <w:t>Second PC Module</w:t>
      </w:r>
      <w:bookmarkEnd w:id="1590"/>
      <w:bookmarkEnd w:id="1591"/>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678DBCDC" w:rsidR="00F922E2" w:rsidRPr="000F6726" w:rsidRDefault="00F922E2" w:rsidP="00F922E2">
      <w:pPr>
        <w:pStyle w:val="Caption"/>
        <w:jc w:val="center"/>
      </w:pPr>
      <w:bookmarkStart w:id="1592" w:name="_Toc20858738"/>
      <w:bookmarkStart w:id="1593" w:name="_Toc202971250"/>
      <w:r>
        <w:t xml:space="preserve">Figure </w:t>
      </w:r>
      <w:r>
        <w:rPr>
          <w:noProof/>
        </w:rPr>
        <w:fldChar w:fldCharType="begin"/>
      </w:r>
      <w:r>
        <w:rPr>
          <w:noProof/>
        </w:rPr>
        <w:instrText xml:space="preserve"> SEQ Figure \* ARABIC </w:instrText>
      </w:r>
      <w:r>
        <w:rPr>
          <w:noProof/>
        </w:rPr>
        <w:fldChar w:fldCharType="separate"/>
      </w:r>
      <w:r w:rsidR="001B6112">
        <w:rPr>
          <w:noProof/>
        </w:rPr>
        <w:t>3</w:t>
      </w:r>
      <w:r>
        <w:rPr>
          <w:noProof/>
        </w:rPr>
        <w:fldChar w:fldCharType="end"/>
      </w:r>
      <w:r>
        <w:t xml:space="preserve"> – Second PC Module General Arrangement</w:t>
      </w:r>
      <w:bookmarkEnd w:id="1592"/>
      <w:bookmarkEnd w:id="1593"/>
    </w:p>
    <w:p w14:paraId="016E1D4A" w14:textId="77777777" w:rsidR="006A0A73" w:rsidRDefault="006A0A73" w:rsidP="00F922E2">
      <w:pPr>
        <w:pStyle w:val="Heading2"/>
      </w:pPr>
      <w:bookmarkStart w:id="1594" w:name="_Toc20858696"/>
      <w:r>
        <w:br w:type="page"/>
      </w:r>
    </w:p>
    <w:p w14:paraId="4A580C49" w14:textId="29B78B77" w:rsidR="00F922E2" w:rsidRDefault="00F922E2" w:rsidP="00F922E2">
      <w:pPr>
        <w:pStyle w:val="Heading2"/>
      </w:pPr>
      <w:bookmarkStart w:id="1595" w:name="_Toc202970850"/>
      <w:r>
        <w:lastRenderedPageBreak/>
        <w:t>Basic Serial Splitter Module</w:t>
      </w:r>
      <w:bookmarkEnd w:id="1594"/>
      <w:bookmarkEnd w:id="1595"/>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37DCE716" w:rsidR="00F922E2" w:rsidRPr="000F6726" w:rsidRDefault="00F922E2" w:rsidP="00F922E2">
      <w:pPr>
        <w:pStyle w:val="Caption"/>
        <w:jc w:val="center"/>
      </w:pPr>
      <w:bookmarkStart w:id="1596" w:name="_Toc20858739"/>
      <w:bookmarkStart w:id="1597" w:name="_Toc202971251"/>
      <w:r>
        <w:t xml:space="preserve">Figure </w:t>
      </w:r>
      <w:r>
        <w:rPr>
          <w:noProof/>
        </w:rPr>
        <w:fldChar w:fldCharType="begin"/>
      </w:r>
      <w:r>
        <w:rPr>
          <w:noProof/>
        </w:rPr>
        <w:instrText xml:space="preserve"> SEQ Figure \* ARABIC </w:instrText>
      </w:r>
      <w:r>
        <w:rPr>
          <w:noProof/>
        </w:rPr>
        <w:fldChar w:fldCharType="separate"/>
      </w:r>
      <w:r w:rsidR="001B6112">
        <w:rPr>
          <w:noProof/>
        </w:rPr>
        <w:t>4</w:t>
      </w:r>
      <w:r>
        <w:rPr>
          <w:noProof/>
        </w:rPr>
        <w:fldChar w:fldCharType="end"/>
      </w:r>
      <w:r>
        <w:t xml:space="preserve"> – Basic Serial Splitter Modules General Arrangement</w:t>
      </w:r>
      <w:bookmarkEnd w:id="1596"/>
      <w:bookmarkEnd w:id="1597"/>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1598" w:name="_Toc202970851"/>
      <w:r>
        <w:lastRenderedPageBreak/>
        <w:t xml:space="preserve">Simulator </w:t>
      </w:r>
      <w:r w:rsidR="006E2D44">
        <w:t>Overview</w:t>
      </w:r>
      <w:bookmarkEnd w:id="1598"/>
    </w:p>
    <w:p w14:paraId="131A04A3" w14:textId="6D5C8933" w:rsidR="003E6D21" w:rsidRDefault="0051426B" w:rsidP="00DB2BC9">
      <w:pPr>
        <w:pStyle w:val="Heading2"/>
      </w:pPr>
      <w:bookmarkStart w:id="1599" w:name="_Toc202970852"/>
      <w:r>
        <w:t xml:space="preserve">Bell </w:t>
      </w:r>
      <w:r w:rsidR="00D51E99">
        <w:t>Sensing Method</w:t>
      </w:r>
      <w:r w:rsidR="006A0A73">
        <w:t>s</w:t>
      </w:r>
      <w:bookmarkEnd w:id="1599"/>
    </w:p>
    <w:p w14:paraId="6830AA91" w14:textId="77777777" w:rsidR="00D16863" w:rsidRPr="00D16863" w:rsidRDefault="00D16863" w:rsidP="00D16863">
      <w:pPr>
        <w:pStyle w:val="Heading3"/>
      </w:pPr>
      <w:bookmarkStart w:id="1600" w:name="_Toc202970853"/>
      <w:r>
        <w:t>Sensor Types</w:t>
      </w:r>
      <w:bookmarkEnd w:id="1600"/>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47116330"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 xml:space="preserve">and a wire coil fitted to the wheel shroud, have also been used. In principle the absence of moving parts should make these a very reliable option. </w:t>
      </w:r>
      <w:r w:rsidR="009A0960" w:rsidRPr="009C1732">
        <w:t>However,</w:t>
      </w:r>
      <w:r w:rsidR="0049533D" w:rsidRPr="009C1732">
        <w:t xml:space="preserve">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5FE89323"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r w:rsidR="00223EFD">
        <w:t xml:space="preserve">Alan Griffin and Derek Livsey produced a similar design using an Allegro Microsystems Hall Effect device. </w:t>
      </w:r>
      <w:r w:rsidR="006A0A73" w:rsidRPr="009C1732">
        <w:t>The standard magnet</w:t>
      </w:r>
      <w:r w:rsidR="0003090A">
        <w:t>ic</w:t>
      </w:r>
      <w:r w:rsidR="006A0A73" w:rsidRPr="009C1732">
        <w:t xml:space="preserve"> sensor used by the Type 2 Liverpool Ringing Simulator is derived from th</w:t>
      </w:r>
      <w:r w:rsidR="0003090A">
        <w:t>ese</w:t>
      </w:r>
      <w:r w:rsidR="006A0A73" w:rsidRPr="009C1732">
        <w:t xml:space="preserve"> design</w:t>
      </w:r>
      <w:r w:rsidR="0003090A">
        <w:t>s</w:t>
      </w:r>
      <w:r w:rsidRPr="009C1732">
        <w:t>.</w:t>
      </w:r>
      <w:r w:rsidR="005E1F4A" w:rsidRPr="009C1732">
        <w:t xml:space="preserve"> </w:t>
      </w:r>
    </w:p>
    <w:p w14:paraId="01046A82" w14:textId="0117062D"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00E46144">
        <w:rPr>
          <w:rStyle w:val="FootnoteReference"/>
        </w:rPr>
        <w:footnoteReference w:id="8"/>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1601" w:name="_Toc202970854"/>
      <w:r>
        <w:lastRenderedPageBreak/>
        <w:t xml:space="preserve">Single vs Dual </w:t>
      </w:r>
      <w:r w:rsidR="005F5863">
        <w:t>Trigger</w:t>
      </w:r>
      <w:bookmarkEnd w:id="1601"/>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1602" w:name="_Toc202970855"/>
      <w:r>
        <w:t>Dual Triggers</w:t>
      </w:r>
      <w:bookmarkEnd w:id="1602"/>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20B3FD60"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1B6112">
        <w:t xml:space="preserve">Figure </w:t>
      </w:r>
      <w:r w:rsidR="001B6112">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1B6112">
        <w:t xml:space="preserve">Figure </w:t>
      </w:r>
      <w:r w:rsidR="001B6112">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01805FA8" w:rsidR="007A715D" w:rsidRDefault="007A715D" w:rsidP="007A715D">
            <w:pPr>
              <w:pStyle w:val="Caption"/>
              <w:jc w:val="center"/>
            </w:pPr>
            <w:bookmarkStart w:id="1603" w:name="_Ref452126963"/>
            <w:bookmarkStart w:id="1604" w:name="_Toc472625841"/>
            <w:bookmarkStart w:id="1605" w:name="_Toc202971252"/>
            <w:r>
              <w:t xml:space="preserve">Figure </w:t>
            </w:r>
            <w:r>
              <w:rPr>
                <w:noProof/>
              </w:rPr>
              <w:fldChar w:fldCharType="begin"/>
            </w:r>
            <w:r>
              <w:rPr>
                <w:noProof/>
              </w:rPr>
              <w:instrText xml:space="preserve"> SEQ Figure \* ARABIC </w:instrText>
            </w:r>
            <w:r>
              <w:rPr>
                <w:noProof/>
              </w:rPr>
              <w:fldChar w:fldCharType="separate"/>
            </w:r>
            <w:r w:rsidR="001B6112">
              <w:rPr>
                <w:noProof/>
              </w:rPr>
              <w:t>5</w:t>
            </w:r>
            <w:r>
              <w:rPr>
                <w:noProof/>
              </w:rPr>
              <w:fldChar w:fldCharType="end"/>
            </w:r>
            <w:bookmarkEnd w:id="1603"/>
            <w:r>
              <w:t xml:space="preserve"> – Dual Triggers – Backstroke Strike Point</w:t>
            </w:r>
            <w:bookmarkEnd w:id="1604"/>
            <w:bookmarkEnd w:id="1605"/>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4BCA5C31" w:rsidR="007A715D" w:rsidRDefault="007A715D" w:rsidP="007A715D">
            <w:pPr>
              <w:pStyle w:val="Caption"/>
              <w:jc w:val="center"/>
            </w:pPr>
            <w:bookmarkStart w:id="1606" w:name="_Ref452127085"/>
            <w:bookmarkStart w:id="1607" w:name="_Toc472625842"/>
            <w:bookmarkStart w:id="1608" w:name="_Toc202971253"/>
            <w:r>
              <w:t xml:space="preserve">Figure </w:t>
            </w:r>
            <w:r>
              <w:rPr>
                <w:noProof/>
              </w:rPr>
              <w:fldChar w:fldCharType="begin"/>
            </w:r>
            <w:r>
              <w:rPr>
                <w:noProof/>
              </w:rPr>
              <w:instrText xml:space="preserve"> SEQ Figure \* ARABIC </w:instrText>
            </w:r>
            <w:r>
              <w:rPr>
                <w:noProof/>
              </w:rPr>
              <w:fldChar w:fldCharType="separate"/>
            </w:r>
            <w:r w:rsidR="001B6112">
              <w:rPr>
                <w:noProof/>
              </w:rPr>
              <w:t>6</w:t>
            </w:r>
            <w:r>
              <w:rPr>
                <w:noProof/>
              </w:rPr>
              <w:fldChar w:fldCharType="end"/>
            </w:r>
            <w:bookmarkEnd w:id="1606"/>
            <w:r>
              <w:t xml:space="preserve"> – Dual Triggers – Handstroke Strike Point</w:t>
            </w:r>
            <w:bookmarkEnd w:id="1607"/>
            <w:bookmarkEnd w:id="1608"/>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1609" w:name="_Toc202970856"/>
      <w:r>
        <w:t>Single Trigger</w:t>
      </w:r>
      <w:bookmarkEnd w:id="1609"/>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3B99526E"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1B6112">
        <w:t xml:space="preserve">Figure </w:t>
      </w:r>
      <w:r w:rsidR="001B6112">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1B6112">
        <w:t xml:space="preserve">Figure </w:t>
      </w:r>
      <w:r w:rsidR="001B6112">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26E22456" w:rsidR="007A715D" w:rsidRDefault="007A715D" w:rsidP="007A715D">
            <w:pPr>
              <w:pStyle w:val="Caption"/>
              <w:spacing w:after="200"/>
              <w:jc w:val="center"/>
            </w:pPr>
            <w:bookmarkStart w:id="1610" w:name="_Ref452127569"/>
            <w:bookmarkStart w:id="1611" w:name="_Toc472625843"/>
            <w:bookmarkStart w:id="1612" w:name="_Toc202971254"/>
            <w:r>
              <w:t xml:space="preserve">Figure </w:t>
            </w:r>
            <w:r>
              <w:rPr>
                <w:noProof/>
              </w:rPr>
              <w:fldChar w:fldCharType="begin"/>
            </w:r>
            <w:r>
              <w:rPr>
                <w:noProof/>
              </w:rPr>
              <w:instrText xml:space="preserve"> SEQ Figure \* ARABIC </w:instrText>
            </w:r>
            <w:r>
              <w:rPr>
                <w:noProof/>
              </w:rPr>
              <w:fldChar w:fldCharType="separate"/>
            </w:r>
            <w:r w:rsidR="001B6112">
              <w:rPr>
                <w:noProof/>
              </w:rPr>
              <w:t>7</w:t>
            </w:r>
            <w:r>
              <w:rPr>
                <w:noProof/>
              </w:rPr>
              <w:fldChar w:fldCharType="end"/>
            </w:r>
            <w:bookmarkEnd w:id="1610"/>
            <w:r>
              <w:t xml:space="preserve"> – Single Trigger – Backstroke Strike Point</w:t>
            </w:r>
            <w:bookmarkEnd w:id="1611"/>
            <w:bookmarkEnd w:id="1612"/>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52263498" w:rsidR="007A715D" w:rsidRDefault="007A715D" w:rsidP="006E2D44">
            <w:pPr>
              <w:pStyle w:val="Caption"/>
              <w:spacing w:after="200"/>
              <w:jc w:val="center"/>
            </w:pPr>
            <w:bookmarkStart w:id="1613" w:name="_Ref452127591"/>
            <w:bookmarkStart w:id="1614" w:name="_Toc472625844"/>
            <w:bookmarkStart w:id="1615" w:name="_Toc202971255"/>
            <w:r>
              <w:t xml:space="preserve">Figure </w:t>
            </w:r>
            <w:r>
              <w:rPr>
                <w:noProof/>
              </w:rPr>
              <w:fldChar w:fldCharType="begin"/>
            </w:r>
            <w:r>
              <w:rPr>
                <w:noProof/>
              </w:rPr>
              <w:instrText xml:space="preserve"> SEQ Figure \* ARABIC </w:instrText>
            </w:r>
            <w:r>
              <w:rPr>
                <w:noProof/>
              </w:rPr>
              <w:fldChar w:fldCharType="separate"/>
            </w:r>
            <w:r w:rsidR="001B6112">
              <w:rPr>
                <w:noProof/>
              </w:rPr>
              <w:t>8</w:t>
            </w:r>
            <w:r>
              <w:rPr>
                <w:noProof/>
              </w:rPr>
              <w:fldChar w:fldCharType="end"/>
            </w:r>
            <w:bookmarkEnd w:id="1613"/>
            <w:r>
              <w:t xml:space="preserve"> – Single Trigger – Handstroke Strike Point</w:t>
            </w:r>
            <w:bookmarkEnd w:id="1614"/>
            <w:bookmarkEnd w:id="1615"/>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1616" w:name="_Toc202970857"/>
      <w:r>
        <w:lastRenderedPageBreak/>
        <w:t xml:space="preserve">Simulator </w:t>
      </w:r>
      <w:r w:rsidR="003E6D21">
        <w:t xml:space="preserve">Interface </w:t>
      </w:r>
      <w:r w:rsidR="003912A1">
        <w:t xml:space="preserve">Module </w:t>
      </w:r>
      <w:r w:rsidR="00A001B0">
        <w:t>Hardware</w:t>
      </w:r>
      <w:bookmarkEnd w:id="1616"/>
    </w:p>
    <w:p w14:paraId="5BB39279" w14:textId="77777777" w:rsidR="004E23E2" w:rsidRDefault="004E23E2" w:rsidP="005953C1">
      <w:pPr>
        <w:pStyle w:val="Heading2"/>
      </w:pPr>
      <w:bookmarkStart w:id="1617" w:name="_Toc202970858"/>
      <w:r>
        <w:t>Overview</w:t>
      </w:r>
      <w:bookmarkEnd w:id="1617"/>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1618" w:name="_Toc202970859"/>
      <w:r w:rsidRPr="005953C1">
        <w:rPr>
          <w:rStyle w:val="Heading2Char"/>
          <w:b/>
          <w:bCs/>
        </w:rPr>
        <w:t>Hardware</w:t>
      </w:r>
      <w:r w:rsidRPr="005953C1">
        <w:t xml:space="preserve"> </w:t>
      </w:r>
      <w:r w:rsidR="0051426B" w:rsidRPr="005953C1">
        <w:t>Options</w:t>
      </w:r>
      <w:bookmarkEnd w:id="1618"/>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1619" w:name="_Toc202970860"/>
      <w:r>
        <w:t>Hardware Interrupts</w:t>
      </w:r>
      <w:bookmarkEnd w:id="1619"/>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1620" w:name="_Toc202970861"/>
      <w:r>
        <w:lastRenderedPageBreak/>
        <w:t>Microcontroller</w:t>
      </w:r>
      <w:r w:rsidR="00BD7089">
        <w:t xml:space="preserve"> </w:t>
      </w:r>
      <w:r w:rsidR="00A14AB7">
        <w:t>Hardware</w:t>
      </w:r>
      <w:bookmarkEnd w:id="1620"/>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1621" w:name="_Toc202970862"/>
      <w:r>
        <w:t>Serial Line Driver</w:t>
      </w:r>
      <w:bookmarkEnd w:id="1621"/>
    </w:p>
    <w:p w14:paraId="29C98F47" w14:textId="2C4C15A3" w:rsidR="009935F4" w:rsidRPr="009C1732" w:rsidRDefault="009935F4" w:rsidP="005E5122">
      <w:pPr>
        <w:pStyle w:val="ListParagraph"/>
        <w:numPr>
          <w:ilvl w:val="0"/>
          <w:numId w:val="10"/>
        </w:numPr>
      </w:pPr>
      <w:r w:rsidRPr="009C1732">
        <w:t xml:space="preserve">The Simulator Interface uses the </w:t>
      </w:r>
      <w:r w:rsidR="00CE5701">
        <w:t xml:space="preserve">Analog Devices (formerly </w:t>
      </w:r>
      <w:r w:rsidRPr="009C1732">
        <w:t>Maxim</w:t>
      </w:r>
      <w:r w:rsidR="00CE5701">
        <w:t>)</w:t>
      </w:r>
      <w:r w:rsidRPr="009C1732">
        <w:t xml:space="preserve">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1622" w:name="_Toc202970863"/>
      <w:r>
        <w:lastRenderedPageBreak/>
        <w:t>Microcontroller Configuration</w:t>
      </w:r>
      <w:bookmarkEnd w:id="1622"/>
    </w:p>
    <w:p w14:paraId="7BCD8223" w14:textId="5B74C29B" w:rsidR="007E4CA5" w:rsidRPr="00393B25" w:rsidRDefault="007E4CA5" w:rsidP="00D1596D">
      <w:pPr>
        <w:pStyle w:val="Heading3"/>
      </w:pPr>
      <w:bookmarkStart w:id="1623" w:name="_Toc202970864"/>
      <w:r w:rsidRPr="001E1F78">
        <w:t>Microcontroller I/O Pins</w:t>
      </w:r>
      <w:bookmarkEnd w:id="1623"/>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64018784" w:rsidR="007E4CA5" w:rsidRDefault="007E4CA5" w:rsidP="007E4CA5">
      <w:pPr>
        <w:pStyle w:val="Caption"/>
        <w:keepNext/>
      </w:pPr>
      <w:bookmarkStart w:id="1624" w:name="_Toc202971174"/>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1B6112">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16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1625" w:name="_Toc202970865"/>
      <w:r w:rsidRPr="001E1F78">
        <w:lastRenderedPageBreak/>
        <w:t>Microcontroller</w:t>
      </w:r>
      <w:r>
        <w:t xml:space="preserve"> Fuse Settings</w:t>
      </w:r>
      <w:bookmarkEnd w:id="1625"/>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6B31340D" w:rsidR="00585C9F" w:rsidRDefault="00585C9F" w:rsidP="00585C9F">
      <w:pPr>
        <w:pStyle w:val="Caption"/>
        <w:keepNext/>
      </w:pPr>
      <w:bookmarkStart w:id="1626" w:name="_Toc202971175"/>
      <w:r>
        <w:t xml:space="preserve">Table </w:t>
      </w:r>
      <w:r>
        <w:rPr>
          <w:noProof/>
        </w:rPr>
        <w:fldChar w:fldCharType="begin"/>
      </w:r>
      <w:r>
        <w:rPr>
          <w:noProof/>
        </w:rPr>
        <w:instrText xml:space="preserve"> SEQ Table \* ARABIC </w:instrText>
      </w:r>
      <w:r>
        <w:rPr>
          <w:noProof/>
        </w:rPr>
        <w:fldChar w:fldCharType="separate"/>
      </w:r>
      <w:r w:rsidR="001B6112">
        <w:rPr>
          <w:noProof/>
        </w:rPr>
        <w:t>2</w:t>
      </w:r>
      <w:r>
        <w:rPr>
          <w:noProof/>
        </w:rPr>
        <w:fldChar w:fldCharType="end"/>
      </w:r>
      <w:r>
        <w:t xml:space="preserve"> – ATmega328P Fuse Settings – </w:t>
      </w:r>
      <w:r w:rsidR="00D1596D">
        <w:t xml:space="preserve">Board </w:t>
      </w:r>
      <w:r>
        <w:t>Rev A to D</w:t>
      </w:r>
      <w:bookmarkEnd w:id="16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0874E21A" w:rsidR="00D1596D" w:rsidRDefault="00D1596D" w:rsidP="00D1596D">
      <w:r>
        <w:t xml:space="preserve">For more details of these fuse settings and their functions, refer to the ATmega328P data sheet, or see the online fuse calculator at: </w:t>
      </w:r>
      <w:r w:rsidR="00CE5701">
        <w:fldChar w:fldCharType="begin"/>
      </w:r>
      <w:r w:rsidR="00CE5701">
        <w:instrText>HYPERLINK "https://eleccelerator.com/fusecalc/fusecalc.php?chip=atmega328p&amp;LOW=E2&amp;HIGH=DF&amp;EXTENDED=FD"</w:instrText>
      </w:r>
      <w:ins w:id="1627" w:author="Andrew Instone-Cowie" w:date="2025-07-09T16:32:00Z" w16du:dateUtc="2025-07-09T15:32:00Z"/>
      <w:r w:rsidR="00CE5701">
        <w:fldChar w:fldCharType="separate"/>
      </w:r>
      <w:r w:rsidR="00CE5701">
        <w:rPr>
          <w:rStyle w:val="Hyperlink"/>
        </w:rPr>
        <w:t>https://eleccelerator.com/fusecalc/fusecalc.php?chip=atmega328p&amp;LOW=E2&amp;HIGH=DF&amp;EXTENDED=FD</w:t>
      </w:r>
      <w:r w:rsidR="00CE5701">
        <w:fldChar w:fldCharType="end"/>
      </w:r>
      <w:r>
        <w:t>.</w:t>
      </w:r>
    </w:p>
    <w:p w14:paraId="7361C300" w14:textId="48625F2D" w:rsidR="003A2793" w:rsidRDefault="003A2793" w:rsidP="00F357DB">
      <w:pPr>
        <w:pStyle w:val="Caption"/>
        <w:keepNext/>
      </w:pPr>
      <w:bookmarkStart w:id="1628" w:name="_Toc202971176"/>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1B6112">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16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588D3C21" w:rsidR="00DD2547" w:rsidRDefault="0029215C" w:rsidP="00111092">
      <w:r>
        <w:t xml:space="preserve">For more details of these fuse settings and their functions, refer to the ATmega328P data sheet, or see the online fuse calculator at: </w:t>
      </w:r>
      <w:r w:rsidR="00CE5701">
        <w:fldChar w:fldCharType="begin"/>
      </w:r>
      <w:r w:rsidR="00CE5701">
        <w:instrText>HYPERLINK "https://eleccelerator.com/fusecalc/fusecalc.php?chip=atmega328p&amp;LOW=CF&amp;HIGH=DF&amp;EXTENDED=FD"</w:instrText>
      </w:r>
      <w:ins w:id="1629" w:author="Andrew Instone-Cowie" w:date="2025-07-09T16:32:00Z" w16du:dateUtc="2025-07-09T15:32:00Z"/>
      <w:r w:rsidR="00CE5701">
        <w:fldChar w:fldCharType="separate"/>
      </w:r>
      <w:r w:rsidR="00CE5701">
        <w:rPr>
          <w:rStyle w:val="Hyperlink"/>
        </w:rPr>
        <w:t>https://eleccelerator.com/fusecalc/fusecalc.php?chip=atmega328p&amp;LOW=CF&amp;HIGH=DF&amp;EXTENDED=FD</w:t>
      </w:r>
      <w:r w:rsidR="00CE5701">
        <w:fldChar w:fldCharType="end"/>
      </w:r>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1630" w:name="_Toc202970866"/>
      <w:r w:rsidRPr="00D1596D">
        <w:lastRenderedPageBreak/>
        <w:t>Power Supply</w:t>
      </w:r>
      <w:bookmarkEnd w:id="1630"/>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1631" w:name="_Toc202970867"/>
      <w:r>
        <w:t>Typical Current Requirements</w:t>
      </w:r>
      <w:bookmarkEnd w:id="1631"/>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78618F49" w:rsidR="007C4148" w:rsidRPr="009C1732" w:rsidRDefault="007C4148" w:rsidP="007C4148">
      <w:pPr>
        <w:pStyle w:val="ListParagraph"/>
        <w:numPr>
          <w:ilvl w:val="0"/>
          <w:numId w:val="10"/>
        </w:numPr>
      </w:pPr>
      <w:r w:rsidRPr="009C1732">
        <w:t>The current consumption of the standard Magnet</w:t>
      </w:r>
      <w:r w:rsidR="0003090A">
        <w:t>ic</w:t>
      </w:r>
      <w:r w:rsidRPr="009C1732">
        <w:t xml:space="preser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51C2E119"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w:t>
      </w:r>
      <w:r w:rsidR="0003090A">
        <w:t>ic</w:t>
      </w:r>
      <w:r w:rsidR="007C4148" w:rsidRPr="009C1732">
        <w:t xml:space="preser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1632" w:name="_Toc202970868"/>
      <w:r>
        <w:t>Microcontroller</w:t>
      </w:r>
      <w:r w:rsidR="00B76689">
        <w:t xml:space="preserve"> Package Ratings</w:t>
      </w:r>
      <w:bookmarkEnd w:id="1632"/>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1633" w:name="_Toc202970869"/>
      <w:r>
        <w:t>Voltage Regulator</w:t>
      </w:r>
      <w:bookmarkEnd w:id="1633"/>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1634" w:name="_Toc202970870"/>
      <w:r>
        <w:t>Cable Voltage Drop</w:t>
      </w:r>
      <w:bookmarkEnd w:id="1634"/>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1635" w:name="_Toc202970871"/>
      <w:r w:rsidRPr="00125A57">
        <w:t>Heat Dissipation</w:t>
      </w:r>
      <w:bookmarkEnd w:id="1635"/>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1D14311D" w14:textId="77777777" w:rsidR="00A76E79" w:rsidRDefault="00A76E79" w:rsidP="004416AC">
      <w:pPr>
        <w:pStyle w:val="Heading2"/>
      </w:pPr>
      <w:r>
        <w:br w:type="page"/>
      </w:r>
    </w:p>
    <w:p w14:paraId="3F4BFC38" w14:textId="60941E23" w:rsidR="003E6D21" w:rsidRDefault="00C55B4E" w:rsidP="004416AC">
      <w:pPr>
        <w:pStyle w:val="Heading2"/>
      </w:pPr>
      <w:bookmarkStart w:id="1636" w:name="_Toc202970872"/>
      <w:r>
        <w:lastRenderedPageBreak/>
        <w:t xml:space="preserve">Hardware </w:t>
      </w:r>
      <w:r w:rsidR="003E6D21">
        <w:t>Compatibility</w:t>
      </w:r>
      <w:bookmarkEnd w:id="1636"/>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1637" w:name="_Toc202970873"/>
      <w:r>
        <w:lastRenderedPageBreak/>
        <w:t>Basic Serial Splitter Module Hardware</w:t>
      </w:r>
      <w:bookmarkEnd w:id="1637"/>
    </w:p>
    <w:p w14:paraId="1B67111B" w14:textId="63C7C7F0" w:rsidR="00A7187A" w:rsidRDefault="0050702B" w:rsidP="00A02960">
      <w:pPr>
        <w:pStyle w:val="Heading2"/>
      </w:pPr>
      <w:bookmarkStart w:id="1638" w:name="_Toc202970874"/>
      <w:r>
        <w:t>Overview</w:t>
      </w:r>
      <w:bookmarkEnd w:id="1638"/>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1639" w:name="_Toc202970875"/>
      <w:r w:rsidRPr="00A02960">
        <w:t>Serial Line Drivers</w:t>
      </w:r>
      <w:bookmarkEnd w:id="1639"/>
    </w:p>
    <w:p w14:paraId="2DA88044" w14:textId="1749E867" w:rsidR="00690D46" w:rsidRPr="00A02960" w:rsidRDefault="009F5BB1" w:rsidP="002F647F">
      <w:r w:rsidRPr="00A02960">
        <w:t>The Basic Serial Splitter uses two different Serial Line Driver ICs. Data to and from the upstream Simulator Interface Module is handled by a</w:t>
      </w:r>
      <w:r w:rsidR="00CE5701">
        <w:t>n Analog Devices (formerly</w:t>
      </w:r>
      <w:r w:rsidRPr="00A02960">
        <w:t xml:space="preserve"> </w:t>
      </w:r>
      <w:r w:rsidR="00690D46" w:rsidRPr="00A02960">
        <w:t>Maxim</w:t>
      </w:r>
      <w:r w:rsidR="00CE5701">
        <w:t>)</w:t>
      </w:r>
      <w:r w:rsidR="00690D46" w:rsidRPr="00A02960">
        <w:t xml:space="preserve"> </w:t>
      </w:r>
      <w:r w:rsidRPr="00A02960">
        <w:t>MAX3323</w:t>
      </w:r>
      <w:r w:rsidR="00690D46" w:rsidRPr="00A02960">
        <w:t>, and data to and from the Simulator PCs is handled by a</w:t>
      </w:r>
      <w:r w:rsidR="00CE5701">
        <w:t>n Analog Devices (formerly</w:t>
      </w:r>
      <w:r w:rsidR="00690D46" w:rsidRPr="00A02960">
        <w:t xml:space="preserve"> Maxim</w:t>
      </w:r>
      <w:r w:rsidR="00CE5701">
        <w:t>)</w:t>
      </w:r>
      <w:r w:rsidR="00690D46" w:rsidRPr="00A02960">
        <w:t xml:space="preserve">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1640" w:name="_Toc202970876"/>
      <w:r w:rsidRPr="00A02960">
        <w:t>PCB Design</w:t>
      </w:r>
      <w:bookmarkEnd w:id="1640"/>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1641" w:name="_Toc202970877"/>
      <w:r>
        <w:t>Power Supply</w:t>
      </w:r>
      <w:bookmarkEnd w:id="1641"/>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1642" w:name="_Toc202970878"/>
      <w:r>
        <w:lastRenderedPageBreak/>
        <w:t>Downstream Data</w:t>
      </w:r>
      <w:bookmarkEnd w:id="1642"/>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7356F33A" w:rsidR="00BC0C05" w:rsidRDefault="00BC0C05" w:rsidP="00BC0C05">
      <w:pPr>
        <w:pStyle w:val="Caption"/>
        <w:jc w:val="center"/>
      </w:pPr>
      <w:bookmarkStart w:id="1643" w:name="_Toc202971256"/>
      <w:r>
        <w:t xml:space="preserve">Figure </w:t>
      </w:r>
      <w:r>
        <w:rPr>
          <w:noProof/>
        </w:rPr>
        <w:fldChar w:fldCharType="begin"/>
      </w:r>
      <w:r>
        <w:rPr>
          <w:noProof/>
        </w:rPr>
        <w:instrText xml:space="preserve"> SEQ Figure \* ARABIC </w:instrText>
      </w:r>
      <w:r>
        <w:rPr>
          <w:noProof/>
        </w:rPr>
        <w:fldChar w:fldCharType="separate"/>
      </w:r>
      <w:r w:rsidR="001B6112">
        <w:rPr>
          <w:noProof/>
        </w:rPr>
        <w:t>9</w:t>
      </w:r>
      <w:r>
        <w:rPr>
          <w:noProof/>
        </w:rPr>
        <w:fldChar w:fldCharType="end"/>
      </w:r>
      <w:r>
        <w:t xml:space="preserve"> – Basic Serial Splitter </w:t>
      </w:r>
      <w:r w:rsidR="00195C81">
        <w:t>Downstream Data Flow</w:t>
      </w:r>
      <w:bookmarkEnd w:id="1643"/>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1644" w:name="_Toc202970879"/>
      <w:r>
        <w:lastRenderedPageBreak/>
        <w:t>Fan-Out</w:t>
      </w:r>
      <w:r w:rsidR="00730022">
        <w:t xml:space="preserve"> Calculation</w:t>
      </w:r>
      <w:bookmarkEnd w:id="1644"/>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1645" w:name="_Toc202970880"/>
      <w:r>
        <w:lastRenderedPageBreak/>
        <w:t>Upstream Data</w:t>
      </w:r>
      <w:bookmarkEnd w:id="1645"/>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67E15786" w:rsidR="00125906" w:rsidRDefault="00125906" w:rsidP="00125906">
      <w:pPr>
        <w:pStyle w:val="Caption"/>
        <w:jc w:val="center"/>
      </w:pPr>
      <w:bookmarkStart w:id="1646" w:name="_Toc202971257"/>
      <w:r>
        <w:t xml:space="preserve">Figure </w:t>
      </w:r>
      <w:r>
        <w:rPr>
          <w:noProof/>
        </w:rPr>
        <w:fldChar w:fldCharType="begin"/>
      </w:r>
      <w:r>
        <w:rPr>
          <w:noProof/>
        </w:rPr>
        <w:instrText xml:space="preserve"> SEQ Figure \* ARABIC </w:instrText>
      </w:r>
      <w:r>
        <w:rPr>
          <w:noProof/>
        </w:rPr>
        <w:fldChar w:fldCharType="separate"/>
      </w:r>
      <w:r w:rsidR="001B6112">
        <w:rPr>
          <w:noProof/>
        </w:rPr>
        <w:t>10</w:t>
      </w:r>
      <w:r>
        <w:rPr>
          <w:noProof/>
        </w:rPr>
        <w:fldChar w:fldCharType="end"/>
      </w:r>
      <w:r>
        <w:t xml:space="preserve"> – Basic Serial Splitter Upstream Data Flow</w:t>
      </w:r>
      <w:bookmarkEnd w:id="1646"/>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1647" w:name="_Toc202970881"/>
      <w:r>
        <w:t>Transmitter Disabling</w:t>
      </w:r>
      <w:bookmarkEnd w:id="1647"/>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1F8A2F35" w:rsidR="00202DC6" w:rsidRDefault="00202DC6" w:rsidP="00202DC6">
      <w:pPr>
        <w:pStyle w:val="Caption"/>
        <w:jc w:val="center"/>
      </w:pPr>
      <w:bookmarkStart w:id="1648" w:name="_Toc202971258"/>
      <w:r>
        <w:t xml:space="preserve">Figure </w:t>
      </w:r>
      <w:r>
        <w:rPr>
          <w:noProof/>
        </w:rPr>
        <w:fldChar w:fldCharType="begin"/>
      </w:r>
      <w:r>
        <w:rPr>
          <w:noProof/>
        </w:rPr>
        <w:instrText xml:space="preserve"> SEQ Figure \* ARABIC </w:instrText>
      </w:r>
      <w:r>
        <w:rPr>
          <w:noProof/>
        </w:rPr>
        <w:fldChar w:fldCharType="separate"/>
      </w:r>
      <w:r w:rsidR="001B6112">
        <w:rPr>
          <w:noProof/>
        </w:rPr>
        <w:t>11</w:t>
      </w:r>
      <w:r>
        <w:rPr>
          <w:noProof/>
        </w:rPr>
        <w:fldChar w:fldCharType="end"/>
      </w:r>
      <w:r>
        <w:t xml:space="preserve"> – Basic Serial Splitter Transmitter Control</w:t>
      </w:r>
      <w:bookmarkEnd w:id="1648"/>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76B835A5" w14:textId="77777777" w:rsidR="00744894" w:rsidRDefault="00744894" w:rsidP="00EE121F">
      <w:pPr>
        <w:pStyle w:val="Heading1"/>
      </w:pPr>
      <w:bookmarkStart w:id="1649" w:name="_Toc202970882"/>
      <w:r>
        <w:lastRenderedPageBreak/>
        <w:t>Circuit Protection</w:t>
      </w:r>
      <w:bookmarkEnd w:id="1649"/>
    </w:p>
    <w:p w14:paraId="13EEF620" w14:textId="77777777" w:rsidR="00744894" w:rsidRDefault="00744894" w:rsidP="00EE121F">
      <w:pPr>
        <w:pStyle w:val="Heading2"/>
      </w:pPr>
      <w:bookmarkStart w:id="1650" w:name="_Toc202970883"/>
      <w:r>
        <w:t>Over-Current Protection</w:t>
      </w:r>
      <w:bookmarkEnd w:id="1650"/>
    </w:p>
    <w:p w14:paraId="008179CA" w14:textId="77777777" w:rsidR="007A073B" w:rsidRDefault="007A073B">
      <w:r>
        <w:t>Primary over-current protection is provided by the 800mA fuse fitted to the Power Module.</w:t>
      </w:r>
    </w:p>
    <w:p w14:paraId="7078E20C" w14:textId="085822A1" w:rsidR="007A073B" w:rsidRDefault="007A073B">
      <w:r>
        <w:t xml:space="preserve">Secondary over-current protection is provided by the selected </w:t>
      </w:r>
      <w:r w:rsidR="003A01F6" w:rsidRPr="003A01F6">
        <w:t>LM340T-5.0</w:t>
      </w:r>
      <w:r w:rsidR="003A01F6">
        <w:t xml:space="preserve"> </w:t>
      </w:r>
      <w:r>
        <w:t>voltage regulator</w:t>
      </w:r>
      <w:r w:rsidR="003A01F6">
        <w:rPr>
          <w:rStyle w:val="FootnoteReference"/>
        </w:rPr>
        <w:footnoteReference w:id="22"/>
      </w:r>
      <w:r>
        <w:t xml:space="preserve"> or alternative </w:t>
      </w:r>
      <w:r w:rsidR="003A01F6" w:rsidRPr="003A01F6">
        <w:t>Traco Power TSR 1-2450</w:t>
      </w:r>
      <w:r w:rsidR="003A01F6">
        <w:t xml:space="preserve"> </w:t>
      </w:r>
      <w:r>
        <w:t>switched buck regulator</w:t>
      </w:r>
      <w:r w:rsidR="003A01F6">
        <w:rPr>
          <w:rStyle w:val="FootnoteReference"/>
        </w:rPr>
        <w:footnoteReference w:id="23"/>
      </w:r>
      <w:r>
        <w:t>.</w:t>
      </w:r>
      <w:r w:rsidR="003A01F6">
        <w:t xml:space="preserve"> Both devices have internal short-circuit protection and thermal shutdown features.</w:t>
      </w:r>
    </w:p>
    <w:p w14:paraId="7A149550" w14:textId="7B7D21F1" w:rsidR="007A073B" w:rsidRDefault="003A01F6">
      <w:r>
        <w:t>The LM340T-5.0 has internal thermal overload protection, and an internal short-circuit current limit of 2.1A.</w:t>
      </w:r>
    </w:p>
    <w:p w14:paraId="02EBA305" w14:textId="3EA309E3" w:rsidR="003A01F6" w:rsidRDefault="003A01F6">
      <w:r>
        <w:t xml:space="preserve">The short-circuit current limit of the </w:t>
      </w:r>
      <w:r w:rsidRPr="00212D29">
        <w:t>Traco Power TSR 1-2450</w:t>
      </w:r>
      <w:r>
        <w:t xml:space="preserve"> is not specified in the data</w:t>
      </w:r>
      <w:r w:rsidR="00320A72">
        <w:t xml:space="preserve"> </w:t>
      </w:r>
      <w:r>
        <w:t>sheet, but the maximum input current is given as 1000mA (1A).</w:t>
      </w:r>
    </w:p>
    <w:p w14:paraId="4C930DBD" w14:textId="6F613C71" w:rsidR="00744894" w:rsidRDefault="00744894" w:rsidP="00744894">
      <w:pPr>
        <w:pStyle w:val="Heading2"/>
      </w:pPr>
      <w:bookmarkStart w:id="1651" w:name="_Toc202970884"/>
      <w:r>
        <w:t>Polarity Protection</w:t>
      </w:r>
      <w:bookmarkEnd w:id="1651"/>
    </w:p>
    <w:p w14:paraId="7A5F9D35" w14:textId="30DE43AC" w:rsidR="003A01F6" w:rsidRDefault="003A01F6">
      <w:r>
        <w:t xml:space="preserve">The use of polarised connectors on all modules of the Liverpool Ringing Simulator minimises the possibilities for reversed polarity connections between modules. However, many </w:t>
      </w:r>
      <w:r w:rsidR="001020C3">
        <w:t>general-purpose</w:t>
      </w:r>
      <w:r>
        <w:t xml:space="preserve"> plug-in power supply units are provided with a selection </w:t>
      </w:r>
      <w:r w:rsidR="001020C3">
        <w:t>of</w:t>
      </w:r>
      <w:r>
        <w:t xml:space="preserve"> non-polarised reversible </w:t>
      </w:r>
      <w:r w:rsidR="001020C3">
        <w:t xml:space="preserve">connector tips, with the consequent risk of </w:t>
      </w:r>
      <w:r w:rsidR="00427883">
        <w:t xml:space="preserve">inadvertently </w:t>
      </w:r>
      <w:r w:rsidR="001020C3">
        <w:t>connecting the power supply with the polarity reversed.</w:t>
      </w:r>
    </w:p>
    <w:p w14:paraId="10D1CFFC" w14:textId="66277E56" w:rsidR="001020C3" w:rsidRDefault="001020C3">
      <w:r>
        <w:t>The Simulator Interface Module and the Basic Serial Splitter Module are therefore provided with a reverse polarity protection diode, connected before the voltage regulator or other polarity sensitive devices.</w:t>
      </w:r>
    </w:p>
    <w:p w14:paraId="0AF9F209" w14:textId="7233338D" w:rsidR="003A01F6" w:rsidRDefault="001020C3">
      <w:r>
        <w:t xml:space="preserve">The diode specified is a </w:t>
      </w:r>
      <w:r w:rsidR="00F50485">
        <w:t xml:space="preserve">1N4001 </w:t>
      </w:r>
      <w:r>
        <w:t>device</w:t>
      </w:r>
      <w:r w:rsidR="00320A72">
        <w:rPr>
          <w:rStyle w:val="FootnoteReference"/>
        </w:rPr>
        <w:footnoteReference w:id="24"/>
      </w:r>
      <w:r>
        <w:t>, which has a maximum peak forward current rating of 1A, and a peak inverse voltage rating of 50V, which is adequate for a fully specified simulator.</w:t>
      </w:r>
    </w:p>
    <w:p w14:paraId="56C3C1F6" w14:textId="73B7A9AF" w:rsidR="001020C3" w:rsidRPr="001E6F40" w:rsidRDefault="001020C3" w:rsidP="00EE121F">
      <w:pPr>
        <w:keepNext/>
      </w:pPr>
      <w:r>
        <w:t>With correct power supply polarity, the diode is forward biased and conducts, allowing current to flow to the rest of the Interface or Splitter Module. This is illustrated in the following diagram:</w:t>
      </w:r>
    </w:p>
    <w:p w14:paraId="2900A31E" w14:textId="77777777" w:rsidR="00744894" w:rsidRDefault="00744894" w:rsidP="00EE121F">
      <w:pPr>
        <w:keepNext/>
        <w:jc w:val="center"/>
      </w:pPr>
      <w:r>
        <w:rPr>
          <w:noProof/>
        </w:rPr>
        <w:drawing>
          <wp:inline distT="0" distB="0" distL="0" distR="0" wp14:anchorId="2DAF10AE" wp14:editId="3FB7205C">
            <wp:extent cx="3240000" cy="2340000"/>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2 Polarity Diode Diagram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5FBF57DB" w14:textId="14E16DED" w:rsidR="00744894" w:rsidRDefault="00744894" w:rsidP="00744894">
      <w:pPr>
        <w:pStyle w:val="Caption"/>
        <w:jc w:val="center"/>
      </w:pPr>
      <w:bookmarkStart w:id="1652" w:name="_Toc202971259"/>
      <w:r>
        <w:t xml:space="preserve">Figure </w:t>
      </w:r>
      <w:fldSimple w:instr=" SEQ Figure \* ARABIC ">
        <w:r w:rsidR="001B6112">
          <w:rPr>
            <w:noProof/>
          </w:rPr>
          <w:t>12</w:t>
        </w:r>
      </w:fldSimple>
      <w:r>
        <w:t xml:space="preserve"> – Polarity Protection – Correct</w:t>
      </w:r>
      <w:bookmarkEnd w:id="1652"/>
    </w:p>
    <w:p w14:paraId="4AAFBBD0" w14:textId="6B7FFD6B" w:rsidR="00744894" w:rsidRPr="001E6F40" w:rsidRDefault="001020C3" w:rsidP="00EE121F">
      <w:pPr>
        <w:keepNext/>
      </w:pPr>
      <w:r>
        <w:lastRenderedPageBreak/>
        <w:t>If the power supply is connected with the polarity reversed, the diode is reverse biased and does not allow current to flow, thus protecting the remainder of the electronics. The peak inverse voltage rating of the diode provides protection up to 50V. Reverse polarity connection is illustrated in the following diagram:</w:t>
      </w:r>
    </w:p>
    <w:p w14:paraId="631CFBF1" w14:textId="77777777" w:rsidR="00744894" w:rsidRDefault="00744894" w:rsidP="00EE121F">
      <w:pPr>
        <w:keepNext/>
        <w:jc w:val="center"/>
      </w:pPr>
      <w:r>
        <w:rPr>
          <w:noProof/>
        </w:rPr>
        <w:drawing>
          <wp:inline distT="0" distB="0" distL="0" distR="0" wp14:anchorId="0B679544" wp14:editId="28AE3F17">
            <wp:extent cx="3240000" cy="2340000"/>
            <wp:effectExtent l="0" t="0" r="0" b="3175"/>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Polarity Diode Reversed Diagram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687B2A76" w14:textId="37E51D46" w:rsidR="00744894" w:rsidRPr="00374AC1" w:rsidRDefault="00744894" w:rsidP="00EE121F">
      <w:pPr>
        <w:pStyle w:val="Caption"/>
        <w:jc w:val="center"/>
      </w:pPr>
      <w:bookmarkStart w:id="1653" w:name="_Toc202971260"/>
      <w:r>
        <w:t xml:space="preserve">Figure </w:t>
      </w:r>
      <w:fldSimple w:instr=" SEQ Figure \* ARABIC ">
        <w:r w:rsidR="001B6112">
          <w:rPr>
            <w:noProof/>
          </w:rPr>
          <w:t>13</w:t>
        </w:r>
      </w:fldSimple>
      <w:r>
        <w:t xml:space="preserve"> – Polarity Protection – Reversed</w:t>
      </w:r>
      <w:bookmarkEnd w:id="1653"/>
    </w:p>
    <w:p w14:paraId="776C1F86" w14:textId="77777777" w:rsidR="00744894" w:rsidRDefault="00744894" w:rsidP="00EE121F">
      <w:pPr>
        <w:pStyle w:val="Heading2"/>
      </w:pPr>
      <w:bookmarkStart w:id="1654" w:name="_Toc202970885"/>
      <w:r>
        <w:t>Transient Voltage Suppression</w:t>
      </w:r>
      <w:bookmarkEnd w:id="1654"/>
    </w:p>
    <w:p w14:paraId="0A025484" w14:textId="6F02CFDB" w:rsidR="00744894" w:rsidRPr="009C1732" w:rsidRDefault="00744894">
      <w:r w:rsidRPr="009C1732">
        <w:t xml:space="preserve">The </w:t>
      </w:r>
      <w:r w:rsidR="00320A72">
        <w:t>Liverpool Ringing S</w:t>
      </w:r>
      <w:r w:rsidRPr="009C1732">
        <w:t xml:space="preserve">imulator </w:t>
      </w:r>
      <w:r w:rsidR="00320A72">
        <w:t xml:space="preserve">modules are fitted with </w:t>
      </w:r>
      <w:r w:rsidRPr="009C1732">
        <w:t>Transient Voltage Suppression (TVS) diodes to provide a degree of protection against induced over-voltage</w:t>
      </w:r>
      <w:r w:rsidR="00320A72">
        <w:t xml:space="preserve"> spikes </w:t>
      </w:r>
      <w:r w:rsidRPr="009C1732">
        <w:t xml:space="preserve">on the power supply </w:t>
      </w:r>
      <w:r w:rsidR="00320A72">
        <w:t xml:space="preserve">and signal </w:t>
      </w:r>
      <w:r w:rsidRPr="009C1732">
        <w:t>lines, for example resulting from local lightning strikes</w:t>
      </w:r>
      <w:r w:rsidR="008246A5">
        <w:t xml:space="preserve"> or electrostatic discharge events</w:t>
      </w:r>
      <w:r w:rsidRPr="009C1732">
        <w:t>.</w:t>
      </w:r>
    </w:p>
    <w:p w14:paraId="1670F0BF" w14:textId="02A03364" w:rsidR="00744894" w:rsidRDefault="00320A72">
      <w:r>
        <w:t>Uni</w:t>
      </w:r>
      <w:r w:rsidRPr="009C1732">
        <w:t>-directional TVS diodes are used on logic and power supply lines.</w:t>
      </w:r>
      <w:r>
        <w:t xml:space="preserve"> </w:t>
      </w:r>
      <w:r w:rsidR="00744894" w:rsidRPr="009C1732">
        <w:t>Bi-directional TVS diodes are used on the RS-232 signal lines.</w:t>
      </w:r>
    </w:p>
    <w:p w14:paraId="303AEEB3" w14:textId="349E1C3E" w:rsidR="00AC3C52" w:rsidRDefault="00320A72" w:rsidP="00EE121F">
      <w:pPr>
        <w:keepNext/>
      </w:pPr>
      <w:r>
        <w:t xml:space="preserve">The key properties of the diodes specified are listed in the following table, taken from the device </w:t>
      </w:r>
      <w:r w:rsidR="00A372B3">
        <w:t>data sheet</w:t>
      </w:r>
      <w:r w:rsidR="00CF5B73">
        <w:t>:</w:t>
      </w:r>
      <w:r>
        <w:rPr>
          <w:rStyle w:val="FootnoteReference"/>
        </w:rPr>
        <w:footnoteReference w:id="25"/>
      </w:r>
    </w:p>
    <w:p w14:paraId="220C192F" w14:textId="19E31CE8" w:rsidR="00A372B3" w:rsidRDefault="00A372B3" w:rsidP="00A372B3">
      <w:pPr>
        <w:pStyle w:val="Caption"/>
        <w:keepNext/>
      </w:pPr>
      <w:bookmarkStart w:id="1655" w:name="_Toc202971177"/>
      <w:r>
        <w:t xml:space="preserve">Table </w:t>
      </w:r>
      <w:r>
        <w:rPr>
          <w:noProof/>
        </w:rPr>
        <w:fldChar w:fldCharType="begin"/>
      </w:r>
      <w:r>
        <w:rPr>
          <w:noProof/>
        </w:rPr>
        <w:instrText xml:space="preserve"> SEQ Table \* ARABIC </w:instrText>
      </w:r>
      <w:r>
        <w:rPr>
          <w:noProof/>
        </w:rPr>
        <w:fldChar w:fldCharType="separate"/>
      </w:r>
      <w:r w:rsidR="001B6112">
        <w:rPr>
          <w:noProof/>
        </w:rPr>
        <w:t>4</w:t>
      </w:r>
      <w:r>
        <w:rPr>
          <w:noProof/>
        </w:rPr>
        <w:fldChar w:fldCharType="end"/>
      </w:r>
      <w:r>
        <w:t xml:space="preserve"> – TVS Diode Key Properties</w:t>
      </w:r>
      <w:bookmarkEnd w:id="16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36"/>
        <w:gridCol w:w="1623"/>
        <w:gridCol w:w="1586"/>
        <w:gridCol w:w="1277"/>
        <w:gridCol w:w="1586"/>
      </w:tblGrid>
      <w:tr w:rsidR="00320A72" w:rsidRPr="00AE25BB" w14:paraId="6E015802" w14:textId="7D498B28" w:rsidTr="00EE121F">
        <w:tc>
          <w:tcPr>
            <w:tcW w:w="1526" w:type="dxa"/>
            <w:shd w:val="clear" w:color="auto" w:fill="D9D9D9" w:themeFill="background1" w:themeFillShade="D9"/>
          </w:tcPr>
          <w:p w14:paraId="452EDA72" w14:textId="5A0CF975" w:rsidR="00320A72" w:rsidRPr="009C1732" w:rsidRDefault="00320A72" w:rsidP="003A01F6">
            <w:pPr>
              <w:contextualSpacing/>
            </w:pPr>
            <w:r>
              <w:t>Part Number</w:t>
            </w:r>
          </w:p>
        </w:tc>
        <w:tc>
          <w:tcPr>
            <w:tcW w:w="1536" w:type="dxa"/>
            <w:shd w:val="clear" w:color="auto" w:fill="D9D9D9" w:themeFill="background1" w:themeFillShade="D9"/>
          </w:tcPr>
          <w:p w14:paraId="317F0DFF" w14:textId="78661C5D" w:rsidR="00320A72" w:rsidRPr="009C1732" w:rsidRDefault="00320A72" w:rsidP="003A01F6">
            <w:pPr>
              <w:contextualSpacing/>
            </w:pPr>
            <w:r>
              <w:t>Reverse Standoff Voltage (V</w:t>
            </w:r>
            <w:r w:rsidRPr="00EE121F">
              <w:rPr>
                <w:vertAlign w:val="subscript"/>
              </w:rPr>
              <w:t>R</w:t>
            </w:r>
            <w:r>
              <w:t>)</w:t>
            </w:r>
          </w:p>
        </w:tc>
        <w:tc>
          <w:tcPr>
            <w:tcW w:w="1623" w:type="dxa"/>
            <w:shd w:val="clear" w:color="auto" w:fill="D9D9D9" w:themeFill="background1" w:themeFillShade="D9"/>
          </w:tcPr>
          <w:p w14:paraId="7248CD85" w14:textId="5C56F8DC" w:rsidR="00320A72" w:rsidRPr="009C1732" w:rsidRDefault="00320A72" w:rsidP="003A01F6">
            <w:pPr>
              <w:contextualSpacing/>
            </w:pPr>
            <w:r>
              <w:t>Breakdown Voltage (V</w:t>
            </w:r>
            <w:r w:rsidRPr="00EE121F">
              <w:rPr>
                <w:vertAlign w:val="subscript"/>
              </w:rPr>
              <w:t>BR</w:t>
            </w:r>
            <w:r>
              <w:t>)</w:t>
            </w:r>
          </w:p>
        </w:tc>
        <w:tc>
          <w:tcPr>
            <w:tcW w:w="1586" w:type="dxa"/>
            <w:shd w:val="clear" w:color="auto" w:fill="D9D9D9" w:themeFill="background1" w:themeFillShade="D9"/>
          </w:tcPr>
          <w:p w14:paraId="59E4C209" w14:textId="0F95E977" w:rsidR="00320A72" w:rsidRPr="009C1732" w:rsidRDefault="00320A72" w:rsidP="003A01F6">
            <w:pPr>
              <w:contextualSpacing/>
            </w:pPr>
            <w:r>
              <w:t>Maximum Clamping Voltage (V</w:t>
            </w:r>
            <w:r w:rsidRPr="00EE121F">
              <w:rPr>
                <w:vertAlign w:val="subscript"/>
              </w:rPr>
              <w:t>C</w:t>
            </w:r>
            <w:r>
              <w:t>)</w:t>
            </w:r>
          </w:p>
        </w:tc>
        <w:tc>
          <w:tcPr>
            <w:tcW w:w="1277" w:type="dxa"/>
            <w:shd w:val="clear" w:color="auto" w:fill="D9D9D9" w:themeFill="background1" w:themeFillShade="D9"/>
          </w:tcPr>
          <w:p w14:paraId="69614BD1" w14:textId="0C084280" w:rsidR="00320A72" w:rsidRDefault="00320A72" w:rsidP="003A01F6">
            <w:pPr>
              <w:contextualSpacing/>
            </w:pPr>
            <w:r>
              <w:t>Maximum Peak Pulse Current (I</w:t>
            </w:r>
            <w:r w:rsidRPr="00EE121F">
              <w:rPr>
                <w:vertAlign w:val="subscript"/>
              </w:rPr>
              <w:t>PP</w:t>
            </w:r>
            <w:r>
              <w:t>) (A)</w:t>
            </w:r>
          </w:p>
        </w:tc>
        <w:tc>
          <w:tcPr>
            <w:tcW w:w="1586" w:type="dxa"/>
            <w:shd w:val="clear" w:color="auto" w:fill="D9D9D9" w:themeFill="background1" w:themeFillShade="D9"/>
          </w:tcPr>
          <w:p w14:paraId="096C6B9B" w14:textId="37DF78E3" w:rsidR="00320A72" w:rsidRPr="009C1732" w:rsidRDefault="00320A72" w:rsidP="003A01F6">
            <w:pPr>
              <w:contextualSpacing/>
            </w:pPr>
            <w:r>
              <w:t xml:space="preserve">Maximum Reverse Leakage Current </w:t>
            </w:r>
            <w:r w:rsidR="005D6868">
              <w:t>(I</w:t>
            </w:r>
            <w:r w:rsidR="005D6868" w:rsidRPr="00EE121F">
              <w:rPr>
                <w:vertAlign w:val="subscript"/>
              </w:rPr>
              <w:t>R</w:t>
            </w:r>
            <w:r w:rsidR="005D6868">
              <w:t xml:space="preserve"> @ V</w:t>
            </w:r>
            <w:r w:rsidR="005D6868" w:rsidRPr="00EE121F">
              <w:rPr>
                <w:vertAlign w:val="subscript"/>
              </w:rPr>
              <w:t>R</w:t>
            </w:r>
            <w:r w:rsidR="005D6868">
              <w:t xml:space="preserve">) </w:t>
            </w:r>
            <w:r>
              <w:t>(</w:t>
            </w:r>
            <w:r w:rsidRPr="009C1732">
              <w:rPr>
                <w:rFonts w:ascii="Calibri" w:hAnsi="Calibri" w:cs="Calibri"/>
              </w:rPr>
              <w:t>µ</w:t>
            </w:r>
            <w:r>
              <w:t>A)</w:t>
            </w:r>
          </w:p>
        </w:tc>
      </w:tr>
      <w:tr w:rsidR="00320A72" w14:paraId="3D7899CA" w14:textId="1F68C658" w:rsidTr="00EE121F">
        <w:tc>
          <w:tcPr>
            <w:tcW w:w="1526" w:type="dxa"/>
          </w:tcPr>
          <w:p w14:paraId="449A25C2" w14:textId="633F1A75" w:rsidR="00320A72" w:rsidRPr="009C1732" w:rsidRDefault="00320A72" w:rsidP="003A01F6">
            <w:pPr>
              <w:contextualSpacing/>
            </w:pPr>
            <w:r>
              <w:t>SA5.0A</w:t>
            </w:r>
          </w:p>
        </w:tc>
        <w:tc>
          <w:tcPr>
            <w:tcW w:w="1536" w:type="dxa"/>
          </w:tcPr>
          <w:p w14:paraId="68A76601" w14:textId="162A7618" w:rsidR="00320A72" w:rsidRPr="009C1732" w:rsidRDefault="00320A72" w:rsidP="003A01F6">
            <w:pPr>
              <w:contextualSpacing/>
            </w:pPr>
            <w:r>
              <w:t>5.0</w:t>
            </w:r>
          </w:p>
        </w:tc>
        <w:tc>
          <w:tcPr>
            <w:tcW w:w="1623" w:type="dxa"/>
          </w:tcPr>
          <w:p w14:paraId="79012F18" w14:textId="4D760729" w:rsidR="00320A72" w:rsidRPr="009C1732" w:rsidRDefault="00320A72" w:rsidP="003A01F6">
            <w:pPr>
              <w:contextualSpacing/>
            </w:pPr>
            <w:r>
              <w:t>6.40 – 7.00</w:t>
            </w:r>
          </w:p>
        </w:tc>
        <w:tc>
          <w:tcPr>
            <w:tcW w:w="1586" w:type="dxa"/>
          </w:tcPr>
          <w:p w14:paraId="43D7F7DB" w14:textId="07C265C7" w:rsidR="00320A72" w:rsidRPr="009C1732" w:rsidRDefault="00320A72" w:rsidP="003A01F6">
            <w:pPr>
              <w:contextualSpacing/>
            </w:pPr>
            <w:r>
              <w:t>9.2</w:t>
            </w:r>
          </w:p>
        </w:tc>
        <w:tc>
          <w:tcPr>
            <w:tcW w:w="1277" w:type="dxa"/>
          </w:tcPr>
          <w:p w14:paraId="15738CA7" w14:textId="0431C6C2" w:rsidR="00320A72" w:rsidRDefault="005D6868" w:rsidP="003A01F6">
            <w:pPr>
              <w:contextualSpacing/>
            </w:pPr>
            <w:r>
              <w:t>55.4</w:t>
            </w:r>
          </w:p>
        </w:tc>
        <w:tc>
          <w:tcPr>
            <w:tcW w:w="1586" w:type="dxa"/>
          </w:tcPr>
          <w:p w14:paraId="118DD7D1" w14:textId="54A69373" w:rsidR="00320A72" w:rsidRPr="009C1732" w:rsidRDefault="00320A72" w:rsidP="003A01F6">
            <w:pPr>
              <w:contextualSpacing/>
            </w:pPr>
            <w:r>
              <w:t>600</w:t>
            </w:r>
          </w:p>
        </w:tc>
      </w:tr>
      <w:tr w:rsidR="00320A72" w14:paraId="2FC55747" w14:textId="099D2919" w:rsidTr="00EE121F">
        <w:tc>
          <w:tcPr>
            <w:tcW w:w="1526" w:type="dxa"/>
          </w:tcPr>
          <w:p w14:paraId="56B0ADC7" w14:textId="1996AA7D" w:rsidR="00320A72" w:rsidRPr="009C1732" w:rsidRDefault="00320A72" w:rsidP="003A01F6">
            <w:pPr>
              <w:contextualSpacing/>
            </w:pPr>
            <w:r>
              <w:t>SA12A</w:t>
            </w:r>
          </w:p>
        </w:tc>
        <w:tc>
          <w:tcPr>
            <w:tcW w:w="1536" w:type="dxa"/>
          </w:tcPr>
          <w:p w14:paraId="53078B80" w14:textId="12F9260D" w:rsidR="00320A72" w:rsidRPr="009C1732" w:rsidRDefault="00320A72" w:rsidP="003A01F6">
            <w:pPr>
              <w:contextualSpacing/>
            </w:pPr>
            <w:r>
              <w:t>12.0</w:t>
            </w:r>
          </w:p>
        </w:tc>
        <w:tc>
          <w:tcPr>
            <w:tcW w:w="1623" w:type="dxa"/>
          </w:tcPr>
          <w:p w14:paraId="637F9007" w14:textId="11CF8C9F" w:rsidR="00320A72" w:rsidRPr="009C1732" w:rsidRDefault="00320A72" w:rsidP="003A01F6">
            <w:pPr>
              <w:contextualSpacing/>
            </w:pPr>
            <w:r>
              <w:t>13.30 – 14.70</w:t>
            </w:r>
          </w:p>
        </w:tc>
        <w:tc>
          <w:tcPr>
            <w:tcW w:w="1586" w:type="dxa"/>
          </w:tcPr>
          <w:p w14:paraId="42881723" w14:textId="3BF36CDE" w:rsidR="00320A72" w:rsidRPr="009C1732" w:rsidRDefault="00320A72" w:rsidP="003A01F6">
            <w:pPr>
              <w:contextualSpacing/>
            </w:pPr>
            <w:r>
              <w:t>19.9</w:t>
            </w:r>
          </w:p>
        </w:tc>
        <w:tc>
          <w:tcPr>
            <w:tcW w:w="1277" w:type="dxa"/>
          </w:tcPr>
          <w:p w14:paraId="2F408F88" w14:textId="52A5FFD8" w:rsidR="00320A72" w:rsidRDefault="005D6868" w:rsidP="003A01F6">
            <w:pPr>
              <w:contextualSpacing/>
            </w:pPr>
            <w:r>
              <w:t>25.6</w:t>
            </w:r>
          </w:p>
        </w:tc>
        <w:tc>
          <w:tcPr>
            <w:tcW w:w="1586" w:type="dxa"/>
          </w:tcPr>
          <w:p w14:paraId="6D3E5216" w14:textId="0CE7AF66" w:rsidR="00320A72" w:rsidRPr="009C1732" w:rsidRDefault="00320A72" w:rsidP="003A01F6">
            <w:pPr>
              <w:contextualSpacing/>
            </w:pPr>
            <w:r>
              <w:t>1</w:t>
            </w:r>
          </w:p>
        </w:tc>
      </w:tr>
      <w:tr w:rsidR="00320A72" w14:paraId="044875B3" w14:textId="0AE00411" w:rsidTr="00EE121F">
        <w:tc>
          <w:tcPr>
            <w:tcW w:w="1526" w:type="dxa"/>
          </w:tcPr>
          <w:p w14:paraId="40B20680" w14:textId="59ED0044" w:rsidR="00320A72" w:rsidRPr="009C1732" w:rsidRDefault="00320A72" w:rsidP="003A01F6">
            <w:pPr>
              <w:contextualSpacing/>
            </w:pPr>
            <w:r>
              <w:t>SA15CA</w:t>
            </w:r>
            <w:r w:rsidR="008246A5">
              <w:t>*</w:t>
            </w:r>
          </w:p>
        </w:tc>
        <w:tc>
          <w:tcPr>
            <w:tcW w:w="1536" w:type="dxa"/>
          </w:tcPr>
          <w:p w14:paraId="08B02FD3" w14:textId="6FB1FE5C" w:rsidR="00320A72" w:rsidRPr="009C1732" w:rsidRDefault="00320A72" w:rsidP="003A01F6">
            <w:pPr>
              <w:contextualSpacing/>
            </w:pPr>
            <w:r>
              <w:t>15.0</w:t>
            </w:r>
          </w:p>
        </w:tc>
        <w:tc>
          <w:tcPr>
            <w:tcW w:w="1623" w:type="dxa"/>
          </w:tcPr>
          <w:p w14:paraId="6A276487" w14:textId="6F58220B" w:rsidR="00320A72" w:rsidRPr="009C1732" w:rsidRDefault="00320A72" w:rsidP="003A01F6">
            <w:pPr>
              <w:contextualSpacing/>
            </w:pPr>
            <w:r>
              <w:t>16.70 – 18.50</w:t>
            </w:r>
          </w:p>
        </w:tc>
        <w:tc>
          <w:tcPr>
            <w:tcW w:w="1586" w:type="dxa"/>
          </w:tcPr>
          <w:p w14:paraId="0147872C" w14:textId="57E12144" w:rsidR="00320A72" w:rsidRPr="009C1732" w:rsidRDefault="00320A72" w:rsidP="003A01F6">
            <w:pPr>
              <w:contextualSpacing/>
            </w:pPr>
            <w:r>
              <w:t>24.4</w:t>
            </w:r>
          </w:p>
        </w:tc>
        <w:tc>
          <w:tcPr>
            <w:tcW w:w="1277" w:type="dxa"/>
          </w:tcPr>
          <w:p w14:paraId="57F4A6A7" w14:textId="07EA66FA" w:rsidR="00320A72" w:rsidRDefault="005D6868" w:rsidP="003A01F6">
            <w:pPr>
              <w:contextualSpacing/>
            </w:pPr>
            <w:r>
              <w:t>20.9</w:t>
            </w:r>
          </w:p>
        </w:tc>
        <w:tc>
          <w:tcPr>
            <w:tcW w:w="1586" w:type="dxa"/>
          </w:tcPr>
          <w:p w14:paraId="4F08AD35" w14:textId="5ACF2614" w:rsidR="00320A72" w:rsidRPr="009C1732" w:rsidRDefault="00320A72" w:rsidP="003A01F6">
            <w:pPr>
              <w:contextualSpacing/>
            </w:pPr>
            <w:r>
              <w:t>1</w:t>
            </w:r>
          </w:p>
        </w:tc>
      </w:tr>
    </w:tbl>
    <w:p w14:paraId="085AE4E7" w14:textId="2211A5B9" w:rsidR="00A372B3" w:rsidRDefault="008246A5" w:rsidP="00AC3C52">
      <w:r>
        <w:t>(* Bi-directional)</w:t>
      </w:r>
    </w:p>
    <w:p w14:paraId="1A0F6B19" w14:textId="44892800" w:rsidR="000D553E" w:rsidRPr="00EE121F" w:rsidRDefault="000D553E" w:rsidP="00AC3C52">
      <w:pPr>
        <w:rPr>
          <w:b/>
          <w:bCs/>
        </w:rPr>
      </w:pPr>
      <w:r w:rsidRPr="00EE121F">
        <w:rPr>
          <w:b/>
          <w:bCs/>
        </w:rPr>
        <w:t>TVS diodes will not provide protection against direct lightning strikes</w:t>
      </w:r>
      <w:r w:rsidR="000A646A">
        <w:rPr>
          <w:b/>
          <w:bCs/>
        </w:rPr>
        <w:t>. D</w:t>
      </w:r>
      <w:r w:rsidRPr="00EE121F">
        <w:rPr>
          <w:b/>
          <w:bCs/>
        </w:rPr>
        <w:t xml:space="preserve">isconnecting the Simulator </w:t>
      </w:r>
      <w:r w:rsidR="000A646A" w:rsidRPr="00EE121F">
        <w:rPr>
          <w:b/>
          <w:bCs/>
        </w:rPr>
        <w:t xml:space="preserve">Interface cable </w:t>
      </w:r>
      <w:r w:rsidRPr="00EE121F">
        <w:rPr>
          <w:b/>
          <w:bCs/>
        </w:rPr>
        <w:t xml:space="preserve">from the </w:t>
      </w:r>
      <w:r w:rsidR="000A646A" w:rsidRPr="00EE121F">
        <w:rPr>
          <w:b/>
          <w:bCs/>
        </w:rPr>
        <w:t xml:space="preserve">Power Module is recommended when </w:t>
      </w:r>
      <w:r w:rsidR="000A646A">
        <w:rPr>
          <w:b/>
          <w:bCs/>
        </w:rPr>
        <w:t xml:space="preserve">the simulator is </w:t>
      </w:r>
      <w:r w:rsidR="000A646A" w:rsidRPr="00EE121F">
        <w:rPr>
          <w:b/>
          <w:bCs/>
        </w:rPr>
        <w:t>not in use.</w:t>
      </w:r>
    </w:p>
    <w:p w14:paraId="2383B7E4" w14:textId="08EC5367" w:rsidR="005D6868" w:rsidRDefault="005D6868" w:rsidP="00EE121F">
      <w:pPr>
        <w:keepNext/>
        <w:rPr>
          <w:noProof/>
        </w:rPr>
      </w:pPr>
      <w:r>
        <w:rPr>
          <w:noProof/>
        </w:rPr>
        <w:lastRenderedPageBreak/>
        <w:t xml:space="preserve">The differences between the </w:t>
      </w:r>
      <w:r w:rsidR="00427883">
        <w:rPr>
          <w:noProof/>
        </w:rPr>
        <w:t xml:space="preserve">behaviour of </w:t>
      </w:r>
      <w:r>
        <w:rPr>
          <w:noProof/>
        </w:rPr>
        <w:t>uni-directional and bi-directional TVS diodes can be seen in the following graphs</w:t>
      </w:r>
      <w:r w:rsidR="00CF5B73">
        <w:rPr>
          <w:noProof/>
        </w:rPr>
        <w:t>:</w:t>
      </w:r>
      <w:r>
        <w:rPr>
          <w:rStyle w:val="FootnoteReference"/>
          <w:noProof/>
        </w:rPr>
        <w:footnoteReference w:id="26"/>
      </w:r>
    </w:p>
    <w:p w14:paraId="0ECD861D" w14:textId="4C4F913D" w:rsidR="00320A72" w:rsidRDefault="00320A72" w:rsidP="00EE121F">
      <w:pPr>
        <w:keepNext/>
        <w:jc w:val="center"/>
      </w:pPr>
      <w:r>
        <w:rPr>
          <w:noProof/>
        </w:rPr>
        <w:drawing>
          <wp:inline distT="0" distB="0" distL="0" distR="0" wp14:anchorId="2995E6B7" wp14:editId="5EFFE960">
            <wp:extent cx="5731510" cy="1971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71040"/>
                    </a:xfrm>
                    <a:prstGeom prst="rect">
                      <a:avLst/>
                    </a:prstGeom>
                  </pic:spPr>
                </pic:pic>
              </a:graphicData>
            </a:graphic>
          </wp:inline>
        </w:drawing>
      </w:r>
    </w:p>
    <w:p w14:paraId="344C58F2" w14:textId="6AAF6264" w:rsidR="00320A72" w:rsidRDefault="00320A72" w:rsidP="00EE121F">
      <w:pPr>
        <w:pStyle w:val="Caption"/>
        <w:jc w:val="center"/>
      </w:pPr>
      <w:bookmarkStart w:id="1656" w:name="_Toc202971261"/>
      <w:r>
        <w:t xml:space="preserve">Figure </w:t>
      </w:r>
      <w:fldSimple w:instr=" SEQ Figure \* ARABIC ">
        <w:r w:rsidR="001B6112">
          <w:rPr>
            <w:noProof/>
          </w:rPr>
          <w:t>14</w:t>
        </w:r>
      </w:fldSimple>
      <w:r>
        <w:t xml:space="preserve"> </w:t>
      </w:r>
      <w:r w:rsidR="00427883">
        <w:t>–</w:t>
      </w:r>
      <w:r>
        <w:t xml:space="preserve"> TVS Diode Characteristic Curves</w:t>
      </w:r>
      <w:bookmarkEnd w:id="1656"/>
    </w:p>
    <w:p w14:paraId="1C617867" w14:textId="5E013576" w:rsidR="00AC3C52" w:rsidRDefault="005D6868">
      <w:r>
        <w:t xml:space="preserve">When reverse biased up to its Reverse Standoff Voltage, a uni-directional TVS diode does not conduct (apart from the Reverse Leakage Current discussed further below).  As the reverse voltage reaches and exceeds the </w:t>
      </w:r>
      <w:r w:rsidR="00AC3C52">
        <w:t>Breakdown Voltage</w:t>
      </w:r>
      <w:r>
        <w:t xml:space="preserve">, the diode starts to conduct, restricting the further increase in </w:t>
      </w:r>
      <w:r w:rsidR="000D553E">
        <w:t xml:space="preserve">applied </w:t>
      </w:r>
      <w:r>
        <w:t xml:space="preserve">voltage, until the Maximum Peak Pulse Current is reached, at which point the voltage is effectively clamped at the </w:t>
      </w:r>
      <w:r w:rsidR="00AC3C52">
        <w:t>Clamping Voltage</w:t>
      </w:r>
      <w:r>
        <w:t>.</w:t>
      </w:r>
    </w:p>
    <w:p w14:paraId="0F368154" w14:textId="4B1DE259" w:rsidR="005D6868" w:rsidRDefault="005D6868" w:rsidP="00CF5B73">
      <w:r>
        <w:t xml:space="preserve">When forward biased, a uni-directional TVS diode behaves much like a conventional rectifier </w:t>
      </w:r>
      <w:r w:rsidR="00D55F27">
        <w:t>diode and</w:t>
      </w:r>
      <w:r w:rsidR="008246A5">
        <w:t xml:space="preserve"> starts conducting with a very small forward voltage drop. </w:t>
      </w:r>
    </w:p>
    <w:p w14:paraId="6A3BD1B9" w14:textId="77777777" w:rsidR="000D553E" w:rsidRDefault="000D553E" w:rsidP="000D553E">
      <w:r>
        <w:t>A bi-directional TVS diode is effectively two diodes connected anode-to-anode. It therefore always behaves as though it is reverse biased.</w:t>
      </w:r>
    </w:p>
    <w:p w14:paraId="01508A5B" w14:textId="2FD89265" w:rsidR="008246A5" w:rsidRDefault="008246A5">
      <w:r>
        <w:t>Note that the quoted values are not continuous ratings. TVS diodes are designed to absorb large amounts of power during sub-millisecond spikes.</w:t>
      </w:r>
    </w:p>
    <w:p w14:paraId="0E596B0A" w14:textId="47309461" w:rsidR="00744894" w:rsidRDefault="00744894" w:rsidP="00744894">
      <w:pPr>
        <w:pStyle w:val="Heading3"/>
      </w:pPr>
      <w:bookmarkStart w:id="1657" w:name="_Toc202970886"/>
      <w:r>
        <w:t>Uni-Directional TVS Diodes</w:t>
      </w:r>
      <w:bookmarkEnd w:id="1657"/>
    </w:p>
    <w:p w14:paraId="243158E3" w14:textId="16FF9858" w:rsidR="008246A5" w:rsidRDefault="008246A5">
      <w:r>
        <w:t xml:space="preserve">12V Reverse Standoff Voltage uni-directional TVS diodes are fitted across the incoming unregulated power supply </w:t>
      </w:r>
      <w:r w:rsidR="00D55F27">
        <w:t>rails</w:t>
      </w:r>
      <w:r>
        <w:t xml:space="preserve"> of the</w:t>
      </w:r>
      <w:r w:rsidR="000D553E">
        <w:t xml:space="preserve"> following modules</w:t>
      </w:r>
      <w:r>
        <w:t>:</w:t>
      </w:r>
    </w:p>
    <w:p w14:paraId="24A0141E" w14:textId="77777777" w:rsidR="008246A5" w:rsidRDefault="00F50485" w:rsidP="00EE121F">
      <w:pPr>
        <w:pStyle w:val="ListParagraph"/>
        <w:numPr>
          <w:ilvl w:val="0"/>
          <w:numId w:val="53"/>
        </w:numPr>
      </w:pPr>
      <w:r>
        <w:t>Power Module</w:t>
      </w:r>
      <w:r w:rsidR="009C08C1">
        <w:t xml:space="preserve"> </w:t>
      </w:r>
    </w:p>
    <w:p w14:paraId="21396C2C" w14:textId="77777777" w:rsidR="008246A5" w:rsidRDefault="009C08C1" w:rsidP="00EE121F">
      <w:pPr>
        <w:pStyle w:val="ListParagraph"/>
        <w:numPr>
          <w:ilvl w:val="0"/>
          <w:numId w:val="53"/>
        </w:numPr>
      </w:pPr>
      <w:r>
        <w:t>2</w:t>
      </w:r>
      <w:r w:rsidRPr="00EE121F">
        <w:rPr>
          <w:vertAlign w:val="superscript"/>
        </w:rPr>
        <w:t>nd</w:t>
      </w:r>
      <w:r>
        <w:t xml:space="preserve"> PC Module </w:t>
      </w:r>
    </w:p>
    <w:p w14:paraId="195E8FD7" w14:textId="7EA5201C" w:rsidR="008246A5" w:rsidRDefault="008246A5" w:rsidP="00EE121F">
      <w:pPr>
        <w:pStyle w:val="ListParagraph"/>
        <w:numPr>
          <w:ilvl w:val="0"/>
          <w:numId w:val="53"/>
        </w:numPr>
      </w:pPr>
      <w:r>
        <w:t xml:space="preserve">Basic </w:t>
      </w:r>
      <w:r w:rsidR="009C08C1">
        <w:t xml:space="preserve">Serial Splitter </w:t>
      </w:r>
      <w:r>
        <w:t>Module</w:t>
      </w:r>
    </w:p>
    <w:p w14:paraId="262484F3" w14:textId="6EF23CE3" w:rsidR="009C08C1" w:rsidRDefault="008246A5">
      <w:r>
        <w:t xml:space="preserve">5V Reverse Standoff Voltage uni-directional TVS diodes are fitted across the 5V regulated power </w:t>
      </w:r>
      <w:r w:rsidR="00D55F27">
        <w:t>rails</w:t>
      </w:r>
      <w:r>
        <w:t xml:space="preserve"> of the </w:t>
      </w:r>
      <w:r w:rsidR="00F50485">
        <w:t xml:space="preserve">Simulator Interface Module </w:t>
      </w:r>
      <w:r>
        <w:t xml:space="preserve">and the </w:t>
      </w:r>
      <w:r w:rsidR="009C08C1">
        <w:t>Sensor Modules</w:t>
      </w:r>
      <w:r>
        <w:t>,</w:t>
      </w:r>
      <w:r w:rsidR="009C08C1">
        <w:t xml:space="preserve"> </w:t>
      </w:r>
      <w:r>
        <w:t>and between the 5V signal line and ground on the Sensor Modules.</w:t>
      </w:r>
    </w:p>
    <w:p w14:paraId="64A3EA5F" w14:textId="2944D8B9" w:rsidR="00D55F27" w:rsidRDefault="00FF579A" w:rsidP="00EE121F">
      <w:r>
        <w:t>The uni</w:t>
      </w:r>
      <w:r w:rsidR="00E4655A">
        <w:t>-</w:t>
      </w:r>
      <w:r>
        <w:t>directional TVS diodes operate as follows</w:t>
      </w:r>
      <w:r w:rsidR="00D55F27">
        <w:t>: On power supply rails, the power rail is always expected to be positive relative to ground rail; between +9V and +12V for the unregulated supplies, and +5V for the regulated supplies.</w:t>
      </w:r>
    </w:p>
    <w:p w14:paraId="0269878E" w14:textId="4CEE11D1" w:rsidR="00D55F27" w:rsidRDefault="00D55F27" w:rsidP="00EE121F">
      <w:r>
        <w:lastRenderedPageBreak/>
        <w:t xml:space="preserve">On data signal lines, the signal line is expected to be at +5V </w:t>
      </w:r>
      <w:r w:rsidR="000D553E">
        <w:t xml:space="preserve">or 0V </w:t>
      </w:r>
      <w:r>
        <w:t>relative to the ground rail.</w:t>
      </w:r>
    </w:p>
    <w:p w14:paraId="1F413F27" w14:textId="71252761" w:rsidR="00FF579A" w:rsidRDefault="00D55F27" w:rsidP="00EE121F">
      <w:pPr>
        <w:keepNext/>
      </w:pPr>
      <w:r>
        <w:t>The TVS diode is connected as shown in the following diagram and is therefore normally reverse biased at up to</w:t>
      </w:r>
      <w:r>
        <w:rPr>
          <w:rStyle w:val="FootnoteReference"/>
        </w:rPr>
        <w:footnoteReference w:id="27"/>
      </w:r>
      <w:r>
        <w:t xml:space="preserve"> its rated Reverse Standoff Voltage, and no current flows through the diode: </w:t>
      </w:r>
    </w:p>
    <w:p w14:paraId="6F3B82F7" w14:textId="77777777" w:rsidR="00744894" w:rsidRDefault="00744894" w:rsidP="00EE121F">
      <w:pPr>
        <w:keepNext/>
        <w:jc w:val="center"/>
      </w:pPr>
      <w:r>
        <w:rPr>
          <w:noProof/>
        </w:rPr>
        <w:drawing>
          <wp:inline distT="0" distB="0" distL="0" distR="0" wp14:anchorId="2926FF4D" wp14:editId="6389632A">
            <wp:extent cx="3240000" cy="2714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2 TVS Uni Diode Diagram v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057A8741" w14:textId="7F7A4F45" w:rsidR="00744894" w:rsidRDefault="00744894" w:rsidP="00744894">
      <w:pPr>
        <w:pStyle w:val="Caption"/>
        <w:jc w:val="center"/>
      </w:pPr>
      <w:bookmarkStart w:id="1658" w:name="_Toc202971262"/>
      <w:r>
        <w:t xml:space="preserve">Figure </w:t>
      </w:r>
      <w:fldSimple w:instr=" SEQ Figure \* ARABIC ">
        <w:r w:rsidR="001B6112">
          <w:rPr>
            <w:noProof/>
          </w:rPr>
          <w:t>15</w:t>
        </w:r>
      </w:fldSimple>
      <w:r>
        <w:t xml:space="preserve"> </w:t>
      </w:r>
      <w:r w:rsidR="00095F1B">
        <w:t>–</w:t>
      </w:r>
      <w:r>
        <w:t xml:space="preserve"> Uni-Directional TVS Diode</w:t>
      </w:r>
      <w:bookmarkEnd w:id="1658"/>
    </w:p>
    <w:p w14:paraId="19515063" w14:textId="76203629" w:rsidR="00744894" w:rsidRPr="001E6F40" w:rsidRDefault="00D55F27" w:rsidP="00EE121F">
      <w:pPr>
        <w:keepNext/>
      </w:pPr>
      <w:r>
        <w:t>If a transient voltage event causes the power or signal line voltage to spike above Breakdown Voltage of the TVS diode, the diode starts to conduct, holding the rail down to the Clamping Voltage and dissipating the power of the spike. This is illustrated in the following diagram:</w:t>
      </w:r>
    </w:p>
    <w:p w14:paraId="4C65DECC" w14:textId="77777777" w:rsidR="00744894" w:rsidRDefault="00744894" w:rsidP="00EE121F">
      <w:pPr>
        <w:keepNext/>
        <w:jc w:val="center"/>
      </w:pPr>
      <w:r>
        <w:rPr>
          <w:noProof/>
        </w:rPr>
        <w:drawing>
          <wp:inline distT="0" distB="0" distL="0" distR="0" wp14:anchorId="16A9FE01" wp14:editId="1B0D2D23">
            <wp:extent cx="3240000" cy="2714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TVS Uni Diode Spike Diagram v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6E9D3BB7" w14:textId="6F370ED3" w:rsidR="00744894" w:rsidRDefault="00744894">
      <w:pPr>
        <w:pStyle w:val="Caption"/>
        <w:jc w:val="center"/>
      </w:pPr>
      <w:bookmarkStart w:id="1659" w:name="_Toc202971263"/>
      <w:r>
        <w:t xml:space="preserve">Figure </w:t>
      </w:r>
      <w:fldSimple w:instr=" SEQ Figure \* ARABIC ">
        <w:r w:rsidR="001B6112">
          <w:rPr>
            <w:noProof/>
          </w:rPr>
          <w:t>16</w:t>
        </w:r>
      </w:fldSimple>
      <w:r>
        <w:t xml:space="preserve"> </w:t>
      </w:r>
      <w:r w:rsidR="00095F1B">
        <w:t>–</w:t>
      </w:r>
      <w:r>
        <w:t xml:space="preserve"> Spike Dissipation (Uni-Directional)</w:t>
      </w:r>
      <w:bookmarkEnd w:id="1659"/>
    </w:p>
    <w:p w14:paraId="5DC54F54" w14:textId="7BE91D6A" w:rsidR="00E4655A" w:rsidRPr="00E4655A" w:rsidRDefault="00E4655A">
      <w:r>
        <w:t xml:space="preserve">If a transient voltage event causes the voltage of the ground rail to rise above that of the power rail or signal line, the diode is forward biased and </w:t>
      </w:r>
      <w:r w:rsidR="000D553E">
        <w:t xml:space="preserve">starts </w:t>
      </w:r>
      <w:r>
        <w:t>to conduct, clamping the two lines together and dissipating the power of the spike</w:t>
      </w:r>
      <w:r w:rsidR="000D553E">
        <w:t>.</w:t>
      </w:r>
    </w:p>
    <w:p w14:paraId="4AF5352E" w14:textId="12AE8E03" w:rsidR="00744894" w:rsidRDefault="00744894" w:rsidP="00744894">
      <w:pPr>
        <w:pStyle w:val="Heading3"/>
      </w:pPr>
      <w:bookmarkStart w:id="1660" w:name="_Toc202970887"/>
      <w:r>
        <w:lastRenderedPageBreak/>
        <w:t>Bi-Directional TVS Diodes</w:t>
      </w:r>
      <w:bookmarkEnd w:id="1660"/>
    </w:p>
    <w:p w14:paraId="45FB81A9" w14:textId="1456CB18" w:rsidR="00E4655A" w:rsidRDefault="00E4655A">
      <w:r>
        <w:t xml:space="preserve">15V Reverse Standoff Voltage bi-directional TVS diodes are fitted between the RS-232 data lines and ground in the following </w:t>
      </w:r>
      <w:r w:rsidR="000D553E">
        <w:t>modules</w:t>
      </w:r>
      <w:r>
        <w:t>:</w:t>
      </w:r>
    </w:p>
    <w:p w14:paraId="47E727C0" w14:textId="710F00A4" w:rsidR="00E4655A" w:rsidRDefault="00E4655A" w:rsidP="00EE121F">
      <w:pPr>
        <w:pStyle w:val="ListParagraph"/>
        <w:numPr>
          <w:ilvl w:val="0"/>
          <w:numId w:val="52"/>
        </w:numPr>
      </w:pPr>
      <w:r>
        <w:t>Power Module</w:t>
      </w:r>
    </w:p>
    <w:p w14:paraId="09ECBC22" w14:textId="3B40E4F5" w:rsidR="00E4655A" w:rsidRDefault="00E4655A" w:rsidP="00EE121F">
      <w:pPr>
        <w:pStyle w:val="ListParagraph"/>
        <w:numPr>
          <w:ilvl w:val="0"/>
          <w:numId w:val="52"/>
        </w:numPr>
      </w:pPr>
      <w:r>
        <w:t>2</w:t>
      </w:r>
      <w:r w:rsidRPr="00CF5B73">
        <w:rPr>
          <w:vertAlign w:val="superscript"/>
        </w:rPr>
        <w:t>nd</w:t>
      </w:r>
      <w:r>
        <w:t xml:space="preserve"> PC Module</w:t>
      </w:r>
    </w:p>
    <w:p w14:paraId="59FA0D7C" w14:textId="6A86AE01" w:rsidR="00E4655A" w:rsidRDefault="00E4655A" w:rsidP="00EE121F">
      <w:pPr>
        <w:pStyle w:val="ListParagraph"/>
        <w:numPr>
          <w:ilvl w:val="0"/>
          <w:numId w:val="52"/>
        </w:numPr>
      </w:pPr>
      <w:r>
        <w:t>Basic Serial Splitter Module</w:t>
      </w:r>
    </w:p>
    <w:p w14:paraId="3F7AA4FF" w14:textId="1CEDAB93" w:rsidR="005D7798" w:rsidRDefault="00E4655A" w:rsidP="00EE121F">
      <w:pPr>
        <w:rPr>
          <w:rFonts w:ascii="Calibri" w:hAnsi="Calibri" w:cs="Calibri"/>
          <w:sz w:val="24"/>
          <w:szCs w:val="24"/>
        </w:rPr>
      </w:pPr>
      <w:r>
        <w:t>RS-232 data lines</w:t>
      </w:r>
      <w:r w:rsidR="000D553E">
        <w:t xml:space="preserve"> may</w:t>
      </w:r>
      <w:r>
        <w:t xml:space="preserve"> operate in the range +15V to -15V relative to the ground rail</w:t>
      </w:r>
      <w:r w:rsidR="005D7798">
        <w:rPr>
          <w:rStyle w:val="FootnoteReference"/>
        </w:rPr>
        <w:footnoteReference w:id="28"/>
      </w:r>
      <w:r w:rsidR="000D553E">
        <w:t>, but t</w:t>
      </w:r>
      <w:r w:rsidR="005D7798">
        <w:t xml:space="preserve">he typical </w:t>
      </w:r>
      <w:r w:rsidR="005D7798" w:rsidRPr="00374AC1">
        <w:t xml:space="preserve">voltage swing achieved by the line drivers used in the Liverpool Ringing Simulator is </w:t>
      </w:r>
      <w:r w:rsidR="005D7798" w:rsidRPr="00EE121F">
        <w:rPr>
          <w:rFonts w:ascii="Calibri" w:hAnsi="Calibri" w:cs="Calibri"/>
        </w:rPr>
        <w:t xml:space="preserve">±8V (MAX233, MAX208) or ±5.4V (MAX3323). These are </w:t>
      </w:r>
      <w:r w:rsidR="000D553E" w:rsidRPr="00EE121F">
        <w:rPr>
          <w:rFonts w:ascii="Calibri" w:hAnsi="Calibri" w:cs="Calibri"/>
        </w:rPr>
        <w:t xml:space="preserve">still </w:t>
      </w:r>
      <w:r w:rsidR="005D7798" w:rsidRPr="00EE121F">
        <w:rPr>
          <w:rFonts w:ascii="Calibri" w:hAnsi="Calibri" w:cs="Calibri"/>
        </w:rPr>
        <w:t xml:space="preserve">within the limits of the RS-232 specification, </w:t>
      </w:r>
      <w:r w:rsidR="000D553E" w:rsidRPr="00EE121F">
        <w:rPr>
          <w:rFonts w:ascii="Calibri" w:hAnsi="Calibri" w:cs="Calibri"/>
        </w:rPr>
        <w:t xml:space="preserve">which </w:t>
      </w:r>
      <w:r w:rsidR="005D7798" w:rsidRPr="00EE121F">
        <w:rPr>
          <w:rFonts w:ascii="Calibri" w:hAnsi="Calibri" w:cs="Calibri"/>
        </w:rPr>
        <w:t>deliberately allows for wide ranges.</w:t>
      </w:r>
      <w:r w:rsidR="005D7798">
        <w:rPr>
          <w:rFonts w:ascii="Calibri" w:hAnsi="Calibri" w:cs="Calibri"/>
          <w:sz w:val="24"/>
          <w:szCs w:val="24"/>
        </w:rPr>
        <w:t xml:space="preserve"> </w:t>
      </w:r>
    </w:p>
    <w:p w14:paraId="04836A56" w14:textId="5C895457" w:rsidR="005D7798" w:rsidRPr="00EE121F" w:rsidRDefault="005D7798" w:rsidP="00EE121F">
      <w:pPr>
        <w:rPr>
          <w:rFonts w:ascii="Calibri" w:hAnsi="Calibri" w:cs="Calibri"/>
        </w:rPr>
      </w:pPr>
      <w:r w:rsidRPr="00EE121F">
        <w:rPr>
          <w:rFonts w:ascii="Calibri" w:hAnsi="Calibri" w:cs="Calibri"/>
        </w:rPr>
        <w:t xml:space="preserve">Because the RS-232 data lines </w:t>
      </w:r>
      <w:r w:rsidRPr="00EE121F">
        <w:t>swing both positive and negative relative to ground, uni-directional TVS diodes cannot be us</w:t>
      </w:r>
      <w:r w:rsidRPr="00EE121F">
        <w:rPr>
          <w:rFonts w:ascii="Calibri" w:hAnsi="Calibri" w:cs="Calibri"/>
        </w:rPr>
        <w:t>ed</w:t>
      </w:r>
      <w:r w:rsidR="000D553E" w:rsidRPr="00EE121F">
        <w:rPr>
          <w:rFonts w:ascii="Calibri" w:hAnsi="Calibri" w:cs="Calibri"/>
        </w:rPr>
        <w:t>, and b</w:t>
      </w:r>
      <w:r w:rsidRPr="00EE121F">
        <w:rPr>
          <w:rFonts w:ascii="Calibri" w:hAnsi="Calibri" w:cs="Calibri"/>
        </w:rPr>
        <w:t xml:space="preserve">i-directional TVS diodes are </w:t>
      </w:r>
      <w:r w:rsidR="000D553E" w:rsidRPr="00EE121F">
        <w:rPr>
          <w:rFonts w:ascii="Calibri" w:hAnsi="Calibri" w:cs="Calibri"/>
        </w:rPr>
        <w:t>required</w:t>
      </w:r>
      <w:r w:rsidRPr="00EE121F">
        <w:rPr>
          <w:rFonts w:ascii="Calibri" w:hAnsi="Calibri" w:cs="Calibri"/>
        </w:rPr>
        <w:t>.</w:t>
      </w:r>
    </w:p>
    <w:p w14:paraId="008C2895" w14:textId="5D37C68F" w:rsidR="00E4655A" w:rsidRPr="00374AC1" w:rsidRDefault="00E4655A">
      <w:pPr>
        <w:keepNext/>
      </w:pPr>
      <w:r w:rsidRPr="00374AC1">
        <w:t xml:space="preserve">The bi-directional TVS diodes operate as follows: </w:t>
      </w:r>
      <w:r w:rsidR="005D7798" w:rsidRPr="00374AC1">
        <w:t xml:space="preserve">Regardless of whether the RS-232 </w:t>
      </w:r>
      <w:r w:rsidR="00CF5B73" w:rsidRPr="00374AC1">
        <w:t xml:space="preserve">data </w:t>
      </w:r>
      <w:r w:rsidR="005D7798" w:rsidRPr="00374AC1">
        <w:t xml:space="preserve">line is currently positive or negative </w:t>
      </w:r>
      <w:r w:rsidRPr="00374AC1">
        <w:t xml:space="preserve">relative to </w:t>
      </w:r>
      <w:r w:rsidR="00CF5B73" w:rsidRPr="00374AC1">
        <w:t xml:space="preserve">the </w:t>
      </w:r>
      <w:r w:rsidRPr="00374AC1">
        <w:t>ground rail</w:t>
      </w:r>
      <w:r w:rsidR="00CF5B73" w:rsidRPr="00374AC1">
        <w:t xml:space="preserve">, the </w:t>
      </w:r>
      <w:r w:rsidRPr="00374AC1">
        <w:t xml:space="preserve">TVS diode is </w:t>
      </w:r>
      <w:r w:rsidR="00CF5B73" w:rsidRPr="00374AC1">
        <w:t xml:space="preserve">always effectively </w:t>
      </w:r>
      <w:r w:rsidRPr="00374AC1">
        <w:t xml:space="preserve">reverse biased at up to its rated Reverse Standoff Voltage, and no current flows through the diode: </w:t>
      </w:r>
    </w:p>
    <w:p w14:paraId="4A8E68F9" w14:textId="77777777" w:rsidR="00744894" w:rsidRDefault="00744894" w:rsidP="00EE121F">
      <w:pPr>
        <w:keepNext/>
        <w:jc w:val="center"/>
      </w:pPr>
      <w:r>
        <w:rPr>
          <w:noProof/>
        </w:rPr>
        <w:drawing>
          <wp:inline distT="0" distB="0" distL="0" distR="0" wp14:anchorId="0199492D" wp14:editId="3B6B3641">
            <wp:extent cx="3240000" cy="271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 TVS BiDi Diode Diagram v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77D78D6A" w14:textId="7EA9A0D6" w:rsidR="00744894" w:rsidRDefault="00744894" w:rsidP="00744894">
      <w:pPr>
        <w:pStyle w:val="Caption"/>
        <w:jc w:val="center"/>
      </w:pPr>
      <w:bookmarkStart w:id="1661" w:name="_Toc202971264"/>
      <w:r>
        <w:t xml:space="preserve">Figure </w:t>
      </w:r>
      <w:fldSimple w:instr=" SEQ Figure \* ARABIC ">
        <w:r w:rsidR="001B6112">
          <w:rPr>
            <w:noProof/>
          </w:rPr>
          <w:t>17</w:t>
        </w:r>
      </w:fldSimple>
      <w:r>
        <w:t xml:space="preserve"> – Bi-Directional TVS Diode</w:t>
      </w:r>
      <w:bookmarkEnd w:id="1661"/>
    </w:p>
    <w:p w14:paraId="583EFB00" w14:textId="73F71FE2" w:rsidR="00CF5B73" w:rsidRPr="001E6F40" w:rsidRDefault="00CF5B73" w:rsidP="00CF5B73">
      <w:pPr>
        <w:keepNext/>
      </w:pPr>
      <w:r>
        <w:lastRenderedPageBreak/>
        <w:t>If a transient voltage event causes the RS-232 data line spike outside the Breakdown Voltage of the TVS diode (so above +15V, or below -15V), the diode starts to conduct, holding the rail down to the Clamping Voltage and dissipating the power of the spike. The direction in which the diode conducts depends on the polarity of the spike. This is illustrated in the following diagram:</w:t>
      </w:r>
    </w:p>
    <w:p w14:paraId="721775F0" w14:textId="77777777" w:rsidR="00744894" w:rsidRDefault="00744894" w:rsidP="00EE121F">
      <w:pPr>
        <w:keepNext/>
        <w:jc w:val="center"/>
      </w:pPr>
      <w:r>
        <w:rPr>
          <w:noProof/>
        </w:rPr>
        <w:drawing>
          <wp:inline distT="0" distB="0" distL="0" distR="0" wp14:anchorId="6B7640E5" wp14:editId="40EC1194">
            <wp:extent cx="3240000" cy="2714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TVS BiDi Diode Spike Diagram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3F485813" w14:textId="02F4E5F1" w:rsidR="00744894" w:rsidRDefault="00744894" w:rsidP="00EE121F">
      <w:pPr>
        <w:pStyle w:val="Caption"/>
        <w:jc w:val="center"/>
      </w:pPr>
      <w:bookmarkStart w:id="1662" w:name="_Toc202971265"/>
      <w:r>
        <w:t xml:space="preserve">Figure </w:t>
      </w:r>
      <w:fldSimple w:instr=" SEQ Figure \* ARABIC ">
        <w:r w:rsidR="001B6112">
          <w:rPr>
            <w:noProof/>
          </w:rPr>
          <w:t>18</w:t>
        </w:r>
      </w:fldSimple>
      <w:r w:rsidRPr="000C5150">
        <w:t xml:space="preserve"> </w:t>
      </w:r>
      <w:r w:rsidR="00095F1B">
        <w:t>–</w:t>
      </w:r>
      <w:r w:rsidRPr="000C5150">
        <w:t xml:space="preserve"> Spike Dissipation (</w:t>
      </w:r>
      <w:r>
        <w:t>Bi</w:t>
      </w:r>
      <w:r w:rsidRPr="000C5150">
        <w:t>-Directional)</w:t>
      </w:r>
      <w:bookmarkEnd w:id="1662"/>
    </w:p>
    <w:p w14:paraId="71C6065B" w14:textId="0C3E7693" w:rsidR="00744894" w:rsidRDefault="00744894" w:rsidP="00744894">
      <w:pPr>
        <w:pStyle w:val="Heading3"/>
      </w:pPr>
      <w:bookmarkStart w:id="1663" w:name="_Toc202970888"/>
      <w:r>
        <w:t>Leakage Current Issues</w:t>
      </w:r>
      <w:bookmarkEnd w:id="1663"/>
    </w:p>
    <w:p w14:paraId="625FE39B" w14:textId="11CDA384" w:rsidR="00744894" w:rsidRDefault="00CF5B73">
      <w:r>
        <w:t xml:space="preserve">As noted above, the TVS diodes pass a Reverse Leakage Current when reverse biased, and for lower voltage diodes this can be </w:t>
      </w:r>
      <w:r w:rsidR="000D46BB">
        <w:t>substantial</w:t>
      </w:r>
      <w:r>
        <w:t xml:space="preserve">. The SA5.0A </w:t>
      </w:r>
      <w:r w:rsidR="000D46BB">
        <w:t xml:space="preserve">diode </w:t>
      </w:r>
      <w:r>
        <w:t>has a leakage current up to 600</w:t>
      </w:r>
      <w:r w:rsidRPr="009C1732">
        <w:rPr>
          <w:rFonts w:ascii="Calibri" w:hAnsi="Calibri" w:cs="Calibri"/>
        </w:rPr>
        <w:t>µ</w:t>
      </w:r>
      <w:r>
        <w:t>A</w:t>
      </w:r>
      <w:r w:rsidR="000D46BB">
        <w:t xml:space="preserve"> at 5V</w:t>
      </w:r>
      <w:r>
        <w:t>, and this can cause problems with microcontroller inputs.</w:t>
      </w:r>
    </w:p>
    <w:p w14:paraId="30A8EB31" w14:textId="52552F49" w:rsidR="000D46BB" w:rsidRDefault="00CF5B73">
      <w:r>
        <w:t xml:space="preserve">Most sensors have “open-collector” outputs. When the sensor </w:t>
      </w:r>
      <w:r w:rsidR="000D553E">
        <w:t xml:space="preserve">is </w:t>
      </w:r>
      <w:r>
        <w:t>triggered, a transistor inside the sensor turns on and connects the output pin to the ground rail, pulling it low</w:t>
      </w:r>
      <w:r w:rsidR="00687952">
        <w:t xml:space="preserve">. When the sensor is not triggered, the transistor turns off and the output pin “floats”. A pull-up resistor is required to pull the pin high. </w:t>
      </w:r>
    </w:p>
    <w:p w14:paraId="75B7D0AC" w14:textId="2903EEE5" w:rsidR="00687952" w:rsidRDefault="00687952" w:rsidP="00EE121F">
      <w:pPr>
        <w:rPr>
          <w:rFonts w:ascii="Calibri" w:hAnsi="Calibri" w:cs="Calibri"/>
          <w:sz w:val="24"/>
          <w:szCs w:val="24"/>
        </w:rPr>
      </w:pPr>
      <w:r>
        <w:t xml:space="preserve">The ATmega328P </w:t>
      </w:r>
      <w:r w:rsidR="000D46BB">
        <w:t xml:space="preserve">microcontroller </w:t>
      </w:r>
      <w:r>
        <w:t xml:space="preserve">requires an input pin to reach </w:t>
      </w:r>
      <w:r w:rsidR="000D46BB">
        <w:t>approximately</w:t>
      </w:r>
      <w:r>
        <w:t xml:space="preserve"> </w:t>
      </w:r>
      <w:r w:rsidR="000D46BB">
        <w:t>3V (V</w:t>
      </w:r>
      <w:r w:rsidR="000D46BB" w:rsidRPr="00EE121F">
        <w:rPr>
          <w:vertAlign w:val="subscript"/>
        </w:rPr>
        <w:t>IH</w:t>
      </w:r>
      <w:r w:rsidR="000D46BB">
        <w:t xml:space="preserve"> Min) to be considered “high”</w:t>
      </w:r>
      <w:r w:rsidR="000D553E">
        <w:t>,</w:t>
      </w:r>
      <w:r w:rsidR="000D46BB">
        <w:t xml:space="preserve"> and has </w:t>
      </w:r>
      <w:r>
        <w:t xml:space="preserve">weak internal pull-up resistors which can be activated in code to pull </w:t>
      </w:r>
      <w:r w:rsidR="000D46BB">
        <w:t xml:space="preserve">floating </w:t>
      </w:r>
      <w:r>
        <w:t>input pins high</w:t>
      </w:r>
      <w:r>
        <w:rPr>
          <w:rStyle w:val="FootnoteReference"/>
        </w:rPr>
        <w:footnoteReference w:id="29"/>
      </w:r>
      <w:r>
        <w:t>. The value of these resistors is not formally specified but is estimated to be in the range 20k</w:t>
      </w:r>
      <w:r>
        <w:rPr>
          <w:rFonts w:ascii="Calibri" w:hAnsi="Calibri" w:cs="Calibri"/>
          <w:sz w:val="24"/>
          <w:szCs w:val="24"/>
        </w:rPr>
        <w:t>Ω – 50kΩ</w:t>
      </w:r>
      <w:r w:rsidR="000D46BB">
        <w:rPr>
          <w:rFonts w:ascii="Calibri" w:hAnsi="Calibri" w:cs="Calibri"/>
          <w:sz w:val="24"/>
          <w:szCs w:val="24"/>
        </w:rPr>
        <w:t>, and may vary between devices.</w:t>
      </w:r>
    </w:p>
    <w:p w14:paraId="0A781BCA" w14:textId="0086C788" w:rsidR="00687952" w:rsidRPr="00EE121F" w:rsidRDefault="00687952" w:rsidP="00EE121F">
      <w:pPr>
        <w:rPr>
          <w:rFonts w:ascii="Calibri" w:hAnsi="Calibri" w:cs="Calibri"/>
        </w:rPr>
      </w:pPr>
      <w:r w:rsidRPr="00EE121F">
        <w:rPr>
          <w:rFonts w:ascii="Calibri" w:hAnsi="Calibri" w:cs="Calibri"/>
        </w:rPr>
        <w:t xml:space="preserve">As well as being pulled high by the microcontroller internal pull-up resistor, the sensor output pin is also connected the ground rail via a TVS diode. </w:t>
      </w:r>
      <w:r w:rsidR="008538D6" w:rsidRPr="00EE121F">
        <w:rPr>
          <w:rFonts w:ascii="Calibri" w:hAnsi="Calibri" w:cs="Calibri"/>
        </w:rPr>
        <w:t>Reverse biased, the diode behaves like a resistor, and t</w:t>
      </w:r>
      <w:r w:rsidRPr="00EE121F">
        <w:rPr>
          <w:rFonts w:ascii="Calibri" w:hAnsi="Calibri" w:cs="Calibri"/>
        </w:rPr>
        <w:t xml:space="preserve">he </w:t>
      </w:r>
      <w:r w:rsidR="008538D6" w:rsidRPr="00EE121F">
        <w:rPr>
          <w:rFonts w:ascii="Calibri" w:hAnsi="Calibri" w:cs="Calibri"/>
        </w:rPr>
        <w:t xml:space="preserve">weak </w:t>
      </w:r>
      <w:r w:rsidRPr="00EE121F">
        <w:rPr>
          <w:rFonts w:ascii="Calibri" w:hAnsi="Calibri" w:cs="Calibri"/>
        </w:rPr>
        <w:t xml:space="preserve">internal pull-up resistor and the TVS diode “resistor” form a simple voltage divider which can be </w:t>
      </w:r>
      <w:r w:rsidR="000D46BB" w:rsidRPr="00EE121F">
        <w:rPr>
          <w:rFonts w:ascii="Calibri" w:hAnsi="Calibri" w:cs="Calibri"/>
        </w:rPr>
        <w:t>enough</w:t>
      </w:r>
      <w:r w:rsidRPr="00EE121F">
        <w:rPr>
          <w:rFonts w:ascii="Calibri" w:hAnsi="Calibri" w:cs="Calibri"/>
        </w:rPr>
        <w:t xml:space="preserve"> to hold </w:t>
      </w:r>
      <w:r w:rsidR="000D46BB" w:rsidRPr="00EE121F">
        <w:rPr>
          <w:rFonts w:ascii="Calibri" w:hAnsi="Calibri" w:cs="Calibri"/>
        </w:rPr>
        <w:t>the untriggered pin below the 3V required for it to be registered as high by the microcontroller.</w:t>
      </w:r>
    </w:p>
    <w:p w14:paraId="1F31F607" w14:textId="062066B4" w:rsidR="000D46BB" w:rsidRPr="00EE121F" w:rsidRDefault="000D46BB" w:rsidP="00EE121F">
      <w:pPr>
        <w:keepNext/>
        <w:rPr>
          <w:rFonts w:ascii="Calibri" w:hAnsi="Calibri" w:cs="Calibri"/>
        </w:rPr>
      </w:pPr>
      <w:r w:rsidRPr="00EE121F">
        <w:rPr>
          <w:rFonts w:ascii="Calibri" w:hAnsi="Calibri" w:cs="Calibri"/>
        </w:rPr>
        <w:lastRenderedPageBreak/>
        <w:t>This is illustrated in the following schematic:</w:t>
      </w:r>
    </w:p>
    <w:p w14:paraId="05156EE7" w14:textId="77777777" w:rsidR="00744894" w:rsidRDefault="00744894" w:rsidP="00EE121F">
      <w:pPr>
        <w:keepNext/>
        <w:jc w:val="center"/>
      </w:pPr>
      <w:r>
        <w:rPr>
          <w:noProof/>
        </w:rPr>
        <w:drawing>
          <wp:inline distT="0" distB="0" distL="0" distR="0" wp14:anchorId="31952C39" wp14:editId="3CA91034">
            <wp:extent cx="4320000" cy="3254400"/>
            <wp:effectExtent l="0" t="0" r="4445"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TVS Uni Diode Leakage Diagram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26043C4A" w14:textId="2EE9E9CE" w:rsidR="00744894" w:rsidRDefault="00744894" w:rsidP="00744894">
      <w:pPr>
        <w:pStyle w:val="Caption"/>
        <w:jc w:val="center"/>
      </w:pPr>
      <w:bookmarkStart w:id="1664" w:name="_Toc202971266"/>
      <w:r>
        <w:t xml:space="preserve">Figure </w:t>
      </w:r>
      <w:fldSimple w:instr=" SEQ Figure \* ARABIC ">
        <w:r w:rsidR="001B6112">
          <w:rPr>
            <w:noProof/>
          </w:rPr>
          <w:t>19</w:t>
        </w:r>
      </w:fldSimple>
      <w:r>
        <w:t xml:space="preserve"> </w:t>
      </w:r>
      <w:r w:rsidR="00095F1B">
        <w:t>–</w:t>
      </w:r>
      <w:r>
        <w:t xml:space="preserve"> Leakage Current "Voltage Divider"</w:t>
      </w:r>
      <w:r w:rsidR="00095F1B">
        <w:t xml:space="preserve"> Effect</w:t>
      </w:r>
      <w:bookmarkEnd w:id="1664"/>
    </w:p>
    <w:p w14:paraId="1D4C581E" w14:textId="20CDF22D" w:rsidR="00744894" w:rsidRPr="001E6F40" w:rsidRDefault="000D46BB">
      <w:r>
        <w:t xml:space="preserve">To counteract this, the Sensor Modules are also fitted with a supplementary </w:t>
      </w:r>
      <w:r w:rsidR="000D553E">
        <w:t xml:space="preserve">“helper” </w:t>
      </w:r>
      <w:r>
        <w:t>10k</w:t>
      </w:r>
      <w:r w:rsidR="00427883">
        <w:rPr>
          <w:rFonts w:ascii="Calibri" w:hAnsi="Calibri" w:cs="Calibri"/>
          <w:sz w:val="24"/>
          <w:szCs w:val="24"/>
        </w:rPr>
        <w:t>Ω</w:t>
      </w:r>
      <w:r>
        <w:t xml:space="preserve"> pull-up resistor, </w:t>
      </w:r>
      <w:r w:rsidR="00427883">
        <w:t>as shows in the following diagram. A value of 10k</w:t>
      </w:r>
      <w:r w:rsidR="00427883">
        <w:rPr>
          <w:rFonts w:ascii="Calibri" w:hAnsi="Calibri" w:cs="Calibri"/>
          <w:sz w:val="24"/>
          <w:szCs w:val="24"/>
        </w:rPr>
        <w:t>Ω</w:t>
      </w:r>
      <w:r w:rsidR="00427883">
        <w:t xml:space="preserve"> </w:t>
      </w:r>
      <w:r>
        <w:t xml:space="preserve">has been found adequate </w:t>
      </w:r>
      <w:r w:rsidR="00427883">
        <w:t xml:space="preserve">with the sensors used, but if </w:t>
      </w:r>
      <w:r w:rsidR="000D553E">
        <w:t xml:space="preserve">found </w:t>
      </w:r>
      <w:r w:rsidR="00427883">
        <w:t>necessary the value of this resistor could be reduced further to 4.7k</w:t>
      </w:r>
      <w:r w:rsidR="00427883">
        <w:rPr>
          <w:rFonts w:ascii="Calibri" w:hAnsi="Calibri" w:cs="Calibri"/>
          <w:sz w:val="24"/>
          <w:szCs w:val="24"/>
        </w:rPr>
        <w:t>Ω.</w:t>
      </w:r>
    </w:p>
    <w:p w14:paraId="339C9C3E" w14:textId="77777777" w:rsidR="00744894" w:rsidRDefault="00744894" w:rsidP="00EE121F">
      <w:pPr>
        <w:keepNext/>
        <w:jc w:val="center"/>
      </w:pPr>
      <w:r>
        <w:rPr>
          <w:noProof/>
        </w:rPr>
        <w:drawing>
          <wp:inline distT="0" distB="0" distL="0" distR="0" wp14:anchorId="7DBF15F9" wp14:editId="3CDF62BF">
            <wp:extent cx="4320000" cy="3254400"/>
            <wp:effectExtent l="0" t="0" r="444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 TVS Uni Diode Pullup Diagram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735CD8B4" w14:textId="28A1905F" w:rsidR="00744894" w:rsidRPr="00374AC1" w:rsidRDefault="00744894" w:rsidP="00EE121F">
      <w:pPr>
        <w:pStyle w:val="Caption"/>
        <w:jc w:val="center"/>
      </w:pPr>
      <w:bookmarkStart w:id="1665" w:name="_Toc202971267"/>
      <w:r>
        <w:t xml:space="preserve">Figure </w:t>
      </w:r>
      <w:fldSimple w:instr=" SEQ Figure \* ARABIC ">
        <w:r w:rsidR="001B6112">
          <w:rPr>
            <w:noProof/>
          </w:rPr>
          <w:t>20</w:t>
        </w:r>
      </w:fldSimple>
      <w:r>
        <w:t xml:space="preserve"> –</w:t>
      </w:r>
      <w:r w:rsidRPr="00BB46C8">
        <w:t xml:space="preserve"> Leakage Current </w:t>
      </w:r>
      <w:r>
        <w:t xml:space="preserve">– </w:t>
      </w:r>
      <w:r w:rsidR="00427883">
        <w:t xml:space="preserve">Supplementary </w:t>
      </w:r>
      <w:r>
        <w:t>Pull-Up Resistor</w:t>
      </w:r>
      <w:bookmarkEnd w:id="1665"/>
    </w:p>
    <w:p w14:paraId="2DF12DE7" w14:textId="1B6F999B" w:rsidR="007E4CA5" w:rsidRDefault="007E4CA5">
      <w:pPr>
        <w:pStyle w:val="Heading1"/>
      </w:pPr>
      <w:bookmarkStart w:id="1666" w:name="_Toc202970889"/>
      <w:r>
        <w:lastRenderedPageBreak/>
        <w:t>Connector Pin-Outs</w:t>
      </w:r>
      <w:bookmarkEnd w:id="1666"/>
    </w:p>
    <w:p w14:paraId="658C4190" w14:textId="7E4DF681" w:rsidR="003E0A23" w:rsidRDefault="003E0A23" w:rsidP="003E0A23">
      <w:pPr>
        <w:pStyle w:val="Heading2"/>
      </w:pPr>
      <w:bookmarkStart w:id="1667" w:name="_Toc202970890"/>
      <w:r>
        <w:t>Multiple Device Conventions</w:t>
      </w:r>
      <w:bookmarkEnd w:id="1667"/>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30"/>
      </w:r>
      <w:r>
        <w:t>, and should loop pin 6 to pin 2 on any downstream connector</w:t>
      </w:r>
      <w:r>
        <w:rPr>
          <w:rStyle w:val="FootnoteReference"/>
        </w:rPr>
        <w:footnoteReference w:id="31"/>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32"/>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33"/>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1668" w:name="_Toc202970891"/>
      <w:r>
        <w:lastRenderedPageBreak/>
        <w:t xml:space="preserve">Sensor </w:t>
      </w:r>
      <w:r w:rsidR="00164DCF">
        <w:t xml:space="preserve">Module </w:t>
      </w:r>
      <w:r w:rsidR="00DA65F1">
        <w:t>Connector</w:t>
      </w:r>
      <w:bookmarkEnd w:id="1668"/>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7840CC84" w:rsidR="00164DCF" w:rsidRDefault="00164DCF" w:rsidP="00164DCF">
      <w:pPr>
        <w:pStyle w:val="Caption"/>
        <w:jc w:val="center"/>
      </w:pPr>
      <w:bookmarkStart w:id="1669" w:name="_Toc202971268"/>
      <w:r>
        <w:t xml:space="preserve">Figure </w:t>
      </w:r>
      <w:r>
        <w:rPr>
          <w:noProof/>
        </w:rPr>
        <w:fldChar w:fldCharType="begin"/>
      </w:r>
      <w:r>
        <w:rPr>
          <w:noProof/>
        </w:rPr>
        <w:instrText xml:space="preserve"> SEQ Figure \* ARABIC </w:instrText>
      </w:r>
      <w:r>
        <w:rPr>
          <w:noProof/>
        </w:rPr>
        <w:fldChar w:fldCharType="separate"/>
      </w:r>
      <w:r w:rsidR="001B6112">
        <w:rPr>
          <w:noProof/>
        </w:rPr>
        <w:t>21</w:t>
      </w:r>
      <w:r>
        <w:rPr>
          <w:noProof/>
        </w:rPr>
        <w:fldChar w:fldCharType="end"/>
      </w:r>
      <w:r>
        <w:t xml:space="preserve"> –</w:t>
      </w:r>
      <w:r w:rsidR="00237EBF">
        <w:t xml:space="preserve"> </w:t>
      </w:r>
      <w:r>
        <w:t xml:space="preserve">Sensor </w:t>
      </w:r>
      <w:r w:rsidR="00237EBF">
        <w:t xml:space="preserve">Module </w:t>
      </w:r>
      <w:r w:rsidRPr="00D26B9A">
        <w:t>Connector</w:t>
      </w:r>
      <w:bookmarkEnd w:id="1669"/>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7D867E8B" w:rsidR="007B0A0F" w:rsidRDefault="007B0A0F" w:rsidP="007B0A0F">
      <w:pPr>
        <w:pStyle w:val="Caption"/>
        <w:jc w:val="center"/>
      </w:pPr>
      <w:bookmarkStart w:id="1670" w:name="_Toc202971269"/>
      <w:r>
        <w:t xml:space="preserve">Figure </w:t>
      </w:r>
      <w:r>
        <w:rPr>
          <w:noProof/>
        </w:rPr>
        <w:fldChar w:fldCharType="begin"/>
      </w:r>
      <w:r>
        <w:rPr>
          <w:noProof/>
        </w:rPr>
        <w:instrText xml:space="preserve"> SEQ Figure \* ARABIC </w:instrText>
      </w:r>
      <w:r>
        <w:rPr>
          <w:noProof/>
        </w:rPr>
        <w:fldChar w:fldCharType="separate"/>
      </w:r>
      <w:r w:rsidR="001B6112">
        <w:rPr>
          <w:noProof/>
        </w:rPr>
        <w:t>22</w:t>
      </w:r>
      <w:r>
        <w:rPr>
          <w:noProof/>
        </w:rPr>
        <w:fldChar w:fldCharType="end"/>
      </w:r>
      <w:r>
        <w:t xml:space="preserve"> – Sensor Chain Inter-Connection</w:t>
      </w:r>
      <w:bookmarkEnd w:id="1670"/>
    </w:p>
    <w:p w14:paraId="7111F025" w14:textId="77777777" w:rsidR="007B0A0F" w:rsidRPr="007B0A0F" w:rsidRDefault="007B0A0F" w:rsidP="007B0A0F"/>
    <w:p w14:paraId="2123A178" w14:textId="7AC9D13E" w:rsidR="00237EBF" w:rsidRDefault="00237EBF" w:rsidP="00A02960">
      <w:pPr>
        <w:pStyle w:val="Heading2"/>
      </w:pPr>
      <w:bookmarkStart w:id="1671" w:name="_Toc202970892"/>
      <w:r>
        <w:lastRenderedPageBreak/>
        <w:t>Simulator Interface Module Sensor Connector</w:t>
      </w:r>
      <w:bookmarkEnd w:id="1671"/>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32816220" w:rsidR="00237EBF" w:rsidRDefault="00237EBF" w:rsidP="00237EBF">
      <w:pPr>
        <w:pStyle w:val="Caption"/>
        <w:jc w:val="center"/>
      </w:pPr>
      <w:bookmarkStart w:id="1672" w:name="_Toc202971270"/>
      <w:r>
        <w:t xml:space="preserve">Figure </w:t>
      </w:r>
      <w:r>
        <w:rPr>
          <w:noProof/>
        </w:rPr>
        <w:fldChar w:fldCharType="begin"/>
      </w:r>
      <w:r>
        <w:rPr>
          <w:noProof/>
        </w:rPr>
        <w:instrText xml:space="preserve"> SEQ Figure \* ARABIC </w:instrText>
      </w:r>
      <w:r>
        <w:rPr>
          <w:noProof/>
        </w:rPr>
        <w:fldChar w:fldCharType="separate"/>
      </w:r>
      <w:r w:rsidR="001B6112">
        <w:rPr>
          <w:noProof/>
        </w:rPr>
        <w:t>23</w:t>
      </w:r>
      <w:r>
        <w:rPr>
          <w:noProof/>
        </w:rPr>
        <w:fldChar w:fldCharType="end"/>
      </w:r>
      <w:r>
        <w:t xml:space="preserve"> – Simulator Interface </w:t>
      </w:r>
      <w:r w:rsidR="00AD2A9E">
        <w:t xml:space="preserve">Module </w:t>
      </w:r>
      <w:r>
        <w:t xml:space="preserve">Sensor </w:t>
      </w:r>
      <w:r w:rsidRPr="00D26B9A">
        <w:t>Connector</w:t>
      </w:r>
      <w:bookmarkEnd w:id="1672"/>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4AD33151" w:rsidR="00747360" w:rsidRDefault="00747360" w:rsidP="00747360">
      <w:pPr>
        <w:pStyle w:val="Caption"/>
        <w:jc w:val="center"/>
      </w:pPr>
      <w:bookmarkStart w:id="1673" w:name="_Toc202971271"/>
      <w:r>
        <w:t xml:space="preserve">Figure </w:t>
      </w:r>
      <w:r>
        <w:rPr>
          <w:noProof/>
        </w:rPr>
        <w:fldChar w:fldCharType="begin"/>
      </w:r>
      <w:r>
        <w:rPr>
          <w:noProof/>
        </w:rPr>
        <w:instrText xml:space="preserve"> SEQ Figure \* ARABIC </w:instrText>
      </w:r>
      <w:r>
        <w:rPr>
          <w:noProof/>
        </w:rPr>
        <w:fldChar w:fldCharType="separate"/>
      </w:r>
      <w:r w:rsidR="001B6112">
        <w:rPr>
          <w:noProof/>
        </w:rPr>
        <w:t>24</w:t>
      </w:r>
      <w:r>
        <w:rPr>
          <w:noProof/>
        </w:rPr>
        <w:fldChar w:fldCharType="end"/>
      </w:r>
      <w:r>
        <w:t xml:space="preserve"> – Simulator Interface 4-Gang </w:t>
      </w:r>
      <w:r w:rsidRPr="00D26B9A">
        <w:t>Connector</w:t>
      </w:r>
      <w:bookmarkEnd w:id="1673"/>
    </w:p>
    <w:p w14:paraId="373114A9" w14:textId="2FD872F6" w:rsidR="00237EBF" w:rsidRDefault="00237EBF" w:rsidP="00A02960">
      <w:pPr>
        <w:pStyle w:val="Heading2"/>
      </w:pPr>
      <w:bookmarkStart w:id="1674" w:name="_Toc202970893"/>
      <w:r>
        <w:lastRenderedPageBreak/>
        <w:t>Simulator Interface Module Power/Data Connector</w:t>
      </w:r>
      <w:bookmarkEnd w:id="1674"/>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2F49AF67" w:rsidR="00237EBF" w:rsidRDefault="00237EBF" w:rsidP="00237EBF">
      <w:pPr>
        <w:pStyle w:val="Caption"/>
        <w:jc w:val="center"/>
      </w:pPr>
      <w:bookmarkStart w:id="1675" w:name="_Toc202971272"/>
      <w:r>
        <w:t xml:space="preserve">Figure </w:t>
      </w:r>
      <w:r>
        <w:rPr>
          <w:noProof/>
        </w:rPr>
        <w:fldChar w:fldCharType="begin"/>
      </w:r>
      <w:r>
        <w:rPr>
          <w:noProof/>
        </w:rPr>
        <w:instrText xml:space="preserve"> SEQ Figure \* ARABIC </w:instrText>
      </w:r>
      <w:r>
        <w:rPr>
          <w:noProof/>
        </w:rPr>
        <w:fldChar w:fldCharType="separate"/>
      </w:r>
      <w:r w:rsidR="001B6112">
        <w:rPr>
          <w:noProof/>
        </w:rPr>
        <w:t>25</w:t>
      </w:r>
      <w:r>
        <w:rPr>
          <w:noProof/>
        </w:rPr>
        <w:fldChar w:fldCharType="end"/>
      </w:r>
      <w:r>
        <w:t xml:space="preserve"> – Simulator Interface </w:t>
      </w:r>
      <w:r w:rsidR="00AD2A9E">
        <w:t xml:space="preserve">Module </w:t>
      </w:r>
      <w:r>
        <w:t xml:space="preserve">Power/Data </w:t>
      </w:r>
      <w:r w:rsidRPr="00D26B9A">
        <w:t>Connector</w:t>
      </w:r>
      <w:bookmarkEnd w:id="1675"/>
    </w:p>
    <w:p w14:paraId="4995F00C" w14:textId="572B1E4E" w:rsidR="00747360" w:rsidRDefault="00747360" w:rsidP="00A02960">
      <w:pPr>
        <w:pStyle w:val="Heading2"/>
      </w:pPr>
      <w:bookmarkStart w:id="1676" w:name="_Toc202970894"/>
      <w:r>
        <w:lastRenderedPageBreak/>
        <w:t>Power Module Power/Data Connector</w:t>
      </w:r>
      <w:bookmarkEnd w:id="1676"/>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39905728" w:rsidR="00747360" w:rsidRDefault="00747360" w:rsidP="00747360">
      <w:pPr>
        <w:pStyle w:val="Caption"/>
        <w:jc w:val="center"/>
      </w:pPr>
      <w:bookmarkStart w:id="1677" w:name="_Toc202971273"/>
      <w:r>
        <w:t xml:space="preserve">Figure </w:t>
      </w:r>
      <w:r>
        <w:rPr>
          <w:noProof/>
        </w:rPr>
        <w:fldChar w:fldCharType="begin"/>
      </w:r>
      <w:r>
        <w:rPr>
          <w:noProof/>
        </w:rPr>
        <w:instrText xml:space="preserve"> SEQ Figure \* ARABIC </w:instrText>
      </w:r>
      <w:r>
        <w:rPr>
          <w:noProof/>
        </w:rPr>
        <w:fldChar w:fldCharType="separate"/>
      </w:r>
      <w:r w:rsidR="001B6112">
        <w:rPr>
          <w:noProof/>
        </w:rPr>
        <w:t>26</w:t>
      </w:r>
      <w:r>
        <w:rPr>
          <w:noProof/>
        </w:rPr>
        <w:fldChar w:fldCharType="end"/>
      </w:r>
      <w:r>
        <w:t xml:space="preserve"> – Power Module Power/Data </w:t>
      </w:r>
      <w:r w:rsidRPr="00D26B9A">
        <w:t>Connector</w:t>
      </w:r>
      <w:bookmarkEnd w:id="1677"/>
    </w:p>
    <w:p w14:paraId="59182EC3" w14:textId="788F9F66" w:rsidR="00237EBF" w:rsidRDefault="00237EBF" w:rsidP="00A02960">
      <w:pPr>
        <w:pStyle w:val="Heading2"/>
      </w:pPr>
      <w:bookmarkStart w:id="1678" w:name="_Toc202970895"/>
      <w:r>
        <w:lastRenderedPageBreak/>
        <w:t>Second PC Module Connector</w:t>
      </w:r>
      <w:bookmarkEnd w:id="1678"/>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2C251188" w:rsidR="00237EBF" w:rsidRDefault="00237EBF" w:rsidP="00237EBF">
      <w:pPr>
        <w:pStyle w:val="Caption"/>
        <w:jc w:val="center"/>
      </w:pPr>
      <w:bookmarkStart w:id="1679" w:name="_Toc202971274"/>
      <w:r>
        <w:t xml:space="preserve">Figure </w:t>
      </w:r>
      <w:r>
        <w:rPr>
          <w:noProof/>
        </w:rPr>
        <w:fldChar w:fldCharType="begin"/>
      </w:r>
      <w:r>
        <w:rPr>
          <w:noProof/>
        </w:rPr>
        <w:instrText xml:space="preserve"> SEQ Figure \* ARABIC </w:instrText>
      </w:r>
      <w:r>
        <w:rPr>
          <w:noProof/>
        </w:rPr>
        <w:fldChar w:fldCharType="separate"/>
      </w:r>
      <w:r w:rsidR="001B6112">
        <w:rPr>
          <w:noProof/>
        </w:rPr>
        <w:t>27</w:t>
      </w:r>
      <w:r>
        <w:rPr>
          <w:noProof/>
        </w:rPr>
        <w:fldChar w:fldCharType="end"/>
      </w:r>
      <w:r>
        <w:t xml:space="preserve"> – </w:t>
      </w:r>
      <w:r w:rsidR="00747360">
        <w:t xml:space="preserve">Second PC Module </w:t>
      </w:r>
      <w:r w:rsidRPr="00D26B9A">
        <w:t>Connector</w:t>
      </w:r>
      <w:bookmarkEnd w:id="1679"/>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1680" w:name="_Toc202970896"/>
      <w:r>
        <w:lastRenderedPageBreak/>
        <w:t>Basic Serial Splitter Module Connector</w:t>
      </w:r>
      <w:bookmarkEnd w:id="1680"/>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1CCDB1AA" w:rsidR="00237EBF" w:rsidRDefault="00237EBF" w:rsidP="00237EBF">
      <w:pPr>
        <w:pStyle w:val="Caption"/>
        <w:jc w:val="center"/>
      </w:pPr>
      <w:bookmarkStart w:id="1681" w:name="_Toc202971275"/>
      <w:r>
        <w:t xml:space="preserve">Figure </w:t>
      </w:r>
      <w:r>
        <w:rPr>
          <w:noProof/>
        </w:rPr>
        <w:fldChar w:fldCharType="begin"/>
      </w:r>
      <w:r>
        <w:rPr>
          <w:noProof/>
        </w:rPr>
        <w:instrText xml:space="preserve"> SEQ Figure \* ARABIC </w:instrText>
      </w:r>
      <w:r>
        <w:rPr>
          <w:noProof/>
        </w:rPr>
        <w:fldChar w:fldCharType="separate"/>
      </w:r>
      <w:r w:rsidR="001B6112">
        <w:rPr>
          <w:noProof/>
        </w:rPr>
        <w:t>28</w:t>
      </w:r>
      <w:r>
        <w:rPr>
          <w:noProof/>
        </w:rPr>
        <w:fldChar w:fldCharType="end"/>
      </w:r>
      <w:r>
        <w:t xml:space="preserve"> – </w:t>
      </w:r>
      <w:r w:rsidR="00747360">
        <w:t xml:space="preserve">Basic Serial Splitter </w:t>
      </w:r>
      <w:r w:rsidRPr="00D26B9A">
        <w:t>Connector</w:t>
      </w:r>
      <w:bookmarkEnd w:id="1681"/>
    </w:p>
    <w:p w14:paraId="1CDA6A05" w14:textId="5DDEF07C" w:rsidR="009216D4" w:rsidRDefault="009216D4" w:rsidP="00EE121F">
      <w:pPr>
        <w:pStyle w:val="Heading2"/>
        <w:pageBreakBefore/>
      </w:pPr>
      <w:bookmarkStart w:id="1682" w:name="_Toc202970897"/>
      <w:r>
        <w:lastRenderedPageBreak/>
        <w:t>DB9 Serial Connectors</w:t>
      </w:r>
      <w:bookmarkEnd w:id="1682"/>
    </w:p>
    <w:p w14:paraId="4CBCA747" w14:textId="16CC8F00" w:rsidR="009216D4" w:rsidRDefault="009216D4" w:rsidP="009216D4">
      <w:r>
        <w:t xml:space="preserve">The Power Module, Second PC Module and Basic Serial Splitter Module all use standard 9-pin female </w:t>
      </w:r>
      <w:r w:rsidR="00582A74">
        <w:t>sub</w:t>
      </w:r>
      <w:r w:rsidR="00237709">
        <w:t>-</w:t>
      </w:r>
      <w:r w:rsidR="00582A74">
        <w:t xml:space="preserve">miniature </w:t>
      </w:r>
      <w:r>
        <w:t>D connectors (“DB9”) for serial data connections to attached Simulator PCs. The pin-outs of these connectors are illustrated below.</w:t>
      </w:r>
    </w:p>
    <w:p w14:paraId="7E0C0397" w14:textId="6FBB1628" w:rsidR="004F221F" w:rsidRDefault="004F221F" w:rsidP="00EE121F">
      <w:pPr>
        <w:pStyle w:val="Heading3"/>
      </w:pPr>
      <w:bookmarkStart w:id="1683" w:name="_Toc202970898"/>
      <w:r>
        <w:t>DTEs &amp; DCEs</w:t>
      </w:r>
      <w:bookmarkEnd w:id="1683"/>
    </w:p>
    <w:p w14:paraId="3A0542FF" w14:textId="5280CBD3" w:rsidR="00624131" w:rsidRDefault="00624131" w:rsidP="009216D4">
      <w:r>
        <w:t xml:space="preserve">In RS-232 </w:t>
      </w:r>
      <w:r w:rsidR="002E2C16">
        <w:t>communications</w:t>
      </w:r>
      <w:r>
        <w:t xml:space="preserve">, the description of </w:t>
      </w:r>
      <w:r w:rsidR="00582A74">
        <w:t xml:space="preserve">connector </w:t>
      </w:r>
      <w:r>
        <w:t xml:space="preserve">pins as </w:t>
      </w:r>
      <w:r w:rsidRPr="00EE121F">
        <w:rPr>
          <w:i/>
          <w:iCs/>
        </w:rPr>
        <w:t>Transmit</w:t>
      </w:r>
      <w:r>
        <w:t xml:space="preserve"> or </w:t>
      </w:r>
      <w:r w:rsidRPr="00EE121F">
        <w:rPr>
          <w:i/>
          <w:iCs/>
        </w:rPr>
        <w:t>Receive</w:t>
      </w:r>
      <w:r>
        <w:t xml:space="preserve"> can be confusing</w:t>
      </w:r>
      <w:r w:rsidR="00582A74">
        <w:t>. D</w:t>
      </w:r>
      <w:r>
        <w:t>evice</w:t>
      </w:r>
      <w:r w:rsidR="00582A74">
        <w:t xml:space="preserve">s can be </w:t>
      </w:r>
      <w:r>
        <w:t xml:space="preserve">configured as </w:t>
      </w:r>
      <w:r w:rsidRPr="00EE121F">
        <w:rPr>
          <w:i/>
          <w:iCs/>
        </w:rPr>
        <w:t>Data Terminal Equipment</w:t>
      </w:r>
      <w:r>
        <w:t xml:space="preserve"> (DTE) or </w:t>
      </w:r>
      <w:r w:rsidRPr="00EE121F">
        <w:rPr>
          <w:i/>
          <w:iCs/>
        </w:rPr>
        <w:t>Data Communication Equipment</w:t>
      </w:r>
      <w:r>
        <w:t xml:space="preserve"> (DCE).</w:t>
      </w:r>
      <w:r w:rsidR="00ED196D">
        <w:t xml:space="preserve"> Traditionally, </w:t>
      </w:r>
      <w:r w:rsidR="00582A74">
        <w:t xml:space="preserve">for example, </w:t>
      </w:r>
      <w:r w:rsidR="00ED196D">
        <w:t xml:space="preserve">a PC would be </w:t>
      </w:r>
      <w:r w:rsidR="00582A74">
        <w:t xml:space="preserve">configured as </w:t>
      </w:r>
      <w:r w:rsidR="00ED196D">
        <w:t xml:space="preserve">a DTE, connected to a modem </w:t>
      </w:r>
      <w:r w:rsidR="00582A74">
        <w:t xml:space="preserve">configured </w:t>
      </w:r>
      <w:r w:rsidR="00ED196D">
        <w:t>as a DCE.</w:t>
      </w:r>
    </w:p>
    <w:p w14:paraId="4B79AB53" w14:textId="44618933" w:rsidR="002E2C16" w:rsidRDefault="002E2C16" w:rsidP="009216D4">
      <w:r>
        <w:t xml:space="preserve">By convention, a DTE </w:t>
      </w:r>
      <w:r w:rsidR="00582A74">
        <w:t xml:space="preserve">has a male connector, a </w:t>
      </w:r>
      <w:r>
        <w:t xml:space="preserve">DCE </w:t>
      </w:r>
      <w:r w:rsidR="00582A74">
        <w:t>has a female connector, and the DTE</w:t>
      </w:r>
      <w:r w:rsidR="00237709">
        <w:t>-</w:t>
      </w:r>
      <w:r w:rsidR="00582A74">
        <w:t>to</w:t>
      </w:r>
      <w:r w:rsidR="00237709">
        <w:t>-</w:t>
      </w:r>
      <w:r w:rsidR="00582A74">
        <w:t xml:space="preserve">DCE </w:t>
      </w:r>
      <w:r>
        <w:t xml:space="preserve">connection uses a </w:t>
      </w:r>
      <w:r w:rsidR="00582A74">
        <w:t xml:space="preserve">female-to-male </w:t>
      </w:r>
      <w:r w:rsidRPr="00EE121F">
        <w:rPr>
          <w:i/>
          <w:iCs/>
        </w:rPr>
        <w:t>straight cable</w:t>
      </w:r>
      <w:r>
        <w:rPr>
          <w:rStyle w:val="FootnoteReference"/>
        </w:rPr>
        <w:footnoteReference w:id="34"/>
      </w:r>
      <w:r>
        <w:t>. A PC acting as DTE transmits data to the DCE from Pin 3 of the PC’s DB9 connector, which would be designated TD or TX; and receives data from the DCE on Pin 2, designated RD or RX</w:t>
      </w:r>
      <w:r w:rsidR="00237709">
        <w:rPr>
          <w:rStyle w:val="FootnoteReference"/>
        </w:rPr>
        <w:footnoteReference w:id="35"/>
      </w:r>
      <w:r>
        <w:t xml:space="preserve">. The DCE </w:t>
      </w:r>
      <w:r w:rsidR="00F03FD0">
        <w:t xml:space="preserve">uses a female connector, </w:t>
      </w:r>
      <w:r>
        <w:t xml:space="preserve">receives data from the DTE on Pin 3, </w:t>
      </w:r>
      <w:r w:rsidRPr="00EE121F">
        <w:rPr>
          <w:u w:val="single"/>
        </w:rPr>
        <w:t>still designated as the “transmit” pin on the DCE</w:t>
      </w:r>
      <w:r>
        <w:t xml:space="preserve">, and sends data to the DTE on Pin 2, </w:t>
      </w:r>
      <w:r w:rsidRPr="00EE121F">
        <w:rPr>
          <w:u w:val="single"/>
        </w:rPr>
        <w:t>still designated as the “receive” pin on the DCE</w:t>
      </w:r>
      <w:r w:rsidR="00F03FD0">
        <w:rPr>
          <w:rStyle w:val="FootnoteReference"/>
        </w:rPr>
        <w:footnoteReference w:id="36"/>
      </w:r>
      <w:r>
        <w:t>.</w:t>
      </w:r>
    </w:p>
    <w:p w14:paraId="5DD60A4D" w14:textId="6EC8AAE4" w:rsidR="002E2C16" w:rsidRDefault="002E2C16" w:rsidP="009216D4">
      <w:r>
        <w:t>The Simulator PC is a DTE</w:t>
      </w:r>
      <w:r w:rsidR="00F03FD0">
        <w:t xml:space="preserve">. The Simulator Modules are fitted with female DB9 connectors and </w:t>
      </w:r>
      <w:r w:rsidR="00ED196D">
        <w:t xml:space="preserve">for simplicity are all </w:t>
      </w:r>
      <w:r w:rsidR="00F03FD0">
        <w:t xml:space="preserve">wired for use with straight cables, so </w:t>
      </w:r>
      <w:r w:rsidR="00237709">
        <w:t xml:space="preserve">are </w:t>
      </w:r>
      <w:r w:rsidR="00C607F9">
        <w:t>technically DCE</w:t>
      </w:r>
      <w:r w:rsidR="00237709">
        <w:t>s</w:t>
      </w:r>
      <w:r w:rsidR="00C607F9">
        <w:t xml:space="preserve"> and </w:t>
      </w:r>
      <w:r w:rsidR="00F03FD0">
        <w:t xml:space="preserve">should </w:t>
      </w:r>
      <w:r w:rsidR="00EE5AA6">
        <w:t xml:space="preserve">by convention </w:t>
      </w:r>
      <w:r w:rsidR="00ED196D">
        <w:t>use DCE</w:t>
      </w:r>
      <w:r w:rsidR="00F03FD0">
        <w:t xml:space="preserve"> pin naming conventions.</w:t>
      </w:r>
    </w:p>
    <w:p w14:paraId="24A0A3FE" w14:textId="05E435D4" w:rsidR="009216D4" w:rsidRPr="009216D4" w:rsidRDefault="00F03FD0">
      <w:r>
        <w:t xml:space="preserve">However, to </w:t>
      </w:r>
      <w:r w:rsidR="00EE5AA6">
        <w:t xml:space="preserve">make the </w:t>
      </w:r>
      <w:r w:rsidR="00ED196D">
        <w:t xml:space="preserve">simulator module designs </w:t>
      </w:r>
      <w:r w:rsidR="00237709">
        <w:t>easier to follow</w:t>
      </w:r>
      <w:r w:rsidR="00ED196D">
        <w:t xml:space="preserve">, the schematics follow the transmit and receive </w:t>
      </w:r>
      <w:r w:rsidR="00237709">
        <w:t xml:space="preserve">pin </w:t>
      </w:r>
      <w:r w:rsidR="00ED196D">
        <w:t xml:space="preserve">designations used by the </w:t>
      </w:r>
      <w:r w:rsidR="00237709">
        <w:t xml:space="preserve">ATmega328P microcontroller UART, and the RS-232 sides of the </w:t>
      </w:r>
      <w:r w:rsidR="0033286D">
        <w:t xml:space="preserve">Analog Devices (formerly </w:t>
      </w:r>
      <w:r w:rsidR="00ED196D">
        <w:t>Maxim</w:t>
      </w:r>
      <w:r w:rsidR="0033286D">
        <w:t>)</w:t>
      </w:r>
      <w:r w:rsidR="00ED196D">
        <w:t xml:space="preserve"> MAX233, MAX208 and MAX3323 line drivers. Following these conventions, the module </w:t>
      </w:r>
      <w:r w:rsidR="009216D4">
        <w:t>pin</w:t>
      </w:r>
      <w:r w:rsidR="00ED196D">
        <w:t>s</w:t>
      </w:r>
      <w:r w:rsidR="009216D4">
        <w:t xml:space="preserve"> </w:t>
      </w:r>
      <w:r w:rsidR="0035239E">
        <w:t xml:space="preserve">used for transmitting sensor data </w:t>
      </w:r>
      <w:r w:rsidR="00624131">
        <w:t xml:space="preserve">from the Simulator Interface </w:t>
      </w:r>
      <w:r w:rsidR="0035239E">
        <w:t xml:space="preserve">to the attached PC </w:t>
      </w:r>
      <w:r w:rsidR="00ED196D">
        <w:t>are</w:t>
      </w:r>
      <w:r w:rsidR="0035239E">
        <w:t xml:space="preserve"> marked </w:t>
      </w:r>
      <w:r w:rsidR="0035239E" w:rsidRPr="00EE121F">
        <w:rPr>
          <w:i/>
          <w:iCs/>
        </w:rPr>
        <w:t>TX</w:t>
      </w:r>
      <w:r w:rsidR="00ED196D">
        <w:t>, and t</w:t>
      </w:r>
      <w:r w:rsidR="0035239E">
        <w:t xml:space="preserve">he </w:t>
      </w:r>
      <w:r w:rsidR="00ED196D">
        <w:t xml:space="preserve">module </w:t>
      </w:r>
      <w:r w:rsidR="0035239E">
        <w:t>pin</w:t>
      </w:r>
      <w:r w:rsidR="00ED196D">
        <w:t>s</w:t>
      </w:r>
      <w:r w:rsidR="0035239E">
        <w:t xml:space="preserve"> used for rece</w:t>
      </w:r>
      <w:r w:rsidR="00624131">
        <w:t xml:space="preserve">iving CLI data from the attached PC to the Simulator Interface </w:t>
      </w:r>
      <w:r w:rsidR="00ED196D">
        <w:t>are</w:t>
      </w:r>
      <w:r w:rsidR="00624131">
        <w:t xml:space="preserve"> marked </w:t>
      </w:r>
      <w:r w:rsidR="00624131" w:rsidRPr="00EE121F">
        <w:rPr>
          <w:i/>
          <w:iCs/>
        </w:rPr>
        <w:t>RX</w:t>
      </w:r>
      <w:r w:rsidR="00624131">
        <w:t>.</w:t>
      </w:r>
      <w:r w:rsidR="0035239E">
        <w:t xml:space="preserve"> </w:t>
      </w:r>
      <w:r w:rsidR="00237709">
        <w:t>This is the opposite of the usual convention for a DCE</w:t>
      </w:r>
      <w:r w:rsidR="0037598F">
        <w:t>.</w:t>
      </w:r>
    </w:p>
    <w:p w14:paraId="1A2D12DC" w14:textId="28029E5E" w:rsidR="009216D4" w:rsidRDefault="009216D4" w:rsidP="009216D4">
      <w:pPr>
        <w:pStyle w:val="Heading3"/>
      </w:pPr>
      <w:bookmarkStart w:id="1684" w:name="_Toc202970899"/>
      <w:r>
        <w:lastRenderedPageBreak/>
        <w:t>Power Module</w:t>
      </w:r>
      <w:bookmarkEnd w:id="1684"/>
    </w:p>
    <w:p w14:paraId="2B5DDCC9" w14:textId="35BC13EF" w:rsidR="0037598F" w:rsidRDefault="0037598F">
      <w:pPr>
        <w:keepNext/>
      </w:pPr>
      <w:r w:rsidRPr="009C1732">
        <w:t xml:space="preserve">The </w:t>
      </w:r>
      <w:r>
        <w:t xml:space="preserve">Power </w:t>
      </w:r>
      <w:r w:rsidRPr="009C1732">
        <w:t xml:space="preserve">Module uses </w:t>
      </w:r>
      <w:r>
        <w:t xml:space="preserve">a female DB9 </w:t>
      </w:r>
      <w:r w:rsidRPr="009C1732">
        <w:t xml:space="preserve">connector for the </w:t>
      </w:r>
      <w:r>
        <w:t>down</w:t>
      </w:r>
      <w:r w:rsidRPr="009C1732">
        <w:t xml:space="preserve">stream cabling connection to the Simulator </w:t>
      </w:r>
      <w:r>
        <w:t>PC.</w:t>
      </w:r>
    </w:p>
    <w:p w14:paraId="1FBA6043" w14:textId="5C1DBA29" w:rsidR="0037598F" w:rsidRDefault="0037598F" w:rsidP="00EE121F">
      <w:pPr>
        <w:pStyle w:val="ListParagraph"/>
        <w:keepNext/>
        <w:numPr>
          <w:ilvl w:val="0"/>
          <w:numId w:val="55"/>
        </w:numPr>
      </w:pPr>
      <w:r>
        <w:t>Pin 2 is used for simulator sensor data transmitted to the attached PC.</w:t>
      </w:r>
    </w:p>
    <w:p w14:paraId="7B7BA676" w14:textId="193898A7" w:rsidR="0037598F" w:rsidRDefault="0037598F" w:rsidP="00EE121F">
      <w:pPr>
        <w:pStyle w:val="ListParagraph"/>
        <w:keepNext/>
        <w:numPr>
          <w:ilvl w:val="0"/>
          <w:numId w:val="55"/>
        </w:numPr>
      </w:pPr>
      <w:r>
        <w:t>Pin 3 is used for CLI data transmitted to the Simulator Interface from the attached PC.</w:t>
      </w:r>
    </w:p>
    <w:p w14:paraId="3EC16AFD" w14:textId="2AE47CDB" w:rsidR="0037598F" w:rsidRPr="009C1732" w:rsidRDefault="0037598F">
      <w:pPr>
        <w:keepNext/>
      </w:pPr>
      <w:r>
        <w:t>The wiring of this connector is shown in the following diagram:</w:t>
      </w:r>
    </w:p>
    <w:p w14:paraId="1AEB9B98" w14:textId="5CE3A712" w:rsidR="009216D4" w:rsidRDefault="00BF59FA" w:rsidP="00EE121F">
      <w:pPr>
        <w:keepNext/>
        <w:jc w:val="center"/>
      </w:pPr>
      <w:r>
        <w:rPr>
          <w:noProof/>
        </w:rPr>
        <w:drawing>
          <wp:inline distT="0" distB="0" distL="0" distR="0" wp14:anchorId="590D17B2" wp14:editId="3B1983D7">
            <wp:extent cx="1944000" cy="21960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2 DB9 Power Module v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7387A83" w14:textId="56971EC9" w:rsidR="009216D4" w:rsidRPr="00374AC1" w:rsidRDefault="009216D4" w:rsidP="00EE121F">
      <w:pPr>
        <w:pStyle w:val="Caption"/>
        <w:jc w:val="center"/>
      </w:pPr>
      <w:bookmarkStart w:id="1685" w:name="_Toc202971276"/>
      <w:r>
        <w:t xml:space="preserve">Figure </w:t>
      </w:r>
      <w:fldSimple w:instr=" SEQ Figure \* ARABIC ">
        <w:r w:rsidR="001B6112">
          <w:rPr>
            <w:noProof/>
          </w:rPr>
          <w:t>29</w:t>
        </w:r>
      </w:fldSimple>
      <w:r>
        <w:t xml:space="preserve"> – Power Module DB9 Serial Connector</w:t>
      </w:r>
      <w:bookmarkEnd w:id="1685"/>
    </w:p>
    <w:p w14:paraId="7F875817" w14:textId="7175F552" w:rsidR="009216D4" w:rsidRDefault="009216D4" w:rsidP="009216D4">
      <w:pPr>
        <w:pStyle w:val="Heading3"/>
      </w:pPr>
      <w:bookmarkStart w:id="1686" w:name="_Toc202970900"/>
      <w:r>
        <w:t>Second PC Module</w:t>
      </w:r>
      <w:bookmarkEnd w:id="1686"/>
    </w:p>
    <w:p w14:paraId="29CDEE92" w14:textId="0A75A103" w:rsidR="0037598F" w:rsidRDefault="0037598F">
      <w:pPr>
        <w:keepNext/>
      </w:pPr>
      <w:r w:rsidRPr="009C1732">
        <w:t>The</w:t>
      </w:r>
      <w:r>
        <w:t xml:space="preserve"> Second PC</w:t>
      </w:r>
      <w:r w:rsidRPr="009C1732">
        <w:t xml:space="preserve"> Module uses </w:t>
      </w:r>
      <w:r>
        <w:t xml:space="preserve">a female DB9 </w:t>
      </w:r>
      <w:r w:rsidRPr="009C1732">
        <w:t xml:space="preserve">connector for the </w:t>
      </w:r>
      <w:r>
        <w:t>down</w:t>
      </w:r>
      <w:r w:rsidRPr="009C1732">
        <w:t xml:space="preserve">stream cabling connection to the Simulator </w:t>
      </w:r>
      <w:r>
        <w:t>PC.</w:t>
      </w:r>
    </w:p>
    <w:p w14:paraId="5C4632E6" w14:textId="77777777" w:rsidR="0037598F" w:rsidRDefault="0037598F" w:rsidP="00EE121F">
      <w:pPr>
        <w:pStyle w:val="ListParagraph"/>
        <w:keepNext/>
        <w:numPr>
          <w:ilvl w:val="0"/>
          <w:numId w:val="56"/>
        </w:numPr>
      </w:pPr>
      <w:r>
        <w:t>Pin 2 is used for simulator sensor data transmitted to the attached PC.</w:t>
      </w:r>
    </w:p>
    <w:p w14:paraId="0C1B95EC" w14:textId="226CB20F" w:rsidR="0037598F" w:rsidRDefault="0037598F" w:rsidP="00EE121F">
      <w:pPr>
        <w:pStyle w:val="ListParagraph"/>
        <w:keepNext/>
        <w:numPr>
          <w:ilvl w:val="0"/>
          <w:numId w:val="56"/>
        </w:numPr>
      </w:pPr>
      <w:r>
        <w:t>Pin 3 is not connected. It is not possible to use the CLI from the PC attached to the Second PC Module.</w:t>
      </w:r>
    </w:p>
    <w:p w14:paraId="19533596" w14:textId="77777777" w:rsidR="0037598F" w:rsidRPr="009C1732" w:rsidRDefault="0037598F">
      <w:pPr>
        <w:keepNext/>
      </w:pPr>
      <w:r>
        <w:t>The wiring of this connector is shown in the following diagram:</w:t>
      </w:r>
    </w:p>
    <w:p w14:paraId="1A0B704B" w14:textId="4BCA7DF3" w:rsidR="009216D4" w:rsidRDefault="00BF59FA" w:rsidP="00EE121F">
      <w:pPr>
        <w:keepNext/>
        <w:jc w:val="center"/>
      </w:pPr>
      <w:r>
        <w:rPr>
          <w:noProof/>
        </w:rPr>
        <w:drawing>
          <wp:inline distT="0" distB="0" distL="0" distR="0" wp14:anchorId="267AC20B" wp14:editId="528ECFE6">
            <wp:extent cx="1944000" cy="219600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2 DB9 2nd PC Module 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46528519" w14:textId="26D49DC6" w:rsidR="009216D4" w:rsidRPr="00374AC1" w:rsidRDefault="009216D4" w:rsidP="00EE121F">
      <w:pPr>
        <w:pStyle w:val="Caption"/>
        <w:jc w:val="center"/>
      </w:pPr>
      <w:bookmarkStart w:id="1687" w:name="_Toc202971277"/>
      <w:r>
        <w:t xml:space="preserve">Figure </w:t>
      </w:r>
      <w:fldSimple w:instr=" SEQ Figure \* ARABIC ">
        <w:r w:rsidR="001B6112">
          <w:rPr>
            <w:noProof/>
          </w:rPr>
          <w:t>30</w:t>
        </w:r>
      </w:fldSimple>
      <w:r>
        <w:t xml:space="preserve"> – Second PC Module DB9 Serial Connector</w:t>
      </w:r>
      <w:bookmarkEnd w:id="1687"/>
    </w:p>
    <w:p w14:paraId="2C003C21" w14:textId="0821996F" w:rsidR="009216D4" w:rsidRDefault="009216D4" w:rsidP="009216D4">
      <w:pPr>
        <w:pStyle w:val="Heading3"/>
      </w:pPr>
      <w:bookmarkStart w:id="1688" w:name="_Toc202970901"/>
      <w:r>
        <w:lastRenderedPageBreak/>
        <w:t>Basic Serial Splitter Module</w:t>
      </w:r>
      <w:bookmarkEnd w:id="1688"/>
    </w:p>
    <w:p w14:paraId="25B6786F" w14:textId="4312F4D7" w:rsidR="0037598F" w:rsidRDefault="0037598F" w:rsidP="0037598F">
      <w:pPr>
        <w:keepNext/>
      </w:pPr>
      <w:r w:rsidRPr="009C1732">
        <w:t>The</w:t>
      </w:r>
      <w:r>
        <w:t xml:space="preserve"> Basic Serial Splitter </w:t>
      </w:r>
      <w:r w:rsidRPr="009C1732">
        <w:t xml:space="preserve">Module uses </w:t>
      </w:r>
      <w:r>
        <w:t xml:space="preserve">female DB9 </w:t>
      </w:r>
      <w:r w:rsidRPr="009C1732">
        <w:t>connector</w:t>
      </w:r>
      <w:r>
        <w:t>s</w:t>
      </w:r>
      <w:r w:rsidRPr="009C1732">
        <w:t xml:space="preserve"> for the </w:t>
      </w:r>
      <w:r>
        <w:t>down</w:t>
      </w:r>
      <w:r w:rsidRPr="009C1732">
        <w:t>stream cabling connection</w:t>
      </w:r>
      <w:r>
        <w:t>s</w:t>
      </w:r>
      <w:r w:rsidRPr="009C1732">
        <w:t xml:space="preserve"> to the Simulator </w:t>
      </w:r>
      <w:r>
        <w:t>PCs.</w:t>
      </w:r>
    </w:p>
    <w:p w14:paraId="6436F537" w14:textId="3D882413" w:rsidR="0037598F" w:rsidRDefault="0037598F" w:rsidP="0037598F">
      <w:pPr>
        <w:pStyle w:val="ListParagraph"/>
        <w:keepNext/>
        <w:numPr>
          <w:ilvl w:val="0"/>
          <w:numId w:val="56"/>
        </w:numPr>
      </w:pPr>
      <w:r>
        <w:t xml:space="preserve">Pin 2 is used for </w:t>
      </w:r>
      <w:r w:rsidR="00BD3A98">
        <w:t xml:space="preserve">duplicated </w:t>
      </w:r>
      <w:r>
        <w:t>simulator sensor data transmitted to each attached PC.</w:t>
      </w:r>
    </w:p>
    <w:p w14:paraId="5B99F037" w14:textId="728C8821" w:rsidR="00CD5701" w:rsidRDefault="00BD3A98" w:rsidP="00BD3A98">
      <w:pPr>
        <w:pStyle w:val="ListParagraph"/>
        <w:keepNext/>
        <w:numPr>
          <w:ilvl w:val="0"/>
          <w:numId w:val="56"/>
        </w:numPr>
      </w:pPr>
      <w:r>
        <w:t xml:space="preserve">As noted previously in the section on </w:t>
      </w:r>
      <w:r w:rsidRPr="00EE121F">
        <w:rPr>
          <w:i/>
          <w:iCs/>
        </w:rPr>
        <w:t>Transmitter Disabling</w:t>
      </w:r>
      <w:r>
        <w:t xml:space="preserve"> in the </w:t>
      </w:r>
      <w:r w:rsidRPr="00EE121F">
        <w:rPr>
          <w:i/>
          <w:iCs/>
        </w:rPr>
        <w:t>Basic Serial Splitter Hardware</w:t>
      </w:r>
      <w:r>
        <w:t xml:space="preserve"> section of this document, only </w:t>
      </w:r>
      <w:r w:rsidRPr="009C1732">
        <w:t xml:space="preserve">one </w:t>
      </w:r>
      <w:r w:rsidR="00CD5701">
        <w:t xml:space="preserve">selected </w:t>
      </w:r>
      <w:r w:rsidRPr="009C1732">
        <w:t xml:space="preserve">Simulator PC </w:t>
      </w:r>
      <w:r>
        <w:t xml:space="preserve">connected to a Basic Serial Splitter Module </w:t>
      </w:r>
      <w:r w:rsidRPr="009C1732">
        <w:t xml:space="preserve">can be used to send </w:t>
      </w:r>
      <w:r>
        <w:t xml:space="preserve">CLI </w:t>
      </w:r>
      <w:r w:rsidRPr="009C1732">
        <w:t>configuration data to the Simulator Interface Module</w:t>
      </w:r>
      <w:r w:rsidR="00CD5701">
        <w:t>.</w:t>
      </w:r>
    </w:p>
    <w:p w14:paraId="41FA7EF9" w14:textId="6C7A3928" w:rsidR="00BD3A98" w:rsidRPr="009C1732" w:rsidRDefault="00BD3A98">
      <w:pPr>
        <w:pStyle w:val="ListParagraph"/>
        <w:keepNext/>
        <w:numPr>
          <w:ilvl w:val="0"/>
          <w:numId w:val="56"/>
        </w:numPr>
      </w:pPr>
      <w:r>
        <w:t xml:space="preserve">Pin 3 </w:t>
      </w:r>
      <w:r w:rsidR="00CD5701">
        <w:t xml:space="preserve">will be used </w:t>
      </w:r>
      <w:r>
        <w:t xml:space="preserve">for CLI data </w:t>
      </w:r>
      <w:r w:rsidR="00CD5701">
        <w:t>sent</w:t>
      </w:r>
      <w:r>
        <w:t xml:space="preserve"> to the Simulator Interface from </w:t>
      </w:r>
      <w:r w:rsidR="00CD5701">
        <w:t xml:space="preserve">the selected </w:t>
      </w:r>
      <w:r>
        <w:t>attached PC</w:t>
      </w:r>
      <w:r w:rsidR="00CD5701">
        <w:t xml:space="preserve"> only</w:t>
      </w:r>
      <w:r>
        <w:t xml:space="preserve">. </w:t>
      </w:r>
      <w:r w:rsidR="00CD5701">
        <w:t xml:space="preserve">On all other connectors this </w:t>
      </w:r>
      <w:r>
        <w:t xml:space="preserve">pin will </w:t>
      </w:r>
      <w:r w:rsidR="00CD5701">
        <w:t>connected to an inactive RS-232 receiver.</w:t>
      </w:r>
    </w:p>
    <w:p w14:paraId="24B38F02" w14:textId="77777777" w:rsidR="0037598F" w:rsidRPr="009C1732" w:rsidRDefault="0037598F" w:rsidP="0037598F">
      <w:pPr>
        <w:keepNext/>
      </w:pPr>
      <w:r>
        <w:t>The wiring of this connector is shown in the following diagram:</w:t>
      </w:r>
    </w:p>
    <w:p w14:paraId="4664654F" w14:textId="6D1853A9" w:rsidR="009216D4" w:rsidRDefault="00BF59FA" w:rsidP="00EE121F">
      <w:pPr>
        <w:keepNext/>
        <w:jc w:val="center"/>
      </w:pPr>
      <w:r>
        <w:rPr>
          <w:noProof/>
        </w:rPr>
        <w:drawing>
          <wp:inline distT="0" distB="0" distL="0" distR="0" wp14:anchorId="482CC822" wp14:editId="521790BC">
            <wp:extent cx="1944000" cy="2196000"/>
            <wp:effectExtent l="0" t="0" r="0" b="0"/>
            <wp:docPr id="34" name="Picture 34"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2 DB9 Splitter Module 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146B1110" w14:textId="419FE8EA" w:rsidR="009216D4" w:rsidRPr="009216D4" w:rsidRDefault="009216D4">
      <w:pPr>
        <w:pStyle w:val="Caption"/>
        <w:jc w:val="center"/>
      </w:pPr>
      <w:bookmarkStart w:id="1689" w:name="_Toc202971278"/>
      <w:r>
        <w:t xml:space="preserve">Figure </w:t>
      </w:r>
      <w:fldSimple w:instr=" SEQ Figure \* ARABIC ">
        <w:r w:rsidR="001B6112">
          <w:rPr>
            <w:noProof/>
          </w:rPr>
          <w:t>31</w:t>
        </w:r>
      </w:fldSimple>
      <w:r>
        <w:t xml:space="preserve"> – Basic Serial Splitter DB9 Serial Connectors</w:t>
      </w:r>
      <w:bookmarkEnd w:id="1689"/>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1690" w:name="_Toc472625758"/>
      <w:bookmarkStart w:id="1691" w:name="_Toc202970902"/>
      <w:r w:rsidR="00AF0947">
        <w:lastRenderedPageBreak/>
        <w:t xml:space="preserve">Simulator Interface </w:t>
      </w:r>
      <w:bookmarkEnd w:id="1690"/>
      <w:r w:rsidR="003912A1">
        <w:t xml:space="preserve">Module </w:t>
      </w:r>
      <w:r w:rsidR="008D175F">
        <w:t>Firmware</w:t>
      </w:r>
      <w:bookmarkEnd w:id="1691"/>
    </w:p>
    <w:p w14:paraId="76255B76" w14:textId="37BDE1EC" w:rsidR="007A715D" w:rsidRPr="00D16863" w:rsidRDefault="007A715D" w:rsidP="006E2D44">
      <w:pPr>
        <w:pStyle w:val="Heading2"/>
      </w:pPr>
      <w:bookmarkStart w:id="1692" w:name="_Toc472625763"/>
      <w:bookmarkStart w:id="1693" w:name="_Toc202970903"/>
      <w:r>
        <w:t xml:space="preserve">Sensor </w:t>
      </w:r>
      <w:bookmarkEnd w:id="1692"/>
      <w:r w:rsidR="006E2D44">
        <w:t>Characteristics</w:t>
      </w:r>
      <w:bookmarkEnd w:id="1693"/>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1694" w:name="_Toc415420472"/>
      <w:bookmarkStart w:id="1695" w:name="_Toc472625771"/>
      <w:r>
        <w:br w:type="page"/>
      </w:r>
    </w:p>
    <w:p w14:paraId="76AB9ECE" w14:textId="21A53D47" w:rsidR="00AF0947" w:rsidRDefault="00AF0947" w:rsidP="00CF2085">
      <w:pPr>
        <w:pStyle w:val="Heading2"/>
      </w:pPr>
      <w:bookmarkStart w:id="1696" w:name="_Toc202970904"/>
      <w:r>
        <w:lastRenderedPageBreak/>
        <w:t>Firmware Design</w:t>
      </w:r>
      <w:bookmarkEnd w:id="1694"/>
      <w:bookmarkEnd w:id="1695"/>
      <w:bookmarkEnd w:id="1696"/>
    </w:p>
    <w:p w14:paraId="30F829FE" w14:textId="77777777" w:rsidR="00AF0947" w:rsidRDefault="00AF0947" w:rsidP="00CF2085">
      <w:pPr>
        <w:pStyle w:val="Heading3"/>
      </w:pPr>
      <w:bookmarkStart w:id="1697" w:name="_Toc382313143"/>
      <w:bookmarkStart w:id="1698" w:name="_Toc415420473"/>
      <w:bookmarkStart w:id="1699" w:name="_Toc472625772"/>
      <w:bookmarkStart w:id="1700" w:name="_Toc202970905"/>
      <w:r>
        <w:t>Interrupt Driven vs Polling</w:t>
      </w:r>
      <w:bookmarkEnd w:id="1697"/>
      <w:bookmarkEnd w:id="1698"/>
      <w:bookmarkEnd w:id="1699"/>
      <w:bookmarkEnd w:id="1700"/>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41">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3A42137B" w:rsidR="00CF2085" w:rsidRDefault="00CF2085" w:rsidP="00CF2085">
      <w:pPr>
        <w:pStyle w:val="Caption"/>
        <w:jc w:val="center"/>
      </w:pPr>
      <w:bookmarkStart w:id="1701" w:name="_Toc202971279"/>
      <w:r>
        <w:t xml:space="preserve">Figure </w:t>
      </w:r>
      <w:r>
        <w:rPr>
          <w:noProof/>
        </w:rPr>
        <w:fldChar w:fldCharType="begin"/>
      </w:r>
      <w:r>
        <w:rPr>
          <w:noProof/>
        </w:rPr>
        <w:instrText xml:space="preserve"> SEQ Figure \* ARABIC </w:instrText>
      </w:r>
      <w:r>
        <w:rPr>
          <w:noProof/>
        </w:rPr>
        <w:fldChar w:fldCharType="separate"/>
      </w:r>
      <w:r w:rsidR="001B6112">
        <w:rPr>
          <w:noProof/>
        </w:rPr>
        <w:t>32</w:t>
      </w:r>
      <w:r>
        <w:rPr>
          <w:noProof/>
        </w:rPr>
        <w:fldChar w:fldCharType="end"/>
      </w:r>
      <w:r>
        <w:t xml:space="preserve"> – Simulator Interface Main Loop Timing</w:t>
      </w:r>
      <w:bookmarkEnd w:id="1701"/>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1702" w:name="_Toc382313144"/>
      <w:bookmarkStart w:id="1703" w:name="_Toc415420474"/>
      <w:bookmarkStart w:id="1704" w:name="_Toc472625773"/>
      <w:r>
        <w:br w:type="page"/>
      </w:r>
    </w:p>
    <w:p w14:paraId="42D49E0F" w14:textId="4265D35D" w:rsidR="00AF0947" w:rsidRPr="00720025" w:rsidRDefault="00AF0947" w:rsidP="00CF2085">
      <w:pPr>
        <w:pStyle w:val="Heading3"/>
      </w:pPr>
      <w:bookmarkStart w:id="1705" w:name="_Toc202970906"/>
      <w:r w:rsidRPr="00720025">
        <w:lastRenderedPageBreak/>
        <w:t>State Machine Operation</w:t>
      </w:r>
      <w:bookmarkEnd w:id="1702"/>
      <w:bookmarkEnd w:id="1703"/>
      <w:bookmarkEnd w:id="1704"/>
      <w:bookmarkEnd w:id="1705"/>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64D076C4" w:rsidR="002712AD" w:rsidRPr="0060312C" w:rsidRDefault="002712AD" w:rsidP="002712AD">
      <w:pPr>
        <w:pStyle w:val="Caption"/>
        <w:jc w:val="center"/>
        <w:rPr>
          <w:color w:val="00B050"/>
        </w:rPr>
      </w:pPr>
      <w:bookmarkStart w:id="1706" w:name="_Toc415420571"/>
      <w:bookmarkStart w:id="1707" w:name="_Toc472625845"/>
      <w:bookmarkStart w:id="1708" w:name="_Toc202971280"/>
      <w:r>
        <w:t xml:space="preserve">Figure </w:t>
      </w:r>
      <w:r>
        <w:rPr>
          <w:noProof/>
        </w:rPr>
        <w:fldChar w:fldCharType="begin"/>
      </w:r>
      <w:r>
        <w:rPr>
          <w:noProof/>
        </w:rPr>
        <w:instrText xml:space="preserve"> SEQ Figure \* ARABIC </w:instrText>
      </w:r>
      <w:r>
        <w:rPr>
          <w:noProof/>
        </w:rPr>
        <w:fldChar w:fldCharType="separate"/>
      </w:r>
      <w:r w:rsidR="001B6112">
        <w:rPr>
          <w:noProof/>
        </w:rPr>
        <w:t>33</w:t>
      </w:r>
      <w:r>
        <w:rPr>
          <w:noProof/>
        </w:rPr>
        <w:fldChar w:fldCharType="end"/>
      </w:r>
      <w:r>
        <w:t xml:space="preserve"> – State Machine Transitions Illustration</w:t>
      </w:r>
      <w:bookmarkEnd w:id="1706"/>
      <w:bookmarkEnd w:id="1707"/>
      <w:bookmarkEnd w:id="1708"/>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1709" w:name="_Toc382313145"/>
      <w:bookmarkStart w:id="1710" w:name="_Toc415420475"/>
      <w:bookmarkStart w:id="1711" w:name="_Toc472625774"/>
      <w:bookmarkStart w:id="1712" w:name="_Toc202970907"/>
      <w:r w:rsidRPr="00D85978">
        <w:lastRenderedPageBreak/>
        <w:t>Timer Issues</w:t>
      </w:r>
      <w:bookmarkEnd w:id="1709"/>
      <w:bookmarkEnd w:id="1710"/>
      <w:bookmarkEnd w:id="1711"/>
      <w:bookmarkEnd w:id="1712"/>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1713" w:name="_Toc382313146"/>
      <w:bookmarkStart w:id="1714" w:name="_Toc415420476"/>
      <w:bookmarkStart w:id="1715" w:name="_Toc472625775"/>
      <w:bookmarkStart w:id="1716" w:name="_Toc202970908"/>
      <w:r>
        <w:t>Sensor De-Bouncing</w:t>
      </w:r>
      <w:bookmarkEnd w:id="1713"/>
      <w:bookmarkEnd w:id="1714"/>
      <w:bookmarkEnd w:id="1715"/>
      <w:bookmarkEnd w:id="1716"/>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24A017A7" w:rsidR="00AF0947" w:rsidRPr="008B0EA2" w:rsidRDefault="00AF0947" w:rsidP="00AF0947">
      <w:pPr>
        <w:pStyle w:val="Caption"/>
        <w:jc w:val="center"/>
      </w:pPr>
      <w:bookmarkStart w:id="1717" w:name="_Toc415420572"/>
      <w:bookmarkStart w:id="1718" w:name="_Toc472625846"/>
      <w:bookmarkStart w:id="1719" w:name="_Toc202971281"/>
      <w:r>
        <w:t xml:space="preserve">Figure </w:t>
      </w:r>
      <w:r>
        <w:rPr>
          <w:noProof/>
        </w:rPr>
        <w:fldChar w:fldCharType="begin"/>
      </w:r>
      <w:r>
        <w:rPr>
          <w:noProof/>
        </w:rPr>
        <w:instrText xml:space="preserve"> SEQ Figure \* ARABIC </w:instrText>
      </w:r>
      <w:r>
        <w:rPr>
          <w:noProof/>
        </w:rPr>
        <w:fldChar w:fldCharType="separate"/>
      </w:r>
      <w:r w:rsidR="001B6112">
        <w:rPr>
          <w:noProof/>
        </w:rPr>
        <w:t>34</w:t>
      </w:r>
      <w:r>
        <w:rPr>
          <w:noProof/>
        </w:rPr>
        <w:fldChar w:fldCharType="end"/>
      </w:r>
      <w:r>
        <w:t xml:space="preserve"> – Sensor De-Bounce Illustration</w:t>
      </w:r>
      <w:bookmarkEnd w:id="1717"/>
      <w:bookmarkEnd w:id="1718"/>
      <w:bookmarkEnd w:id="1719"/>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5A5F73F4" w:rsidR="00AF0947" w:rsidRPr="009C1732" w:rsidRDefault="00AF0947" w:rsidP="00AF0947">
      <w:r w:rsidRPr="009C1732">
        <w:t xml:space="preserve">In testing, no evidence of sensor bounce from the standard infra-red optical or </w:t>
      </w:r>
      <w:r w:rsidR="0003090A">
        <w:t>M</w:t>
      </w:r>
      <w:r w:rsidRPr="009C1732">
        <w:t>agnet</w:t>
      </w:r>
      <w:r w:rsidR="0003090A">
        <w:t>ic</w:t>
      </w:r>
      <w:r w:rsidRPr="009C1732">
        <w:t xml:space="preser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1720" w:name="_Toc382313147"/>
      <w:bookmarkStart w:id="1721" w:name="_Toc415420477"/>
      <w:bookmarkStart w:id="1722" w:name="_Toc472625776"/>
      <w:bookmarkStart w:id="1723" w:name="_Toc202970909"/>
      <w:r>
        <w:t>Debugging &amp; Timing Features</w:t>
      </w:r>
      <w:bookmarkEnd w:id="1720"/>
      <w:bookmarkEnd w:id="1721"/>
      <w:bookmarkEnd w:id="1722"/>
      <w:bookmarkEnd w:id="1723"/>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1724" w:name="_Toc472625777"/>
      <w:r>
        <w:t>Debug Mask</w:t>
      </w:r>
      <w:bookmarkEnd w:id="1724"/>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37"/>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1725" w:name="_Toc472625778"/>
      <w:r>
        <w:t>Debug Pulse Timer</w:t>
      </w:r>
      <w:bookmarkEnd w:id="1725"/>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556C6391" w14:textId="77777777" w:rsidR="004D15BE" w:rsidRPr="009C1732" w:rsidRDefault="004D15BE" w:rsidP="004D15BE">
      <w:pPr>
        <w:pStyle w:val="ListParagraph"/>
        <w:numPr>
          <w:ilvl w:val="0"/>
          <w:numId w:val="16"/>
        </w:numPr>
        <w:rPr>
          <w:ins w:id="1726" w:author="Andrew Instone-Cowie" w:date="2025-06-23T16:42:00Z" w16du:dateUtc="2025-06-23T15:42:00Z"/>
        </w:rPr>
      </w:pPr>
      <w:ins w:id="1727" w:author="Andrew Instone-Cowie" w:date="2025-06-23T16:42:00Z" w16du:dateUtc="2025-06-23T15:42:00Z">
        <w:r w:rsidRPr="009C1732">
          <w:t>The identifier “S”,</w:t>
        </w:r>
      </w:ins>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19D6D4FC" w:rsidR="00AF0947" w:rsidRPr="009C1732" w:rsidDel="004D15BE" w:rsidRDefault="00AF0947" w:rsidP="005E5122">
      <w:pPr>
        <w:pStyle w:val="ListParagraph"/>
        <w:numPr>
          <w:ilvl w:val="0"/>
          <w:numId w:val="16"/>
        </w:numPr>
        <w:rPr>
          <w:del w:id="1728" w:author="Andrew Instone-Cowie" w:date="2025-06-23T16:42:00Z" w16du:dateUtc="2025-06-23T15:42:00Z"/>
        </w:rPr>
      </w:pPr>
      <w:del w:id="1729" w:author="Andrew Instone-Cowie" w:date="2025-06-23T16:42:00Z" w16du:dateUtc="2025-06-23T15:42:00Z">
        <w:r w:rsidRPr="009C1732" w:rsidDel="004D15BE">
          <w:delText>The identifier “S”,</w:delText>
        </w:r>
      </w:del>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2E5E3F3A" w:rsidR="00AF0947" w:rsidRDefault="00AF0947" w:rsidP="005E5122">
      <w:pPr>
        <w:pStyle w:val="ListParagraph"/>
        <w:numPr>
          <w:ilvl w:val="0"/>
          <w:numId w:val="16"/>
        </w:numPr>
        <w:rPr>
          <w:ins w:id="1730" w:author="Andrew Instone-Cowie" w:date="2025-07-07T18:22:00Z" w16du:dateUtc="2025-07-07T17:22:00Z"/>
        </w:rPr>
      </w:pPr>
      <w:r w:rsidRPr="009C1732">
        <w:t xml:space="preserve">The total number of pulses detected before the expiry of the </w:t>
      </w:r>
      <w:r w:rsidR="00F068B4" w:rsidRPr="009C1732">
        <w:t>guard timer</w:t>
      </w:r>
      <w:ins w:id="1731" w:author="Andrew Instone-Cowie" w:date="2025-07-07T18:25:00Z" w16du:dateUtc="2025-07-07T17:25:00Z">
        <w:r w:rsidR="00E607A0">
          <w:t>,</w:t>
        </w:r>
      </w:ins>
      <w:del w:id="1732" w:author="Andrew Instone-Cowie" w:date="2025-07-07T18:25:00Z" w16du:dateUtc="2025-07-07T17:25:00Z">
        <w:r w:rsidRPr="009C1732" w:rsidDel="00E607A0">
          <w:delText>.</w:delText>
        </w:r>
      </w:del>
    </w:p>
    <w:p w14:paraId="20473596" w14:textId="149C1B1D" w:rsidR="00E607A0" w:rsidRPr="009C1732" w:rsidRDefault="00E607A0" w:rsidP="005E5122">
      <w:pPr>
        <w:pStyle w:val="ListParagraph"/>
        <w:numPr>
          <w:ilvl w:val="0"/>
          <w:numId w:val="16"/>
        </w:numPr>
      </w:pPr>
      <w:ins w:id="1733" w:author="Andrew Instone-Cowie" w:date="2025-07-07T18:22:00Z" w16du:dateUtc="2025-07-07T17:22:00Z">
        <w:r>
          <w:t>The delta between th</w:t>
        </w:r>
      </w:ins>
      <w:ins w:id="1734" w:author="Andrew Instone-Cowie" w:date="2025-07-07T18:25:00Z" w16du:dateUtc="2025-07-07T17:25:00Z">
        <w:r>
          <w:t xml:space="preserve">e </w:t>
        </w:r>
      </w:ins>
      <w:ins w:id="1735" w:author="Andrew Instone-Cowie" w:date="2025-07-07T18:26:00Z" w16du:dateUtc="2025-07-07T17:26:00Z">
        <w:r>
          <w:t>start of th</w:t>
        </w:r>
      </w:ins>
      <w:ins w:id="1736" w:author="Andrew Instone-Cowie" w:date="2025-07-07T18:22:00Z" w16du:dateUtc="2025-07-07T17:22:00Z">
        <w:r>
          <w:t xml:space="preserve">is input pulse and the </w:t>
        </w:r>
      </w:ins>
      <w:ins w:id="1737" w:author="Andrew Instone-Cowie" w:date="2025-07-07T18:26:00Z" w16du:dateUtc="2025-07-07T17:26:00Z">
        <w:r>
          <w:t xml:space="preserve">start of the </w:t>
        </w:r>
      </w:ins>
      <w:ins w:id="1738" w:author="Andrew Instone-Cowie" w:date="2025-07-07T18:22:00Z" w16du:dateUtc="2025-07-07T17:22:00Z">
        <w:r>
          <w:t>previous one, in milliseconds.</w:t>
        </w:r>
      </w:ins>
    </w:p>
    <w:p w14:paraId="2A08B9FD" w14:textId="61441D63" w:rsidR="00AF0947" w:rsidRPr="009C1732" w:rsidRDefault="00AF0947" w:rsidP="00AF0947">
      <w:r w:rsidRPr="009C1732">
        <w:lastRenderedPageBreak/>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1739" w:name="_Toc472625779"/>
      <w:r>
        <w:t>Debug Show Misfires</w:t>
      </w:r>
      <w:bookmarkEnd w:id="1739"/>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2A13530B" w14:textId="77777777" w:rsidR="004D15BE" w:rsidRPr="009C1732" w:rsidRDefault="004D15BE" w:rsidP="004D15BE">
      <w:pPr>
        <w:pStyle w:val="ListParagraph"/>
        <w:numPr>
          <w:ilvl w:val="0"/>
          <w:numId w:val="16"/>
        </w:numPr>
        <w:rPr>
          <w:ins w:id="1740" w:author="Andrew Instone-Cowie" w:date="2025-06-23T16:42:00Z" w16du:dateUtc="2025-06-23T15:42:00Z"/>
        </w:rPr>
      </w:pPr>
      <w:ins w:id="1741" w:author="Andrew Instone-Cowie" w:date="2025-06-23T16:42:00Z" w16du:dateUtc="2025-06-23T15:42:00Z">
        <w:r w:rsidRPr="009C1732">
          <w:t>The identifier “M”,</w:t>
        </w:r>
      </w:ins>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4969C1D8" w:rsidR="00AF0947" w:rsidRPr="009C1732" w:rsidDel="004D15BE" w:rsidRDefault="00AF0947" w:rsidP="005E5122">
      <w:pPr>
        <w:pStyle w:val="ListParagraph"/>
        <w:numPr>
          <w:ilvl w:val="0"/>
          <w:numId w:val="16"/>
        </w:numPr>
        <w:rPr>
          <w:del w:id="1742" w:author="Andrew Instone-Cowie" w:date="2025-06-23T16:42:00Z" w16du:dateUtc="2025-06-23T15:42:00Z"/>
        </w:rPr>
      </w:pPr>
      <w:del w:id="1743" w:author="Andrew Instone-Cowie" w:date="2025-06-23T16:42:00Z" w16du:dateUtc="2025-06-23T15:42:00Z">
        <w:r w:rsidRPr="009C1732" w:rsidDel="004D15BE">
          <w:delText>The identifier “M”,</w:delText>
        </w:r>
      </w:del>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5E91476C" w14:textId="0665ED22" w:rsidR="004D15BE" w:rsidRDefault="004D15BE" w:rsidP="004D15BE">
      <w:pPr>
        <w:pStyle w:val="Heading4"/>
        <w:rPr>
          <w:ins w:id="1744" w:author="Andrew Instone-Cowie" w:date="2025-06-23T16:43:00Z" w16du:dateUtc="2025-06-23T15:43:00Z"/>
        </w:rPr>
      </w:pPr>
      <w:bookmarkStart w:id="1745" w:name="_Toc472625780"/>
      <w:ins w:id="1746" w:author="Andrew Instone-Cowie" w:date="2025-06-23T16:43:00Z" w16du:dateUtc="2025-06-23T15:43:00Z">
        <w:r>
          <w:t>Debug Swing Timer</w:t>
        </w:r>
      </w:ins>
    </w:p>
    <w:p w14:paraId="066DDF17" w14:textId="763E53A1" w:rsidR="004D15BE" w:rsidRPr="009C1732" w:rsidRDefault="004D15BE" w:rsidP="004D15BE">
      <w:pPr>
        <w:keepNext/>
        <w:rPr>
          <w:ins w:id="1747" w:author="Andrew Instone-Cowie" w:date="2025-06-23T16:43:00Z" w16du:dateUtc="2025-06-23T15:43:00Z"/>
        </w:rPr>
      </w:pPr>
      <w:ins w:id="1748" w:author="Andrew Instone-Cowie" w:date="2025-06-23T16:43:00Z" w16du:dateUtc="2025-06-23T15:43:00Z">
        <w:r w:rsidRPr="009C1732">
          <w:t xml:space="preserve">When the </w:t>
        </w:r>
        <w:r w:rsidRPr="009C1732">
          <w:rPr>
            <w:i/>
          </w:rPr>
          <w:t xml:space="preserve">Debug </w:t>
        </w:r>
        <w:r>
          <w:rPr>
            <w:i/>
          </w:rPr>
          <w:t>Swing</w:t>
        </w:r>
        <w:r w:rsidRPr="009C1732">
          <w:rPr>
            <w:i/>
          </w:rPr>
          <w:t xml:space="preserve"> Timer</w:t>
        </w:r>
        <w:r w:rsidRPr="009C1732">
          <w:t xml:space="preserve"> flag is set, each valid input pulse will generate output on a separate line, with the following space separated data fields:</w:t>
        </w:r>
      </w:ins>
    </w:p>
    <w:p w14:paraId="40143B90" w14:textId="387CC7C7" w:rsidR="004D15BE" w:rsidRPr="009C1732" w:rsidRDefault="004D15BE" w:rsidP="004D15BE">
      <w:pPr>
        <w:pStyle w:val="ListParagraph"/>
        <w:numPr>
          <w:ilvl w:val="0"/>
          <w:numId w:val="16"/>
        </w:numPr>
        <w:rPr>
          <w:ins w:id="1749" w:author="Andrew Instone-Cowie" w:date="2025-06-23T16:43:00Z" w16du:dateUtc="2025-06-23T15:43:00Z"/>
        </w:rPr>
      </w:pPr>
      <w:ins w:id="1750" w:author="Andrew Instone-Cowie" w:date="2025-06-23T16:43:00Z" w16du:dateUtc="2025-06-23T15:43:00Z">
        <w:r w:rsidRPr="009C1732">
          <w:t>The identifier “</w:t>
        </w:r>
        <w:r>
          <w:t>T</w:t>
        </w:r>
        <w:r w:rsidRPr="009C1732">
          <w:t>”,</w:t>
        </w:r>
      </w:ins>
    </w:p>
    <w:p w14:paraId="633DE4B8" w14:textId="77777777" w:rsidR="004D15BE" w:rsidRPr="009C1732" w:rsidRDefault="004D15BE" w:rsidP="004D15BE">
      <w:pPr>
        <w:pStyle w:val="ListParagraph"/>
        <w:keepNext/>
        <w:numPr>
          <w:ilvl w:val="0"/>
          <w:numId w:val="16"/>
        </w:numPr>
        <w:ind w:left="714" w:hanging="357"/>
        <w:rPr>
          <w:ins w:id="1751" w:author="Andrew Instone-Cowie" w:date="2025-06-23T16:43:00Z" w16du:dateUtc="2025-06-23T15:43:00Z"/>
        </w:rPr>
      </w:pPr>
      <w:ins w:id="1752" w:author="Andrew Instone-Cowie" w:date="2025-06-23T16:43:00Z" w16du:dateUtc="2025-06-23T15:43:00Z">
        <w:r w:rsidRPr="009C1732">
          <w:t>The channel number (1-16),</w:t>
        </w:r>
      </w:ins>
    </w:p>
    <w:p w14:paraId="587C45C7" w14:textId="77777777" w:rsidR="004D15BE" w:rsidRPr="009C1732" w:rsidRDefault="004D15BE" w:rsidP="004D15BE">
      <w:pPr>
        <w:pStyle w:val="ListParagraph"/>
        <w:keepNext/>
        <w:numPr>
          <w:ilvl w:val="0"/>
          <w:numId w:val="16"/>
        </w:numPr>
        <w:ind w:left="714" w:hanging="357"/>
        <w:rPr>
          <w:ins w:id="1753" w:author="Andrew Instone-Cowie" w:date="2025-06-23T16:43:00Z" w16du:dateUtc="2025-06-23T15:43:00Z"/>
        </w:rPr>
      </w:pPr>
      <w:ins w:id="1754" w:author="Andrew Instone-Cowie" w:date="2025-06-23T16:43:00Z" w16du:dateUtc="2025-06-23T15:43:00Z">
        <w:r w:rsidRPr="009C1732">
          <w:t>The mapped ASCII character (1-90ETABCDWXYZ),</w:t>
        </w:r>
      </w:ins>
    </w:p>
    <w:p w14:paraId="328DC274" w14:textId="4A286ECE" w:rsidR="004D15BE" w:rsidRPr="009C1732" w:rsidRDefault="004D15BE" w:rsidP="004D15BE">
      <w:pPr>
        <w:pStyle w:val="ListParagraph"/>
        <w:keepNext/>
        <w:numPr>
          <w:ilvl w:val="0"/>
          <w:numId w:val="16"/>
        </w:numPr>
        <w:ind w:left="714" w:hanging="357"/>
        <w:rPr>
          <w:ins w:id="1755" w:author="Andrew Instone-Cowie" w:date="2025-06-23T16:43:00Z" w16du:dateUtc="2025-06-23T15:43:00Z"/>
        </w:rPr>
      </w:pPr>
      <w:ins w:id="1756" w:author="Andrew Instone-Cowie" w:date="2025-06-23T16:43:00Z" w16du:dateUtc="2025-06-23T15:43:00Z">
        <w:r w:rsidRPr="009C1732">
          <w:t xml:space="preserve">The </w:t>
        </w:r>
      </w:ins>
      <w:ins w:id="1757" w:author="Andrew Instone-Cowie" w:date="2025-06-23T16:44:00Z" w16du:dateUtc="2025-06-23T15:44:00Z">
        <w:r>
          <w:t xml:space="preserve">duration of the current swing </w:t>
        </w:r>
      </w:ins>
      <w:ins w:id="1758" w:author="Andrew Instone-Cowie" w:date="2025-06-23T16:43:00Z" w16du:dateUtc="2025-06-23T15:43:00Z">
        <w:r w:rsidRPr="009C1732">
          <w:t>in milliseconds,</w:t>
        </w:r>
      </w:ins>
    </w:p>
    <w:p w14:paraId="51B689E2" w14:textId="1594B6A1" w:rsidR="004D15BE" w:rsidRDefault="004D15BE" w:rsidP="00424F3F">
      <w:pPr>
        <w:pStyle w:val="ListParagraph"/>
        <w:numPr>
          <w:ilvl w:val="0"/>
          <w:numId w:val="16"/>
        </w:numPr>
        <w:rPr>
          <w:ins w:id="1759" w:author="Andrew Instone-Cowie" w:date="2025-06-23T16:45:00Z" w16du:dateUtc="2025-06-23T15:45:00Z"/>
        </w:rPr>
      </w:pPr>
      <w:ins w:id="1760" w:author="Andrew Instone-Cowie" w:date="2025-06-23T16:43:00Z" w16du:dateUtc="2025-06-23T15:43:00Z">
        <w:r w:rsidRPr="009C1732">
          <w:t xml:space="preserve">The </w:t>
        </w:r>
      </w:ins>
      <w:ins w:id="1761" w:author="Andrew Instone-Cowie" w:date="2025-06-23T16:44:00Z" w16du:dateUtc="2025-06-23T15:44:00Z">
        <w:r>
          <w:t xml:space="preserve">delta between the </w:t>
        </w:r>
      </w:ins>
      <w:ins w:id="1762" w:author="Andrew Instone-Cowie" w:date="2025-06-23T16:43:00Z" w16du:dateUtc="2025-06-23T15:43:00Z">
        <w:r w:rsidRPr="009C1732">
          <w:t xml:space="preserve">duration of the </w:t>
        </w:r>
      </w:ins>
      <w:ins w:id="1763" w:author="Andrew Instone-Cowie" w:date="2025-06-23T16:44:00Z" w16du:dateUtc="2025-06-23T15:44:00Z">
        <w:r>
          <w:t>current and previous swing</w:t>
        </w:r>
      </w:ins>
      <w:ins w:id="1764" w:author="Andrew Instone-Cowie" w:date="2025-06-23T16:43:00Z" w16du:dateUtc="2025-06-23T15:43:00Z">
        <w:r w:rsidRPr="009C1732">
          <w:t>, in mi</w:t>
        </w:r>
      </w:ins>
      <w:ins w:id="1765" w:author="Andrew Instone-Cowie" w:date="2025-06-23T16:44:00Z" w16du:dateUtc="2025-06-23T15:44:00Z">
        <w:r>
          <w:t>lliseconds</w:t>
        </w:r>
      </w:ins>
      <w:ins w:id="1766" w:author="Andrew Instone-Cowie" w:date="2025-06-23T16:45:00Z" w16du:dateUtc="2025-06-23T15:45:00Z">
        <w:r>
          <w:t>.</w:t>
        </w:r>
      </w:ins>
    </w:p>
    <w:p w14:paraId="2A01E82D" w14:textId="77777777" w:rsidR="009D45DE" w:rsidRDefault="004D15BE" w:rsidP="004D15BE">
      <w:pPr>
        <w:rPr>
          <w:ins w:id="1767" w:author="Andrew Instone-Cowie" w:date="2025-06-23T16:50:00Z" w16du:dateUtc="2025-06-23T15:50:00Z"/>
        </w:rPr>
      </w:pPr>
      <w:ins w:id="1768" w:author="Andrew Instone-Cowie" w:date="2025-06-23T16:45:00Z" w16du:dateUtc="2025-06-23T15:45:00Z">
        <w:r>
          <w:t xml:space="preserve">The swing timer is intended to be used to check </w:t>
        </w:r>
      </w:ins>
      <w:ins w:id="1769" w:author="Andrew Instone-Cowie" w:date="2025-06-23T16:48:00Z" w16du:dateUtc="2025-06-23T15:48:00Z">
        <w:r w:rsidR="00627A8B">
          <w:t xml:space="preserve">how close the </w:t>
        </w:r>
      </w:ins>
      <w:ins w:id="1770" w:author="Andrew Instone-Cowie" w:date="2025-06-23T16:45:00Z" w16du:dateUtc="2025-06-23T15:45:00Z">
        <w:r>
          <w:t xml:space="preserve">sensor is </w:t>
        </w:r>
      </w:ins>
      <w:ins w:id="1771" w:author="Andrew Instone-Cowie" w:date="2025-06-23T16:48:00Z" w16du:dateUtc="2025-06-23T15:48:00Z">
        <w:r w:rsidR="00627A8B">
          <w:t xml:space="preserve">to </w:t>
        </w:r>
      </w:ins>
      <w:ins w:id="1772" w:author="Andrew Instone-Cowie" w:date="2025-06-23T16:46:00Z" w16du:dateUtc="2025-06-23T15:46:00Z">
        <w:r>
          <w:t xml:space="preserve">the BDC point, </w:t>
        </w:r>
      </w:ins>
      <w:ins w:id="1773" w:author="Andrew Instone-Cowie" w:date="2025-06-23T16:45:00Z" w16du:dateUtc="2025-06-23T15:45:00Z">
        <w:r>
          <w:t>with the bell down</w:t>
        </w:r>
      </w:ins>
      <w:ins w:id="1774" w:author="Andrew Instone-Cowie" w:date="2025-06-23T16:46:00Z" w16du:dateUtc="2025-06-23T15:46:00Z">
        <w:r>
          <w:t xml:space="preserve"> and </w:t>
        </w:r>
      </w:ins>
      <w:ins w:id="1775" w:author="Andrew Instone-Cowie" w:date="2025-06-23T16:45:00Z" w16du:dateUtc="2025-06-23T15:45:00Z">
        <w:r>
          <w:t>swinging through small arcs</w:t>
        </w:r>
      </w:ins>
      <w:ins w:id="1776" w:author="Andrew Instone-Cowie" w:date="2025-06-23T16:46:00Z" w16du:dateUtc="2025-06-23T15:46:00Z">
        <w:r>
          <w:t>.</w:t>
        </w:r>
      </w:ins>
      <w:ins w:id="1777" w:author="Andrew Instone-Cowie" w:date="2025-06-23T16:47:00Z" w16du:dateUtc="2025-06-23T15:47:00Z">
        <w:r w:rsidR="00627A8B">
          <w:t xml:space="preserve"> </w:t>
        </w:r>
      </w:ins>
    </w:p>
    <w:p w14:paraId="5E419B9C" w14:textId="1667AC18" w:rsidR="004D15BE" w:rsidRDefault="00627A8B">
      <w:pPr>
        <w:rPr>
          <w:ins w:id="1778" w:author="Andrew Instone-Cowie" w:date="2025-06-23T16:43:00Z" w16du:dateUtc="2025-06-23T15:43:00Z"/>
        </w:rPr>
        <w:pPrChange w:id="1779" w:author="Andrew Instone-Cowie" w:date="2025-06-23T16:45:00Z" w16du:dateUtc="2025-06-23T15:45:00Z">
          <w:pPr>
            <w:pStyle w:val="Heading4"/>
          </w:pPr>
        </w:pPrChange>
      </w:pPr>
      <w:ins w:id="1780" w:author="Andrew Instone-Cowie" w:date="2025-06-23T16:47:00Z" w16du:dateUtc="2025-06-23T15:47:00Z">
        <w:r>
          <w:t xml:space="preserve">The duration of the current swing is defined as the period between the start of the most recent sensor pulse and the start of the </w:t>
        </w:r>
      </w:ins>
      <w:ins w:id="1781" w:author="Andrew Instone-Cowie" w:date="2025-06-23T16:50:00Z" w16du:dateUtc="2025-06-23T15:50:00Z">
        <w:r w:rsidR="009D45DE">
          <w:t xml:space="preserve">sensor pulse </w:t>
        </w:r>
      </w:ins>
      <w:ins w:id="1782" w:author="Andrew Instone-Cowie" w:date="2025-06-23T16:47:00Z" w16du:dateUtc="2025-06-23T15:47:00Z">
        <w:r>
          <w:t>immediately previous</w:t>
        </w:r>
      </w:ins>
      <w:ins w:id="1783" w:author="Andrew Instone-Cowie" w:date="2025-06-23T16:48:00Z" w16du:dateUtc="2025-06-23T15:48:00Z">
        <w:r>
          <w:t xml:space="preserve"> (and th</w:t>
        </w:r>
      </w:ins>
      <w:ins w:id="1784" w:author="Andrew Instone-Cowie" w:date="2025-06-23T16:49:00Z" w16du:dateUtc="2025-06-23T15:49:00Z">
        <w:r>
          <w:t xml:space="preserve">us is always positive). The swing time delta is </w:t>
        </w:r>
      </w:ins>
      <w:ins w:id="1785" w:author="Andrew Instone-Cowie" w:date="2025-06-23T16:50:00Z" w16du:dateUtc="2025-06-23T15:50:00Z">
        <w:r w:rsidR="009D45DE">
          <w:t xml:space="preserve">the </w:t>
        </w:r>
      </w:ins>
      <w:ins w:id="1786" w:author="Andrew Instone-Cowie" w:date="2025-06-23T16:49:00Z" w16du:dateUtc="2025-06-23T15:49:00Z">
        <w:r>
          <w:t xml:space="preserve">difference between the current swing </w:t>
        </w:r>
        <w:r w:rsidR="009D45DE">
          <w:t xml:space="preserve">duration and that of the </w:t>
        </w:r>
      </w:ins>
      <w:ins w:id="1787" w:author="Andrew Instone-Cowie" w:date="2025-06-23T16:50:00Z" w16du:dateUtc="2025-06-23T15:50:00Z">
        <w:r w:rsidR="009D45DE">
          <w:t xml:space="preserve">swing </w:t>
        </w:r>
      </w:ins>
      <w:ins w:id="1788" w:author="Andrew Instone-Cowie" w:date="2025-06-23T16:49:00Z" w16du:dateUtc="2025-06-23T15:49:00Z">
        <w:r w:rsidR="009D45DE">
          <w:t>immediately prev</w:t>
        </w:r>
      </w:ins>
      <w:ins w:id="1789" w:author="Andrew Instone-Cowie" w:date="2025-06-23T16:50:00Z" w16du:dateUtc="2025-06-23T15:50:00Z">
        <w:r w:rsidR="009D45DE">
          <w:t>ious (and may be positive or negative).</w:t>
        </w:r>
      </w:ins>
      <w:ins w:id="1790" w:author="Andrew Instone-Cowie" w:date="2025-06-23T16:51:00Z" w16du:dateUtc="2025-06-23T15:51:00Z">
        <w:r w:rsidR="009D45DE">
          <w:t xml:space="preserve"> Adjust the position of the sensor to </w:t>
        </w:r>
      </w:ins>
      <w:ins w:id="1791" w:author="Andrew Instone-Cowie" w:date="2025-06-23T16:58:00Z" w16du:dateUtc="2025-06-23T15:58:00Z">
        <w:r w:rsidR="009B1E1F">
          <w:t xml:space="preserve">get the </w:t>
        </w:r>
      </w:ins>
      <w:ins w:id="1792" w:author="Andrew Instone-Cowie" w:date="2025-06-23T16:51:00Z" w16du:dateUtc="2025-06-23T15:51:00Z">
        <w:r w:rsidR="009D45DE">
          <w:t>delta</w:t>
        </w:r>
      </w:ins>
      <w:ins w:id="1793" w:author="Andrew Instone-Cowie" w:date="2025-06-23T16:57:00Z" w16du:dateUtc="2025-06-23T15:57:00Z">
        <w:r w:rsidR="009B1E1F">
          <w:t xml:space="preserve"> value</w:t>
        </w:r>
      </w:ins>
      <w:ins w:id="1794" w:author="Andrew Instone-Cowie" w:date="2025-06-23T16:58:00Z" w16du:dateUtc="2025-06-23T15:58:00Z">
        <w:r w:rsidR="009B1E1F">
          <w:t xml:space="preserve"> as close to zero as possible</w:t>
        </w:r>
      </w:ins>
      <w:ins w:id="1795" w:author="Andrew Instone-Cowie" w:date="2025-06-23T16:51:00Z" w16du:dateUtc="2025-06-23T15:51:00Z">
        <w:r w:rsidR="009D45DE">
          <w:t>.</w:t>
        </w:r>
      </w:ins>
    </w:p>
    <w:p w14:paraId="780E4E41" w14:textId="3C6033F8" w:rsidR="00AF0947" w:rsidRDefault="00AF0947">
      <w:pPr>
        <w:pStyle w:val="Heading4"/>
        <w:pageBreakBefore/>
        <w:pPrChange w:id="1796" w:author="Andrew Instone-Cowie" w:date="2025-07-07T18:22:00Z" w16du:dateUtc="2025-07-07T17:22:00Z">
          <w:pPr>
            <w:pStyle w:val="Heading4"/>
          </w:pPr>
        </w:pPrChange>
      </w:pPr>
      <w:r>
        <w:lastRenderedPageBreak/>
        <w:t>Debug Show Debounce</w:t>
      </w:r>
      <w:bookmarkEnd w:id="1745"/>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4997C9DD" w14:textId="7986595A" w:rsidR="004D15BE" w:rsidRPr="009C1732" w:rsidRDefault="004D15BE" w:rsidP="004D15BE">
      <w:pPr>
        <w:pStyle w:val="ListParagraph"/>
        <w:numPr>
          <w:ilvl w:val="0"/>
          <w:numId w:val="16"/>
        </w:numPr>
        <w:rPr>
          <w:ins w:id="1797" w:author="Andrew Instone-Cowie" w:date="2025-06-23T16:42:00Z" w16du:dateUtc="2025-06-23T15:42:00Z"/>
        </w:rPr>
      </w:pPr>
      <w:ins w:id="1798" w:author="Andrew Instone-Cowie" w:date="2025-06-23T16:42:00Z" w16du:dateUtc="2025-06-23T15:42:00Z">
        <w:r w:rsidRPr="009C1732">
          <w:t>The identifier “D”</w:t>
        </w:r>
        <w:r>
          <w:t>,</w:t>
        </w:r>
      </w:ins>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19427996" w:rsidR="00424F3F" w:rsidRPr="009C1732" w:rsidRDefault="00424F3F" w:rsidP="00424F3F">
      <w:pPr>
        <w:pStyle w:val="ListParagraph"/>
        <w:keepNext/>
        <w:numPr>
          <w:ilvl w:val="0"/>
          <w:numId w:val="16"/>
        </w:numPr>
        <w:ind w:left="714" w:hanging="357"/>
      </w:pPr>
      <w:r w:rsidRPr="009C1732">
        <w:t>The debounce timer expiry offset time in microseconds</w:t>
      </w:r>
      <w:ins w:id="1799" w:author="Andrew Instone-Cowie" w:date="2025-06-23T16:42:00Z" w16du:dateUtc="2025-06-23T15:42:00Z">
        <w:r w:rsidR="004D15BE">
          <w:t>.</w:t>
        </w:r>
      </w:ins>
      <w:del w:id="1800" w:author="Andrew Instone-Cowie" w:date="2025-06-23T16:42:00Z" w16du:dateUtc="2025-06-23T15:42:00Z">
        <w:r w:rsidRPr="009C1732" w:rsidDel="004D15BE">
          <w:delText>,</w:delText>
        </w:r>
      </w:del>
    </w:p>
    <w:p w14:paraId="0BF46C1E" w14:textId="6043C179" w:rsidR="00AF0947" w:rsidRPr="009C1732" w:rsidDel="004D15BE" w:rsidRDefault="00AF0947" w:rsidP="005E5122">
      <w:pPr>
        <w:pStyle w:val="ListParagraph"/>
        <w:numPr>
          <w:ilvl w:val="0"/>
          <w:numId w:val="16"/>
        </w:numPr>
        <w:rPr>
          <w:del w:id="1801" w:author="Andrew Instone-Cowie" w:date="2025-06-23T16:42:00Z" w16du:dateUtc="2025-06-23T15:42:00Z"/>
        </w:rPr>
      </w:pPr>
      <w:del w:id="1802" w:author="Andrew Instone-Cowie" w:date="2025-06-23T16:42:00Z" w16du:dateUtc="2025-06-23T15:42:00Z">
        <w:r w:rsidRPr="009C1732" w:rsidDel="004D15BE">
          <w:delText>The identifier “D”.</w:delText>
        </w:r>
      </w:del>
    </w:p>
    <w:p w14:paraId="3AE4617D" w14:textId="77777777" w:rsidR="00AF0947" w:rsidRDefault="00AF0947" w:rsidP="00424F3F">
      <w:pPr>
        <w:pStyle w:val="Heading4"/>
      </w:pPr>
      <w:bookmarkStart w:id="1803" w:name="_Toc472625781"/>
      <w:r>
        <w:t>Debug Show LED</w:t>
      </w:r>
      <w:bookmarkEnd w:id="1803"/>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1804" w:name="_Toc472625782"/>
      <w:r>
        <w:t>Debug Settings</w:t>
      </w:r>
      <w:bookmarkEnd w:id="1804"/>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Del="009D45DE" w:rsidRDefault="003912A1" w:rsidP="00424F3F">
      <w:pPr>
        <w:pStyle w:val="Heading3"/>
        <w:rPr>
          <w:del w:id="1805" w:author="Andrew Instone-Cowie" w:date="2025-06-23T16:51:00Z" w16du:dateUtc="2025-06-23T15:51:00Z"/>
        </w:rPr>
      </w:pPr>
      <w:bookmarkStart w:id="1806" w:name="_Toc382313148"/>
      <w:bookmarkStart w:id="1807" w:name="_Toc415420478"/>
      <w:bookmarkStart w:id="1808" w:name="_Toc472625783"/>
      <w:del w:id="1809" w:author="Andrew Instone-Cowie" w:date="2025-06-23T16:52:00Z" w16du:dateUtc="2025-06-23T15:52:00Z">
        <w:r w:rsidDel="009D45DE">
          <w:br w:type="page"/>
        </w:r>
      </w:del>
    </w:p>
    <w:p w14:paraId="55CAC992" w14:textId="11D6C9A1" w:rsidR="00AF0947" w:rsidRDefault="00AF0947" w:rsidP="00424F3F">
      <w:pPr>
        <w:pStyle w:val="Heading3"/>
      </w:pPr>
      <w:bookmarkStart w:id="1810" w:name="_Toc202970910"/>
      <w:r>
        <w:t>Serial Input &amp; Command Line Interface</w:t>
      </w:r>
      <w:bookmarkEnd w:id="1806"/>
      <w:bookmarkEnd w:id="1807"/>
      <w:bookmarkEnd w:id="1808"/>
      <w:bookmarkEnd w:id="1810"/>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6AD02ADB" w:rsidR="00AF0947" w:rsidRPr="009C1732" w:rsidRDefault="00AF0947" w:rsidP="00EE121F">
      <w:pPr>
        <w:pStyle w:val="ListParagraph"/>
        <w:numPr>
          <w:ilvl w:val="0"/>
          <w:numId w:val="17"/>
        </w:numPr>
      </w:pPr>
      <w:r w:rsidRPr="009C1732">
        <w:t xml:space="preserve">The first byte received is examined. If this byte is </w:t>
      </w:r>
      <w:r w:rsidR="00EE121F">
        <w:t>the MBI Protocol 0xFD command, a 0xFD response is sent. If the first byte is any other</w:t>
      </w:r>
      <w:r w:rsidRPr="009C1732">
        <w:t xml:space="preserve">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w:t>
      </w:r>
      <w:r w:rsidR="00EE121F">
        <w:t xml:space="preserve">other </w:t>
      </w:r>
      <w:r w:rsidR="00424F3F" w:rsidRPr="009C1732">
        <w:t>responses are sent to MBI commands.</w:t>
      </w:r>
    </w:p>
    <w:p w14:paraId="5E43DB19" w14:textId="79D1796A"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w:t>
      </w:r>
      <w:ins w:id="1811" w:author="Andrew Instone-Cowie" w:date="2025-06-23T16:56:00Z" w16du:dateUtc="2025-06-23T15:56:00Z">
        <w:r w:rsidR="009D45DE">
          <w:t>8</w:t>
        </w:r>
      </w:ins>
      <w:del w:id="1812" w:author="Andrew Instone-Cowie" w:date="2025-06-23T16:56:00Z" w16du:dateUtc="2025-06-23T15:56:00Z">
        <w:r w:rsidR="00EE121F" w:rsidDel="009D45DE">
          <w:delText>7</w:delText>
        </w:r>
      </w:del>
      <w:r w:rsidR="00424F3F" w:rsidRPr="009C1732">
        <w:t xml:space="preserve">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lastRenderedPageBreak/>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6E55508A" w:rsidR="00AF0947" w:rsidRPr="009C1732" w:rsidDel="00E607A0" w:rsidRDefault="00AF0947" w:rsidP="00AF0947">
      <w:pPr>
        <w:rPr>
          <w:del w:id="1813" w:author="Andrew Instone-Cowie" w:date="2025-07-07T18:24:00Z" w16du:dateUtc="2025-07-07T17:24:00Z"/>
        </w:rPr>
      </w:pPr>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2244A459" w14:textId="4AB0EA5A" w:rsidR="009D45DE" w:rsidRDefault="009D45DE">
      <w:pPr>
        <w:rPr>
          <w:ins w:id="1814" w:author="Andrew Instone-Cowie" w:date="2025-06-23T16:52:00Z" w16du:dateUtc="2025-06-23T15:52:00Z"/>
          <w:rFonts w:asciiTheme="majorHAnsi" w:eastAsiaTheme="majorEastAsia" w:hAnsiTheme="majorHAnsi" w:cstheme="majorBidi"/>
          <w:b/>
          <w:bCs/>
          <w:color w:val="4F81BD" w:themeColor="accent1"/>
        </w:rPr>
      </w:pPr>
      <w:bookmarkStart w:id="1815" w:name="_Toc472625785"/>
      <w:bookmarkStart w:id="1816" w:name="_Toc382313150"/>
      <w:bookmarkStart w:id="1817" w:name="_Toc415420480"/>
    </w:p>
    <w:p w14:paraId="6652CCAA" w14:textId="76E0FAE1" w:rsidR="00AF0947" w:rsidRDefault="00AF0947" w:rsidP="00424F3F">
      <w:pPr>
        <w:pStyle w:val="Heading3"/>
      </w:pPr>
      <w:bookmarkStart w:id="1818" w:name="_Toc202970911"/>
      <w:r>
        <w:t>Sensor Enable/Disable</w:t>
      </w:r>
      <w:bookmarkEnd w:id="1815"/>
      <w:bookmarkEnd w:id="1818"/>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Del="009D45DE" w:rsidRDefault="003912A1" w:rsidP="002B6100">
      <w:pPr>
        <w:pStyle w:val="Heading3"/>
        <w:rPr>
          <w:del w:id="1819" w:author="Andrew Instone-Cowie" w:date="2025-06-23T16:53:00Z" w16du:dateUtc="2025-06-23T15:53:00Z"/>
        </w:rPr>
      </w:pPr>
      <w:bookmarkStart w:id="1820" w:name="_Toc415420481"/>
      <w:bookmarkStart w:id="1821" w:name="_Toc472625788"/>
      <w:bookmarkEnd w:id="1816"/>
      <w:bookmarkEnd w:id="1817"/>
      <w:del w:id="1822" w:author="Andrew Instone-Cowie" w:date="2025-06-23T16:53:00Z" w16du:dateUtc="2025-06-23T15:53:00Z">
        <w:r w:rsidDel="009D45DE">
          <w:br w:type="page"/>
        </w:r>
      </w:del>
    </w:p>
    <w:p w14:paraId="7C4A3C2D" w14:textId="15821ED9" w:rsidR="00AF0947" w:rsidRDefault="00AF0947" w:rsidP="002B6100">
      <w:pPr>
        <w:pStyle w:val="Heading3"/>
      </w:pPr>
      <w:bookmarkStart w:id="1823" w:name="_Toc202970912"/>
      <w:r>
        <w:t>Memory Footprint</w:t>
      </w:r>
      <w:bookmarkEnd w:id="1820"/>
      <w:bookmarkEnd w:id="1821"/>
      <w:bookmarkEnd w:id="1823"/>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6461A100" w:rsidR="00AF0947" w:rsidRPr="009C1732" w:rsidRDefault="00AF0947" w:rsidP="00AF0947">
      <w:pPr>
        <w:keepNext/>
      </w:pPr>
      <w:r w:rsidRPr="009C1732">
        <w:t>The memory footprint of the Simulator Interface firmware v</w:t>
      </w:r>
      <w:r w:rsidR="002B6100" w:rsidRPr="009C1732">
        <w:t>3.</w:t>
      </w:r>
      <w:ins w:id="1824" w:author="Andrew Instone-Cowie" w:date="2025-06-23T16:55:00Z" w16du:dateUtc="2025-06-23T15:55:00Z">
        <w:r w:rsidR="009D45DE">
          <w:t>8</w:t>
        </w:r>
      </w:ins>
      <w:del w:id="1825" w:author="Andrew Instone-Cowie" w:date="2025-06-23T16:55:00Z" w16du:dateUtc="2025-06-23T15:55:00Z">
        <w:r w:rsidR="002B6100" w:rsidRPr="009C1732" w:rsidDel="009D45DE">
          <w:delText>5</w:delText>
        </w:r>
      </w:del>
      <w:r w:rsidRPr="009C1732">
        <w:t xml:space="preserve"> on an ATmega328P is as follows:</w:t>
      </w:r>
    </w:p>
    <w:p w14:paraId="08BC57D2" w14:textId="2DE9BCAB" w:rsidR="00AF0947" w:rsidRPr="009C1732" w:rsidRDefault="00AF0947" w:rsidP="00AF0947">
      <w:pPr>
        <w:pStyle w:val="ListParagraph"/>
        <w:numPr>
          <w:ilvl w:val="0"/>
          <w:numId w:val="1"/>
        </w:numPr>
      </w:pPr>
      <w:r w:rsidRPr="009C1732">
        <w:t>1</w:t>
      </w:r>
      <w:ins w:id="1826" w:author="Andrew Instone-Cowie" w:date="2025-06-23T16:55:00Z" w16du:dateUtc="2025-06-23T15:55:00Z">
        <w:r w:rsidR="009D45DE">
          <w:t>3,016</w:t>
        </w:r>
      </w:ins>
      <w:del w:id="1827" w:author="Andrew Instone-Cowie" w:date="2025-06-23T16:55:00Z" w16du:dateUtc="2025-06-23T15:55:00Z">
        <w:r w:rsidR="002B6100" w:rsidRPr="009C1732" w:rsidDel="009D45DE">
          <w:delText>2,742</w:delText>
        </w:r>
      </w:del>
      <w:r w:rsidRPr="009C1732">
        <w:t xml:space="preserve"> / 32,768 Bytes Flash Memory</w:t>
      </w:r>
    </w:p>
    <w:p w14:paraId="3C81D334" w14:textId="2EA00B71" w:rsidR="00AF0947" w:rsidRPr="009C1732" w:rsidRDefault="009D45DE" w:rsidP="00AF0947">
      <w:pPr>
        <w:pStyle w:val="ListParagraph"/>
        <w:numPr>
          <w:ilvl w:val="0"/>
          <w:numId w:val="1"/>
        </w:numPr>
      </w:pPr>
      <w:ins w:id="1828" w:author="Andrew Instone-Cowie" w:date="2025-06-23T16:55:00Z" w16du:dateUtc="2025-06-23T15:55:00Z">
        <w:r>
          <w:t>839</w:t>
        </w:r>
      </w:ins>
      <w:del w:id="1829" w:author="Andrew Instone-Cowie" w:date="2025-06-23T16:55:00Z" w16du:dateUtc="2025-06-23T15:55:00Z">
        <w:r w:rsidR="002B6100" w:rsidRPr="009C1732" w:rsidDel="009D45DE">
          <w:delText>718</w:delText>
        </w:r>
      </w:del>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3E190E96"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w:t>
      </w:r>
      <w:r w:rsidR="009367AD" w:rsidRPr="009C1732">
        <w:t>result,</w:t>
      </w:r>
      <w:r w:rsidRPr="009C1732">
        <w:t xml:space="preserve"> the current v</w:t>
      </w:r>
      <w:r w:rsidR="002B6100" w:rsidRPr="009C1732">
        <w:t>3.</w:t>
      </w:r>
      <w:ins w:id="1830" w:author="Andrew Instone-Cowie" w:date="2025-06-23T16:55:00Z" w16du:dateUtc="2025-06-23T15:55:00Z">
        <w:r w:rsidR="009D45DE">
          <w:t>8</w:t>
        </w:r>
      </w:ins>
      <w:del w:id="1831" w:author="Andrew Instone-Cowie" w:date="2025-06-23T16:55:00Z" w16du:dateUtc="2025-06-23T15:55:00Z">
        <w:r w:rsidR="009367AD" w:rsidDel="009D45DE">
          <w:delText>7</w:delText>
        </w:r>
      </w:del>
      <w:r w:rsidRPr="009C1732">
        <w:t xml:space="preserve"> of the Interface firmware can run on older ATmega1</w:t>
      </w:r>
      <w:r w:rsidR="009367AD">
        <w:t>68</w:t>
      </w:r>
      <w:r w:rsidRPr="009C1732">
        <w:t xml:space="preserve"> microcontrollers with 16kBytes of Flash Memory and only 1kByte of SRAM</w:t>
      </w:r>
      <w:r w:rsidR="009367AD">
        <w:rPr>
          <w:rStyle w:val="FootnoteReference"/>
        </w:rPr>
        <w:footnoteReference w:id="38"/>
      </w:r>
      <w:r w:rsidRPr="009C1732">
        <w:t>.</w:t>
      </w:r>
    </w:p>
    <w:p w14:paraId="6AEED901" w14:textId="77777777" w:rsidR="003912A1" w:rsidRDefault="003912A1" w:rsidP="00AF0947">
      <w:pPr>
        <w:pStyle w:val="Heading2"/>
      </w:pPr>
      <w:bookmarkStart w:id="1832" w:name="_Toc415420484"/>
      <w:bookmarkStart w:id="1833" w:name="_Toc472625791"/>
      <w:r>
        <w:br w:type="page"/>
      </w:r>
    </w:p>
    <w:p w14:paraId="3B476B41" w14:textId="537281EA" w:rsidR="00AF0947" w:rsidRDefault="00AF0947" w:rsidP="00AF0947">
      <w:pPr>
        <w:pStyle w:val="Heading2"/>
      </w:pPr>
      <w:bookmarkStart w:id="1834" w:name="_Toc202970913"/>
      <w:r>
        <w:lastRenderedPageBreak/>
        <w:t>Metrics</w:t>
      </w:r>
      <w:bookmarkEnd w:id="1832"/>
      <w:bookmarkEnd w:id="1833"/>
      <w:bookmarkEnd w:id="1834"/>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1835" w:name="_Toc415420485"/>
      <w:bookmarkStart w:id="1836" w:name="_Toc472625792"/>
      <w:bookmarkStart w:id="1837" w:name="_Toc202970914"/>
      <w:r>
        <w:t>Inter-Blow Interval Requirements</w:t>
      </w:r>
      <w:bookmarkEnd w:id="1835"/>
      <w:bookmarkEnd w:id="1836"/>
      <w:bookmarkEnd w:id="1837"/>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39"/>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1838" w:name="_Toc415420486"/>
      <w:bookmarkStart w:id="1839" w:name="_Toc472625793"/>
      <w:bookmarkStart w:id="1840" w:name="_Toc202970915"/>
      <w:r>
        <w:t>Inter-Row Interval Requirements</w:t>
      </w:r>
      <w:bookmarkEnd w:id="1838"/>
      <w:bookmarkEnd w:id="1839"/>
      <w:bookmarkEnd w:id="1840"/>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1841" w:name="_Toc415420487"/>
      <w:bookmarkStart w:id="1842" w:name="_Toc472625794"/>
      <w:bookmarkStart w:id="1843" w:name="_Toc202970916"/>
      <w:r>
        <w:t>Sensor Pulse Duration</w:t>
      </w:r>
      <w:bookmarkEnd w:id="1841"/>
      <w:bookmarkEnd w:id="1842"/>
      <w:bookmarkEnd w:id="1843"/>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40"/>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62753569" w:rsidR="00AF0947" w:rsidRDefault="00AF0947" w:rsidP="00AF0947">
      <w:pPr>
        <w:pStyle w:val="Caption"/>
        <w:jc w:val="center"/>
      </w:pPr>
      <w:bookmarkStart w:id="1844" w:name="_Toc415420573"/>
      <w:bookmarkStart w:id="1845" w:name="_Toc472625847"/>
      <w:bookmarkStart w:id="1846" w:name="_Toc202971282"/>
      <w:r>
        <w:t xml:space="preserve">Figure </w:t>
      </w:r>
      <w:r>
        <w:rPr>
          <w:noProof/>
        </w:rPr>
        <w:fldChar w:fldCharType="begin"/>
      </w:r>
      <w:r>
        <w:rPr>
          <w:noProof/>
        </w:rPr>
        <w:instrText xml:space="preserve"> SEQ Figure \* ARABIC </w:instrText>
      </w:r>
      <w:r>
        <w:rPr>
          <w:noProof/>
        </w:rPr>
        <w:fldChar w:fldCharType="separate"/>
      </w:r>
      <w:r w:rsidR="001B6112">
        <w:rPr>
          <w:noProof/>
        </w:rPr>
        <w:t>35</w:t>
      </w:r>
      <w:r>
        <w:rPr>
          <w:noProof/>
        </w:rPr>
        <w:fldChar w:fldCharType="end"/>
      </w:r>
      <w:r>
        <w:t xml:space="preserve"> – Sensor Pulse Duration Illustration</w:t>
      </w:r>
      <w:bookmarkEnd w:id="1844"/>
      <w:bookmarkEnd w:id="1845"/>
      <w:bookmarkEnd w:id="1846"/>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1847" w:name="_Ref382233537"/>
      <w:bookmarkStart w:id="1848" w:name="_Toc415420488"/>
      <w:bookmarkStart w:id="1849" w:name="_Toc472625795"/>
      <w:r>
        <w:br w:type="page"/>
      </w:r>
    </w:p>
    <w:p w14:paraId="22BF4141" w14:textId="42FC7C23" w:rsidR="00AF0947" w:rsidRDefault="00AF0947" w:rsidP="00AF0947">
      <w:pPr>
        <w:pStyle w:val="Heading2"/>
      </w:pPr>
      <w:bookmarkStart w:id="1850" w:name="_Toc202970917"/>
      <w:r>
        <w:lastRenderedPageBreak/>
        <w:t>Potential Problems</w:t>
      </w:r>
      <w:bookmarkEnd w:id="1847"/>
      <w:bookmarkEnd w:id="1848"/>
      <w:bookmarkEnd w:id="1849"/>
      <w:bookmarkEnd w:id="1850"/>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1851" w:name="_Toc415420489"/>
      <w:bookmarkStart w:id="1852" w:name="_Toc472625796"/>
      <w:bookmarkStart w:id="1853" w:name="_Toc202970918"/>
      <w:r>
        <w:t>Missed Sensor Signals</w:t>
      </w:r>
      <w:bookmarkEnd w:id="1851"/>
      <w:bookmarkEnd w:id="1852"/>
      <w:bookmarkEnd w:id="1853"/>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28BD0646">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500E6265" w:rsidR="00AF0947" w:rsidRDefault="00AF0947" w:rsidP="00AF0947">
      <w:pPr>
        <w:pStyle w:val="Caption"/>
        <w:jc w:val="center"/>
        <w:rPr>
          <w:color w:val="00B050"/>
        </w:rPr>
      </w:pPr>
      <w:bookmarkStart w:id="1854" w:name="_Toc415420574"/>
      <w:bookmarkStart w:id="1855" w:name="_Toc472625848"/>
      <w:bookmarkStart w:id="1856" w:name="_Toc202971283"/>
      <w:r>
        <w:t xml:space="preserve">Figure </w:t>
      </w:r>
      <w:r>
        <w:rPr>
          <w:noProof/>
        </w:rPr>
        <w:fldChar w:fldCharType="begin"/>
      </w:r>
      <w:r>
        <w:rPr>
          <w:noProof/>
        </w:rPr>
        <w:instrText xml:space="preserve"> SEQ Figure \* ARABIC </w:instrText>
      </w:r>
      <w:r>
        <w:rPr>
          <w:noProof/>
        </w:rPr>
        <w:fldChar w:fldCharType="separate"/>
      </w:r>
      <w:r w:rsidR="001B6112">
        <w:rPr>
          <w:noProof/>
        </w:rPr>
        <w:t>36</w:t>
      </w:r>
      <w:r>
        <w:rPr>
          <w:noProof/>
        </w:rPr>
        <w:fldChar w:fldCharType="end"/>
      </w:r>
      <w:r>
        <w:t xml:space="preserve"> – Missed Sensor Signals Illustration</w:t>
      </w:r>
      <w:bookmarkEnd w:id="1854"/>
      <w:bookmarkEnd w:id="1855"/>
      <w:bookmarkEnd w:id="1856"/>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1857" w:name="_Toc415420490"/>
      <w:bookmarkStart w:id="1858" w:name="_Toc472625797"/>
      <w:bookmarkStart w:id="1859" w:name="_Toc202970919"/>
      <w:r>
        <w:t>Duplicated Sensor Signals</w:t>
      </w:r>
      <w:bookmarkEnd w:id="1857"/>
      <w:bookmarkEnd w:id="1858"/>
      <w:bookmarkEnd w:id="1859"/>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41D87994">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1E6B7EBA" w:rsidR="00AF0947" w:rsidRPr="002B0B68" w:rsidRDefault="00AF0947" w:rsidP="00AF0947">
      <w:pPr>
        <w:pStyle w:val="Caption"/>
        <w:jc w:val="center"/>
        <w:rPr>
          <w:color w:val="00B050"/>
        </w:rPr>
      </w:pPr>
      <w:bookmarkStart w:id="1860" w:name="_Toc415420575"/>
      <w:bookmarkStart w:id="1861" w:name="_Toc472625849"/>
      <w:bookmarkStart w:id="1862" w:name="_Toc202971284"/>
      <w:r>
        <w:t xml:space="preserve">Figure </w:t>
      </w:r>
      <w:r>
        <w:rPr>
          <w:noProof/>
        </w:rPr>
        <w:fldChar w:fldCharType="begin"/>
      </w:r>
      <w:r>
        <w:rPr>
          <w:noProof/>
        </w:rPr>
        <w:instrText xml:space="preserve"> SEQ Figure \* ARABIC </w:instrText>
      </w:r>
      <w:r>
        <w:rPr>
          <w:noProof/>
        </w:rPr>
        <w:fldChar w:fldCharType="separate"/>
      </w:r>
      <w:r w:rsidR="001B6112">
        <w:rPr>
          <w:noProof/>
        </w:rPr>
        <w:t>37</w:t>
      </w:r>
      <w:r>
        <w:rPr>
          <w:noProof/>
        </w:rPr>
        <w:fldChar w:fldCharType="end"/>
      </w:r>
      <w:r>
        <w:t xml:space="preserve"> – Duplicated Sensor Signals Illustration</w:t>
      </w:r>
      <w:bookmarkEnd w:id="1860"/>
      <w:bookmarkEnd w:id="1861"/>
      <w:bookmarkEnd w:id="1862"/>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1863" w:name="_Toc415420491"/>
      <w:bookmarkStart w:id="1864" w:name="_Toc472625798"/>
      <w:bookmarkStart w:id="1865" w:name="_Toc202970920"/>
      <w:r>
        <w:t>Variable Odd-Struckness</w:t>
      </w:r>
      <w:bookmarkEnd w:id="1863"/>
      <w:bookmarkEnd w:id="1864"/>
      <w:bookmarkEnd w:id="1865"/>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47">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12F8B57E" w:rsidR="00AF0947" w:rsidRPr="000F684D" w:rsidRDefault="00AF0947" w:rsidP="00AF0947">
      <w:pPr>
        <w:pStyle w:val="Caption"/>
        <w:jc w:val="center"/>
        <w:rPr>
          <w:color w:val="00B050"/>
        </w:rPr>
      </w:pPr>
      <w:bookmarkStart w:id="1866" w:name="_Toc415420576"/>
      <w:bookmarkStart w:id="1867" w:name="_Toc472625850"/>
      <w:bookmarkStart w:id="1868" w:name="_Toc202971285"/>
      <w:r>
        <w:t xml:space="preserve">Figure </w:t>
      </w:r>
      <w:r>
        <w:rPr>
          <w:noProof/>
        </w:rPr>
        <w:fldChar w:fldCharType="begin"/>
      </w:r>
      <w:r>
        <w:rPr>
          <w:noProof/>
        </w:rPr>
        <w:instrText xml:space="preserve"> SEQ Figure \* ARABIC </w:instrText>
      </w:r>
      <w:r>
        <w:rPr>
          <w:noProof/>
        </w:rPr>
        <w:fldChar w:fldCharType="separate"/>
      </w:r>
      <w:r w:rsidR="001B6112">
        <w:rPr>
          <w:noProof/>
        </w:rPr>
        <w:t>38</w:t>
      </w:r>
      <w:r>
        <w:rPr>
          <w:noProof/>
        </w:rPr>
        <w:fldChar w:fldCharType="end"/>
      </w:r>
      <w:r>
        <w:t xml:space="preserve"> – Variable Odd-Struckness Illustration</w:t>
      </w:r>
      <w:bookmarkEnd w:id="1866"/>
      <w:bookmarkEnd w:id="1867"/>
      <w:bookmarkEnd w:id="1868"/>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1869" w:name="_Toc202970921"/>
      <w:r>
        <w:t>Latency</w:t>
      </w:r>
      <w:bookmarkEnd w:id="1869"/>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41"/>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1E6FC74F" w:rsidR="002F4B7B" w:rsidRDefault="002F4B7B" w:rsidP="002F4B7B">
      <w:pPr>
        <w:pStyle w:val="Caption"/>
        <w:jc w:val="center"/>
      </w:pPr>
      <w:bookmarkStart w:id="1870" w:name="_Toc202971286"/>
      <w:r>
        <w:t xml:space="preserve">Figure </w:t>
      </w:r>
      <w:r>
        <w:rPr>
          <w:noProof/>
        </w:rPr>
        <w:fldChar w:fldCharType="begin"/>
      </w:r>
      <w:r>
        <w:rPr>
          <w:noProof/>
        </w:rPr>
        <w:instrText xml:space="preserve"> SEQ Figure \* ARABIC </w:instrText>
      </w:r>
      <w:r>
        <w:rPr>
          <w:noProof/>
        </w:rPr>
        <w:fldChar w:fldCharType="separate"/>
      </w:r>
      <w:r w:rsidR="001B6112">
        <w:rPr>
          <w:noProof/>
        </w:rPr>
        <w:t>39</w:t>
      </w:r>
      <w:r>
        <w:rPr>
          <w:noProof/>
        </w:rPr>
        <w:fldChar w:fldCharType="end"/>
      </w:r>
      <w:r>
        <w:t xml:space="preserve"> – Simulator Interface Latency</w:t>
      </w:r>
      <w:bookmarkEnd w:id="1870"/>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42"/>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49">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698F9418" w:rsidR="00802B39" w:rsidRDefault="00802B39" w:rsidP="00802B39">
      <w:pPr>
        <w:pStyle w:val="Caption"/>
        <w:jc w:val="center"/>
      </w:pPr>
      <w:bookmarkStart w:id="1871" w:name="_Toc202971287"/>
      <w:r>
        <w:t xml:space="preserve">Figure </w:t>
      </w:r>
      <w:r>
        <w:rPr>
          <w:noProof/>
        </w:rPr>
        <w:fldChar w:fldCharType="begin"/>
      </w:r>
      <w:r>
        <w:rPr>
          <w:noProof/>
        </w:rPr>
        <w:instrText xml:space="preserve"> SEQ Figure \* ARABIC </w:instrText>
      </w:r>
      <w:r>
        <w:rPr>
          <w:noProof/>
        </w:rPr>
        <w:fldChar w:fldCharType="separate"/>
      </w:r>
      <w:r w:rsidR="001B6112">
        <w:rPr>
          <w:noProof/>
        </w:rPr>
        <w:t>40</w:t>
      </w:r>
      <w:r>
        <w:rPr>
          <w:noProof/>
        </w:rPr>
        <w:fldChar w:fldCharType="end"/>
      </w:r>
      <w:r>
        <w:t xml:space="preserve"> – Logic Analy</w:t>
      </w:r>
      <w:r w:rsidR="00012709">
        <w:t>s</w:t>
      </w:r>
      <w:r>
        <w:t>er Decode</w:t>
      </w:r>
      <w:bookmarkEnd w:id="1871"/>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1872" w:name="_Toc415420482"/>
      <w:bookmarkStart w:id="1873" w:name="_Toc472625789"/>
      <w:r>
        <w:br w:type="page"/>
      </w:r>
    </w:p>
    <w:p w14:paraId="672F6F27" w14:textId="7FCD9C36" w:rsidR="002B6100" w:rsidRDefault="002B6100" w:rsidP="002B6100">
      <w:pPr>
        <w:pStyle w:val="Heading2"/>
      </w:pPr>
      <w:bookmarkStart w:id="1874" w:name="_Toc202970922"/>
      <w:r>
        <w:lastRenderedPageBreak/>
        <w:t>Software Development &amp; Compatibility</w:t>
      </w:r>
      <w:bookmarkEnd w:id="1874"/>
    </w:p>
    <w:p w14:paraId="6655F6B0" w14:textId="38D69933" w:rsidR="002B6100" w:rsidRDefault="002B6100" w:rsidP="002B6100">
      <w:pPr>
        <w:pStyle w:val="Heading3"/>
      </w:pPr>
      <w:bookmarkStart w:id="1875" w:name="_Toc202970923"/>
      <w:r>
        <w:t>Development Environment</w:t>
      </w:r>
      <w:bookmarkEnd w:id="1872"/>
      <w:bookmarkEnd w:id="1873"/>
      <w:bookmarkEnd w:id="1875"/>
    </w:p>
    <w:p w14:paraId="0AE5ABA3" w14:textId="39B864E5" w:rsidR="002B6100" w:rsidRPr="00DB2E7A" w:rsidRDefault="002B6100" w:rsidP="002B6100">
      <w:pPr>
        <w:keepNext/>
      </w:pPr>
      <w:r w:rsidRPr="00DB2E7A">
        <w:t xml:space="preserve">The </w:t>
      </w:r>
      <w:r w:rsidR="009367AD">
        <w:t xml:space="preserve">current </w:t>
      </w:r>
      <w:r w:rsidRPr="00DB2E7A">
        <w:t>Simulator Interface firmware has been developed on the following versions of operating systems, development tools and Simulator Software packages. Later versions of tools are expected to be compatible:</w:t>
      </w:r>
    </w:p>
    <w:p w14:paraId="27F63CB2" w14:textId="770F8A19" w:rsidR="002B6100" w:rsidRPr="00DB2E7A" w:rsidRDefault="002B6100" w:rsidP="002B6100">
      <w:pPr>
        <w:pStyle w:val="ListParagraph"/>
        <w:numPr>
          <w:ilvl w:val="0"/>
          <w:numId w:val="4"/>
        </w:numPr>
      </w:pPr>
      <w:r w:rsidRPr="00DB2E7A">
        <w:t xml:space="preserve">Microsoft Windows </w:t>
      </w:r>
      <w:r w:rsidR="009F2C24">
        <w:t>10 64</w:t>
      </w:r>
      <w:r w:rsidRPr="00DB2E7A">
        <w:t>-bit</w:t>
      </w:r>
    </w:p>
    <w:p w14:paraId="2C834026" w14:textId="2A31E003" w:rsidR="002B6100" w:rsidRPr="00DB2E7A" w:rsidRDefault="002B6100" w:rsidP="002B6100">
      <w:pPr>
        <w:pStyle w:val="ListParagraph"/>
        <w:numPr>
          <w:ilvl w:val="0"/>
          <w:numId w:val="4"/>
        </w:numPr>
      </w:pPr>
      <w:r w:rsidRPr="00DB2E7A">
        <w:t>Arduino IDE 1.</w:t>
      </w:r>
      <w:r w:rsidR="009F2C24">
        <w:t>8.19</w:t>
      </w:r>
    </w:p>
    <w:p w14:paraId="4240B038" w14:textId="7A210BC9" w:rsidR="002B6100" w:rsidRPr="00DB2E7A" w:rsidRDefault="002B6100" w:rsidP="002B6100">
      <w:pPr>
        <w:pStyle w:val="ListParagraph"/>
        <w:numPr>
          <w:ilvl w:val="0"/>
          <w:numId w:val="4"/>
        </w:numPr>
      </w:pPr>
      <w:r w:rsidRPr="00DB2E7A">
        <w:t>PuTTY 0.</w:t>
      </w:r>
      <w:r w:rsidR="00EA091D">
        <w:t>81</w:t>
      </w:r>
    </w:p>
    <w:p w14:paraId="0E560A5B" w14:textId="5181FE51" w:rsidR="002B6100" w:rsidRPr="00DB2E7A" w:rsidRDefault="002B6100" w:rsidP="002B6100">
      <w:pPr>
        <w:pStyle w:val="ListParagraph"/>
        <w:numPr>
          <w:ilvl w:val="0"/>
          <w:numId w:val="4"/>
        </w:numPr>
      </w:pPr>
      <w:r w:rsidRPr="00BE024C">
        <w:rPr>
          <w:strike/>
        </w:rPr>
        <w:t>PortMon 3.03</w:t>
      </w:r>
      <w:r w:rsidR="009F2C24">
        <w:rPr>
          <w:rStyle w:val="FootnoteReference"/>
        </w:rPr>
        <w:footnoteReference w:id="43"/>
      </w:r>
    </w:p>
    <w:p w14:paraId="15D80101" w14:textId="65C458E0" w:rsidR="002B6100" w:rsidRDefault="002B6100" w:rsidP="002B6100">
      <w:pPr>
        <w:pStyle w:val="Heading3"/>
      </w:pPr>
      <w:bookmarkStart w:id="1876" w:name="_Toc415420483"/>
      <w:bookmarkStart w:id="1877" w:name="_Toc472625790"/>
      <w:bookmarkStart w:id="1878" w:name="_Toc202970924"/>
      <w:r>
        <w:t>Source Code Availability</w:t>
      </w:r>
      <w:bookmarkEnd w:id="1876"/>
      <w:bookmarkEnd w:id="1877"/>
      <w:bookmarkEnd w:id="1878"/>
    </w:p>
    <w:p w14:paraId="1AAB42D5" w14:textId="6FB003EA"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r>
        <w:fldChar w:fldCharType="begin"/>
      </w:r>
      <w:r>
        <w:instrText>HYPERLINK "https://github.com/Simulators"</w:instrText>
      </w:r>
      <w:ins w:id="1879" w:author="Andrew Instone-Cowie" w:date="2025-07-09T16:32:00Z" w16du:dateUtc="2025-07-09T15:32:00Z"/>
      <w:r>
        <w:fldChar w:fldCharType="separate"/>
      </w:r>
      <w:r>
        <w:rPr>
          <w:rStyle w:val="Hyperlink"/>
        </w:rPr>
        <w:t>https://github.com/Simulators</w:t>
      </w:r>
      <w:r>
        <w:fldChar w:fldCharType="end"/>
      </w:r>
      <w:r>
        <w:t>.</w:t>
      </w:r>
      <w:r w:rsidRPr="008C7B76">
        <w:t xml:space="preserve"> The firmware is released under the GNU General Public Licence (GPL), Version 3.</w:t>
      </w:r>
    </w:p>
    <w:p w14:paraId="5374A963" w14:textId="77777777" w:rsidR="006E2D44" w:rsidRDefault="006E2D44" w:rsidP="002B6100">
      <w:pPr>
        <w:pStyle w:val="Heading3"/>
      </w:pPr>
      <w:bookmarkStart w:id="1880" w:name="_Toc202970925"/>
      <w:r>
        <w:t>Simulator Software Compatibility</w:t>
      </w:r>
      <w:bookmarkEnd w:id="1880"/>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60CE2A5C" w:rsidR="006E2D44" w:rsidRPr="00DB2E7A" w:rsidRDefault="006E2D44" w:rsidP="006E2D44">
      <w:pPr>
        <w:pStyle w:val="ListParagraph"/>
        <w:numPr>
          <w:ilvl w:val="0"/>
          <w:numId w:val="1"/>
        </w:numPr>
      </w:pPr>
      <w:r w:rsidRPr="00DB2E7A">
        <w:t xml:space="preserve">Abel </w:t>
      </w:r>
      <w:r w:rsidR="008E34A3">
        <w:t>10.3.2</w:t>
      </w:r>
    </w:p>
    <w:p w14:paraId="3812E417" w14:textId="18C0CAF1" w:rsidR="006E2D44" w:rsidRPr="00DB2E7A" w:rsidRDefault="006E2D44" w:rsidP="006E2D44">
      <w:pPr>
        <w:pStyle w:val="ListParagraph"/>
        <w:numPr>
          <w:ilvl w:val="0"/>
          <w:numId w:val="1"/>
        </w:numPr>
      </w:pPr>
      <w:r w:rsidRPr="00DB2E7A">
        <w:t>Beltower 20</w:t>
      </w:r>
      <w:r w:rsidR="00E21409">
        <w:t>2</w:t>
      </w:r>
      <w:ins w:id="1881" w:author="Andrew Instone-Cowie" w:date="2025-07-09T16:26:00Z" w16du:dateUtc="2025-07-09T15:26:00Z">
        <w:r w:rsidR="00632AA8">
          <w:t>5</w:t>
        </w:r>
      </w:ins>
      <w:del w:id="1882" w:author="Andrew Instone-Cowie" w:date="2025-07-09T16:26:00Z" w16du:dateUtc="2025-07-09T15:26:00Z">
        <w:r w:rsidR="00E21409" w:rsidDel="00632AA8">
          <w:delText>2</w:delText>
        </w:r>
      </w:del>
      <w:r w:rsidRPr="00DB2E7A">
        <w:t xml:space="preserve"> (</w:t>
      </w:r>
      <w:ins w:id="1883" w:author="Andrew Instone-Cowie" w:date="2025-07-09T16:26:00Z" w16du:dateUtc="2025-07-09T15:26:00Z">
        <w:r w:rsidR="00632AA8">
          <w:t>14.05</w:t>
        </w:r>
      </w:ins>
      <w:del w:id="1884" w:author="Andrew Instone-Cowie" w:date="2025-07-09T16:26:00Z" w16du:dateUtc="2025-07-09T15:26:00Z">
        <w:r w:rsidRPr="00DB2E7A" w:rsidDel="00632AA8">
          <w:delText>12.</w:delText>
        </w:r>
        <w:r w:rsidR="00E21409" w:rsidDel="00632AA8">
          <w:delText>82</w:delText>
        </w:r>
      </w:del>
      <w:r w:rsidRPr="00DB2E7A">
        <w:t>)</w:t>
      </w:r>
    </w:p>
    <w:p w14:paraId="47C5054C" w14:textId="5B5C8573" w:rsidR="006E2D44" w:rsidRPr="00DB2E7A" w:rsidRDefault="006E2D44" w:rsidP="006E2D44">
      <w:pPr>
        <w:pStyle w:val="ListParagraph"/>
        <w:numPr>
          <w:ilvl w:val="0"/>
          <w:numId w:val="1"/>
        </w:numPr>
      </w:pPr>
      <w:r w:rsidRPr="00DB2E7A">
        <w:t>Virtual Belfry</w:t>
      </w:r>
      <w:r w:rsidRPr="00DB2E7A">
        <w:rPr>
          <w:rStyle w:val="FootnoteReference"/>
        </w:rPr>
        <w:footnoteReference w:id="44"/>
      </w:r>
      <w:r w:rsidRPr="00DB2E7A">
        <w:t xml:space="preserve"> 3.</w:t>
      </w:r>
      <w:r w:rsidR="00E21409">
        <w:t>10</w:t>
      </w:r>
    </w:p>
    <w:p w14:paraId="5F1F2A2C" w14:textId="77777777" w:rsidR="00CF2085" w:rsidRDefault="00CF2085" w:rsidP="002B6100">
      <w:pPr>
        <w:pStyle w:val="Heading4"/>
      </w:pPr>
      <w:bookmarkStart w:id="1885" w:name="_Toc415420470"/>
      <w:bookmarkStart w:id="1886" w:name="_Toc472625769"/>
      <w:r>
        <w:t>Untested Configurations</w:t>
      </w:r>
      <w:bookmarkEnd w:id="1885"/>
      <w:bookmarkEnd w:id="1886"/>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1887" w:name="_Toc415420471"/>
      <w:bookmarkStart w:id="1888" w:name="_Toc472625770"/>
      <w:r>
        <w:t>Future Simulator Support</w:t>
      </w:r>
      <w:bookmarkEnd w:id="1887"/>
      <w:bookmarkEnd w:id="1888"/>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1889" w:name="_Toc472625809"/>
      <w:bookmarkStart w:id="1890" w:name="_Toc415420535"/>
      <w:r>
        <w:br w:type="page"/>
      </w:r>
    </w:p>
    <w:p w14:paraId="3DC448F5" w14:textId="66497E19" w:rsidR="00AF0947" w:rsidRDefault="00AF0947" w:rsidP="002835BF">
      <w:pPr>
        <w:pStyle w:val="Heading1"/>
      </w:pPr>
      <w:bookmarkStart w:id="1891" w:name="_Toc202970926"/>
      <w:r>
        <w:lastRenderedPageBreak/>
        <w:t>USB-to-Serial Adapters</w:t>
      </w:r>
      <w:bookmarkEnd w:id="1889"/>
      <w:bookmarkEnd w:id="1891"/>
    </w:p>
    <w:p w14:paraId="2E2FAE94" w14:textId="77777777" w:rsidR="00AF0947"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00C0A280" w14:textId="46735595" w:rsidR="0027489C" w:rsidRDefault="009367AD" w:rsidP="00AF0947">
      <w:r>
        <w:t xml:space="preserve">Modern versions of Windows include drivers for many USB-to-Serial adapters. However, older versions of Windows or some adapters may require the installation of software drivers. This section illustrates the installation process for older versions of Windows. Consult the documentation for your USB-to-Serial adapter to check whether </w:t>
      </w:r>
      <w:r w:rsidR="0027489C">
        <w:t xml:space="preserve">the adapter is supported on your version of Windows, and whether manual </w:t>
      </w:r>
      <w:r>
        <w:t>driver installation is required.</w:t>
      </w:r>
    </w:p>
    <w:p w14:paraId="5548AD79" w14:textId="6A0A741C" w:rsidR="009367AD" w:rsidRPr="00DB2E7A" w:rsidRDefault="0027489C" w:rsidP="00AF0947">
      <w:r>
        <w:t>This section also illustrates the process for renumbering COM ports if your adapter is assigned a COM port number outside the range supported by your Simulator Software Package. The process is similar on later versions of Windows.</w:t>
      </w:r>
    </w:p>
    <w:p w14:paraId="764939DB" w14:textId="0778844B" w:rsidR="00AF0947" w:rsidRPr="009367AD" w:rsidRDefault="009367AD" w:rsidP="00AF0947">
      <w:r w:rsidRPr="00BE024C">
        <w:t xml:space="preserve">Drivers </w:t>
      </w:r>
      <w:r w:rsidR="00AF0947" w:rsidRPr="009367AD">
        <w:t>for adapters based on Prolific</w:t>
      </w:r>
      <w:r w:rsidR="00AF0947" w:rsidRPr="009367AD">
        <w:rPr>
          <w:rStyle w:val="FootnoteReference"/>
        </w:rPr>
        <w:footnoteReference w:id="45"/>
      </w:r>
      <w:r w:rsidR="00AF0947" w:rsidRPr="009367AD">
        <w:t xml:space="preserve"> and FTDI</w:t>
      </w:r>
      <w:r w:rsidR="00AF0947" w:rsidRPr="009367AD">
        <w:rPr>
          <w:rStyle w:val="FootnoteReference"/>
        </w:rPr>
        <w:footnoteReference w:id="46"/>
      </w:r>
      <w:r w:rsidR="00AF0947" w:rsidRPr="009367AD">
        <w:t xml:space="preserve"> controllers are available from the respective websites; the driver required is the </w:t>
      </w:r>
      <w:r w:rsidR="00AF0947" w:rsidRPr="009367AD">
        <w:rPr>
          <w:i/>
        </w:rPr>
        <w:t>Virtual COM Port</w:t>
      </w:r>
      <w:r w:rsidR="00AF0947" w:rsidRPr="009367AD">
        <w:t xml:space="preserve"> or </w:t>
      </w:r>
      <w:r w:rsidR="00AF0947" w:rsidRPr="009367AD">
        <w:rPr>
          <w:i/>
        </w:rPr>
        <w:t>VCP</w:t>
      </w:r>
      <w:r w:rsidR="00AF0947" w:rsidRPr="009367AD">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50">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5FA3E173" w:rsidR="00AF0947" w:rsidRDefault="00AF0947" w:rsidP="00AF0947">
      <w:pPr>
        <w:pStyle w:val="Caption"/>
        <w:ind w:left="720"/>
        <w:jc w:val="center"/>
      </w:pPr>
      <w:bookmarkStart w:id="1892" w:name="_Toc472625865"/>
      <w:bookmarkStart w:id="1893" w:name="_Toc202971288"/>
      <w:r>
        <w:t xml:space="preserve">Figure </w:t>
      </w:r>
      <w:r>
        <w:rPr>
          <w:noProof/>
        </w:rPr>
        <w:fldChar w:fldCharType="begin"/>
      </w:r>
      <w:r>
        <w:rPr>
          <w:noProof/>
        </w:rPr>
        <w:instrText xml:space="preserve"> SEQ Figure \* ARABIC </w:instrText>
      </w:r>
      <w:r>
        <w:rPr>
          <w:noProof/>
        </w:rPr>
        <w:fldChar w:fldCharType="separate"/>
      </w:r>
      <w:r w:rsidR="001B6112">
        <w:rPr>
          <w:noProof/>
        </w:rPr>
        <w:t>41</w:t>
      </w:r>
      <w:r>
        <w:rPr>
          <w:noProof/>
        </w:rPr>
        <w:fldChar w:fldCharType="end"/>
      </w:r>
      <w:r>
        <w:t xml:space="preserve"> – Example of a USB-to-Serial Adapter</w:t>
      </w:r>
      <w:bookmarkEnd w:id="1892"/>
      <w:bookmarkEnd w:id="1893"/>
    </w:p>
    <w:p w14:paraId="6761C6A9" w14:textId="77777777" w:rsidR="00AF0947" w:rsidRDefault="00AF0947" w:rsidP="00AF0947">
      <w:pPr>
        <w:pStyle w:val="Heading3"/>
      </w:pPr>
      <w:bookmarkStart w:id="1894" w:name="_Toc472625810"/>
      <w:bookmarkStart w:id="1895" w:name="_Toc202970927"/>
      <w:r>
        <w:lastRenderedPageBreak/>
        <w:t>Driver Installation</w:t>
      </w:r>
      <w:bookmarkEnd w:id="1894"/>
      <w:bookmarkEnd w:id="1895"/>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283DAECF" w:rsidR="00AF0947" w:rsidRDefault="00AF0947" w:rsidP="00AF0947">
      <w:pPr>
        <w:pStyle w:val="Caption"/>
        <w:ind w:left="357"/>
        <w:jc w:val="center"/>
      </w:pPr>
      <w:bookmarkStart w:id="1896" w:name="_Toc472625866"/>
      <w:bookmarkStart w:id="1897" w:name="_Toc202971289"/>
      <w:r>
        <w:t xml:space="preserve">Figure </w:t>
      </w:r>
      <w:r>
        <w:rPr>
          <w:noProof/>
        </w:rPr>
        <w:fldChar w:fldCharType="begin"/>
      </w:r>
      <w:r>
        <w:rPr>
          <w:noProof/>
        </w:rPr>
        <w:instrText xml:space="preserve"> SEQ Figure \* ARABIC </w:instrText>
      </w:r>
      <w:r>
        <w:rPr>
          <w:noProof/>
        </w:rPr>
        <w:fldChar w:fldCharType="separate"/>
      </w:r>
      <w:r w:rsidR="001B6112">
        <w:rPr>
          <w:noProof/>
        </w:rPr>
        <w:t>42</w:t>
      </w:r>
      <w:r>
        <w:rPr>
          <w:noProof/>
        </w:rPr>
        <w:fldChar w:fldCharType="end"/>
      </w:r>
      <w:r>
        <w:t xml:space="preserve"> – Prolific Driver Installation</w:t>
      </w:r>
      <w:bookmarkEnd w:id="1896"/>
      <w:bookmarkEnd w:id="1897"/>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3D7F33FC" w:rsidR="00AF0947" w:rsidRDefault="00AF0947" w:rsidP="00AF0947">
      <w:pPr>
        <w:pStyle w:val="Caption"/>
        <w:ind w:left="357"/>
        <w:jc w:val="center"/>
      </w:pPr>
      <w:bookmarkStart w:id="1898" w:name="_Toc472625867"/>
      <w:bookmarkStart w:id="1899" w:name="_Toc202971290"/>
      <w:r>
        <w:t xml:space="preserve">Figure </w:t>
      </w:r>
      <w:r>
        <w:rPr>
          <w:noProof/>
        </w:rPr>
        <w:fldChar w:fldCharType="begin"/>
      </w:r>
      <w:r>
        <w:rPr>
          <w:noProof/>
        </w:rPr>
        <w:instrText xml:space="preserve"> SEQ Figure \* ARABIC </w:instrText>
      </w:r>
      <w:r>
        <w:rPr>
          <w:noProof/>
        </w:rPr>
        <w:fldChar w:fldCharType="separate"/>
      </w:r>
      <w:r w:rsidR="001B6112">
        <w:rPr>
          <w:noProof/>
        </w:rPr>
        <w:t>43</w:t>
      </w:r>
      <w:r>
        <w:rPr>
          <w:noProof/>
        </w:rPr>
        <w:fldChar w:fldCharType="end"/>
      </w:r>
      <w:r>
        <w:t xml:space="preserve"> – Driver Installation Complete</w:t>
      </w:r>
      <w:bookmarkEnd w:id="1898"/>
      <w:bookmarkEnd w:id="1899"/>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53">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4800AD34" w:rsidR="00AF0947" w:rsidRDefault="00AF0947" w:rsidP="00AF0947">
      <w:pPr>
        <w:pStyle w:val="Caption"/>
        <w:jc w:val="center"/>
        <w:rPr>
          <w:color w:val="00B050"/>
        </w:rPr>
      </w:pPr>
      <w:bookmarkStart w:id="1900" w:name="_Toc472625868"/>
      <w:bookmarkStart w:id="1901" w:name="_Toc202971291"/>
      <w:r>
        <w:t xml:space="preserve">Figure </w:t>
      </w:r>
      <w:r>
        <w:rPr>
          <w:noProof/>
        </w:rPr>
        <w:fldChar w:fldCharType="begin"/>
      </w:r>
      <w:r>
        <w:rPr>
          <w:noProof/>
        </w:rPr>
        <w:instrText xml:space="preserve"> SEQ Figure \* ARABIC </w:instrText>
      </w:r>
      <w:r>
        <w:rPr>
          <w:noProof/>
        </w:rPr>
        <w:fldChar w:fldCharType="separate"/>
      </w:r>
      <w:r w:rsidR="001B6112">
        <w:rPr>
          <w:noProof/>
        </w:rPr>
        <w:t>44</w:t>
      </w:r>
      <w:r>
        <w:rPr>
          <w:noProof/>
        </w:rPr>
        <w:fldChar w:fldCharType="end"/>
      </w:r>
      <w:r>
        <w:t xml:space="preserve"> – Found New Hardware Message</w:t>
      </w:r>
      <w:bookmarkEnd w:id="1900"/>
      <w:bookmarkEnd w:id="1901"/>
    </w:p>
    <w:p w14:paraId="1FB3F8E6" w14:textId="77777777" w:rsidR="00AF0947" w:rsidRDefault="00AF0947" w:rsidP="00AF0947">
      <w:pPr>
        <w:pStyle w:val="Heading3"/>
      </w:pPr>
      <w:bookmarkStart w:id="1902" w:name="_Toc472625811"/>
      <w:bookmarkStart w:id="1903" w:name="_Toc202970928"/>
      <w:r>
        <w:lastRenderedPageBreak/>
        <w:t>Driver Verification</w:t>
      </w:r>
      <w:bookmarkEnd w:id="1902"/>
      <w:bookmarkEnd w:id="1903"/>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54">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6C203C11" w:rsidR="00AF0947" w:rsidRDefault="00AF0947" w:rsidP="00AF0947">
      <w:pPr>
        <w:pStyle w:val="Caption"/>
        <w:jc w:val="center"/>
      </w:pPr>
      <w:bookmarkStart w:id="1904" w:name="_Toc472625869"/>
      <w:bookmarkStart w:id="1905" w:name="_Toc202971292"/>
      <w:r>
        <w:t xml:space="preserve">Figure </w:t>
      </w:r>
      <w:r>
        <w:rPr>
          <w:noProof/>
        </w:rPr>
        <w:fldChar w:fldCharType="begin"/>
      </w:r>
      <w:r>
        <w:rPr>
          <w:noProof/>
        </w:rPr>
        <w:instrText xml:space="preserve"> SEQ Figure \* ARABIC </w:instrText>
      </w:r>
      <w:r>
        <w:rPr>
          <w:noProof/>
        </w:rPr>
        <w:fldChar w:fldCharType="separate"/>
      </w:r>
      <w:r w:rsidR="001B6112">
        <w:rPr>
          <w:noProof/>
        </w:rPr>
        <w:t>45</w:t>
      </w:r>
      <w:r>
        <w:rPr>
          <w:noProof/>
        </w:rPr>
        <w:fldChar w:fldCharType="end"/>
      </w:r>
      <w:r>
        <w:t xml:space="preserve"> – My Computer Context Menu (Windows XP)</w:t>
      </w:r>
      <w:bookmarkEnd w:id="1904"/>
      <w:bookmarkEnd w:id="1905"/>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55">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7FD94E6E" w:rsidR="00AF0947" w:rsidRPr="007B248F" w:rsidRDefault="00AF0947" w:rsidP="00AF0947">
      <w:pPr>
        <w:pStyle w:val="Caption"/>
        <w:jc w:val="center"/>
      </w:pPr>
      <w:bookmarkStart w:id="1906" w:name="_Toc472625870"/>
      <w:bookmarkStart w:id="1907" w:name="_Toc202971293"/>
      <w:r>
        <w:t xml:space="preserve">Figure </w:t>
      </w:r>
      <w:r>
        <w:rPr>
          <w:noProof/>
        </w:rPr>
        <w:fldChar w:fldCharType="begin"/>
      </w:r>
      <w:r>
        <w:rPr>
          <w:noProof/>
        </w:rPr>
        <w:instrText xml:space="preserve"> SEQ Figure \* ARABIC </w:instrText>
      </w:r>
      <w:r>
        <w:rPr>
          <w:noProof/>
        </w:rPr>
        <w:fldChar w:fldCharType="separate"/>
      </w:r>
      <w:r w:rsidR="001B6112">
        <w:rPr>
          <w:noProof/>
        </w:rPr>
        <w:t>46</w:t>
      </w:r>
      <w:r>
        <w:rPr>
          <w:noProof/>
        </w:rPr>
        <w:fldChar w:fldCharType="end"/>
      </w:r>
      <w:r>
        <w:t xml:space="preserve"> </w:t>
      </w:r>
      <w:r w:rsidRPr="003A2FD6">
        <w:t>– Co</w:t>
      </w:r>
      <w:r>
        <w:t>mputer Context Menu (Windows 7)</w:t>
      </w:r>
      <w:bookmarkEnd w:id="1906"/>
      <w:bookmarkEnd w:id="1907"/>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56">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6876035E" w:rsidR="00AF0947" w:rsidRDefault="00AF0947" w:rsidP="00AF0947">
      <w:pPr>
        <w:pStyle w:val="Caption"/>
        <w:ind w:left="357"/>
        <w:jc w:val="center"/>
      </w:pPr>
      <w:bookmarkStart w:id="1908" w:name="_Toc472625871"/>
      <w:bookmarkStart w:id="1909" w:name="_Toc202971294"/>
      <w:r>
        <w:t xml:space="preserve">Figure </w:t>
      </w:r>
      <w:r>
        <w:rPr>
          <w:noProof/>
        </w:rPr>
        <w:fldChar w:fldCharType="begin"/>
      </w:r>
      <w:r>
        <w:rPr>
          <w:noProof/>
        </w:rPr>
        <w:instrText xml:space="preserve"> SEQ Figure \* ARABIC </w:instrText>
      </w:r>
      <w:r>
        <w:rPr>
          <w:noProof/>
        </w:rPr>
        <w:fldChar w:fldCharType="separate"/>
      </w:r>
      <w:r w:rsidR="001B6112">
        <w:rPr>
          <w:noProof/>
        </w:rPr>
        <w:t>47</w:t>
      </w:r>
      <w:r>
        <w:rPr>
          <w:noProof/>
        </w:rPr>
        <w:fldChar w:fldCharType="end"/>
      </w:r>
      <w:r>
        <w:t xml:space="preserve"> – System Properties Hardware Tab (Windows XP)</w:t>
      </w:r>
      <w:bookmarkEnd w:id="1908"/>
      <w:bookmarkEnd w:id="1909"/>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57">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65FC9FC6" w:rsidR="00AF0947" w:rsidRDefault="00AF0947" w:rsidP="00AF0947">
      <w:pPr>
        <w:pStyle w:val="Caption"/>
        <w:ind w:left="357"/>
        <w:jc w:val="center"/>
      </w:pPr>
      <w:bookmarkStart w:id="1910" w:name="_Toc472625872"/>
      <w:bookmarkStart w:id="1911" w:name="_Toc202971295"/>
      <w:r>
        <w:t xml:space="preserve">Figure </w:t>
      </w:r>
      <w:r>
        <w:rPr>
          <w:noProof/>
        </w:rPr>
        <w:fldChar w:fldCharType="begin"/>
      </w:r>
      <w:r>
        <w:rPr>
          <w:noProof/>
        </w:rPr>
        <w:instrText xml:space="preserve"> SEQ Figure \* ARABIC </w:instrText>
      </w:r>
      <w:r>
        <w:rPr>
          <w:noProof/>
        </w:rPr>
        <w:fldChar w:fldCharType="separate"/>
      </w:r>
      <w:r w:rsidR="001B6112">
        <w:rPr>
          <w:noProof/>
        </w:rPr>
        <w:t>48</w:t>
      </w:r>
      <w:r>
        <w:rPr>
          <w:noProof/>
        </w:rPr>
        <w:fldChar w:fldCharType="end"/>
      </w:r>
      <w:r>
        <w:t xml:space="preserve"> – System Properties Hardware Tab (Windows 7)</w:t>
      </w:r>
      <w:bookmarkEnd w:id="1910"/>
      <w:bookmarkEnd w:id="1911"/>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633C6640" w:rsidR="00AF0947" w:rsidRPr="00825FC5" w:rsidRDefault="00AF0947" w:rsidP="00AF0947">
      <w:pPr>
        <w:pStyle w:val="Caption"/>
        <w:ind w:left="357"/>
        <w:jc w:val="center"/>
      </w:pPr>
      <w:bookmarkStart w:id="1912" w:name="_Toc472625873"/>
      <w:bookmarkStart w:id="1913" w:name="_Toc202971296"/>
      <w:r>
        <w:t xml:space="preserve">Figure </w:t>
      </w:r>
      <w:r>
        <w:rPr>
          <w:noProof/>
        </w:rPr>
        <w:fldChar w:fldCharType="begin"/>
      </w:r>
      <w:r>
        <w:rPr>
          <w:noProof/>
        </w:rPr>
        <w:instrText xml:space="preserve"> SEQ Figure \* ARABIC </w:instrText>
      </w:r>
      <w:r>
        <w:rPr>
          <w:noProof/>
        </w:rPr>
        <w:fldChar w:fldCharType="separate"/>
      </w:r>
      <w:r w:rsidR="001B6112">
        <w:rPr>
          <w:noProof/>
        </w:rPr>
        <w:t>49</w:t>
      </w:r>
      <w:r>
        <w:rPr>
          <w:noProof/>
        </w:rPr>
        <w:fldChar w:fldCharType="end"/>
      </w:r>
      <w:r>
        <w:t xml:space="preserve"> – Device Manager (Driver Installed)</w:t>
      </w:r>
      <w:bookmarkEnd w:id="1912"/>
      <w:bookmarkEnd w:id="1913"/>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1AB96504" w:rsidR="00AF0947" w:rsidRPr="00825FC5" w:rsidRDefault="00AF0947" w:rsidP="00AF0947">
      <w:pPr>
        <w:pStyle w:val="Caption"/>
        <w:ind w:left="357"/>
        <w:jc w:val="center"/>
      </w:pPr>
      <w:bookmarkStart w:id="1914" w:name="_Toc472625874"/>
      <w:bookmarkStart w:id="1915" w:name="_Toc202971297"/>
      <w:r>
        <w:t xml:space="preserve">Figure </w:t>
      </w:r>
      <w:r>
        <w:rPr>
          <w:noProof/>
        </w:rPr>
        <w:fldChar w:fldCharType="begin"/>
      </w:r>
      <w:r>
        <w:rPr>
          <w:noProof/>
        </w:rPr>
        <w:instrText xml:space="preserve"> SEQ Figure \* ARABIC </w:instrText>
      </w:r>
      <w:r>
        <w:rPr>
          <w:noProof/>
        </w:rPr>
        <w:fldChar w:fldCharType="separate"/>
      </w:r>
      <w:r w:rsidR="001B6112">
        <w:rPr>
          <w:noProof/>
        </w:rPr>
        <w:t>50</w:t>
      </w:r>
      <w:r>
        <w:rPr>
          <w:noProof/>
        </w:rPr>
        <w:fldChar w:fldCharType="end"/>
      </w:r>
      <w:r>
        <w:t xml:space="preserve"> – Device Manager (Driver Missing)</w:t>
      </w:r>
      <w:bookmarkEnd w:id="1914"/>
      <w:bookmarkEnd w:id="1915"/>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1916" w:name="_Toc472625812"/>
      <w:bookmarkStart w:id="1917" w:name="_Toc202970929"/>
      <w:r>
        <w:lastRenderedPageBreak/>
        <w:t>COM Port Reconfiguration</w:t>
      </w:r>
      <w:bookmarkEnd w:id="1916"/>
      <w:bookmarkEnd w:id="1917"/>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47"/>
      </w:r>
      <w:r w:rsidRPr="00DB2E7A">
        <w:t>. If the adapter has been assigned a COM port number outside the supported range, the port must be reconfigured to lower value</w:t>
      </w:r>
      <w:r w:rsidRPr="00DB2E7A">
        <w:rPr>
          <w:rStyle w:val="FootnoteReference"/>
        </w:rPr>
        <w:footnoteReference w:id="48"/>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77958280" w:rsidR="00AF0947" w:rsidRDefault="00AF0947" w:rsidP="00AF0947">
      <w:pPr>
        <w:pStyle w:val="Caption"/>
        <w:ind w:left="357"/>
        <w:jc w:val="center"/>
      </w:pPr>
      <w:bookmarkStart w:id="1918" w:name="_Toc472625875"/>
      <w:bookmarkStart w:id="1919" w:name="_Toc202971298"/>
      <w:r>
        <w:t xml:space="preserve">Figure </w:t>
      </w:r>
      <w:r>
        <w:rPr>
          <w:noProof/>
        </w:rPr>
        <w:fldChar w:fldCharType="begin"/>
      </w:r>
      <w:r>
        <w:rPr>
          <w:noProof/>
        </w:rPr>
        <w:instrText xml:space="preserve"> SEQ Figure \* ARABIC </w:instrText>
      </w:r>
      <w:r>
        <w:rPr>
          <w:noProof/>
        </w:rPr>
        <w:fldChar w:fldCharType="separate"/>
      </w:r>
      <w:r w:rsidR="001B6112">
        <w:rPr>
          <w:noProof/>
        </w:rPr>
        <w:t>51</w:t>
      </w:r>
      <w:r>
        <w:rPr>
          <w:noProof/>
        </w:rPr>
        <w:fldChar w:fldCharType="end"/>
      </w:r>
      <w:r>
        <w:t xml:space="preserve"> – Device Manager (Port COM14)</w:t>
      </w:r>
      <w:bookmarkEnd w:id="1918"/>
      <w:bookmarkEnd w:id="1919"/>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1EE6A55C" w:rsidR="00AF0947" w:rsidRDefault="00AF0947" w:rsidP="00AF0947">
      <w:pPr>
        <w:pStyle w:val="Caption"/>
        <w:ind w:left="357"/>
        <w:jc w:val="center"/>
      </w:pPr>
      <w:bookmarkStart w:id="1920" w:name="_Toc472625876"/>
      <w:bookmarkStart w:id="1921" w:name="_Toc202971299"/>
      <w:r>
        <w:t xml:space="preserve">Figure </w:t>
      </w:r>
      <w:r>
        <w:rPr>
          <w:noProof/>
        </w:rPr>
        <w:fldChar w:fldCharType="begin"/>
      </w:r>
      <w:r>
        <w:rPr>
          <w:noProof/>
        </w:rPr>
        <w:instrText xml:space="preserve"> SEQ Figure \* ARABIC </w:instrText>
      </w:r>
      <w:r>
        <w:rPr>
          <w:noProof/>
        </w:rPr>
        <w:fldChar w:fldCharType="separate"/>
      </w:r>
      <w:r w:rsidR="001B6112">
        <w:rPr>
          <w:noProof/>
        </w:rPr>
        <w:t>52</w:t>
      </w:r>
      <w:r>
        <w:rPr>
          <w:noProof/>
        </w:rPr>
        <w:fldChar w:fldCharType="end"/>
      </w:r>
      <w:r>
        <w:t xml:space="preserve"> – Device Manager Context Menu</w:t>
      </w:r>
      <w:bookmarkEnd w:id="1920"/>
      <w:bookmarkEnd w:id="1921"/>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62">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731D27E0" w:rsidR="00AF0947" w:rsidRPr="00825FC5" w:rsidRDefault="00AF0947" w:rsidP="00AF0947">
      <w:pPr>
        <w:pStyle w:val="Caption"/>
        <w:ind w:left="357"/>
        <w:jc w:val="center"/>
      </w:pPr>
      <w:bookmarkStart w:id="1922" w:name="_Toc472625877"/>
      <w:bookmarkStart w:id="1923" w:name="_Toc202971300"/>
      <w:r>
        <w:t xml:space="preserve">Figure </w:t>
      </w:r>
      <w:r>
        <w:rPr>
          <w:noProof/>
        </w:rPr>
        <w:fldChar w:fldCharType="begin"/>
      </w:r>
      <w:r>
        <w:rPr>
          <w:noProof/>
        </w:rPr>
        <w:instrText xml:space="preserve"> SEQ Figure \* ARABIC </w:instrText>
      </w:r>
      <w:r>
        <w:rPr>
          <w:noProof/>
        </w:rPr>
        <w:fldChar w:fldCharType="separate"/>
      </w:r>
      <w:r w:rsidR="001B6112">
        <w:rPr>
          <w:noProof/>
        </w:rPr>
        <w:t>53</w:t>
      </w:r>
      <w:r>
        <w:rPr>
          <w:noProof/>
        </w:rPr>
        <w:fldChar w:fldCharType="end"/>
      </w:r>
      <w:r>
        <w:t xml:space="preserve"> – COM Port Properties</w:t>
      </w:r>
      <w:bookmarkEnd w:id="1922"/>
      <w:bookmarkEnd w:id="1923"/>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32C4636A" w:rsidR="00AF0947" w:rsidRPr="00825FC5" w:rsidRDefault="00AF0947" w:rsidP="00AF0947">
      <w:pPr>
        <w:pStyle w:val="Caption"/>
        <w:jc w:val="center"/>
      </w:pPr>
      <w:bookmarkStart w:id="1924" w:name="_Toc472625878"/>
      <w:bookmarkStart w:id="1925" w:name="_Toc202971301"/>
      <w:r>
        <w:t xml:space="preserve">Figure </w:t>
      </w:r>
      <w:r>
        <w:rPr>
          <w:noProof/>
        </w:rPr>
        <w:fldChar w:fldCharType="begin"/>
      </w:r>
      <w:r>
        <w:rPr>
          <w:noProof/>
        </w:rPr>
        <w:instrText xml:space="preserve"> SEQ Figure \* ARABIC </w:instrText>
      </w:r>
      <w:r>
        <w:rPr>
          <w:noProof/>
        </w:rPr>
        <w:fldChar w:fldCharType="separate"/>
      </w:r>
      <w:r w:rsidR="001B6112">
        <w:rPr>
          <w:noProof/>
        </w:rPr>
        <w:t>54</w:t>
      </w:r>
      <w:r>
        <w:rPr>
          <w:noProof/>
        </w:rPr>
        <w:fldChar w:fldCharType="end"/>
      </w:r>
      <w:r>
        <w:t xml:space="preserve"> – COM Port Advanced Settings (Prolific)</w:t>
      </w:r>
      <w:bookmarkEnd w:id="1924"/>
      <w:bookmarkEnd w:id="1925"/>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1F223195" w:rsidR="00AF0947" w:rsidRDefault="00AF0947" w:rsidP="00AF0947">
      <w:pPr>
        <w:pStyle w:val="Caption"/>
        <w:jc w:val="center"/>
        <w:rPr>
          <w:color w:val="00B050"/>
        </w:rPr>
      </w:pPr>
      <w:bookmarkStart w:id="1926" w:name="_Toc472625879"/>
      <w:bookmarkStart w:id="1927" w:name="_Toc202971302"/>
      <w:r>
        <w:t xml:space="preserve">Figure </w:t>
      </w:r>
      <w:r>
        <w:rPr>
          <w:noProof/>
        </w:rPr>
        <w:fldChar w:fldCharType="begin"/>
      </w:r>
      <w:r>
        <w:rPr>
          <w:noProof/>
        </w:rPr>
        <w:instrText xml:space="preserve"> SEQ Figure \* ARABIC </w:instrText>
      </w:r>
      <w:r>
        <w:rPr>
          <w:noProof/>
        </w:rPr>
        <w:fldChar w:fldCharType="separate"/>
      </w:r>
      <w:r w:rsidR="001B6112">
        <w:rPr>
          <w:noProof/>
        </w:rPr>
        <w:t>55</w:t>
      </w:r>
      <w:r>
        <w:rPr>
          <w:noProof/>
        </w:rPr>
        <w:fldChar w:fldCharType="end"/>
      </w:r>
      <w:r w:rsidRPr="004B7E9F">
        <w:t xml:space="preserve"> – COM Port Advanced Settings (</w:t>
      </w:r>
      <w:r>
        <w:t>FTDI</w:t>
      </w:r>
      <w:r w:rsidRPr="004B7E9F">
        <w:t>)</w:t>
      </w:r>
      <w:bookmarkEnd w:id="1926"/>
      <w:bookmarkEnd w:id="1927"/>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4734EDB0" w:rsidR="00AF0947" w:rsidRDefault="00AF0947" w:rsidP="00AF0947">
      <w:pPr>
        <w:pStyle w:val="Caption"/>
        <w:ind w:left="357"/>
        <w:jc w:val="center"/>
      </w:pPr>
      <w:bookmarkStart w:id="1928" w:name="_Toc472625880"/>
      <w:bookmarkStart w:id="1929" w:name="_Toc202971303"/>
      <w:r>
        <w:t xml:space="preserve">Figure </w:t>
      </w:r>
      <w:r>
        <w:rPr>
          <w:noProof/>
        </w:rPr>
        <w:fldChar w:fldCharType="begin"/>
      </w:r>
      <w:r>
        <w:rPr>
          <w:noProof/>
        </w:rPr>
        <w:instrText xml:space="preserve"> SEQ Figure \* ARABIC </w:instrText>
      </w:r>
      <w:r>
        <w:rPr>
          <w:noProof/>
        </w:rPr>
        <w:fldChar w:fldCharType="separate"/>
      </w:r>
      <w:r w:rsidR="001B6112">
        <w:rPr>
          <w:noProof/>
        </w:rPr>
        <w:t>56</w:t>
      </w:r>
      <w:r>
        <w:rPr>
          <w:noProof/>
        </w:rPr>
        <w:fldChar w:fldCharType="end"/>
      </w:r>
      <w:r>
        <w:t xml:space="preserve"> – Device Manager (Reconfigured Port COM3)</w:t>
      </w:r>
      <w:bookmarkEnd w:id="1928"/>
      <w:bookmarkEnd w:id="1929"/>
    </w:p>
    <w:p w14:paraId="1CED5F7E" w14:textId="77777777" w:rsidR="00BE024C" w:rsidRDefault="00BE024C">
      <w:pPr>
        <w:rPr>
          <w:rFonts w:asciiTheme="majorHAnsi" w:eastAsiaTheme="majorEastAsia" w:hAnsiTheme="majorHAnsi" w:cstheme="majorBidi"/>
          <w:b/>
          <w:bCs/>
          <w:color w:val="365F91" w:themeColor="accent1" w:themeShade="BF"/>
          <w:sz w:val="28"/>
          <w:szCs w:val="28"/>
        </w:rPr>
      </w:pPr>
      <w:r>
        <w:br w:type="page"/>
      </w:r>
    </w:p>
    <w:p w14:paraId="2D61CBC1" w14:textId="1D7B4406" w:rsidR="00BE024C" w:rsidRDefault="00BE024C" w:rsidP="00BE024C">
      <w:pPr>
        <w:pStyle w:val="Heading1"/>
      </w:pPr>
      <w:bookmarkStart w:id="1930" w:name="_Toc202970930"/>
      <w:r>
        <w:lastRenderedPageBreak/>
        <w:t>Interconnecting Type 1 &amp; Type 2 Simulators</w:t>
      </w:r>
      <w:bookmarkEnd w:id="1930"/>
    </w:p>
    <w:p w14:paraId="2D64D43C" w14:textId="205F1F1A" w:rsidR="00CA1372" w:rsidRPr="00CA1372" w:rsidRDefault="00CA1372" w:rsidP="00004B06">
      <w:pPr>
        <w:pStyle w:val="Heading2"/>
      </w:pPr>
      <w:bookmarkStart w:id="1931" w:name="_Toc202970931"/>
      <w:r>
        <w:t>Compatibility</w:t>
      </w:r>
      <w:bookmarkEnd w:id="1931"/>
    </w:p>
    <w:p w14:paraId="341E0D1B" w14:textId="33A4F4DD" w:rsidR="00CA1372" w:rsidRDefault="00CA1372" w:rsidP="00BE024C">
      <w:r>
        <w:t xml:space="preserve">Type 1 and Type 2 sensors and </w:t>
      </w:r>
      <w:r w:rsidR="003F2CC0">
        <w:t>Simulator I</w:t>
      </w:r>
      <w:r>
        <w:t xml:space="preserve">nterfaces are electrically compatible, </w:t>
      </w:r>
      <w:r w:rsidR="00C604C6">
        <w:t xml:space="preserve">both </w:t>
      </w:r>
      <w:r>
        <w:t xml:space="preserve">using +5V power supplies and active-low outputs, but the two generations </w:t>
      </w:r>
      <w:r w:rsidR="003F2CC0">
        <w:t xml:space="preserve">of the simulator </w:t>
      </w:r>
      <w:r>
        <w:t>use different connectors, cabling, and wiring conventions.</w:t>
      </w:r>
    </w:p>
    <w:p w14:paraId="487F5A54" w14:textId="0A60CEFB" w:rsidR="00CA1372" w:rsidRDefault="00CA1372" w:rsidP="00BE024C">
      <w:r>
        <w:t>Some installations may have a requirement to interconnect Type 1 and Type 2 hardware, for example to expand an existing Type 1 installation with additional Type 2 sensors. A simple adapter has been designed for this purpose.</w:t>
      </w:r>
    </w:p>
    <w:p w14:paraId="46055BEA" w14:textId="381B6170" w:rsidR="007B51D6" w:rsidRDefault="007B51D6" w:rsidP="007B51D6">
      <w:pPr>
        <w:pStyle w:val="Heading2"/>
      </w:pPr>
      <w:bookmarkStart w:id="1932" w:name="_Toc202970932"/>
      <w:r>
        <w:t xml:space="preserve">Type 1 – Type 2 </w:t>
      </w:r>
      <w:r w:rsidR="003F2CC0">
        <w:t xml:space="preserve">Interface </w:t>
      </w:r>
      <w:r>
        <w:t>Adapter</w:t>
      </w:r>
      <w:bookmarkEnd w:id="1932"/>
    </w:p>
    <w:p w14:paraId="2600231C" w14:textId="036DA09F" w:rsidR="007B51D6" w:rsidRDefault="00CA1372" w:rsidP="007B51D6">
      <w:r>
        <w:t xml:space="preserve">The Type 1 – Type 2 </w:t>
      </w:r>
      <w:r w:rsidR="003F2CC0">
        <w:t xml:space="preserve">Interface </w:t>
      </w:r>
      <w:r>
        <w:t>Adapter is designed to allow Type 2 sensors (using RJ45 connectors) to connect to a Type 1 Simulator Interface (using GX16-4 connectors). The adapter allows up to four Type 2 sensors, connected in a single chain, to connect to a Type 1 interface</w:t>
      </w:r>
      <w:r w:rsidR="003F2CC0">
        <w:t>.</w:t>
      </w:r>
      <w:r w:rsidR="003F2CC0">
        <w:rPr>
          <w:rStyle w:val="FootnoteReference"/>
        </w:rPr>
        <w:footnoteReference w:id="49"/>
      </w:r>
    </w:p>
    <w:p w14:paraId="191DEC0C" w14:textId="0FC22C50" w:rsidR="00BE024C" w:rsidRDefault="00CA1372" w:rsidP="00BE024C">
      <w:r>
        <w:t>A</w:t>
      </w:r>
      <w:r w:rsidR="00C604C6">
        <w:t xml:space="preserve">n </w:t>
      </w:r>
      <w:r>
        <w:t xml:space="preserve">example </w:t>
      </w:r>
      <w:r w:rsidR="00C604C6">
        <w:t xml:space="preserve">of a completed </w:t>
      </w:r>
      <w:r w:rsidR="00871702">
        <w:t>Interface A</w:t>
      </w:r>
      <w:r>
        <w:t xml:space="preserve">dapter </w:t>
      </w:r>
      <w:r w:rsidR="00871702">
        <w:t xml:space="preserve">and cable </w:t>
      </w:r>
      <w:r>
        <w:t xml:space="preserve">is shown in the following photograph, </w:t>
      </w:r>
      <w:r w:rsidR="00C604C6">
        <w:t xml:space="preserve">in this case </w:t>
      </w:r>
      <w:r>
        <w:t xml:space="preserve">wired to support connecting two Type 2 sensors to a Type 1 interface. The Type 1 interface sensor connectors </w:t>
      </w:r>
      <w:r w:rsidR="00A67EB0">
        <w:t>may need to</w:t>
      </w:r>
      <w:r>
        <w:t xml:space="preserve"> be modified with additional link wires</w:t>
      </w:r>
      <w:r w:rsidR="003F2CC0">
        <w:t xml:space="preserve"> to support multiple sensors</w:t>
      </w:r>
      <w:r w:rsidR="00871702">
        <w:t>; t</w:t>
      </w:r>
      <w:r w:rsidR="00A67EB0">
        <w:t>his is described in detail below</w:t>
      </w:r>
      <w:r w:rsidR="00C604C6">
        <w:t>.</w:t>
      </w:r>
    </w:p>
    <w:p w14:paraId="52DFC65C" w14:textId="77777777" w:rsidR="00BE024C" w:rsidRDefault="00BE024C" w:rsidP="00004B06">
      <w:pPr>
        <w:keepNext/>
        <w:jc w:val="center"/>
      </w:pPr>
      <w:r>
        <w:rPr>
          <w:noProof/>
        </w:rPr>
        <w:drawing>
          <wp:inline distT="0" distB="0" distL="0" distR="0" wp14:anchorId="3E37544B" wp14:editId="57BA3FBF">
            <wp:extent cx="4320000" cy="3956400"/>
            <wp:effectExtent l="19050" t="19050" r="23495" b="25400"/>
            <wp:docPr id="5856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1811" name="Picture 58568181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20000" cy="3956400"/>
                    </a:xfrm>
                    <a:prstGeom prst="rect">
                      <a:avLst/>
                    </a:prstGeom>
                    <a:ln w="12700">
                      <a:solidFill>
                        <a:schemeClr val="tx1"/>
                      </a:solidFill>
                    </a:ln>
                  </pic:spPr>
                </pic:pic>
              </a:graphicData>
            </a:graphic>
          </wp:inline>
        </w:drawing>
      </w:r>
    </w:p>
    <w:p w14:paraId="22C9956D" w14:textId="0A42F1E5" w:rsidR="00BE024C" w:rsidRDefault="00BE024C" w:rsidP="00004B06">
      <w:pPr>
        <w:pStyle w:val="Caption"/>
        <w:jc w:val="center"/>
      </w:pPr>
      <w:bookmarkStart w:id="1933" w:name="_Toc202971304"/>
      <w:r>
        <w:t xml:space="preserve">Figure </w:t>
      </w:r>
      <w:fldSimple w:instr=" SEQ Figure \* ARABIC ">
        <w:r w:rsidR="001B6112">
          <w:rPr>
            <w:noProof/>
          </w:rPr>
          <w:t>57</w:t>
        </w:r>
      </w:fldSimple>
      <w:r>
        <w:t xml:space="preserve"> - Type 1 - Type 2 Adapter</w:t>
      </w:r>
      <w:bookmarkEnd w:id="1933"/>
    </w:p>
    <w:p w14:paraId="7B3DBADD" w14:textId="77777777" w:rsidR="00BE024C" w:rsidRDefault="00BE024C" w:rsidP="00BE024C"/>
    <w:p w14:paraId="439CCC78" w14:textId="4E6AEBD1" w:rsidR="00C604C6" w:rsidRDefault="00C604C6" w:rsidP="00C604C6">
      <w:pPr>
        <w:keepNext/>
      </w:pPr>
      <w:r>
        <w:t xml:space="preserve">The connection and cabling requirements for the adapter are </w:t>
      </w:r>
      <w:r w:rsidR="003F2CC0">
        <w:t>summarised</w:t>
      </w:r>
      <w:r>
        <w:t xml:space="preserve"> in the following table: </w:t>
      </w:r>
    </w:p>
    <w:p w14:paraId="2D781943" w14:textId="5CDCBA93" w:rsidR="00C604C6" w:rsidRDefault="00C604C6" w:rsidP="00C604C6">
      <w:pPr>
        <w:pStyle w:val="Caption"/>
        <w:keepNext/>
      </w:pPr>
      <w:bookmarkStart w:id="1934" w:name="_Toc202971178"/>
      <w:r>
        <w:t xml:space="preserve">Table </w:t>
      </w:r>
      <w:r>
        <w:rPr>
          <w:noProof/>
        </w:rPr>
        <w:fldChar w:fldCharType="begin"/>
      </w:r>
      <w:r>
        <w:rPr>
          <w:noProof/>
        </w:rPr>
        <w:instrText xml:space="preserve"> SEQ Table \* ARABIC </w:instrText>
      </w:r>
      <w:r>
        <w:rPr>
          <w:noProof/>
        </w:rPr>
        <w:fldChar w:fldCharType="separate"/>
      </w:r>
      <w:r w:rsidR="001B6112">
        <w:rPr>
          <w:noProof/>
        </w:rPr>
        <w:t>5</w:t>
      </w:r>
      <w:r>
        <w:rPr>
          <w:noProof/>
        </w:rPr>
        <w:fldChar w:fldCharType="end"/>
      </w:r>
      <w:r>
        <w:t xml:space="preserve"> – Type 1 – Type 2 </w:t>
      </w:r>
      <w:r w:rsidR="003F2CC0">
        <w:t xml:space="preserve">Interface </w:t>
      </w:r>
      <w:r>
        <w:t>Adapter Requirements</w:t>
      </w:r>
      <w:bookmarkEnd w:id="19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68"/>
        <w:gridCol w:w="2268"/>
        <w:gridCol w:w="2268"/>
      </w:tblGrid>
      <w:tr w:rsidR="00C604C6" w:rsidRPr="00AE25BB" w14:paraId="5CD29826" w14:textId="77777777" w:rsidTr="00ED2B3C">
        <w:tc>
          <w:tcPr>
            <w:tcW w:w="2268" w:type="dxa"/>
            <w:shd w:val="clear" w:color="auto" w:fill="D9D9D9" w:themeFill="background1" w:themeFillShade="D9"/>
          </w:tcPr>
          <w:p w14:paraId="736DECBD" w14:textId="686DACF0" w:rsidR="00C604C6" w:rsidRPr="009C1732" w:rsidRDefault="00C604C6" w:rsidP="00ED2B3C">
            <w:pPr>
              <w:contextualSpacing/>
            </w:pPr>
            <w:r>
              <w:t>Number of Type 2 Sensors</w:t>
            </w:r>
            <w:r w:rsidR="00871702">
              <w:t xml:space="preserve"> Connected</w:t>
            </w:r>
          </w:p>
        </w:tc>
        <w:tc>
          <w:tcPr>
            <w:tcW w:w="2268" w:type="dxa"/>
            <w:shd w:val="clear" w:color="auto" w:fill="D9D9D9" w:themeFill="background1" w:themeFillShade="D9"/>
          </w:tcPr>
          <w:p w14:paraId="5B2000D9" w14:textId="298B4E0D" w:rsidR="00C604C6" w:rsidRPr="009C1732" w:rsidRDefault="00C604C6" w:rsidP="00ED2B3C">
            <w:pPr>
              <w:contextualSpacing/>
            </w:pPr>
            <w:r>
              <w:t>Number of Adapter Cables</w:t>
            </w:r>
            <w:r w:rsidR="00871702">
              <w:t xml:space="preserve"> Required</w:t>
            </w:r>
          </w:p>
        </w:tc>
        <w:tc>
          <w:tcPr>
            <w:tcW w:w="2268" w:type="dxa"/>
            <w:shd w:val="clear" w:color="auto" w:fill="D9D9D9" w:themeFill="background1" w:themeFillShade="D9"/>
          </w:tcPr>
          <w:p w14:paraId="75CD7E23" w14:textId="61E6EBE8" w:rsidR="00C604C6" w:rsidRPr="009C1732" w:rsidRDefault="00C604C6" w:rsidP="00ED2B3C">
            <w:pPr>
              <w:contextualSpacing/>
            </w:pPr>
            <w:r>
              <w:t xml:space="preserve">Number of Type 1 </w:t>
            </w:r>
            <w:r w:rsidR="003F2CC0">
              <w:t xml:space="preserve">Sensor </w:t>
            </w:r>
            <w:r>
              <w:t>Connectors</w:t>
            </w:r>
          </w:p>
        </w:tc>
        <w:tc>
          <w:tcPr>
            <w:tcW w:w="2268" w:type="dxa"/>
            <w:shd w:val="clear" w:color="auto" w:fill="D9D9D9" w:themeFill="background1" w:themeFillShade="D9"/>
          </w:tcPr>
          <w:p w14:paraId="676D07D6" w14:textId="77777777" w:rsidR="00C604C6" w:rsidRPr="009C1732" w:rsidRDefault="00C604C6" w:rsidP="00ED2B3C">
            <w:pPr>
              <w:contextualSpacing/>
            </w:pPr>
            <w:r>
              <w:t>Type 1 Interface Link Wires Required?</w:t>
            </w:r>
          </w:p>
        </w:tc>
      </w:tr>
      <w:tr w:rsidR="00C604C6" w14:paraId="7C843F07" w14:textId="77777777" w:rsidTr="00ED2B3C">
        <w:tc>
          <w:tcPr>
            <w:tcW w:w="2268" w:type="dxa"/>
          </w:tcPr>
          <w:p w14:paraId="1623C9DE" w14:textId="77777777" w:rsidR="00C604C6" w:rsidRPr="009C1732" w:rsidRDefault="00C604C6" w:rsidP="00ED2B3C">
            <w:pPr>
              <w:contextualSpacing/>
            </w:pPr>
            <w:r>
              <w:t>1</w:t>
            </w:r>
          </w:p>
        </w:tc>
        <w:tc>
          <w:tcPr>
            <w:tcW w:w="2268" w:type="dxa"/>
          </w:tcPr>
          <w:p w14:paraId="7603F7E0" w14:textId="77777777" w:rsidR="00C604C6" w:rsidRPr="009C1732" w:rsidRDefault="00C604C6" w:rsidP="00ED2B3C">
            <w:pPr>
              <w:contextualSpacing/>
            </w:pPr>
            <w:r>
              <w:t>1</w:t>
            </w:r>
          </w:p>
        </w:tc>
        <w:tc>
          <w:tcPr>
            <w:tcW w:w="2268" w:type="dxa"/>
          </w:tcPr>
          <w:p w14:paraId="11494F5A" w14:textId="77777777" w:rsidR="00C604C6" w:rsidRPr="009C1732" w:rsidRDefault="00C604C6" w:rsidP="00ED2B3C">
            <w:pPr>
              <w:contextualSpacing/>
            </w:pPr>
            <w:r>
              <w:t>1</w:t>
            </w:r>
          </w:p>
        </w:tc>
        <w:tc>
          <w:tcPr>
            <w:tcW w:w="2268" w:type="dxa"/>
          </w:tcPr>
          <w:p w14:paraId="4475F6A7" w14:textId="77777777" w:rsidR="00C604C6" w:rsidRPr="009C1732" w:rsidRDefault="00C604C6" w:rsidP="00ED2B3C">
            <w:pPr>
              <w:contextualSpacing/>
            </w:pPr>
            <w:r>
              <w:t>No</w:t>
            </w:r>
          </w:p>
        </w:tc>
      </w:tr>
      <w:tr w:rsidR="00C604C6" w14:paraId="2C6EB9AB" w14:textId="77777777" w:rsidTr="00ED2B3C">
        <w:tc>
          <w:tcPr>
            <w:tcW w:w="2268" w:type="dxa"/>
          </w:tcPr>
          <w:p w14:paraId="7872F1FD" w14:textId="77777777" w:rsidR="00C604C6" w:rsidRPr="009C1732" w:rsidRDefault="00C604C6" w:rsidP="00ED2B3C">
            <w:pPr>
              <w:contextualSpacing/>
            </w:pPr>
            <w:r>
              <w:t>2</w:t>
            </w:r>
          </w:p>
        </w:tc>
        <w:tc>
          <w:tcPr>
            <w:tcW w:w="2268" w:type="dxa"/>
          </w:tcPr>
          <w:p w14:paraId="6CBA8040" w14:textId="77777777" w:rsidR="00C604C6" w:rsidRPr="009C1732" w:rsidRDefault="00C604C6" w:rsidP="00ED2B3C">
            <w:pPr>
              <w:contextualSpacing/>
            </w:pPr>
            <w:r>
              <w:t>1</w:t>
            </w:r>
          </w:p>
        </w:tc>
        <w:tc>
          <w:tcPr>
            <w:tcW w:w="2268" w:type="dxa"/>
          </w:tcPr>
          <w:p w14:paraId="49D71581" w14:textId="6527BD0A" w:rsidR="00C604C6" w:rsidRPr="009C1732" w:rsidRDefault="00C604C6" w:rsidP="00ED2B3C">
            <w:pPr>
              <w:contextualSpacing/>
            </w:pPr>
            <w:r>
              <w:t>1</w:t>
            </w:r>
            <w:r w:rsidR="003F2CC0">
              <w:t xml:space="preserve"> (plus 1 unused)</w:t>
            </w:r>
          </w:p>
        </w:tc>
        <w:tc>
          <w:tcPr>
            <w:tcW w:w="2268" w:type="dxa"/>
          </w:tcPr>
          <w:p w14:paraId="5B60D240" w14:textId="712362C6" w:rsidR="00C604C6" w:rsidRPr="009C1732" w:rsidRDefault="00C604C6" w:rsidP="00ED2B3C">
            <w:pPr>
              <w:contextualSpacing/>
            </w:pPr>
            <w:r>
              <w:t>Yes</w:t>
            </w:r>
            <w:r w:rsidR="003F2CC0">
              <w:t xml:space="preserve"> - 1</w:t>
            </w:r>
          </w:p>
        </w:tc>
      </w:tr>
      <w:tr w:rsidR="00C604C6" w14:paraId="724F1613" w14:textId="77777777" w:rsidTr="00ED2B3C">
        <w:tc>
          <w:tcPr>
            <w:tcW w:w="2268" w:type="dxa"/>
          </w:tcPr>
          <w:p w14:paraId="2ED5957C" w14:textId="77777777" w:rsidR="00C604C6" w:rsidRPr="009C1732" w:rsidRDefault="00C604C6" w:rsidP="00ED2B3C">
            <w:pPr>
              <w:contextualSpacing/>
            </w:pPr>
            <w:r>
              <w:t>3</w:t>
            </w:r>
          </w:p>
        </w:tc>
        <w:tc>
          <w:tcPr>
            <w:tcW w:w="2268" w:type="dxa"/>
          </w:tcPr>
          <w:p w14:paraId="52D49102" w14:textId="77777777" w:rsidR="00C604C6" w:rsidRPr="009C1732" w:rsidRDefault="00C604C6" w:rsidP="00ED2B3C">
            <w:pPr>
              <w:contextualSpacing/>
            </w:pPr>
            <w:r>
              <w:t>2</w:t>
            </w:r>
          </w:p>
        </w:tc>
        <w:tc>
          <w:tcPr>
            <w:tcW w:w="2268" w:type="dxa"/>
          </w:tcPr>
          <w:p w14:paraId="3FCBE732" w14:textId="749189E3" w:rsidR="00C604C6" w:rsidRPr="009C1732" w:rsidRDefault="00C604C6" w:rsidP="00ED2B3C">
            <w:pPr>
              <w:contextualSpacing/>
            </w:pPr>
            <w:r>
              <w:t>2</w:t>
            </w:r>
            <w:r w:rsidR="003F2CC0">
              <w:t xml:space="preserve"> (plus 1 unused)</w:t>
            </w:r>
          </w:p>
        </w:tc>
        <w:tc>
          <w:tcPr>
            <w:tcW w:w="2268" w:type="dxa"/>
          </w:tcPr>
          <w:p w14:paraId="0C715178" w14:textId="1E456FC6" w:rsidR="00C604C6" w:rsidRPr="009C1732" w:rsidRDefault="003F2CC0" w:rsidP="00ED2B3C">
            <w:pPr>
              <w:contextualSpacing/>
            </w:pPr>
            <w:r>
              <w:t>Yes - 1</w:t>
            </w:r>
          </w:p>
        </w:tc>
      </w:tr>
      <w:tr w:rsidR="00C604C6" w14:paraId="5615E18F" w14:textId="77777777" w:rsidTr="00ED2B3C">
        <w:tc>
          <w:tcPr>
            <w:tcW w:w="2268" w:type="dxa"/>
          </w:tcPr>
          <w:p w14:paraId="5F0EBA8E" w14:textId="77777777" w:rsidR="00C604C6" w:rsidRDefault="00C604C6" w:rsidP="00ED2B3C">
            <w:pPr>
              <w:contextualSpacing/>
            </w:pPr>
            <w:r>
              <w:t>4</w:t>
            </w:r>
          </w:p>
        </w:tc>
        <w:tc>
          <w:tcPr>
            <w:tcW w:w="2268" w:type="dxa"/>
          </w:tcPr>
          <w:p w14:paraId="5317C9E7" w14:textId="77777777" w:rsidR="00C604C6" w:rsidRDefault="00C604C6" w:rsidP="00ED2B3C">
            <w:pPr>
              <w:contextualSpacing/>
            </w:pPr>
            <w:r>
              <w:t>2</w:t>
            </w:r>
          </w:p>
        </w:tc>
        <w:tc>
          <w:tcPr>
            <w:tcW w:w="2268" w:type="dxa"/>
          </w:tcPr>
          <w:p w14:paraId="52A98779" w14:textId="4B605A2A" w:rsidR="00C604C6" w:rsidRPr="003F2CC0" w:rsidRDefault="00C604C6" w:rsidP="00ED2B3C">
            <w:pPr>
              <w:contextualSpacing/>
            </w:pPr>
            <w:r>
              <w:t>2</w:t>
            </w:r>
            <w:r w:rsidR="003F2CC0">
              <w:t xml:space="preserve"> (plus 2 unused)</w:t>
            </w:r>
          </w:p>
        </w:tc>
        <w:tc>
          <w:tcPr>
            <w:tcW w:w="2268" w:type="dxa"/>
          </w:tcPr>
          <w:p w14:paraId="4CBEFDA8" w14:textId="4CBCA1C1" w:rsidR="00C604C6" w:rsidRDefault="00C604C6" w:rsidP="00ED2B3C">
            <w:pPr>
              <w:contextualSpacing/>
            </w:pPr>
            <w:r>
              <w:t>Yes</w:t>
            </w:r>
            <w:r w:rsidR="003F2CC0">
              <w:t xml:space="preserve"> - 2</w:t>
            </w:r>
          </w:p>
        </w:tc>
      </w:tr>
    </w:tbl>
    <w:p w14:paraId="5C5707E4" w14:textId="77777777" w:rsidR="00C604C6" w:rsidRDefault="00C604C6" w:rsidP="00C604C6">
      <w:pPr>
        <w:keepNext/>
      </w:pPr>
    </w:p>
    <w:p w14:paraId="6AA349CB" w14:textId="2EF9367D" w:rsidR="00C604C6" w:rsidRDefault="00C604C6" w:rsidP="00C604C6">
      <w:pPr>
        <w:keepNext/>
      </w:pPr>
      <w:r>
        <w:t xml:space="preserve">The construction of the adapter cables and the configuration of link wires in the Type 1 Simulator Interface are </w:t>
      </w:r>
      <w:r w:rsidR="003F2CC0">
        <w:t xml:space="preserve">described </w:t>
      </w:r>
      <w:r w:rsidR="00871702">
        <w:t>below</w:t>
      </w:r>
      <w:r w:rsidR="003F2CC0">
        <w:t>.</w:t>
      </w:r>
    </w:p>
    <w:p w14:paraId="3848C4E7" w14:textId="77777777" w:rsidR="00C604C6" w:rsidRDefault="00C604C6">
      <w:r>
        <w:br w:type="page"/>
      </w:r>
    </w:p>
    <w:p w14:paraId="2575A462" w14:textId="5B0028D0" w:rsidR="00C604C6" w:rsidRDefault="00C604C6" w:rsidP="00BE024C">
      <w:pPr>
        <w:sectPr w:rsidR="00C604C6" w:rsidSect="00D55A61">
          <w:headerReference w:type="even" r:id="rId66"/>
          <w:headerReference w:type="default" r:id="rId67"/>
          <w:footerReference w:type="even" r:id="rId68"/>
          <w:footerReference w:type="default" r:id="rId69"/>
          <w:footerReference w:type="first" r:id="rId70"/>
          <w:endnotePr>
            <w:numFmt w:val="decimal"/>
          </w:endnotePr>
          <w:pgSz w:w="11906" w:h="16838"/>
          <w:pgMar w:top="1440" w:right="1440" w:bottom="1440" w:left="1440" w:header="709" w:footer="709" w:gutter="0"/>
          <w:cols w:space="708"/>
          <w:titlePg/>
          <w:docGrid w:linePitch="360"/>
        </w:sectPr>
      </w:pPr>
    </w:p>
    <w:p w14:paraId="540190E6" w14:textId="7901EA41" w:rsidR="00DE3D08" w:rsidRDefault="00DE3D08" w:rsidP="00004B06">
      <w:pPr>
        <w:pStyle w:val="Heading2"/>
      </w:pPr>
      <w:bookmarkStart w:id="1940" w:name="_Toc202970933"/>
      <w:r>
        <w:lastRenderedPageBreak/>
        <w:t>Schematic</w:t>
      </w:r>
      <w:bookmarkEnd w:id="1940"/>
    </w:p>
    <w:p w14:paraId="040AD70F" w14:textId="1AF03F1F" w:rsidR="00BE024C" w:rsidRPr="00BE024C" w:rsidRDefault="00004B06" w:rsidP="00004B06">
      <w:pPr>
        <w:jc w:val="center"/>
      </w:pPr>
      <w:r>
        <w:rPr>
          <w:noProof/>
        </w:rPr>
        <w:drawing>
          <wp:inline distT="0" distB="0" distL="0" distR="0" wp14:anchorId="627C2C4C" wp14:editId="6160B1A6">
            <wp:extent cx="7869600" cy="5400000"/>
            <wp:effectExtent l="0" t="0" r="0" b="0"/>
            <wp:docPr id="177516995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9958" name="Picture 1" descr="A computer screen shot of a computer&#10;&#10;AI-generated content may be incorrec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869600" cy="5400000"/>
                    </a:xfrm>
                    <a:prstGeom prst="rect">
                      <a:avLst/>
                    </a:prstGeom>
                  </pic:spPr>
                </pic:pic>
              </a:graphicData>
            </a:graphic>
          </wp:inline>
        </w:drawing>
      </w:r>
    </w:p>
    <w:bookmarkEnd w:id="1890"/>
    <w:p w14:paraId="3F57F751" w14:textId="77777777" w:rsidR="00BE024C" w:rsidRDefault="00BE024C" w:rsidP="00AF0947">
      <w:pPr>
        <w:pStyle w:val="ListParagraph"/>
        <w:keepNext/>
        <w:spacing w:after="120"/>
        <w:contextualSpacing w:val="0"/>
        <w:jc w:val="center"/>
        <w:sectPr w:rsidR="00BE024C" w:rsidSect="00004B06">
          <w:headerReference w:type="first" r:id="rId72"/>
          <w:endnotePr>
            <w:numFmt w:val="decimal"/>
          </w:endnotePr>
          <w:pgSz w:w="16838" w:h="11906" w:orient="landscape"/>
          <w:pgMar w:top="1440" w:right="1440" w:bottom="1440" w:left="1440" w:header="709" w:footer="709" w:gutter="0"/>
          <w:cols w:space="708"/>
          <w:docGrid w:linePitch="360"/>
        </w:sectPr>
      </w:pPr>
    </w:p>
    <w:p w14:paraId="7CC07E02" w14:textId="447D1216" w:rsidR="00AF0947" w:rsidRDefault="00A67EB0" w:rsidP="007B51D6">
      <w:pPr>
        <w:pStyle w:val="Heading2"/>
      </w:pPr>
      <w:bookmarkStart w:id="1941" w:name="_Toc202970934"/>
      <w:r>
        <w:lastRenderedPageBreak/>
        <w:t xml:space="preserve">Interface </w:t>
      </w:r>
      <w:r w:rsidR="007B51D6">
        <w:t>Adapter PCB</w:t>
      </w:r>
      <w:bookmarkEnd w:id="1941"/>
    </w:p>
    <w:p w14:paraId="4CC50433" w14:textId="125AA656" w:rsidR="003F2CC0" w:rsidRPr="003F2CC0" w:rsidRDefault="003F2CC0" w:rsidP="00004B06">
      <w:r>
        <w:t xml:space="preserve">Eagle CAD files </w:t>
      </w:r>
      <w:r w:rsidR="00871702">
        <w:t xml:space="preserve">and manufacturing Gerber files </w:t>
      </w:r>
      <w:r w:rsidR="00A67EB0">
        <w:t xml:space="preserve">for the Interface Adapter PCB </w:t>
      </w:r>
      <w:r>
        <w:t>are available in the Type 2 GitHub repository.</w:t>
      </w:r>
      <w:r w:rsidR="004D22FC">
        <w:t xml:space="preserve"> The </w:t>
      </w:r>
      <w:r w:rsidR="00871702">
        <w:t xml:space="preserve">Interface Adapter </w:t>
      </w:r>
      <w:r w:rsidR="004D22FC">
        <w:t xml:space="preserve">PCB is the same size as a Type 2 </w:t>
      </w:r>
      <w:r w:rsidR="00871702">
        <w:t>sensor PCB and</w:t>
      </w:r>
      <w:r w:rsidR="004D22FC">
        <w:t xml:space="preserve"> will fit in the same size 0.07 Litre </w:t>
      </w:r>
      <w:r w:rsidR="004D22FC" w:rsidRPr="00212D29">
        <w:t>Really Useful Box®</w:t>
      </w:r>
      <w:r w:rsidR="004D22FC">
        <w:t xml:space="preserve">. </w:t>
      </w:r>
    </w:p>
    <w:p w14:paraId="27557D30" w14:textId="6ED84540" w:rsidR="00BE024C" w:rsidRDefault="003F2CC0" w:rsidP="00004B06">
      <w:pPr>
        <w:keepNext/>
      </w:pPr>
      <w:r w:rsidRPr="00212D29">
        <w:t>The following diagram shows the layout of</w:t>
      </w:r>
      <w:r>
        <w:t xml:space="preserve"> the Type 1 – Type 2 Interface Adapter</w:t>
      </w:r>
      <w:r w:rsidRPr="00212D29">
        <w:t xml:space="preserve"> PCB. All components are mounted on the top (silkscreen) side of the board.</w:t>
      </w:r>
    </w:p>
    <w:p w14:paraId="40ACB640" w14:textId="5F70A4B5" w:rsidR="00BE024C" w:rsidRDefault="00004B06" w:rsidP="00004B06">
      <w:pPr>
        <w:jc w:val="center"/>
      </w:pPr>
      <w:r>
        <w:rPr>
          <w:noProof/>
        </w:rPr>
        <w:drawing>
          <wp:inline distT="0" distB="0" distL="0" distR="0" wp14:anchorId="1CBEE02D" wp14:editId="32B192FD">
            <wp:extent cx="2880000" cy="1897200"/>
            <wp:effectExtent l="0" t="0" r="0" b="8255"/>
            <wp:docPr id="8617169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6903" name="Picture 2" descr="A screenshot of a computer&#10;&#10;AI-generated content may be incorrec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80000" cy="1897200"/>
                    </a:xfrm>
                    <a:prstGeom prst="rect">
                      <a:avLst/>
                    </a:prstGeom>
                  </pic:spPr>
                </pic:pic>
              </a:graphicData>
            </a:graphic>
          </wp:inline>
        </w:drawing>
      </w:r>
    </w:p>
    <w:p w14:paraId="0D374795" w14:textId="3BAA8798" w:rsidR="00BE024C" w:rsidRDefault="00BE024C" w:rsidP="00004B06">
      <w:pPr>
        <w:pStyle w:val="Caption"/>
        <w:jc w:val="center"/>
      </w:pPr>
      <w:bookmarkStart w:id="1942" w:name="_Toc202971305"/>
      <w:r>
        <w:t xml:space="preserve">Figure </w:t>
      </w:r>
      <w:fldSimple w:instr=" SEQ Figure \* ARABIC ">
        <w:r w:rsidR="001B6112">
          <w:rPr>
            <w:noProof/>
          </w:rPr>
          <w:t>58</w:t>
        </w:r>
      </w:fldSimple>
      <w:r>
        <w:t xml:space="preserve"> - Type 1 - Type 2 Adapter </w:t>
      </w:r>
      <w:r w:rsidR="00DE3D08">
        <w:t xml:space="preserve">Board </w:t>
      </w:r>
      <w:r>
        <w:t>Layout</w:t>
      </w:r>
      <w:bookmarkEnd w:id="1942"/>
    </w:p>
    <w:p w14:paraId="3A102FFB" w14:textId="1C03EC74" w:rsidR="003F2CC0" w:rsidRDefault="003F2CC0" w:rsidP="00004B06">
      <w:pPr>
        <w:keepNext/>
      </w:pPr>
      <w:r w:rsidRPr="003F2CC0">
        <w:t xml:space="preserve">An example of a completed </w:t>
      </w:r>
      <w:r>
        <w:t>Interface A</w:t>
      </w:r>
      <w:r w:rsidRPr="003F2CC0">
        <w:t>dapter is shown in the following photograph</w:t>
      </w:r>
      <w:r>
        <w:t xml:space="preserve">. </w:t>
      </w:r>
      <w:r w:rsidR="00A67EB0">
        <w:t>As shown, t</w:t>
      </w:r>
      <w:r>
        <w:t xml:space="preserve">his adapter would support </w:t>
      </w:r>
      <w:r w:rsidR="00A67EB0">
        <w:t xml:space="preserve">the connection of up </w:t>
      </w:r>
      <w:r>
        <w:t>to two Type 2 sensors to a Type 1 Simulator Interface</w:t>
      </w:r>
      <w:r w:rsidR="004D22FC">
        <w:t>.</w:t>
      </w:r>
      <w:r w:rsidR="00871702">
        <w:t xml:space="preserve"> An additional 4-way connector would need to be installed on the board to support a further two Type 2 sensors.</w:t>
      </w:r>
    </w:p>
    <w:p w14:paraId="2EBDA446" w14:textId="064256FF" w:rsidR="00DE3D08" w:rsidRDefault="00DE3D08" w:rsidP="003F2CC0">
      <w:pPr>
        <w:keepNext/>
        <w:jc w:val="center"/>
      </w:pPr>
      <w:r>
        <w:rPr>
          <w:noProof/>
        </w:rPr>
        <w:drawing>
          <wp:inline distT="0" distB="0" distL="0" distR="0" wp14:anchorId="7B419E8E" wp14:editId="1F6C954A">
            <wp:extent cx="3240000" cy="2098800"/>
            <wp:effectExtent l="19050" t="19050" r="17780" b="15875"/>
            <wp:docPr id="747068155" name="Picture 2" descr="A red circuit board with a black and white conn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8155" name="Picture 2" descr="A red circuit board with a black and white connecto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3240000" cy="2098800"/>
                    </a:xfrm>
                    <a:prstGeom prst="rect">
                      <a:avLst/>
                    </a:prstGeom>
                    <a:ln w="12700">
                      <a:solidFill>
                        <a:schemeClr val="tx1"/>
                      </a:solidFill>
                    </a:ln>
                  </pic:spPr>
                </pic:pic>
              </a:graphicData>
            </a:graphic>
          </wp:inline>
        </w:drawing>
      </w:r>
    </w:p>
    <w:p w14:paraId="3C53F097" w14:textId="0106EF74" w:rsidR="00DE3D08" w:rsidRDefault="00DE3D08" w:rsidP="00DE3D08">
      <w:pPr>
        <w:pStyle w:val="Caption"/>
        <w:jc w:val="center"/>
      </w:pPr>
      <w:bookmarkStart w:id="1943" w:name="_Toc202971306"/>
      <w:r>
        <w:t xml:space="preserve">Figure </w:t>
      </w:r>
      <w:fldSimple w:instr=" SEQ Figure \* ARABIC ">
        <w:r w:rsidR="001B6112">
          <w:rPr>
            <w:noProof/>
          </w:rPr>
          <w:t>59</w:t>
        </w:r>
      </w:fldSimple>
      <w:r>
        <w:t xml:space="preserve"> - Type 1 - Type 2 Adapter PCB</w:t>
      </w:r>
      <w:bookmarkEnd w:id="1943"/>
    </w:p>
    <w:p w14:paraId="448181EC" w14:textId="77777777" w:rsidR="004D22FC" w:rsidRDefault="004D22FC">
      <w:pPr>
        <w:rPr>
          <w:rFonts w:asciiTheme="majorHAnsi" w:eastAsiaTheme="majorEastAsia" w:hAnsiTheme="majorHAnsi" w:cstheme="majorBidi"/>
          <w:b/>
          <w:bCs/>
          <w:color w:val="4F81BD" w:themeColor="accent1"/>
        </w:rPr>
      </w:pPr>
      <w:bookmarkStart w:id="1944" w:name="_Toc170378754"/>
      <w:r>
        <w:br w:type="page"/>
      </w:r>
    </w:p>
    <w:p w14:paraId="48E16911" w14:textId="28D9BF02" w:rsidR="003F2CC0" w:rsidRDefault="003F2CC0" w:rsidP="003F2CC0">
      <w:pPr>
        <w:pStyle w:val="Heading3"/>
      </w:pPr>
      <w:bookmarkStart w:id="1945" w:name="_Toc202970935"/>
      <w:r>
        <w:lastRenderedPageBreak/>
        <w:t>Parts List</w:t>
      </w:r>
      <w:bookmarkEnd w:id="1944"/>
      <w:bookmarkEnd w:id="1945"/>
    </w:p>
    <w:p w14:paraId="0A889C7A" w14:textId="3277D899" w:rsidR="003F2CC0" w:rsidRPr="00393B25" w:rsidRDefault="003F2CC0" w:rsidP="003F2CC0">
      <w:pPr>
        <w:pStyle w:val="Caption"/>
        <w:keepNext/>
      </w:pPr>
      <w:bookmarkStart w:id="1946" w:name="_Toc170378900"/>
      <w:bookmarkStart w:id="1947" w:name="_Toc202971179"/>
      <w:r>
        <w:t xml:space="preserve">Table </w:t>
      </w:r>
      <w:r>
        <w:rPr>
          <w:noProof/>
        </w:rPr>
        <w:fldChar w:fldCharType="begin"/>
      </w:r>
      <w:r>
        <w:rPr>
          <w:noProof/>
        </w:rPr>
        <w:instrText xml:space="preserve"> SEQ Table \* ARABIC </w:instrText>
      </w:r>
      <w:r>
        <w:rPr>
          <w:noProof/>
        </w:rPr>
        <w:fldChar w:fldCharType="separate"/>
      </w:r>
      <w:r w:rsidR="001B6112">
        <w:rPr>
          <w:noProof/>
        </w:rPr>
        <w:t>6</w:t>
      </w:r>
      <w:r>
        <w:rPr>
          <w:noProof/>
        </w:rPr>
        <w:fldChar w:fldCharType="end"/>
      </w:r>
      <w:r>
        <w:t xml:space="preserve"> – </w:t>
      </w:r>
      <w:r w:rsidR="00A67EB0">
        <w:t xml:space="preserve">Type 1 – Type 2 Interface Adapter </w:t>
      </w:r>
      <w:r>
        <w:t>Parts List</w:t>
      </w:r>
      <w:bookmarkEnd w:id="1946"/>
      <w:bookmarkEnd w:id="19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4172"/>
      </w:tblGrid>
      <w:tr w:rsidR="003F2CC0" w:rsidRPr="00AE25BB" w14:paraId="74A06DF0" w14:textId="77777777" w:rsidTr="00004B06">
        <w:tc>
          <w:tcPr>
            <w:tcW w:w="1276" w:type="dxa"/>
            <w:shd w:val="clear" w:color="auto" w:fill="D9D9D9" w:themeFill="background1" w:themeFillShade="D9"/>
          </w:tcPr>
          <w:p w14:paraId="35E7ABFE" w14:textId="77777777" w:rsidR="003F2CC0" w:rsidRPr="00212D29" w:rsidRDefault="003F2CC0" w:rsidP="00ED2B3C">
            <w:pPr>
              <w:contextualSpacing/>
              <w:rPr>
                <w:b/>
              </w:rPr>
            </w:pPr>
            <w:r w:rsidRPr="00212D29">
              <w:rPr>
                <w:b/>
              </w:rPr>
              <w:t>Reference</w:t>
            </w:r>
          </w:p>
        </w:tc>
        <w:tc>
          <w:tcPr>
            <w:tcW w:w="3686" w:type="dxa"/>
            <w:shd w:val="clear" w:color="auto" w:fill="D9D9D9" w:themeFill="background1" w:themeFillShade="D9"/>
          </w:tcPr>
          <w:p w14:paraId="13BE078B" w14:textId="77777777" w:rsidR="003F2CC0" w:rsidRPr="00212D29" w:rsidRDefault="003F2CC0" w:rsidP="00ED2B3C">
            <w:pPr>
              <w:contextualSpacing/>
              <w:rPr>
                <w:b/>
              </w:rPr>
            </w:pPr>
            <w:r w:rsidRPr="00212D29">
              <w:rPr>
                <w:b/>
              </w:rPr>
              <w:t>Component</w:t>
            </w:r>
          </w:p>
        </w:tc>
        <w:tc>
          <w:tcPr>
            <w:tcW w:w="4172" w:type="dxa"/>
            <w:shd w:val="clear" w:color="auto" w:fill="D9D9D9" w:themeFill="background1" w:themeFillShade="D9"/>
          </w:tcPr>
          <w:p w14:paraId="7C3411EB" w14:textId="77777777" w:rsidR="003F2CC0" w:rsidRPr="00212D29" w:rsidRDefault="003F2CC0" w:rsidP="00ED2B3C">
            <w:pPr>
              <w:contextualSpacing/>
              <w:rPr>
                <w:b/>
              </w:rPr>
            </w:pPr>
            <w:r w:rsidRPr="00212D29">
              <w:rPr>
                <w:b/>
              </w:rPr>
              <w:t>Notes</w:t>
            </w:r>
          </w:p>
        </w:tc>
      </w:tr>
      <w:tr w:rsidR="003F2CC0" w:rsidRPr="007A4ECF" w14:paraId="2E6D22BA" w14:textId="77777777" w:rsidTr="00004B06">
        <w:tc>
          <w:tcPr>
            <w:tcW w:w="1276" w:type="dxa"/>
          </w:tcPr>
          <w:p w14:paraId="49A67CE8" w14:textId="77777777" w:rsidR="003F2CC0" w:rsidRPr="00212D29" w:rsidRDefault="003F2CC0" w:rsidP="00ED2B3C">
            <w:pPr>
              <w:contextualSpacing/>
            </w:pPr>
            <w:r w:rsidRPr="00212D29">
              <w:t>PCB</w:t>
            </w:r>
          </w:p>
        </w:tc>
        <w:tc>
          <w:tcPr>
            <w:tcW w:w="3686" w:type="dxa"/>
          </w:tcPr>
          <w:p w14:paraId="1312BFB4" w14:textId="14F5A03A" w:rsidR="003F2CC0" w:rsidRPr="00212D29" w:rsidRDefault="003F2CC0" w:rsidP="00ED2B3C">
            <w:pPr>
              <w:contextualSpacing/>
            </w:pPr>
            <w:r w:rsidRPr="00212D29">
              <w:t xml:space="preserve">Type </w:t>
            </w:r>
            <w:r>
              <w:t xml:space="preserve">1 – Type </w:t>
            </w:r>
            <w:r w:rsidRPr="00212D29">
              <w:t xml:space="preserve">2 </w:t>
            </w:r>
            <w:r>
              <w:t xml:space="preserve">Interface Adapter </w:t>
            </w:r>
            <w:r w:rsidRPr="00212D29">
              <w:t>PCB</w:t>
            </w:r>
          </w:p>
        </w:tc>
        <w:tc>
          <w:tcPr>
            <w:tcW w:w="4172" w:type="dxa"/>
          </w:tcPr>
          <w:p w14:paraId="515113B0" w14:textId="77777777" w:rsidR="003F2CC0" w:rsidRPr="00212D29" w:rsidRDefault="003F2CC0" w:rsidP="00ED2B3C">
            <w:pPr>
              <w:contextualSpacing/>
            </w:pPr>
          </w:p>
        </w:tc>
      </w:tr>
      <w:tr w:rsidR="00A67EB0" w:rsidRPr="007A4ECF" w14:paraId="405201C2" w14:textId="77777777" w:rsidTr="00004B06">
        <w:tc>
          <w:tcPr>
            <w:tcW w:w="1276" w:type="dxa"/>
          </w:tcPr>
          <w:p w14:paraId="2BDA009B" w14:textId="6E000453" w:rsidR="00A67EB0" w:rsidRPr="00212D29" w:rsidRDefault="00A67EB0" w:rsidP="00A67EB0">
            <w:pPr>
              <w:contextualSpacing/>
            </w:pPr>
            <w:r>
              <w:t>JP1</w:t>
            </w:r>
          </w:p>
        </w:tc>
        <w:tc>
          <w:tcPr>
            <w:tcW w:w="3686" w:type="dxa"/>
          </w:tcPr>
          <w:p w14:paraId="6555F546" w14:textId="72F3F88F" w:rsidR="00A67EB0" w:rsidRPr="00212D29" w:rsidRDefault="00A67EB0" w:rsidP="00A67EB0">
            <w:pPr>
              <w:contextualSpacing/>
            </w:pPr>
            <w:r w:rsidRPr="00212D29">
              <w:t>Amphenol RJHSE-5080</w:t>
            </w:r>
            <w:r>
              <w:rPr>
                <w:rStyle w:val="FootnoteReference"/>
              </w:rPr>
              <w:footnoteReference w:id="50"/>
            </w:r>
          </w:p>
        </w:tc>
        <w:tc>
          <w:tcPr>
            <w:tcW w:w="4172" w:type="dxa"/>
          </w:tcPr>
          <w:p w14:paraId="2DAF7CC3" w14:textId="64721EE3" w:rsidR="00A67EB0" w:rsidRPr="00212D29" w:rsidRDefault="00A67EB0" w:rsidP="00A67EB0">
            <w:pPr>
              <w:contextualSpacing/>
            </w:pPr>
            <w:r w:rsidRPr="00212D29">
              <w:t>Farnell 1860577</w:t>
            </w:r>
          </w:p>
        </w:tc>
      </w:tr>
      <w:tr w:rsidR="003F2CC0" w:rsidRPr="007A4ECF" w14:paraId="2BF2A079" w14:textId="77777777" w:rsidTr="00004B06">
        <w:tc>
          <w:tcPr>
            <w:tcW w:w="1276" w:type="dxa"/>
          </w:tcPr>
          <w:p w14:paraId="251A3CCE" w14:textId="2FFAAB27" w:rsidR="003F2CC0" w:rsidRPr="00212D29" w:rsidRDefault="00A67EB0" w:rsidP="00ED2B3C">
            <w:pPr>
              <w:contextualSpacing/>
            </w:pPr>
            <w:r>
              <w:t>JP2</w:t>
            </w:r>
            <w:r w:rsidR="004D22FC">
              <w:t>, JP2</w:t>
            </w:r>
          </w:p>
        </w:tc>
        <w:tc>
          <w:tcPr>
            <w:tcW w:w="3686" w:type="dxa"/>
          </w:tcPr>
          <w:p w14:paraId="7A9B6FB1" w14:textId="002F34D6" w:rsidR="003F2CC0" w:rsidRPr="00212D29" w:rsidRDefault="004D22FC" w:rsidP="00ED2B3C">
            <w:pPr>
              <w:contextualSpacing/>
            </w:pPr>
            <w:r>
              <w:t>4-Way</w:t>
            </w:r>
            <w:r w:rsidR="00A67EB0">
              <w:t xml:space="preserve"> Molex KK</w:t>
            </w:r>
            <w:r>
              <w:t xml:space="preserve"> </w:t>
            </w:r>
            <w:r w:rsidR="00A67EB0">
              <w:t xml:space="preserve">254 Connector </w:t>
            </w:r>
          </w:p>
        </w:tc>
        <w:tc>
          <w:tcPr>
            <w:tcW w:w="4172" w:type="dxa"/>
          </w:tcPr>
          <w:p w14:paraId="2C842A8B" w14:textId="77777777" w:rsidR="002D4880" w:rsidRDefault="002D4880" w:rsidP="00ED2B3C">
            <w:pPr>
              <w:contextualSpacing/>
            </w:pPr>
            <w:r>
              <w:t>Farnell 1756798</w:t>
            </w:r>
          </w:p>
          <w:p w14:paraId="612213CB" w14:textId="1E89EE35" w:rsidR="004162DA" w:rsidRPr="00004B06" w:rsidRDefault="002D4880" w:rsidP="00ED2B3C">
            <w:pPr>
              <w:contextualSpacing/>
              <w:rPr>
                <w:i/>
                <w:iCs/>
              </w:rPr>
            </w:pPr>
            <w:r w:rsidRPr="00004B06">
              <w:rPr>
                <w:i/>
                <w:iCs/>
              </w:rPr>
              <w:t>(</w:t>
            </w:r>
            <w:r w:rsidR="004D22FC" w:rsidRPr="00004B06">
              <w:rPr>
                <w:i/>
                <w:iCs/>
              </w:rPr>
              <w:t xml:space="preserve">Molex </w:t>
            </w:r>
            <w:r w:rsidR="004162DA" w:rsidRPr="00004B06">
              <w:rPr>
                <w:i/>
                <w:iCs/>
              </w:rPr>
              <w:t>22</w:t>
            </w:r>
            <w:r w:rsidRPr="00004B06">
              <w:rPr>
                <w:i/>
                <w:iCs/>
              </w:rPr>
              <w:t>-</w:t>
            </w:r>
            <w:r w:rsidR="004162DA" w:rsidRPr="00004B06">
              <w:rPr>
                <w:i/>
                <w:iCs/>
              </w:rPr>
              <w:t>05</w:t>
            </w:r>
            <w:r w:rsidRPr="00004B06">
              <w:rPr>
                <w:i/>
                <w:iCs/>
              </w:rPr>
              <w:t>-</w:t>
            </w:r>
            <w:r w:rsidR="004162DA" w:rsidRPr="00004B06">
              <w:rPr>
                <w:i/>
                <w:iCs/>
              </w:rPr>
              <w:t>3041 Series 7478 PCB Header</w:t>
            </w:r>
            <w:r w:rsidRPr="00004B06">
              <w:rPr>
                <w:i/>
                <w:iCs/>
              </w:rPr>
              <w:t>)</w:t>
            </w:r>
          </w:p>
          <w:p w14:paraId="551C1DB8" w14:textId="77777777" w:rsidR="002D4880" w:rsidRDefault="002D4880" w:rsidP="00ED2B3C">
            <w:pPr>
              <w:contextualSpacing/>
            </w:pPr>
            <w:r>
              <w:t>Farnell 1462809</w:t>
            </w:r>
          </w:p>
          <w:p w14:paraId="1EABBD79" w14:textId="7E7B23DF" w:rsidR="004162DA" w:rsidRPr="00004B06" w:rsidRDefault="002D4880" w:rsidP="00ED2B3C">
            <w:pPr>
              <w:contextualSpacing/>
              <w:rPr>
                <w:i/>
                <w:iCs/>
              </w:rPr>
            </w:pPr>
            <w:r w:rsidRPr="00004B06">
              <w:rPr>
                <w:i/>
                <w:iCs/>
              </w:rPr>
              <w:t>(</w:t>
            </w:r>
            <w:r w:rsidR="004162DA" w:rsidRPr="00004B06">
              <w:rPr>
                <w:i/>
                <w:iCs/>
              </w:rPr>
              <w:t>Molex 22</w:t>
            </w:r>
            <w:r w:rsidRPr="00004B06">
              <w:rPr>
                <w:i/>
                <w:iCs/>
              </w:rPr>
              <w:t>-</w:t>
            </w:r>
            <w:r w:rsidR="004162DA" w:rsidRPr="00004B06">
              <w:rPr>
                <w:i/>
                <w:iCs/>
              </w:rPr>
              <w:t>01</w:t>
            </w:r>
            <w:r w:rsidRPr="00004B06">
              <w:rPr>
                <w:i/>
                <w:iCs/>
              </w:rPr>
              <w:t>-</w:t>
            </w:r>
            <w:r w:rsidR="004162DA" w:rsidRPr="00004B06">
              <w:rPr>
                <w:i/>
                <w:iCs/>
              </w:rPr>
              <w:t>2047 Series 2695 Receptacle</w:t>
            </w:r>
            <w:r w:rsidRPr="00004B06">
              <w:rPr>
                <w:i/>
                <w:iCs/>
              </w:rPr>
              <w:t>)</w:t>
            </w:r>
          </w:p>
          <w:p w14:paraId="5DC8A3D8" w14:textId="77777777" w:rsidR="002D4880" w:rsidRDefault="002D4880" w:rsidP="00ED2B3C">
            <w:pPr>
              <w:contextualSpacing/>
            </w:pPr>
            <w:r>
              <w:t>Farnell 2063734</w:t>
            </w:r>
          </w:p>
          <w:p w14:paraId="3818D6BB" w14:textId="7CE5D270" w:rsidR="004162DA" w:rsidRPr="00004B06" w:rsidRDefault="002D4880" w:rsidP="00ED2B3C">
            <w:pPr>
              <w:contextualSpacing/>
              <w:rPr>
                <w:i/>
                <w:iCs/>
              </w:rPr>
            </w:pPr>
            <w:r w:rsidRPr="00004B06">
              <w:rPr>
                <w:i/>
                <w:iCs/>
              </w:rPr>
              <w:t>(</w:t>
            </w:r>
            <w:r w:rsidR="004D22FC" w:rsidRPr="00004B06">
              <w:rPr>
                <w:i/>
                <w:iCs/>
              </w:rPr>
              <w:t>Molex 08</w:t>
            </w:r>
            <w:r w:rsidRPr="00004B06">
              <w:rPr>
                <w:i/>
                <w:iCs/>
              </w:rPr>
              <w:t>-</w:t>
            </w:r>
            <w:r w:rsidR="004D22FC" w:rsidRPr="00004B06">
              <w:rPr>
                <w:i/>
                <w:iCs/>
              </w:rPr>
              <w:t>50</w:t>
            </w:r>
            <w:r w:rsidRPr="00004B06">
              <w:rPr>
                <w:i/>
                <w:iCs/>
              </w:rPr>
              <w:t>-</w:t>
            </w:r>
            <w:r w:rsidR="004D22FC" w:rsidRPr="00004B06">
              <w:rPr>
                <w:i/>
                <w:iCs/>
              </w:rPr>
              <w:t>0113 Series 2759 Terminal</w:t>
            </w:r>
            <w:r w:rsidRPr="00004B06">
              <w:rPr>
                <w:i/>
                <w:iCs/>
              </w:rPr>
              <w:t>)</w:t>
            </w:r>
          </w:p>
        </w:tc>
      </w:tr>
    </w:tbl>
    <w:p w14:paraId="1FE45166" w14:textId="767370B3" w:rsidR="00BE024C" w:rsidRDefault="00A67EB0" w:rsidP="007B51D6">
      <w:pPr>
        <w:pStyle w:val="Heading2"/>
      </w:pPr>
      <w:bookmarkStart w:id="1948" w:name="_Toc202970936"/>
      <w:r>
        <w:t xml:space="preserve">Interface </w:t>
      </w:r>
      <w:r w:rsidR="007B51D6">
        <w:t>Adapter Cabling</w:t>
      </w:r>
      <w:bookmarkEnd w:id="1948"/>
    </w:p>
    <w:p w14:paraId="3E5B6422" w14:textId="75672808" w:rsidR="00A67EB0" w:rsidRPr="00A67EB0" w:rsidRDefault="00A67EB0" w:rsidP="00004B06">
      <w:r>
        <w:t xml:space="preserve">The wiring of the Interface Adapter cables is shown in the following diagram. One cable can support up to two Type 2 sensors, two cables are required to support up to four Type 2 sensors. </w:t>
      </w:r>
    </w:p>
    <w:p w14:paraId="69339E0F" w14:textId="77777777" w:rsidR="007B51D6" w:rsidRDefault="007B51D6" w:rsidP="00004B06">
      <w:pPr>
        <w:jc w:val="center"/>
      </w:pPr>
      <w:r>
        <w:rPr>
          <w:noProof/>
        </w:rPr>
        <w:drawing>
          <wp:inline distT="0" distB="0" distL="0" distR="0" wp14:anchorId="648CE798" wp14:editId="267940B5">
            <wp:extent cx="4561200" cy="1828800"/>
            <wp:effectExtent l="19050" t="19050" r="11430" b="19050"/>
            <wp:docPr id="1063962237" name="Picture 5" descr="A diagram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2237" name="Picture 5" descr="A diagram of a cable&#10;&#10;AI-generated content may be incorrec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61200" cy="1828800"/>
                    </a:xfrm>
                    <a:prstGeom prst="rect">
                      <a:avLst/>
                    </a:prstGeom>
                    <a:ln>
                      <a:solidFill>
                        <a:schemeClr val="tx1"/>
                      </a:solidFill>
                    </a:ln>
                  </pic:spPr>
                </pic:pic>
              </a:graphicData>
            </a:graphic>
          </wp:inline>
        </w:drawing>
      </w:r>
    </w:p>
    <w:p w14:paraId="0DF68BFF" w14:textId="187325D1" w:rsidR="007B51D6" w:rsidRPr="001E792C" w:rsidRDefault="007B51D6" w:rsidP="00632AA8">
      <w:pPr>
        <w:pStyle w:val="Caption"/>
        <w:jc w:val="center"/>
      </w:pPr>
      <w:bookmarkStart w:id="1949" w:name="_Toc202971307"/>
      <w:r w:rsidRPr="00004B06">
        <w:t xml:space="preserve">Figure </w:t>
      </w:r>
      <w:fldSimple w:instr=" SEQ Figure \* ARABIC ">
        <w:r w:rsidR="001B6112">
          <w:rPr>
            <w:noProof/>
          </w:rPr>
          <w:t>60</w:t>
        </w:r>
      </w:fldSimple>
      <w:r w:rsidRPr="00004B06">
        <w:t xml:space="preserve"> - Type 1 - Type 2 Adapter Cable</w:t>
      </w:r>
      <w:bookmarkEnd w:id="1949"/>
    </w:p>
    <w:p w14:paraId="34B5A6EE" w14:textId="77777777" w:rsidR="00064D2B" w:rsidRDefault="00064D2B">
      <w:pPr>
        <w:rPr>
          <w:rFonts w:asciiTheme="majorHAnsi" w:eastAsiaTheme="majorEastAsia" w:hAnsiTheme="majorHAnsi" w:cstheme="majorBidi"/>
          <w:b/>
          <w:bCs/>
          <w:color w:val="4F81BD" w:themeColor="accent1"/>
          <w:sz w:val="26"/>
          <w:szCs w:val="26"/>
        </w:rPr>
      </w:pPr>
      <w:r>
        <w:br w:type="page"/>
      </w:r>
    </w:p>
    <w:p w14:paraId="416C5CFA" w14:textId="4567A870" w:rsidR="00EC7337" w:rsidRDefault="00EC7337" w:rsidP="00EC7337">
      <w:pPr>
        <w:pStyle w:val="Heading2"/>
      </w:pPr>
      <w:bookmarkStart w:id="1950" w:name="_Toc202970937"/>
      <w:r>
        <w:lastRenderedPageBreak/>
        <w:t>Type 1 Interface Wiring Modification</w:t>
      </w:r>
      <w:bookmarkEnd w:id="1950"/>
    </w:p>
    <w:p w14:paraId="6F768022" w14:textId="4F394B78" w:rsidR="00EC7337" w:rsidRDefault="00064D2B" w:rsidP="00EC7337">
      <w:r>
        <w:t>To</w:t>
      </w:r>
      <w:r w:rsidR="00A67EB0">
        <w:t xml:space="preserve"> support more than one Type 2 sensor connected via the Interface Adapter, the Type 1 interface must be wired to support two sensors per GX16-4 connector.  This approach is mentioned in the Type 1 </w:t>
      </w:r>
      <w:r w:rsidR="00A67EB0" w:rsidRPr="00ED2B3C">
        <w:rPr>
          <w:b/>
          <w:bCs/>
          <w:i/>
          <w:iCs/>
        </w:rPr>
        <w:t>Simulator Sensors Hardware Manual</w:t>
      </w:r>
      <w:r w:rsidR="00A67EB0">
        <w:t xml:space="preserve"> to support </w:t>
      </w:r>
      <w:r w:rsidR="00871702">
        <w:t xml:space="preserve">Type 1 </w:t>
      </w:r>
      <w:r w:rsidR="00A67EB0">
        <w:t>sensor heads with two sensors.</w:t>
      </w:r>
    </w:p>
    <w:p w14:paraId="25662133" w14:textId="2F6E9484" w:rsidR="00064D2B" w:rsidRDefault="00064D2B" w:rsidP="00EC7337">
      <w:r>
        <w:t xml:space="preserve">An example of the required modification is illustrated in the following diagram. In this example, the Interface Adapter cable </w:t>
      </w:r>
      <w:r w:rsidR="00871702">
        <w:t xml:space="preserve">is </w:t>
      </w:r>
      <w:r>
        <w:t xml:space="preserve">connected to the top connector, Connector 1, and Connector 2 would be unused. An additional link wire is fitted between pin 4 of Connector 1 and pin 3 of Connector 2, to route the signal from the second sensor to the </w:t>
      </w:r>
      <w:r w:rsidR="00871702">
        <w:t xml:space="preserve">channel 2 of the </w:t>
      </w:r>
      <w:r>
        <w:t>interface.</w:t>
      </w:r>
    </w:p>
    <w:p w14:paraId="47EDFF00" w14:textId="64378814" w:rsidR="00EC7337" w:rsidRDefault="00EC7337" w:rsidP="00004B06">
      <w:pPr>
        <w:keepNext/>
        <w:jc w:val="center"/>
      </w:pPr>
      <w:r>
        <w:rPr>
          <w:b/>
          <w:bCs/>
          <w:noProof/>
          <w:color w:val="4F81BD" w:themeColor="accent1"/>
          <w:sz w:val="18"/>
          <w:szCs w:val="18"/>
        </w:rPr>
        <w:drawing>
          <wp:inline distT="0" distB="0" distL="0" distR="0" wp14:anchorId="0B651BF7" wp14:editId="20D3DAA7">
            <wp:extent cx="2880000" cy="4766400"/>
            <wp:effectExtent l="0" t="0" r="0" b="0"/>
            <wp:docPr id="893546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6831" name="Picture 893546831"/>
                    <pic:cNvPicPr/>
                  </pic:nvPicPr>
                  <pic:blipFill>
                    <a:blip r:embed="rId76">
                      <a:extLst>
                        <a:ext uri="{28A0092B-C50C-407E-A947-70E740481C1C}">
                          <a14:useLocalDpi xmlns:a14="http://schemas.microsoft.com/office/drawing/2010/main" val="0"/>
                        </a:ext>
                      </a:extLst>
                    </a:blip>
                    <a:stretch>
                      <a:fillRect/>
                    </a:stretch>
                  </pic:blipFill>
                  <pic:spPr>
                    <a:xfrm>
                      <a:off x="0" y="0"/>
                      <a:ext cx="2880000" cy="4766400"/>
                    </a:xfrm>
                    <a:prstGeom prst="rect">
                      <a:avLst/>
                    </a:prstGeom>
                  </pic:spPr>
                </pic:pic>
              </a:graphicData>
            </a:graphic>
          </wp:inline>
        </w:drawing>
      </w:r>
    </w:p>
    <w:p w14:paraId="1ED06D58" w14:textId="192D2DBC" w:rsidR="00EC7337" w:rsidRPr="00EC7337" w:rsidRDefault="00EC7337" w:rsidP="00004B06">
      <w:pPr>
        <w:pStyle w:val="Caption"/>
        <w:jc w:val="center"/>
      </w:pPr>
      <w:bookmarkStart w:id="1951" w:name="_Toc202971308"/>
      <w:r>
        <w:t xml:space="preserve">Figure </w:t>
      </w:r>
      <w:fldSimple w:instr=" SEQ Figure \* ARABIC ">
        <w:r w:rsidR="001B6112">
          <w:rPr>
            <w:noProof/>
          </w:rPr>
          <w:t>61</w:t>
        </w:r>
      </w:fldSimple>
      <w:r>
        <w:t xml:space="preserve"> - Type 1 Interface Connector Wiring Modification</w:t>
      </w:r>
      <w:bookmarkEnd w:id="1951"/>
    </w:p>
    <w:p w14:paraId="2A898EF1" w14:textId="77777777" w:rsidR="00AF0947" w:rsidRPr="00BA08DE" w:rsidRDefault="00AF0947" w:rsidP="00AF0947">
      <w:pPr>
        <w:pStyle w:val="Heading1"/>
        <w:pageBreakBefore/>
      </w:pPr>
      <w:bookmarkStart w:id="1952" w:name="_Toc415420549"/>
      <w:bookmarkStart w:id="1953" w:name="_Toc472625828"/>
      <w:bookmarkStart w:id="1954" w:name="_Toc202970938"/>
      <w:r w:rsidRPr="00BA08DE">
        <w:lastRenderedPageBreak/>
        <w:t>Appendices</w:t>
      </w:r>
      <w:bookmarkEnd w:id="1952"/>
      <w:bookmarkEnd w:id="1953"/>
      <w:bookmarkEnd w:id="1954"/>
    </w:p>
    <w:p w14:paraId="7A3D7E07" w14:textId="77777777" w:rsidR="00AF0947" w:rsidRDefault="00AF0947" w:rsidP="00AF0947">
      <w:pPr>
        <w:pStyle w:val="Heading2"/>
      </w:pPr>
      <w:bookmarkStart w:id="1955" w:name="_Toc415420550"/>
      <w:bookmarkStart w:id="1956" w:name="_Toc472625829"/>
      <w:bookmarkStart w:id="1957" w:name="_Toc202970939"/>
      <w:r w:rsidRPr="007F2193">
        <w:t>Appendix A: MBI Protocol Description</w:t>
      </w:r>
      <w:bookmarkEnd w:id="1955"/>
      <w:bookmarkEnd w:id="1956"/>
      <w:bookmarkEnd w:id="1957"/>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1958" w:name="_Toc415420551"/>
      <w:bookmarkStart w:id="1959" w:name="_Toc472625830"/>
      <w:r>
        <w:br w:type="page"/>
      </w:r>
    </w:p>
    <w:p w14:paraId="42776C48" w14:textId="25FBC6CA" w:rsidR="00AF0947" w:rsidRDefault="00AF0947" w:rsidP="00AF0947">
      <w:pPr>
        <w:pStyle w:val="Heading2"/>
      </w:pPr>
      <w:bookmarkStart w:id="1960" w:name="_Toc202970940"/>
      <w:r>
        <w:lastRenderedPageBreak/>
        <w:t>Appendix B: MBI Protocol Commands</w:t>
      </w:r>
      <w:bookmarkEnd w:id="1958"/>
      <w:bookmarkEnd w:id="1959"/>
      <w:bookmarkEnd w:id="1960"/>
    </w:p>
    <w:p w14:paraId="7A81CBE9" w14:textId="77777777" w:rsidR="00AF0947" w:rsidRPr="00DB2E7A" w:rsidRDefault="00AF0947" w:rsidP="00AF0947">
      <w:r w:rsidRPr="00DB2E7A">
        <w:t>The following table lists the commands defined in the MBI Protocol.</w:t>
      </w:r>
    </w:p>
    <w:p w14:paraId="6078ADF7" w14:textId="1690F1F0" w:rsidR="00AF0947" w:rsidRDefault="00AF0947" w:rsidP="00AF0947">
      <w:pPr>
        <w:pStyle w:val="Caption"/>
        <w:keepNext/>
      </w:pPr>
      <w:bookmarkStart w:id="1961" w:name="_Toc415420634"/>
      <w:bookmarkStart w:id="1962" w:name="_Toc472625916"/>
      <w:bookmarkStart w:id="1963" w:name="_Toc202971180"/>
      <w:r>
        <w:t xml:space="preserve">Table </w:t>
      </w:r>
      <w:r>
        <w:rPr>
          <w:noProof/>
        </w:rPr>
        <w:fldChar w:fldCharType="begin"/>
      </w:r>
      <w:r>
        <w:rPr>
          <w:noProof/>
        </w:rPr>
        <w:instrText xml:space="preserve"> SEQ Table \* ARABIC </w:instrText>
      </w:r>
      <w:r>
        <w:rPr>
          <w:noProof/>
        </w:rPr>
        <w:fldChar w:fldCharType="separate"/>
      </w:r>
      <w:r w:rsidR="001B6112">
        <w:rPr>
          <w:noProof/>
        </w:rPr>
        <w:t>7</w:t>
      </w:r>
      <w:r>
        <w:rPr>
          <w:noProof/>
        </w:rPr>
        <w:fldChar w:fldCharType="end"/>
      </w:r>
      <w:r>
        <w:t xml:space="preserve"> – MBI Protocol Commands</w:t>
      </w:r>
      <w:bookmarkEnd w:id="1961"/>
      <w:bookmarkEnd w:id="1962"/>
      <w:bookmarkEnd w:id="19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3F83ABA9" w14:textId="044A92D5" w:rsidR="00EE121F" w:rsidRPr="00DB2E7A" w:rsidRDefault="00EE121F" w:rsidP="00EE121F">
            <w:pPr>
              <w:pStyle w:val="ListParagraph"/>
              <w:numPr>
                <w:ilvl w:val="0"/>
                <w:numId w:val="20"/>
              </w:numPr>
            </w:pPr>
            <w:r w:rsidRPr="00DB2E7A">
              <w:t xml:space="preserve">This command is used by the tested version of </w:t>
            </w:r>
            <w:r>
              <w:t>Abel</w:t>
            </w:r>
            <w:r w:rsidRPr="00DB2E7A">
              <w:t xml:space="preserve"> </w:t>
            </w:r>
            <w:r>
              <w:t>from version 10.3.2</w:t>
            </w:r>
            <w:r w:rsidRPr="00DB2E7A">
              <w:t>.</w:t>
            </w:r>
          </w:p>
          <w:p w14:paraId="61BC74DF" w14:textId="0FC94E16" w:rsidR="00AF0947" w:rsidRPr="00DB2E7A" w:rsidRDefault="00AF0947" w:rsidP="00EE121F">
            <w:pPr>
              <w:pStyle w:val="ListParagraph"/>
              <w:numPr>
                <w:ilvl w:val="0"/>
                <w:numId w:val="20"/>
              </w:numPr>
            </w:pPr>
            <w:r w:rsidRPr="00DB2E7A">
              <w:t>This command does not appear to be used by tested versions of either Beltower or Virtual Belfry.</w:t>
            </w:r>
          </w:p>
          <w:p w14:paraId="4D9ABCBF" w14:textId="2EB5B0E2" w:rsidR="009E5AFB" w:rsidRPr="00DB2E7A" w:rsidRDefault="009E5AFB" w:rsidP="00EE121F">
            <w:pPr>
              <w:pStyle w:val="ListParagraph"/>
              <w:numPr>
                <w:ilvl w:val="0"/>
                <w:numId w:val="20"/>
              </w:numPr>
            </w:pPr>
            <w:r w:rsidRPr="00DB2E7A">
              <w:t>This command is supported by the Type 2 Liverpool Ringing Simulator firmware</w:t>
            </w:r>
            <w:r w:rsidR="00EE121F">
              <w:t xml:space="preserve"> from version 3.7</w:t>
            </w:r>
            <w:ins w:id="1964" w:author="Andrew Instone-Cowie" w:date="2025-06-23T16:56:00Z" w16du:dateUtc="2025-06-23T15:56:00Z">
              <w:r w:rsidR="009D45DE">
                <w:t xml:space="preserve"> onwards</w:t>
              </w:r>
            </w:ins>
            <w:r w:rsidRPr="00DB2E7A">
              <w:t>.</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1965" w:name="_Toc415420554"/>
      <w:bookmarkStart w:id="1966" w:name="_Toc472625831"/>
      <w:r>
        <w:br w:type="page"/>
      </w:r>
    </w:p>
    <w:p w14:paraId="01D72CBF" w14:textId="1A090BD3" w:rsidR="00AF0947" w:rsidRDefault="00AF0947" w:rsidP="00AF0947">
      <w:pPr>
        <w:pStyle w:val="Heading2"/>
      </w:pPr>
      <w:bookmarkStart w:id="1967" w:name="_Toc202970941"/>
      <w:r>
        <w:lastRenderedPageBreak/>
        <w:t>Appendix C: Metrics Tables</w:t>
      </w:r>
      <w:bookmarkEnd w:id="1965"/>
      <w:bookmarkEnd w:id="1966"/>
      <w:bookmarkEnd w:id="1967"/>
    </w:p>
    <w:p w14:paraId="36DC450C" w14:textId="77777777" w:rsidR="00AF0947" w:rsidRDefault="00AF0947" w:rsidP="00AF0947">
      <w:pPr>
        <w:pStyle w:val="Heading3"/>
      </w:pPr>
      <w:bookmarkStart w:id="1968" w:name="_Toc415420555"/>
      <w:bookmarkStart w:id="1969" w:name="_Toc472625832"/>
      <w:bookmarkStart w:id="1970" w:name="_Toc202970942"/>
      <w:r w:rsidRPr="0044502E">
        <w:t xml:space="preserve">Inter-Blow </w:t>
      </w:r>
      <w:r>
        <w:t xml:space="preserve">&amp; Inter-Row </w:t>
      </w:r>
      <w:r w:rsidRPr="0044502E">
        <w:t>Interval</w:t>
      </w:r>
      <w:bookmarkEnd w:id="1968"/>
      <w:bookmarkEnd w:id="1969"/>
      <w:bookmarkEnd w:id="1970"/>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35D5E3E2" w:rsidR="00AF0947" w:rsidRDefault="00AF0947" w:rsidP="00AF0947">
      <w:pPr>
        <w:pStyle w:val="Caption"/>
        <w:keepNext/>
      </w:pPr>
      <w:bookmarkStart w:id="1971" w:name="_Toc415420637"/>
      <w:bookmarkStart w:id="1972" w:name="_Toc472625917"/>
      <w:bookmarkStart w:id="1973" w:name="_Toc202971181"/>
      <w:r>
        <w:t xml:space="preserve">Table </w:t>
      </w:r>
      <w:r>
        <w:rPr>
          <w:noProof/>
        </w:rPr>
        <w:fldChar w:fldCharType="begin"/>
      </w:r>
      <w:r>
        <w:rPr>
          <w:noProof/>
        </w:rPr>
        <w:instrText xml:space="preserve"> SEQ Table \* ARABIC </w:instrText>
      </w:r>
      <w:r>
        <w:rPr>
          <w:noProof/>
        </w:rPr>
        <w:fldChar w:fldCharType="separate"/>
      </w:r>
      <w:r w:rsidR="001B6112">
        <w:rPr>
          <w:noProof/>
        </w:rPr>
        <w:t>8</w:t>
      </w:r>
      <w:r>
        <w:rPr>
          <w:noProof/>
        </w:rPr>
        <w:fldChar w:fldCharType="end"/>
      </w:r>
      <w:r>
        <w:t xml:space="preserve"> – Inter-Blow &amp; Inter-Row Intervals</w:t>
      </w:r>
      <w:bookmarkEnd w:id="1971"/>
      <w:bookmarkEnd w:id="1972"/>
      <w:bookmarkEnd w:id="19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51"/>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1974" w:name="_Toc415420556"/>
      <w:bookmarkStart w:id="1975" w:name="_Toc472625833"/>
      <w:bookmarkStart w:id="1976" w:name="_Toc202970943"/>
      <w:r>
        <w:lastRenderedPageBreak/>
        <w:t>Sensor Pulse Duration</w:t>
      </w:r>
      <w:bookmarkEnd w:id="1974"/>
      <w:bookmarkEnd w:id="1975"/>
      <w:bookmarkEnd w:id="1976"/>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7F0D54CD" w:rsidR="00AF0947" w:rsidRDefault="00AF0947" w:rsidP="00AF0947">
      <w:pPr>
        <w:pStyle w:val="Caption"/>
        <w:keepNext/>
      </w:pPr>
      <w:bookmarkStart w:id="1977" w:name="_Toc415420638"/>
      <w:bookmarkStart w:id="1978" w:name="_Toc472625918"/>
      <w:bookmarkStart w:id="1979" w:name="_Toc202971182"/>
      <w:r>
        <w:t xml:space="preserve">Table </w:t>
      </w:r>
      <w:r>
        <w:rPr>
          <w:noProof/>
        </w:rPr>
        <w:fldChar w:fldCharType="begin"/>
      </w:r>
      <w:r>
        <w:rPr>
          <w:noProof/>
        </w:rPr>
        <w:instrText xml:space="preserve"> SEQ Table \* ARABIC </w:instrText>
      </w:r>
      <w:r>
        <w:rPr>
          <w:noProof/>
        </w:rPr>
        <w:fldChar w:fldCharType="separate"/>
      </w:r>
      <w:r w:rsidR="001B6112">
        <w:rPr>
          <w:noProof/>
        </w:rPr>
        <w:t>9</w:t>
      </w:r>
      <w:r>
        <w:rPr>
          <w:noProof/>
        </w:rPr>
        <w:fldChar w:fldCharType="end"/>
      </w:r>
      <w:r>
        <w:t xml:space="preserve"> – Sensor Pulse Durations – Liverpool Cathedral</w:t>
      </w:r>
      <w:bookmarkEnd w:id="1977"/>
      <w:bookmarkEnd w:id="1978"/>
      <w:bookmarkEnd w:id="19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6486E63E" w:rsidR="00AF0947" w:rsidRDefault="00AF0947" w:rsidP="00AF0947">
      <w:pPr>
        <w:pStyle w:val="Caption"/>
        <w:keepNext/>
      </w:pPr>
      <w:bookmarkStart w:id="1980" w:name="_Toc415420640"/>
      <w:bookmarkStart w:id="1981" w:name="_Toc472625919"/>
      <w:bookmarkStart w:id="1982" w:name="_Toc202971183"/>
      <w:r>
        <w:t xml:space="preserve">Table </w:t>
      </w:r>
      <w:r>
        <w:rPr>
          <w:noProof/>
        </w:rPr>
        <w:fldChar w:fldCharType="begin"/>
      </w:r>
      <w:r>
        <w:rPr>
          <w:noProof/>
        </w:rPr>
        <w:instrText xml:space="preserve"> SEQ Table \* ARABIC </w:instrText>
      </w:r>
      <w:r>
        <w:rPr>
          <w:noProof/>
        </w:rPr>
        <w:fldChar w:fldCharType="separate"/>
      </w:r>
      <w:r w:rsidR="001B6112">
        <w:rPr>
          <w:noProof/>
        </w:rPr>
        <w:t>10</w:t>
      </w:r>
      <w:r>
        <w:rPr>
          <w:noProof/>
        </w:rPr>
        <w:fldChar w:fldCharType="end"/>
      </w:r>
      <w:r>
        <w:t xml:space="preserve"> – Theoretical </w:t>
      </w:r>
      <w:r w:rsidRPr="00BA0549">
        <w:t xml:space="preserve">Sensor Pulse Durations </w:t>
      </w:r>
      <w:r>
        <w:t>–</w:t>
      </w:r>
      <w:r w:rsidRPr="00BA0549">
        <w:t xml:space="preserve"> </w:t>
      </w:r>
      <w:r>
        <w:t>Other Towers</w:t>
      </w:r>
      <w:bookmarkEnd w:id="1980"/>
      <w:bookmarkEnd w:id="1981"/>
      <w:bookmarkEnd w:id="19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004B06">
          <w:endnotePr>
            <w:numFmt w:val="decimal"/>
          </w:endnotePr>
          <w:pgSz w:w="11906" w:h="16838"/>
          <w:pgMar w:top="1440" w:right="1440" w:bottom="1440" w:left="1440" w:header="709" w:footer="709" w:gutter="0"/>
          <w:cols w:space="708"/>
          <w:docGrid w:linePitch="360"/>
        </w:sectPr>
      </w:pPr>
    </w:p>
    <w:p w14:paraId="76024D5F" w14:textId="77777777" w:rsidR="00A5122C" w:rsidRPr="00B3201F" w:rsidRDefault="00A5122C" w:rsidP="00A5122C">
      <w:pPr>
        <w:pStyle w:val="Heading3"/>
        <w:pageBreakBefore/>
      </w:pPr>
      <w:bookmarkStart w:id="1983" w:name="_Toc415420542"/>
      <w:bookmarkStart w:id="1984" w:name="_Toc472625823"/>
      <w:bookmarkStart w:id="1985" w:name="_Toc382313186"/>
      <w:bookmarkStart w:id="1986" w:name="_Toc415420560"/>
      <w:bookmarkStart w:id="1987" w:name="_Toc472625834"/>
      <w:bookmarkStart w:id="1988" w:name="_Toc202970944"/>
      <w:r>
        <w:lastRenderedPageBreak/>
        <w:t>BDC-to-Strike Intervals</w:t>
      </w:r>
      <w:bookmarkEnd w:id="1983"/>
      <w:bookmarkEnd w:id="1984"/>
      <w:bookmarkEnd w:id="1988"/>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46E1070E">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34DDEA2C" w:rsidR="00A5122C" w:rsidRDefault="00A5122C" w:rsidP="00A5122C">
      <w:pPr>
        <w:pStyle w:val="Caption"/>
        <w:jc w:val="center"/>
      </w:pPr>
      <w:bookmarkStart w:id="1989" w:name="_Toc415420616"/>
      <w:bookmarkStart w:id="1990" w:name="_Toc472625908"/>
      <w:bookmarkStart w:id="1991" w:name="_Toc202971309"/>
      <w:r>
        <w:t xml:space="preserve">Figure </w:t>
      </w:r>
      <w:r>
        <w:rPr>
          <w:noProof/>
        </w:rPr>
        <w:fldChar w:fldCharType="begin"/>
      </w:r>
      <w:r>
        <w:rPr>
          <w:noProof/>
        </w:rPr>
        <w:instrText xml:space="preserve"> SEQ Figure \* ARABIC </w:instrText>
      </w:r>
      <w:r>
        <w:rPr>
          <w:noProof/>
        </w:rPr>
        <w:fldChar w:fldCharType="separate"/>
      </w:r>
      <w:r w:rsidR="001B6112">
        <w:rPr>
          <w:noProof/>
        </w:rPr>
        <w:t>62</w:t>
      </w:r>
      <w:r>
        <w:rPr>
          <w:noProof/>
        </w:rPr>
        <w:fldChar w:fldCharType="end"/>
      </w:r>
      <w:r>
        <w:t xml:space="preserve"> – Liverpool Cathedral Odd-Struckness Chart</w:t>
      </w:r>
      <w:bookmarkEnd w:id="1989"/>
      <w:bookmarkEnd w:id="1990"/>
      <w:bookmarkEnd w:id="1991"/>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1992" w:name="_Toc202970945"/>
      <w:r>
        <w:lastRenderedPageBreak/>
        <w:t>Appendix D: CLI Command Reference</w:t>
      </w:r>
      <w:bookmarkEnd w:id="1985"/>
      <w:bookmarkEnd w:id="1986"/>
      <w:bookmarkEnd w:id="1987"/>
      <w:bookmarkEnd w:id="1992"/>
    </w:p>
    <w:p w14:paraId="0D429302" w14:textId="1B21A338"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w:t>
      </w:r>
      <w:ins w:id="1993" w:author="Andrew Instone-Cowie" w:date="2025-06-23T16:56:00Z" w16du:dateUtc="2025-06-23T15:56:00Z">
        <w:r w:rsidR="009D45DE">
          <w:t>8</w:t>
        </w:r>
      </w:ins>
      <w:del w:id="1994" w:author="Andrew Instone-Cowie" w:date="2025-06-23T16:56:00Z" w16du:dateUtc="2025-06-23T15:56:00Z">
        <w:r w:rsidR="0027489C" w:rsidDel="009D45DE">
          <w:delText>7</w:delText>
        </w:r>
      </w:del>
      <w:r w:rsidRPr="00DB2E7A">
        <w:t xml:space="preserve">. </w:t>
      </w:r>
    </w:p>
    <w:p w14:paraId="0C266E40" w14:textId="7980A2D3" w:rsidR="00AF0947" w:rsidRDefault="00AF0947" w:rsidP="00AF0947">
      <w:pPr>
        <w:pStyle w:val="Caption"/>
        <w:keepNext/>
      </w:pPr>
      <w:bookmarkStart w:id="1995" w:name="_Toc415420643"/>
      <w:bookmarkStart w:id="1996" w:name="_Toc472625920"/>
      <w:bookmarkStart w:id="1997" w:name="_Toc202971184"/>
      <w:r>
        <w:t xml:space="preserve">Table </w:t>
      </w:r>
      <w:r>
        <w:rPr>
          <w:noProof/>
        </w:rPr>
        <w:fldChar w:fldCharType="begin"/>
      </w:r>
      <w:r>
        <w:rPr>
          <w:noProof/>
        </w:rPr>
        <w:instrText xml:space="preserve"> SEQ Table \* ARABIC </w:instrText>
      </w:r>
      <w:r>
        <w:rPr>
          <w:noProof/>
        </w:rPr>
        <w:fldChar w:fldCharType="separate"/>
      </w:r>
      <w:r w:rsidR="001B6112">
        <w:rPr>
          <w:noProof/>
        </w:rPr>
        <w:t>11</w:t>
      </w:r>
      <w:r>
        <w:rPr>
          <w:noProof/>
        </w:rPr>
        <w:fldChar w:fldCharType="end"/>
      </w:r>
      <w:r>
        <w:t xml:space="preserve"> – CLI Command Reference</w:t>
      </w:r>
      <w:bookmarkEnd w:id="1995"/>
      <w:bookmarkEnd w:id="1996"/>
      <w:bookmarkEnd w:id="19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28BBAE8F" w:rsidR="003D5D04" w:rsidRPr="00DB2E7A" w:rsidRDefault="003D5D04" w:rsidP="003D5D04">
            <w:pPr>
              <w:contextualSpacing/>
            </w:pPr>
            <w:r w:rsidRPr="00DB2E7A">
              <w:t>Set the guard timer (1cs -&gt; 50</w:t>
            </w:r>
            <w:r w:rsidR="0078272C">
              <w:t>c</w:t>
            </w:r>
            <w:r w:rsidRPr="00DB2E7A">
              <w:t>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1998" w:name="_Toc415420561"/>
      <w:bookmarkStart w:id="1999" w:name="_Toc472625835"/>
      <w:bookmarkStart w:id="2000" w:name="_Toc202970946"/>
      <w:r>
        <w:lastRenderedPageBreak/>
        <w:t>Appendix E: Diagnostic LED Codes</w:t>
      </w:r>
      <w:bookmarkEnd w:id="1998"/>
      <w:bookmarkEnd w:id="1999"/>
      <w:bookmarkEnd w:id="2000"/>
    </w:p>
    <w:p w14:paraId="0D62E6A7" w14:textId="70DEBEDB"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w:t>
      </w:r>
      <w:ins w:id="2001" w:author="Andrew Instone-Cowie" w:date="2025-06-23T16:56:00Z" w16du:dateUtc="2025-06-23T15:56:00Z">
        <w:r w:rsidR="009D45DE">
          <w:t>8</w:t>
        </w:r>
      </w:ins>
      <w:del w:id="2002" w:author="Andrew Instone-Cowie" w:date="2025-06-23T16:56:00Z" w16du:dateUtc="2025-06-23T15:56:00Z">
        <w:r w:rsidR="0027489C" w:rsidDel="009D45DE">
          <w:delText>7</w:delText>
        </w:r>
      </w:del>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54DF2E98" w:rsidR="00AF0947" w:rsidRDefault="00AF0947" w:rsidP="00AF0947">
      <w:pPr>
        <w:pStyle w:val="Caption"/>
        <w:keepNext/>
      </w:pPr>
      <w:bookmarkStart w:id="2003" w:name="_Toc415420645"/>
      <w:bookmarkStart w:id="2004" w:name="_Toc472625922"/>
      <w:bookmarkStart w:id="2005" w:name="_Toc202971185"/>
      <w:r>
        <w:t xml:space="preserve">Table </w:t>
      </w:r>
      <w:r>
        <w:rPr>
          <w:noProof/>
        </w:rPr>
        <w:fldChar w:fldCharType="begin"/>
      </w:r>
      <w:r>
        <w:rPr>
          <w:noProof/>
        </w:rPr>
        <w:instrText xml:space="preserve"> SEQ Table \* ARABIC </w:instrText>
      </w:r>
      <w:r>
        <w:rPr>
          <w:noProof/>
        </w:rPr>
        <w:fldChar w:fldCharType="separate"/>
      </w:r>
      <w:r w:rsidR="001B6112">
        <w:rPr>
          <w:noProof/>
        </w:rPr>
        <w:t>12</w:t>
      </w:r>
      <w:r>
        <w:rPr>
          <w:noProof/>
        </w:rPr>
        <w:fldChar w:fldCharType="end"/>
      </w:r>
      <w:r>
        <w:t xml:space="preserve"> –</w:t>
      </w:r>
      <w:r w:rsidR="00A049AB">
        <w:t xml:space="preserve"> </w:t>
      </w:r>
      <w:r w:rsidRPr="00BC3784">
        <w:t>LED Signal Codes</w:t>
      </w:r>
      <w:bookmarkEnd w:id="2003"/>
      <w:bookmarkEnd w:id="2004"/>
      <w:bookmarkEnd w:id="20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36F7DB6" w:rsidR="00AF0947" w:rsidRPr="00DB2E7A" w:rsidRDefault="00AF0947" w:rsidP="008D175F">
            <w:pPr>
              <w:contextualSpacing/>
            </w:pPr>
            <w:r w:rsidRPr="00DB2E7A">
              <w:t>MBI Protocol command 0xFD received</w:t>
            </w:r>
            <w:r w:rsidR="0027489C">
              <w:t xml:space="preserve"> (0xFD response is sent)</w:t>
            </w:r>
            <w:r w:rsidRPr="00DB2E7A">
              <w:t>.</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5CFCB5DE" w:rsidR="00AF0947" w:rsidRPr="00DB2E7A" w:rsidRDefault="00AF0947" w:rsidP="008D175F">
            <w:pPr>
              <w:contextualSpacing/>
            </w:pPr>
            <w:r w:rsidRPr="00DB2E7A">
              <w:t>MBI Protocol command 0xFE received</w:t>
            </w:r>
            <w:r w:rsidR="0027489C">
              <w:t xml:space="preserve"> (no response is sent)</w:t>
            </w:r>
            <w:r w:rsidRPr="00DB2E7A">
              <w:t>.</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2006" w:name="_Toc415420564"/>
    </w:p>
    <w:p w14:paraId="1BCDEC21" w14:textId="22E4A04F" w:rsidR="00AF0947" w:rsidRDefault="00AF0947" w:rsidP="00AF0947">
      <w:pPr>
        <w:pStyle w:val="Heading2"/>
      </w:pPr>
      <w:bookmarkStart w:id="2007" w:name="_Toc472625838"/>
      <w:bookmarkStart w:id="2008" w:name="_Toc202970947"/>
      <w:r w:rsidRPr="0027489C">
        <w:lastRenderedPageBreak/>
        <w:t>Appendix F: Useful Links</w:t>
      </w:r>
      <w:bookmarkEnd w:id="2006"/>
      <w:bookmarkEnd w:id="2007"/>
      <w:bookmarkEnd w:id="2008"/>
    </w:p>
    <w:p w14:paraId="45E86ECD" w14:textId="6D221575" w:rsidR="00AF0947" w:rsidRDefault="00AF0947" w:rsidP="00AF0947">
      <w:pPr>
        <w:pStyle w:val="Caption"/>
        <w:keepNext/>
      </w:pPr>
      <w:bookmarkStart w:id="2009" w:name="_Toc415420646"/>
      <w:bookmarkStart w:id="2010" w:name="_Toc472625923"/>
      <w:bookmarkStart w:id="2011" w:name="_Toc202971186"/>
      <w:r>
        <w:t xml:space="preserve">Table </w:t>
      </w:r>
      <w:r>
        <w:rPr>
          <w:noProof/>
        </w:rPr>
        <w:fldChar w:fldCharType="begin"/>
      </w:r>
      <w:r>
        <w:rPr>
          <w:noProof/>
        </w:rPr>
        <w:instrText xml:space="preserve"> SEQ Table \* ARABIC </w:instrText>
      </w:r>
      <w:r>
        <w:rPr>
          <w:noProof/>
        </w:rPr>
        <w:fldChar w:fldCharType="separate"/>
      </w:r>
      <w:r w:rsidR="001B6112">
        <w:rPr>
          <w:noProof/>
        </w:rPr>
        <w:t>13</w:t>
      </w:r>
      <w:r>
        <w:rPr>
          <w:noProof/>
        </w:rPr>
        <w:fldChar w:fldCharType="end"/>
      </w:r>
      <w:r>
        <w:t xml:space="preserve"> – Useful Links</w:t>
      </w:r>
      <w:bookmarkEnd w:id="2009"/>
      <w:bookmarkEnd w:id="2010"/>
      <w:bookmarkEnd w:id="2011"/>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B4DAF" w:rsidRDefault="00AF0947" w:rsidP="008D175F">
            <w:pPr>
              <w:contextualSpacing/>
            </w:pPr>
            <w:r w:rsidRPr="00BB4DAF">
              <w:t>Software Repository</w:t>
            </w:r>
          </w:p>
        </w:tc>
        <w:tc>
          <w:tcPr>
            <w:tcW w:w="8061" w:type="dxa"/>
          </w:tcPr>
          <w:p w14:paraId="7B67E3E3" w14:textId="20910E31" w:rsidR="00AF0947" w:rsidRPr="00B46565" w:rsidRDefault="00AF0947" w:rsidP="008D175F">
            <w:pPr>
              <w:contextualSpacing/>
            </w:pPr>
            <w:r>
              <w:fldChar w:fldCharType="begin"/>
            </w:r>
            <w:r>
              <w:instrText>HYPERLINK "https://github.com/Simulators"</w:instrText>
            </w:r>
            <w:ins w:id="2012" w:author="Andrew Instone-Cowie" w:date="2025-07-09T16:32:00Z" w16du:dateUtc="2025-07-09T15:32:00Z"/>
            <w:r>
              <w:fldChar w:fldCharType="separate"/>
            </w:r>
            <w:r w:rsidRPr="00B46565">
              <w:rPr>
                <w:rStyle w:val="Hyperlink"/>
              </w:rPr>
              <w:t>https://github.com/Simulators</w:t>
            </w:r>
            <w:r>
              <w:fldChar w:fldCharType="end"/>
            </w:r>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B4DAF" w:rsidRDefault="00AF0947" w:rsidP="008D175F">
            <w:pPr>
              <w:contextualSpacing/>
            </w:pPr>
            <w:r w:rsidRPr="00BB4DAF">
              <w:t>Simulator Software</w:t>
            </w:r>
          </w:p>
        </w:tc>
        <w:tc>
          <w:tcPr>
            <w:tcW w:w="8061" w:type="dxa"/>
          </w:tcPr>
          <w:p w14:paraId="281B3D12" w14:textId="0A8E20AE" w:rsidR="00AF0947" w:rsidRPr="00B46565" w:rsidRDefault="0027489C" w:rsidP="008D175F">
            <w:pPr>
              <w:contextualSpacing/>
            </w:pPr>
            <w:r>
              <w:fldChar w:fldCharType="begin"/>
            </w:r>
            <w:r>
              <w:instrText>HYPERLINK "https://www.abelsim.co.uk"</w:instrText>
            </w:r>
            <w:ins w:id="2013" w:author="Andrew Instone-Cowie" w:date="2025-07-09T16:32:00Z" w16du:dateUtc="2025-07-09T15:32:00Z"/>
            <w:r>
              <w:fldChar w:fldCharType="separate"/>
            </w:r>
            <w:r>
              <w:rPr>
                <w:rStyle w:val="Hyperlink"/>
              </w:rPr>
              <w:t>https://www.abelsim.co.uk</w:t>
            </w:r>
            <w:r>
              <w:fldChar w:fldCharType="end"/>
            </w:r>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B4DAF" w:rsidRDefault="00AF0947" w:rsidP="008D175F">
            <w:pPr>
              <w:contextualSpacing/>
            </w:pPr>
            <w:r w:rsidRPr="00BB4DAF">
              <w:t>Simulator Software</w:t>
            </w:r>
          </w:p>
        </w:tc>
        <w:tc>
          <w:tcPr>
            <w:tcW w:w="8061" w:type="dxa"/>
          </w:tcPr>
          <w:p w14:paraId="054EC655" w14:textId="4EBBD7EC" w:rsidR="00AF0947" w:rsidRPr="00B46565" w:rsidRDefault="0027489C" w:rsidP="008D175F">
            <w:pPr>
              <w:contextualSpacing/>
            </w:pPr>
            <w:r>
              <w:fldChar w:fldCharType="begin"/>
            </w:r>
            <w:r>
              <w:instrText>HYPERLINK "https://www.beltower.co.uk"</w:instrText>
            </w:r>
            <w:ins w:id="2014" w:author="Andrew Instone-Cowie" w:date="2025-07-09T16:32:00Z" w16du:dateUtc="2025-07-09T15:32:00Z"/>
            <w:r>
              <w:fldChar w:fldCharType="separate"/>
            </w:r>
            <w:r>
              <w:rPr>
                <w:rStyle w:val="Hyperlink"/>
              </w:rPr>
              <w:t>https://www.beltower.co.uk</w:t>
            </w:r>
            <w:r>
              <w:fldChar w:fldCharType="end"/>
            </w:r>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B4DAF" w:rsidRDefault="00AF0947" w:rsidP="008D175F">
            <w:pPr>
              <w:contextualSpacing/>
            </w:pPr>
            <w:r w:rsidRPr="00BB4DAF">
              <w:t>Simulator Software</w:t>
            </w:r>
          </w:p>
        </w:tc>
        <w:tc>
          <w:tcPr>
            <w:tcW w:w="8061" w:type="dxa"/>
          </w:tcPr>
          <w:p w14:paraId="49ABE1AA" w14:textId="0D15D6EC" w:rsidR="00AF0947" w:rsidRPr="00B46565" w:rsidRDefault="0027489C" w:rsidP="008D175F">
            <w:pPr>
              <w:contextualSpacing/>
            </w:pPr>
            <w:r>
              <w:fldChar w:fldCharType="begin"/>
            </w:r>
            <w:r>
              <w:instrText>HYPERLINK "https://www.belfryware.com"</w:instrText>
            </w:r>
            <w:ins w:id="2015" w:author="Andrew Instone-Cowie" w:date="2025-07-09T16:32:00Z" w16du:dateUtc="2025-07-09T15:32:00Z"/>
            <w:r>
              <w:fldChar w:fldCharType="separate"/>
            </w:r>
            <w:r>
              <w:rPr>
                <w:rStyle w:val="Hyperlink"/>
              </w:rPr>
              <w:t>https://www.belfryware.com</w:t>
            </w:r>
            <w:r>
              <w:fldChar w:fldCharType="end"/>
            </w:r>
            <w:r w:rsidR="00AF0947" w:rsidRPr="00B46565">
              <w:t xml:space="preserve"> </w:t>
            </w:r>
          </w:p>
        </w:tc>
      </w:tr>
      <w:tr w:rsidR="00AF0947" w14:paraId="05F373ED" w14:textId="77777777" w:rsidTr="008D175F">
        <w:tc>
          <w:tcPr>
            <w:tcW w:w="14582" w:type="dxa"/>
            <w:gridSpan w:val="3"/>
          </w:tcPr>
          <w:p w14:paraId="43393D5A" w14:textId="77777777" w:rsidR="00AF0947" w:rsidRPr="00BB4DAF" w:rsidRDefault="00AF0947" w:rsidP="008D175F">
            <w:pPr>
              <w:contextualSpacing/>
            </w:pPr>
            <w:r w:rsidRPr="00BB4DAF">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BB4DAF" w:rsidRDefault="00AF0947" w:rsidP="008D175F">
            <w:pPr>
              <w:contextualSpacing/>
            </w:pPr>
            <w:r w:rsidRPr="00BB4DAF">
              <w:t>PCBs</w:t>
            </w:r>
          </w:p>
        </w:tc>
        <w:tc>
          <w:tcPr>
            <w:tcW w:w="8061" w:type="dxa"/>
          </w:tcPr>
          <w:p w14:paraId="3A4831D9" w14:textId="2C932388" w:rsidR="00203557" w:rsidRPr="00B46565" w:rsidRDefault="00EA091D" w:rsidP="008D175F">
            <w:pPr>
              <w:contextualSpacing/>
            </w:pPr>
            <w:r>
              <w:fldChar w:fldCharType="begin"/>
            </w:r>
            <w:r>
              <w:instrText>HYPERLINK "https://jlcpcb.com"</w:instrText>
            </w:r>
            <w:ins w:id="2016" w:author="Andrew Instone-Cowie" w:date="2025-07-09T16:32:00Z" w16du:dateUtc="2025-07-09T15:32:00Z"/>
            <w:r>
              <w:fldChar w:fldCharType="separate"/>
            </w:r>
            <w:r>
              <w:rPr>
                <w:rStyle w:val="Hyperlink"/>
              </w:rPr>
              <w:t>https://jlcpcb.com</w:t>
            </w:r>
            <w:r>
              <w:fldChar w:fldCharType="end"/>
            </w:r>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BB4DAF" w:rsidRDefault="00203557" w:rsidP="00203557">
            <w:pPr>
              <w:contextualSpacing/>
            </w:pPr>
            <w:r w:rsidRPr="00BB4DAF">
              <w:t>PCBs</w:t>
            </w:r>
          </w:p>
        </w:tc>
        <w:tc>
          <w:tcPr>
            <w:tcW w:w="8061" w:type="dxa"/>
          </w:tcPr>
          <w:p w14:paraId="33EC7158" w14:textId="224DEC4D" w:rsidR="00203557" w:rsidRDefault="00EA091D" w:rsidP="00203557">
            <w:pPr>
              <w:contextualSpacing/>
            </w:pPr>
            <w:r>
              <w:fldChar w:fldCharType="begin"/>
            </w:r>
            <w:r>
              <w:instrText>HYPERLINK "https://www.seeedstudio.com"</w:instrText>
            </w:r>
            <w:ins w:id="2017" w:author="Andrew Instone-Cowie" w:date="2025-07-09T16:32:00Z" w16du:dateUtc="2025-07-09T15:32:00Z"/>
            <w:r>
              <w:fldChar w:fldCharType="separate"/>
            </w:r>
            <w:r>
              <w:rPr>
                <w:rStyle w:val="Hyperlink"/>
              </w:rPr>
              <w:t>https://www.seeedstudio.com</w:t>
            </w:r>
            <w:r>
              <w:fldChar w:fldCharType="end"/>
            </w:r>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BB4DAF" w:rsidRDefault="00203557" w:rsidP="00203557">
            <w:pPr>
              <w:contextualSpacing/>
            </w:pPr>
            <w:r w:rsidRPr="00BB4DAF">
              <w:t>PCBs</w:t>
            </w:r>
          </w:p>
        </w:tc>
        <w:tc>
          <w:tcPr>
            <w:tcW w:w="8061" w:type="dxa"/>
          </w:tcPr>
          <w:p w14:paraId="3A56B287" w14:textId="1AD6CF3D" w:rsidR="00203557" w:rsidRDefault="00EA091D" w:rsidP="00203557">
            <w:pPr>
              <w:contextualSpacing/>
            </w:pPr>
            <w:r>
              <w:fldChar w:fldCharType="begin"/>
            </w:r>
            <w:r>
              <w:instrText>HYPERLINK "https://oshpark.com"</w:instrText>
            </w:r>
            <w:ins w:id="2018" w:author="Andrew Instone-Cowie" w:date="2025-07-09T16:32:00Z" w16du:dateUtc="2025-07-09T15:32:00Z"/>
            <w:r>
              <w:fldChar w:fldCharType="separate"/>
            </w:r>
            <w:r>
              <w:rPr>
                <w:rStyle w:val="Hyperlink"/>
              </w:rPr>
              <w:t>https://oshpark.com</w:t>
            </w:r>
            <w:r>
              <w:fldChar w:fldCharType="end"/>
            </w:r>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B4DAF" w:rsidRDefault="00203557" w:rsidP="00203557">
            <w:pPr>
              <w:contextualSpacing/>
            </w:pPr>
            <w:r w:rsidRPr="00BB4DAF">
              <w:t>MBI, Sensors</w:t>
            </w:r>
          </w:p>
        </w:tc>
        <w:tc>
          <w:tcPr>
            <w:tcW w:w="8061" w:type="dxa"/>
          </w:tcPr>
          <w:p w14:paraId="3E4A176F" w14:textId="4D0F0324" w:rsidR="00203557" w:rsidRPr="00B46565" w:rsidRDefault="0027489C" w:rsidP="00203557">
            <w:pPr>
              <w:contextualSpacing/>
            </w:pPr>
            <w:r>
              <w:fldChar w:fldCharType="begin"/>
            </w:r>
            <w:r>
              <w:instrText>HYPERLINK "http://www.bagleybells.co.uk"</w:instrText>
            </w:r>
            <w:ins w:id="2019" w:author="Andrew Instone-Cowie" w:date="2025-07-09T16:32:00Z" w16du:dateUtc="2025-07-09T15:32:00Z"/>
            <w:r>
              <w:fldChar w:fldCharType="separate"/>
            </w:r>
            <w:r>
              <w:rPr>
                <w:rStyle w:val="Hyperlink"/>
              </w:rPr>
              <w:t>http://www.bagleybells.co.uk</w:t>
            </w:r>
            <w:r>
              <w:fldChar w:fldCharType="end"/>
            </w:r>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B4DAF" w:rsidRDefault="00203557" w:rsidP="00203557">
            <w:pPr>
              <w:contextualSpacing/>
            </w:pPr>
            <w:r w:rsidRPr="00BB4DAF">
              <w:t>Microcontrollers (formerly Atmel)</w:t>
            </w:r>
          </w:p>
        </w:tc>
        <w:tc>
          <w:tcPr>
            <w:tcW w:w="8061" w:type="dxa"/>
          </w:tcPr>
          <w:p w14:paraId="09F95194" w14:textId="7AA2D76B" w:rsidR="00203557" w:rsidRPr="00B46565" w:rsidRDefault="00203557" w:rsidP="00203557">
            <w:pPr>
              <w:contextualSpacing/>
            </w:pPr>
            <w:r>
              <w:fldChar w:fldCharType="begin"/>
            </w:r>
            <w:r>
              <w:instrText>HYPERLINK "https://www.microchip.com/"</w:instrText>
            </w:r>
            <w:ins w:id="2020" w:author="Andrew Instone-Cowie" w:date="2025-07-09T16:32:00Z" w16du:dateUtc="2025-07-09T15:32:00Z"/>
            <w:r>
              <w:fldChar w:fldCharType="separate"/>
            </w:r>
            <w:r>
              <w:rPr>
                <w:rStyle w:val="Hyperlink"/>
              </w:rPr>
              <w:t>https://www.microchip.com</w:t>
            </w:r>
            <w:r>
              <w:fldChar w:fldCharType="end"/>
            </w:r>
            <w:r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B4DAF" w:rsidRDefault="00203557" w:rsidP="00203557">
            <w:pPr>
              <w:contextualSpacing/>
            </w:pPr>
            <w:r w:rsidRPr="00BB4DAF">
              <w:t>Serial Line Drivers</w:t>
            </w:r>
          </w:p>
        </w:tc>
        <w:tc>
          <w:tcPr>
            <w:tcW w:w="8061" w:type="dxa"/>
          </w:tcPr>
          <w:p w14:paraId="228C99CD" w14:textId="2CC49E77" w:rsidR="00203557" w:rsidRPr="00B46565" w:rsidRDefault="0027489C" w:rsidP="00203557">
            <w:pPr>
              <w:contextualSpacing/>
            </w:pPr>
            <w:r>
              <w:fldChar w:fldCharType="begin"/>
            </w:r>
            <w:r>
              <w:instrText>HYPERLINK "https://www.analog.com"</w:instrText>
            </w:r>
            <w:ins w:id="2021" w:author="Andrew Instone-Cowie" w:date="2025-07-09T16:32:00Z" w16du:dateUtc="2025-07-09T15:32:00Z"/>
            <w:r>
              <w:fldChar w:fldCharType="separate"/>
            </w:r>
            <w:r>
              <w:rPr>
                <w:rStyle w:val="Hyperlink"/>
              </w:rPr>
              <w:t>https://www.analog.com</w:t>
            </w:r>
            <w:r>
              <w:fldChar w:fldCharType="end"/>
            </w:r>
            <w:r w:rsidR="00203557" w:rsidRPr="00B46565">
              <w:t xml:space="preserve"> </w:t>
            </w:r>
          </w:p>
        </w:tc>
      </w:tr>
      <w:tr w:rsidR="00203557" w14:paraId="3350B73E" w14:textId="77777777" w:rsidTr="008D175F">
        <w:tc>
          <w:tcPr>
            <w:tcW w:w="14582" w:type="dxa"/>
            <w:gridSpan w:val="3"/>
          </w:tcPr>
          <w:p w14:paraId="03D5920D" w14:textId="77777777" w:rsidR="00203557" w:rsidRPr="00BB4DAF" w:rsidRDefault="00203557" w:rsidP="00203557">
            <w:pPr>
              <w:contextualSpacing/>
            </w:pPr>
            <w:r w:rsidRPr="00BB4DAF">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B4DAF" w:rsidRDefault="00203557" w:rsidP="00203557">
            <w:pPr>
              <w:contextualSpacing/>
            </w:pPr>
            <w:r w:rsidRPr="00BB4DAF">
              <w:t>“When does a bell strike?”</w:t>
            </w:r>
          </w:p>
        </w:tc>
        <w:tc>
          <w:tcPr>
            <w:tcW w:w="8061" w:type="dxa"/>
          </w:tcPr>
          <w:p w14:paraId="4A2FDD70" w14:textId="31E21FFC" w:rsidR="00203557" w:rsidRPr="00B46565" w:rsidRDefault="00EA091D" w:rsidP="00203557">
            <w:pPr>
              <w:contextualSpacing/>
            </w:pPr>
            <w:r>
              <w:fldChar w:fldCharType="begin"/>
            </w:r>
            <w:r>
              <w:instrText>HYPERLINK "https://www.jrnorris.co.uk/strike.html"</w:instrText>
            </w:r>
            <w:ins w:id="2022" w:author="Andrew Instone-Cowie" w:date="2025-07-09T16:32:00Z" w16du:dateUtc="2025-07-09T15:32:00Z"/>
            <w:r>
              <w:fldChar w:fldCharType="separate"/>
            </w:r>
            <w:r>
              <w:rPr>
                <w:rStyle w:val="Hyperlink"/>
              </w:rPr>
              <w:t>https://www.jrnorris.co.uk/strike.html</w:t>
            </w:r>
            <w:r>
              <w:fldChar w:fldCharType="end"/>
            </w:r>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B4DAF" w:rsidRDefault="00203557" w:rsidP="00203557">
            <w:pPr>
              <w:contextualSpacing/>
            </w:pPr>
            <w:r w:rsidRPr="00BB4DAF">
              <w:t>Equations of Motion of a Free Bell and Clapper</w:t>
            </w:r>
          </w:p>
        </w:tc>
        <w:tc>
          <w:tcPr>
            <w:tcW w:w="8061" w:type="dxa"/>
          </w:tcPr>
          <w:p w14:paraId="51A716EA" w14:textId="37C4DAFB" w:rsidR="00203557" w:rsidRPr="00B46565" w:rsidRDefault="00203557" w:rsidP="00203557">
            <w:pPr>
              <w:contextualSpacing/>
            </w:pPr>
            <w:r>
              <w:fldChar w:fldCharType="begin"/>
            </w:r>
            <w:r>
              <w:instrText>HYPERLINK "https://www.cl.cam.ac.uk/~fhk1/Bells/equations.pdf"</w:instrText>
            </w:r>
            <w:ins w:id="2023" w:author="Andrew Instone-Cowie" w:date="2025-07-09T16:32:00Z" w16du:dateUtc="2025-07-09T15:32:00Z"/>
            <w:r>
              <w:fldChar w:fldCharType="separate"/>
            </w:r>
            <w:r>
              <w:rPr>
                <w:rStyle w:val="Hyperlink"/>
              </w:rPr>
              <w:t>https://www.cl.cam.ac.uk/~fhk1/Bells/equations.pdf</w:t>
            </w:r>
            <w:r>
              <w:fldChar w:fldCharType="end"/>
            </w:r>
          </w:p>
        </w:tc>
      </w:tr>
      <w:tr w:rsidR="00203557" w14:paraId="54FD4520" w14:textId="77777777" w:rsidTr="008D175F">
        <w:tc>
          <w:tcPr>
            <w:tcW w:w="14582" w:type="dxa"/>
            <w:gridSpan w:val="3"/>
          </w:tcPr>
          <w:p w14:paraId="79A89F89" w14:textId="77777777" w:rsidR="00203557" w:rsidRPr="00BB4DAF" w:rsidRDefault="00203557" w:rsidP="00203557">
            <w:pPr>
              <w:contextualSpacing/>
            </w:pPr>
            <w:r w:rsidRPr="00BB4DAF">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B4DAF" w:rsidRDefault="00203557" w:rsidP="00203557">
            <w:pPr>
              <w:contextualSpacing/>
            </w:pPr>
            <w:r w:rsidRPr="00BB4DAF">
              <w:t>Electronic Prototyping</w:t>
            </w:r>
          </w:p>
        </w:tc>
        <w:tc>
          <w:tcPr>
            <w:tcW w:w="8061" w:type="dxa"/>
          </w:tcPr>
          <w:p w14:paraId="45F3348A" w14:textId="3C749509" w:rsidR="00203557" w:rsidRPr="00B46565" w:rsidRDefault="00EA091D" w:rsidP="00203557">
            <w:pPr>
              <w:contextualSpacing/>
            </w:pPr>
            <w:r>
              <w:fldChar w:fldCharType="begin"/>
            </w:r>
            <w:r>
              <w:instrText>HYPERLINK "https://arduino.cc"</w:instrText>
            </w:r>
            <w:ins w:id="2024" w:author="Andrew Instone-Cowie" w:date="2025-07-09T16:32:00Z" w16du:dateUtc="2025-07-09T15:32:00Z"/>
            <w:r>
              <w:fldChar w:fldCharType="separate"/>
            </w:r>
            <w:r>
              <w:rPr>
                <w:rStyle w:val="Hyperlink"/>
              </w:rPr>
              <w:t>https://arduino.cc</w:t>
            </w:r>
            <w:r>
              <w:fldChar w:fldCharType="end"/>
            </w:r>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B4DAF" w:rsidRDefault="00203557" w:rsidP="00203557">
            <w:pPr>
              <w:contextualSpacing/>
            </w:pPr>
            <w:r w:rsidRPr="00BB4DAF">
              <w:t>Free Terminal Emulator</w:t>
            </w:r>
          </w:p>
        </w:tc>
        <w:tc>
          <w:tcPr>
            <w:tcW w:w="8061" w:type="dxa"/>
          </w:tcPr>
          <w:p w14:paraId="645D60B1" w14:textId="3FC5A2CD" w:rsidR="00203557" w:rsidRPr="00B46565" w:rsidRDefault="00203557" w:rsidP="00203557">
            <w:pPr>
              <w:contextualSpacing/>
            </w:pPr>
            <w:r>
              <w:fldChar w:fldCharType="begin"/>
            </w:r>
            <w:r>
              <w:instrText>HYPERLINK "https://www.chiark.greenend.org.uk/~sgtatham/putty/"</w:instrText>
            </w:r>
            <w:ins w:id="2025" w:author="Andrew Instone-Cowie" w:date="2025-07-09T16:32:00Z" w16du:dateUtc="2025-07-09T15:32:00Z"/>
            <w:r>
              <w:fldChar w:fldCharType="separate"/>
            </w:r>
            <w:r>
              <w:rPr>
                <w:rStyle w:val="Hyperlink"/>
              </w:rPr>
              <w:t>https://www.chiark.greenend.org.uk/~sgtatham/putty/</w:t>
            </w:r>
            <w:r>
              <w:fldChar w:fldCharType="end"/>
            </w:r>
            <w:r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B4DAF" w:rsidRDefault="00203557" w:rsidP="00203557">
            <w:pPr>
              <w:contextualSpacing/>
            </w:pPr>
            <w:r w:rsidRPr="00BB4DAF">
              <w:t>USB-Serial Adapter Drivers</w:t>
            </w:r>
          </w:p>
        </w:tc>
        <w:tc>
          <w:tcPr>
            <w:tcW w:w="8061" w:type="dxa"/>
          </w:tcPr>
          <w:p w14:paraId="7C1652BF" w14:textId="4936F80E" w:rsidR="00203557" w:rsidRPr="00B46565" w:rsidRDefault="00EA091D" w:rsidP="00203557">
            <w:pPr>
              <w:contextualSpacing/>
            </w:pPr>
            <w:r>
              <w:fldChar w:fldCharType="begin"/>
            </w:r>
            <w:r>
              <w:instrText>HYPERLINK "https://ftdichip.com/drivers/vcp-drivers/"</w:instrText>
            </w:r>
            <w:ins w:id="2026" w:author="Andrew Instone-Cowie" w:date="2025-07-09T16:32:00Z" w16du:dateUtc="2025-07-09T15:32:00Z"/>
            <w:r>
              <w:fldChar w:fldCharType="separate"/>
            </w:r>
            <w:r>
              <w:rPr>
                <w:rStyle w:val="Hyperlink"/>
              </w:rPr>
              <w:t>https://ftdichip.com/drivers/vcp-drivers/</w:t>
            </w:r>
            <w:r>
              <w:fldChar w:fldCharType="end"/>
            </w:r>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B4DAF" w:rsidRDefault="00203557" w:rsidP="00203557">
            <w:pPr>
              <w:contextualSpacing/>
            </w:pPr>
            <w:r w:rsidRPr="00BB4DAF">
              <w:t>USB-Serial Adapter Drivers</w:t>
            </w:r>
          </w:p>
        </w:tc>
        <w:tc>
          <w:tcPr>
            <w:tcW w:w="8061" w:type="dxa"/>
          </w:tcPr>
          <w:p w14:paraId="71332591" w14:textId="41189447" w:rsidR="00203557" w:rsidRPr="00B46565" w:rsidRDefault="00EA091D" w:rsidP="00203557">
            <w:pPr>
              <w:contextualSpacing/>
            </w:pPr>
            <w:r>
              <w:fldChar w:fldCharType="begin"/>
            </w:r>
            <w:r>
              <w:instrText>HYPERLINK "https://www.prolific.com.tw/US/index.aspx"</w:instrText>
            </w:r>
            <w:ins w:id="2027" w:author="Andrew Instone-Cowie" w:date="2025-07-09T16:32:00Z" w16du:dateUtc="2025-07-09T15:32:00Z"/>
            <w:r>
              <w:fldChar w:fldCharType="separate"/>
            </w:r>
            <w:r>
              <w:rPr>
                <w:rStyle w:val="Hyperlink"/>
              </w:rPr>
              <w:t>https://www.prolific.com.tw/US/index.aspx</w:t>
            </w:r>
            <w:r>
              <w:fldChar w:fldCharType="end"/>
            </w:r>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B4DAF" w:rsidRDefault="00203557" w:rsidP="00203557">
            <w:pPr>
              <w:contextualSpacing/>
            </w:pPr>
            <w:r w:rsidRPr="00BB4DAF">
              <w:t>Sound Editing Package</w:t>
            </w:r>
          </w:p>
        </w:tc>
        <w:tc>
          <w:tcPr>
            <w:tcW w:w="8061" w:type="dxa"/>
          </w:tcPr>
          <w:p w14:paraId="08AD183A" w14:textId="1D4D0FB5" w:rsidR="00203557" w:rsidRPr="00B46565" w:rsidRDefault="00203557" w:rsidP="00203557">
            <w:pPr>
              <w:contextualSpacing/>
            </w:pPr>
            <w:r>
              <w:fldChar w:fldCharType="begin"/>
            </w:r>
            <w:r>
              <w:instrText>HYPERLINK "https://www.audacityteam.org"</w:instrText>
            </w:r>
            <w:ins w:id="2028" w:author="Andrew Instone-Cowie" w:date="2025-07-09T16:32:00Z" w16du:dateUtc="2025-07-09T15:32:00Z"/>
            <w:r>
              <w:fldChar w:fldCharType="separate"/>
            </w:r>
            <w:r>
              <w:rPr>
                <w:rStyle w:val="Hyperlink"/>
              </w:rPr>
              <w:t>https://www.audacityteam.org</w:t>
            </w:r>
            <w:r>
              <w:fldChar w:fldCharType="end"/>
            </w:r>
            <w:r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2029" w:name="_Toc415420565"/>
      <w:bookmarkStart w:id="2030" w:name="_Toc472625839"/>
      <w:bookmarkStart w:id="2031" w:name="_Toc202970948"/>
      <w:r w:rsidRPr="00BB7932">
        <w:lastRenderedPageBreak/>
        <w:t>Appendix G: A Quarter Peal of Cambridge Surprise Minor</w:t>
      </w:r>
      <w:bookmarkEnd w:id="2029"/>
      <w:bookmarkEnd w:id="2030"/>
      <w:bookmarkEnd w:id="2031"/>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5E5A41F0" w:rsidR="00AF0947" w:rsidRDefault="00AF0947" w:rsidP="00AF0947">
      <w:pPr>
        <w:pStyle w:val="Caption"/>
        <w:jc w:val="center"/>
      </w:pPr>
      <w:bookmarkStart w:id="2032" w:name="_Toc415420625"/>
      <w:bookmarkStart w:id="2033" w:name="_Toc472625913"/>
      <w:bookmarkStart w:id="2034" w:name="_Toc202971310"/>
      <w:r>
        <w:t xml:space="preserve">Figure </w:t>
      </w:r>
      <w:r>
        <w:rPr>
          <w:noProof/>
        </w:rPr>
        <w:fldChar w:fldCharType="begin"/>
      </w:r>
      <w:r>
        <w:rPr>
          <w:noProof/>
        </w:rPr>
        <w:instrText xml:space="preserve"> SEQ Figure \* ARABIC </w:instrText>
      </w:r>
      <w:r>
        <w:rPr>
          <w:noProof/>
        </w:rPr>
        <w:fldChar w:fldCharType="separate"/>
      </w:r>
      <w:r w:rsidR="001B6112">
        <w:rPr>
          <w:noProof/>
        </w:rPr>
        <w:t>63</w:t>
      </w:r>
      <w:r>
        <w:rPr>
          <w:noProof/>
        </w:rPr>
        <w:fldChar w:fldCharType="end"/>
      </w:r>
      <w:r>
        <w:t xml:space="preserve"> – Quarter Peal Sensor Head Test Timings</w:t>
      </w:r>
      <w:bookmarkEnd w:id="2032"/>
      <w:bookmarkEnd w:id="2033"/>
      <w:bookmarkEnd w:id="2034"/>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2035" w:name="_Toc202970949"/>
      <w:r w:rsidRPr="00A35396">
        <w:lastRenderedPageBreak/>
        <w:t>Licensing &amp; Disclaimers</w:t>
      </w:r>
      <w:bookmarkEnd w:id="2035"/>
    </w:p>
    <w:p w14:paraId="214097D4" w14:textId="77777777" w:rsidR="002A68B0" w:rsidRDefault="002A68B0" w:rsidP="00BF6ECB">
      <w:pPr>
        <w:pStyle w:val="Heading2"/>
      </w:pPr>
      <w:bookmarkStart w:id="2036" w:name="_Toc202970950"/>
      <w:r>
        <w:t>Documentation</w:t>
      </w:r>
      <w:bookmarkEnd w:id="2036"/>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52"/>
      </w:r>
      <w:r w:rsidRPr="00DB2E7A">
        <w:t xml:space="preserve"> are released under the Creative Commons Attribution-ShareAlike 4.0 International License (CC BY-SA),</w:t>
      </w:r>
      <w:r w:rsidRPr="00DB2E7A">
        <w:rPr>
          <w:rStyle w:val="FootnoteReference"/>
        </w:rPr>
        <w:footnoteReference w:id="53"/>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2037" w:name="_Toc202970951"/>
      <w:r>
        <w:t>Software</w:t>
      </w:r>
      <w:bookmarkEnd w:id="2037"/>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54"/>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2038" w:name="_Toc202970952"/>
      <w:r>
        <w:lastRenderedPageBreak/>
        <w:t>Acknowledgements</w:t>
      </w:r>
      <w:bookmarkEnd w:id="2038"/>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FD2449E"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r w:rsidR="009F2C24">
        <w:t xml:space="preserve">Analog Devices (formerly </w:t>
      </w:r>
      <w:r w:rsidR="00487D80">
        <w:t>Maxim Integrated</w:t>
      </w:r>
      <w:r w:rsidR="006709BC">
        <w:t>, Inc</w:t>
      </w:r>
      <w:r w:rsidR="009F2C24">
        <w:t>)</w:t>
      </w:r>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CA844" w14:textId="77777777" w:rsidR="00A26860" w:rsidRDefault="00A26860" w:rsidP="00787764">
      <w:pPr>
        <w:spacing w:after="0" w:line="240" w:lineRule="auto"/>
      </w:pPr>
      <w:r>
        <w:separator/>
      </w:r>
    </w:p>
  </w:endnote>
  <w:endnote w:type="continuationSeparator" w:id="0">
    <w:p w14:paraId="4A3ED61A" w14:textId="77777777" w:rsidR="00A26860" w:rsidRDefault="00A26860"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C272B" w14:textId="77777777" w:rsidR="003747D2" w:rsidRDefault="003747D2"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EE121" w14:textId="77777777" w:rsidR="003747D2" w:rsidRDefault="003747D2"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A77DA" w14:textId="77777777" w:rsidR="003747D2" w:rsidRDefault="003747D2">
    <w:pPr>
      <w:pStyle w:val="Footer"/>
      <w:jc w:val="center"/>
    </w:pPr>
  </w:p>
  <w:p w14:paraId="04F4ABA8" w14:textId="77777777" w:rsidR="003747D2" w:rsidRDefault="003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03F6C" w14:textId="77777777" w:rsidR="00A26860" w:rsidRDefault="00A26860" w:rsidP="00787764">
      <w:pPr>
        <w:spacing w:after="0" w:line="240" w:lineRule="auto"/>
      </w:pPr>
      <w:r>
        <w:separator/>
      </w:r>
    </w:p>
  </w:footnote>
  <w:footnote w:type="continuationSeparator" w:id="0">
    <w:p w14:paraId="260EE53B" w14:textId="77777777" w:rsidR="00A26860" w:rsidRDefault="00A26860" w:rsidP="00787764">
      <w:pPr>
        <w:spacing w:after="0" w:line="240" w:lineRule="auto"/>
      </w:pPr>
      <w:r>
        <w:continuationSeparator/>
      </w:r>
    </w:p>
  </w:footnote>
  <w:footnote w:id="1">
    <w:p w14:paraId="1E1A473F" w14:textId="7024EA9F" w:rsidR="003747D2" w:rsidRDefault="003747D2">
      <w:pPr>
        <w:pStyle w:val="FootnoteText"/>
      </w:pPr>
      <w:r>
        <w:rPr>
          <w:rStyle w:val="FootnoteReference"/>
        </w:rPr>
        <w:footnoteRef/>
      </w:r>
      <w:r>
        <w:t xml:space="preserve"> </w:t>
      </w:r>
      <w:hyperlink r:id="rId1" w:history="1">
        <w:r w:rsidR="00E46144">
          <w:rPr>
            <w:rStyle w:val="Hyperlink"/>
          </w:rPr>
          <w:t>https://creativecommons.org/licenses/by-sa/4.0/</w:t>
        </w:r>
      </w:hyperlink>
      <w:r>
        <w:rPr>
          <w:i/>
        </w:rPr>
        <w:t xml:space="preserve"> </w:t>
      </w:r>
    </w:p>
  </w:footnote>
  <w:footnote w:id="2">
    <w:p w14:paraId="5EB5B90B" w14:textId="02036C70" w:rsidR="003747D2" w:rsidRDefault="003747D2" w:rsidP="004D7B39">
      <w:pPr>
        <w:pStyle w:val="FootnoteText"/>
      </w:pPr>
      <w:r>
        <w:rPr>
          <w:rStyle w:val="FootnoteReference"/>
        </w:rPr>
        <w:footnoteRef/>
      </w:r>
      <w:r>
        <w:t xml:space="preserve"> </w:t>
      </w:r>
      <w:hyperlink r:id="rId2" w:history="1">
        <w:r w:rsidR="00E46144">
          <w:rPr>
            <w:rStyle w:val="Hyperlink"/>
          </w:rPr>
          <w:t>https://www.abelsim.co.uk/</w:t>
        </w:r>
      </w:hyperlink>
      <w:r>
        <w:t xml:space="preserve"> </w:t>
      </w:r>
    </w:p>
  </w:footnote>
  <w:footnote w:id="3">
    <w:p w14:paraId="7C88D0DB" w14:textId="06840E09" w:rsidR="003747D2" w:rsidRDefault="003747D2" w:rsidP="004D7B39">
      <w:pPr>
        <w:pStyle w:val="FootnoteText"/>
      </w:pPr>
      <w:r>
        <w:rPr>
          <w:rStyle w:val="FootnoteReference"/>
        </w:rPr>
        <w:footnoteRef/>
      </w:r>
      <w:r>
        <w:t xml:space="preserve"> </w:t>
      </w:r>
      <w:hyperlink r:id="rId3" w:history="1">
        <w:r w:rsidR="00E46144">
          <w:rPr>
            <w:rStyle w:val="Hyperlink"/>
          </w:rPr>
          <w:t>https://www.beltower.co.uk/</w:t>
        </w:r>
      </w:hyperlink>
      <w:r>
        <w:t xml:space="preserve"> </w:t>
      </w:r>
    </w:p>
  </w:footnote>
  <w:footnote w:id="4">
    <w:p w14:paraId="27C1570C" w14:textId="2E54C6F0" w:rsidR="003747D2" w:rsidRDefault="003747D2" w:rsidP="004D7B39">
      <w:pPr>
        <w:pStyle w:val="FootnoteText"/>
      </w:pPr>
      <w:r>
        <w:rPr>
          <w:rStyle w:val="FootnoteReference"/>
        </w:rPr>
        <w:footnoteRef/>
      </w:r>
      <w:r>
        <w:t xml:space="preserve"> </w:t>
      </w:r>
      <w:hyperlink r:id="rId4" w:history="1">
        <w:r w:rsidR="00E46144">
          <w:rPr>
            <w:rStyle w:val="Hyperlink"/>
          </w:rPr>
          <w:t>https://www.belfryware.com/</w:t>
        </w:r>
      </w:hyperlink>
      <w:r>
        <w:t xml:space="preserve"> </w:t>
      </w:r>
    </w:p>
  </w:footnote>
  <w:footnote w:id="5">
    <w:p w14:paraId="5267FBED" w14:textId="17A1865C" w:rsidR="003747D2" w:rsidRDefault="003747D2">
      <w:pPr>
        <w:pStyle w:val="FootnoteText"/>
      </w:pPr>
      <w:r>
        <w:rPr>
          <w:rStyle w:val="FootnoteReference"/>
        </w:rPr>
        <w:footnoteRef/>
      </w:r>
      <w:r>
        <w:t xml:space="preserve"> </w:t>
      </w:r>
      <w:hyperlink r:id="rId5" w:history="1">
        <w:r w:rsidR="00E46144">
          <w:rPr>
            <w:rStyle w:val="Hyperlink"/>
          </w:rPr>
          <w:t>https://www.abelsim.co.uk/doc/tbellex2.htm</w:t>
        </w:r>
      </w:hyperlink>
      <w:r>
        <w:t xml:space="preserve"> </w:t>
      </w:r>
    </w:p>
  </w:footnote>
  <w:footnote w:id="6">
    <w:p w14:paraId="7A389AF2" w14:textId="77777777" w:rsidR="003747D2" w:rsidRDefault="003747D2">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3747D2" w:rsidRDefault="003747D2">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C982AAC" w14:textId="2AB68E53" w:rsidR="00E46144" w:rsidRDefault="00E46144">
      <w:pPr>
        <w:pStyle w:val="FootnoteText"/>
      </w:pPr>
      <w:r>
        <w:rPr>
          <w:rStyle w:val="FootnoteReference"/>
        </w:rPr>
        <w:footnoteRef/>
      </w:r>
      <w:r>
        <w:t xml:space="preserve"> The Belfree website is no longer active.</w:t>
      </w:r>
    </w:p>
  </w:footnote>
  <w:footnote w:id="9">
    <w:p w14:paraId="39F4F214" w14:textId="340C61BA" w:rsidR="003747D2" w:rsidRDefault="003747D2">
      <w:pPr>
        <w:pStyle w:val="FootnoteText"/>
      </w:pPr>
      <w:r>
        <w:rPr>
          <w:rStyle w:val="FootnoteReference"/>
        </w:rPr>
        <w:footnoteRef/>
      </w:r>
      <w:r>
        <w:t xml:space="preserve"> </w:t>
      </w:r>
      <w:hyperlink r:id="rId8" w:history="1">
        <w:r w:rsidR="00E46144">
          <w:rPr>
            <w:rStyle w:val="Hyperlink"/>
          </w:rPr>
          <w:t>http://www.bagleybells.co.uk/sensors/sensors.htm</w:t>
        </w:r>
      </w:hyperlink>
      <w:r>
        <w:t xml:space="preserve"> </w:t>
      </w:r>
    </w:p>
  </w:footnote>
  <w:footnote w:id="10">
    <w:p w14:paraId="04F7AA88" w14:textId="6A17370E" w:rsidR="003747D2" w:rsidRDefault="003747D2">
      <w:pPr>
        <w:pStyle w:val="FootnoteText"/>
      </w:pPr>
      <w:r>
        <w:rPr>
          <w:rStyle w:val="FootnoteReference"/>
        </w:rPr>
        <w:footnoteRef/>
      </w:r>
      <w:r>
        <w:t xml:space="preserve"> </w:t>
      </w:r>
      <w:hyperlink r:id="rId9" w:history="1">
        <w:r w:rsidR="00E46144">
          <w:rPr>
            <w:rStyle w:val="Hyperlink"/>
          </w:rPr>
          <w:t>https://www.abelsim.co.uk/doc/tbellex1.htm</w:t>
        </w:r>
      </w:hyperlink>
      <w:r>
        <w:t xml:space="preserve"> </w:t>
      </w:r>
    </w:p>
  </w:footnote>
  <w:footnote w:id="11">
    <w:p w14:paraId="2E25CDFF" w14:textId="5CC7C846" w:rsidR="003747D2" w:rsidRDefault="003747D2" w:rsidP="007A715D">
      <w:pPr>
        <w:pStyle w:val="FootnoteText"/>
      </w:pPr>
      <w:r>
        <w:rPr>
          <w:rStyle w:val="FootnoteReference"/>
        </w:rPr>
        <w:footnoteRef/>
      </w:r>
      <w:r>
        <w:t xml:space="preserve"> </w:t>
      </w:r>
      <w:hyperlink r:id="rId10" w:history="1">
        <w:r w:rsidR="00E46144">
          <w:rPr>
            <w:rStyle w:val="Hyperlink"/>
          </w:rPr>
          <w:t>https://www.jrnorris.co.uk/strike.html</w:t>
        </w:r>
      </w:hyperlink>
      <w:r>
        <w:t xml:space="preserve"> </w:t>
      </w:r>
    </w:p>
  </w:footnote>
  <w:footnote w:id="12">
    <w:p w14:paraId="58EB609E" w14:textId="4B401D1E" w:rsidR="003747D2" w:rsidRDefault="003747D2">
      <w:pPr>
        <w:pStyle w:val="FootnoteText"/>
      </w:pPr>
      <w:r>
        <w:rPr>
          <w:rStyle w:val="FootnoteReference"/>
        </w:rPr>
        <w:footnoteRef/>
      </w:r>
      <w:r>
        <w:t xml:space="preserve"> </w:t>
      </w:r>
      <w:hyperlink r:id="rId11" w:history="1">
        <w:r>
          <w:rPr>
            <w:rStyle w:val="Hyperlink"/>
          </w:rPr>
          <w:t>https://www.microchip.com/wwwproducts/en/atmega328p</w:t>
        </w:r>
      </w:hyperlink>
      <w:r>
        <w:t xml:space="preserve"> </w:t>
      </w:r>
    </w:p>
  </w:footnote>
  <w:footnote w:id="13">
    <w:p w14:paraId="511F5FA5" w14:textId="6012D39B" w:rsidR="003747D2" w:rsidRDefault="003747D2">
      <w:pPr>
        <w:pStyle w:val="FootnoteText"/>
      </w:pPr>
      <w:r>
        <w:rPr>
          <w:rStyle w:val="FootnoteReference"/>
        </w:rPr>
        <w:footnoteRef/>
      </w:r>
      <w:r>
        <w:t xml:space="preserve"> From Rev E onwards.</w:t>
      </w:r>
    </w:p>
  </w:footnote>
  <w:footnote w:id="14">
    <w:p w14:paraId="58E683B6" w14:textId="2E795725" w:rsidR="003747D2" w:rsidRDefault="003747D2" w:rsidP="009935F4">
      <w:pPr>
        <w:pStyle w:val="FootnoteText"/>
      </w:pPr>
      <w:r>
        <w:rPr>
          <w:rStyle w:val="FootnoteReference"/>
        </w:rPr>
        <w:footnoteRef/>
      </w:r>
      <w:r>
        <w:t xml:space="preserve"> </w:t>
      </w:r>
      <w:hyperlink r:id="rId12" w:history="1">
        <w:r w:rsidR="00CE5701">
          <w:rPr>
            <w:rStyle w:val="Hyperlink"/>
          </w:rPr>
          <w:t>https://www.analog.com/en/products/max233.html</w:t>
        </w:r>
      </w:hyperlink>
      <w:r>
        <w:t xml:space="preserve"> </w:t>
      </w:r>
    </w:p>
  </w:footnote>
  <w:footnote w:id="15">
    <w:p w14:paraId="1E57AFB1" w14:textId="77777777" w:rsidR="003747D2" w:rsidRDefault="003747D2">
      <w:pPr>
        <w:pStyle w:val="FootnoteText"/>
      </w:pPr>
      <w:r>
        <w:rPr>
          <w:rStyle w:val="FootnoteReference"/>
        </w:rPr>
        <w:footnoteRef/>
      </w:r>
      <w:r>
        <w:t xml:space="preserve"> Pin numbers as referenced in the Arduino programming environment.</w:t>
      </w:r>
    </w:p>
  </w:footnote>
  <w:footnote w:id="16">
    <w:p w14:paraId="24FBD339" w14:textId="3DB7B667" w:rsidR="003747D2" w:rsidRDefault="003747D2" w:rsidP="002B7C93">
      <w:r>
        <w:rPr>
          <w:rStyle w:val="FootnoteReference"/>
        </w:rPr>
        <w:footnoteRef/>
      </w:r>
      <w:r>
        <w:t xml:space="preserve"> </w:t>
      </w:r>
      <w:r w:rsidRPr="002B7C93">
        <w:rPr>
          <w:sz w:val="20"/>
          <w:szCs w:val="20"/>
        </w:rPr>
        <w:t xml:space="preserve">Fuse tutorial: </w:t>
      </w:r>
      <w:hyperlink r:id="rId13" w:history="1">
        <w:r w:rsidR="00CE5701">
          <w:rPr>
            <w:rStyle w:val="Hyperlink"/>
            <w:sz w:val="20"/>
            <w:szCs w:val="20"/>
          </w:rPr>
          <w:t>https://www.martyncurrey.com/arduino-atmega-328p-fuse-settings/</w:t>
        </w:r>
      </w:hyperlink>
    </w:p>
  </w:footnote>
  <w:footnote w:id="17">
    <w:p w14:paraId="7825C577" w14:textId="77777777" w:rsidR="003747D2" w:rsidRDefault="003747D2" w:rsidP="00D354F3">
      <w:pPr>
        <w:pStyle w:val="FootnoteText"/>
      </w:pPr>
      <w:r>
        <w:rPr>
          <w:rStyle w:val="FootnoteReference"/>
        </w:rPr>
        <w:footnoteRef/>
      </w:r>
      <w:r>
        <w:t xml:space="preserve"> </w:t>
      </w:r>
      <w:hyperlink r:id="rId14" w:history="1">
        <w:r w:rsidRPr="007305A7">
          <w:rPr>
            <w:rStyle w:val="Hyperlink"/>
          </w:rPr>
          <w:t>https://www.macinstallations.com/cat-5-cabling-explained/</w:t>
        </w:r>
      </w:hyperlink>
      <w:r>
        <w:t xml:space="preserve"> </w:t>
      </w:r>
    </w:p>
  </w:footnote>
  <w:footnote w:id="18">
    <w:p w14:paraId="7CD7D2B7" w14:textId="77777777" w:rsidR="003747D2" w:rsidRDefault="003747D2">
      <w:pPr>
        <w:pStyle w:val="FootnoteText"/>
      </w:pPr>
      <w:r>
        <w:rPr>
          <w:rStyle w:val="FootnoteReference"/>
        </w:rPr>
        <w:footnoteRef/>
      </w:r>
      <w:r>
        <w:t xml:space="preserve"> Assuming the minimum required input voltage of 7V at the voltage regulator.</w:t>
      </w:r>
    </w:p>
  </w:footnote>
  <w:footnote w:id="19">
    <w:p w14:paraId="03EB5C71" w14:textId="6158C5FA" w:rsidR="003747D2" w:rsidRDefault="003747D2">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3747D2" w:rsidRDefault="003747D2" w:rsidP="00202DC6">
      <w:pPr>
        <w:pStyle w:val="FootnoteText"/>
      </w:pPr>
      <w:r>
        <w:rPr>
          <w:rStyle w:val="FootnoteReference"/>
        </w:rPr>
        <w:footnoteRef/>
      </w:r>
      <w:r>
        <w:t xml:space="preserve"> Pin names as defined in the MAX3323 data sheet.</w:t>
      </w:r>
    </w:p>
  </w:footnote>
  <w:footnote w:id="21">
    <w:p w14:paraId="33E23256" w14:textId="77777777" w:rsidR="003747D2" w:rsidRDefault="003747D2"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39DD27CC" w14:textId="1ADD5914" w:rsidR="003747D2" w:rsidRDefault="003747D2" w:rsidP="003A01F6">
      <w:pPr>
        <w:pStyle w:val="FootnoteText"/>
      </w:pPr>
      <w:r>
        <w:rPr>
          <w:rStyle w:val="FootnoteReference"/>
        </w:rPr>
        <w:footnoteRef/>
      </w:r>
      <w:r>
        <w:t xml:space="preserve"> </w:t>
      </w:r>
      <w:hyperlink r:id="rId15" w:history="1">
        <w:r w:rsidRPr="003374DB">
          <w:rPr>
            <w:rStyle w:val="Hyperlink"/>
          </w:rPr>
          <w:t>https://www.ti.com/lit/gpn/LM340</w:t>
        </w:r>
      </w:hyperlink>
    </w:p>
  </w:footnote>
  <w:footnote w:id="23">
    <w:p w14:paraId="38352ECA" w14:textId="1ABB3498" w:rsidR="003747D2" w:rsidRDefault="003747D2">
      <w:pPr>
        <w:pStyle w:val="FootnoteText"/>
      </w:pPr>
      <w:r>
        <w:rPr>
          <w:rStyle w:val="FootnoteReference"/>
        </w:rPr>
        <w:footnoteRef/>
      </w:r>
      <w:r>
        <w:t xml:space="preserve"> </w:t>
      </w:r>
      <w:hyperlink r:id="rId16" w:history="1">
        <w:r w:rsidRPr="003374DB">
          <w:rPr>
            <w:rStyle w:val="Hyperlink"/>
          </w:rPr>
          <w:t>https://www.tracopower.com/sites/default/files/products/datasheets/tsr1_datasheet.pdf</w:t>
        </w:r>
      </w:hyperlink>
      <w:r>
        <w:t xml:space="preserve"> </w:t>
      </w:r>
    </w:p>
  </w:footnote>
  <w:footnote w:id="24">
    <w:p w14:paraId="314D9FE2" w14:textId="4667012C" w:rsidR="003747D2" w:rsidRDefault="003747D2">
      <w:pPr>
        <w:pStyle w:val="FootnoteText"/>
      </w:pPr>
      <w:r>
        <w:rPr>
          <w:rStyle w:val="FootnoteReference"/>
        </w:rPr>
        <w:footnoteRef/>
      </w:r>
      <w:r>
        <w:t xml:space="preserve"> </w:t>
      </w:r>
      <w:hyperlink r:id="rId17" w:history="1">
        <w:r w:rsidRPr="003374DB">
          <w:rPr>
            <w:rStyle w:val="Hyperlink"/>
          </w:rPr>
          <w:t>https://www.vishay.com/docs/88503/1n4001.pdf</w:t>
        </w:r>
      </w:hyperlink>
      <w:r>
        <w:t xml:space="preserve"> </w:t>
      </w:r>
    </w:p>
  </w:footnote>
  <w:footnote w:id="25">
    <w:p w14:paraId="62E7A59F" w14:textId="75B217FF" w:rsidR="003747D2" w:rsidRDefault="003747D2">
      <w:pPr>
        <w:pStyle w:val="FootnoteText"/>
      </w:pPr>
      <w:r>
        <w:rPr>
          <w:rStyle w:val="FootnoteReference"/>
        </w:rPr>
        <w:footnoteRef/>
      </w:r>
      <w:r>
        <w:t xml:space="preserve"> </w:t>
      </w:r>
      <w:hyperlink r:id="rId18" w:history="1">
        <w:r w:rsidRPr="00670CDE">
          <w:rPr>
            <w:rStyle w:val="Hyperlink"/>
          </w:rPr>
          <w:t>https://www.littelfuse.com/~/media/electronics/datasheets/tvs_diodes/littelfuse_tvs_diode_sa_datasheet.pdf.pdf</w:t>
        </w:r>
      </w:hyperlink>
      <w:r>
        <w:t xml:space="preserve"> </w:t>
      </w:r>
    </w:p>
  </w:footnote>
  <w:footnote w:id="26">
    <w:p w14:paraId="2D7F8B8B" w14:textId="4BDD684E" w:rsidR="003747D2" w:rsidRDefault="003747D2">
      <w:pPr>
        <w:pStyle w:val="FootnoteText"/>
      </w:pPr>
      <w:r>
        <w:rPr>
          <w:rStyle w:val="FootnoteReference"/>
        </w:rPr>
        <w:footnoteRef/>
      </w:r>
      <w:r>
        <w:t xml:space="preserve"> From the data sheet, © 2020 Litt</w:t>
      </w:r>
      <w:r w:rsidR="00CE5701">
        <w:t>el</w:t>
      </w:r>
      <w:r>
        <w:t>fuse, reproduced under fair use.</w:t>
      </w:r>
    </w:p>
  </w:footnote>
  <w:footnote w:id="27">
    <w:p w14:paraId="6824B640" w14:textId="2BAE6634" w:rsidR="003747D2" w:rsidRDefault="003747D2">
      <w:pPr>
        <w:pStyle w:val="FootnoteText"/>
      </w:pPr>
      <w:r>
        <w:rPr>
          <w:rStyle w:val="FootnoteReference"/>
        </w:rPr>
        <w:footnoteRef/>
      </w:r>
      <w:r>
        <w:t xml:space="preserve"> “up to” because the suggested power supply is 9V or 12V depending on the installation.</w:t>
      </w:r>
    </w:p>
  </w:footnote>
  <w:footnote w:id="28">
    <w:p w14:paraId="41BF5036" w14:textId="179CADCD" w:rsidR="003747D2" w:rsidRDefault="003747D2">
      <w:pPr>
        <w:pStyle w:val="FootnoteText"/>
      </w:pPr>
      <w:r>
        <w:rPr>
          <w:rStyle w:val="FootnoteReference"/>
        </w:rPr>
        <w:footnoteRef/>
      </w:r>
      <w:r>
        <w:t xml:space="preserve"> For introductions to RS-232, see the following: </w:t>
      </w:r>
      <w:hyperlink r:id="rId19" w:history="1">
        <w:r w:rsidR="00CE5701">
          <w:rPr>
            <w:rStyle w:val="Hyperlink"/>
          </w:rPr>
          <w:t>https://www.analog.com/en/resources/technical-articles/fundamentals-of-rs232-serial-communications.html</w:t>
        </w:r>
      </w:hyperlink>
      <w:r>
        <w:t xml:space="preserve">, </w:t>
      </w:r>
      <w:hyperlink r:id="rId20" w:history="1">
        <w:r w:rsidRPr="00670CDE">
          <w:rPr>
            <w:rStyle w:val="Hyperlink"/>
          </w:rPr>
          <w:t>https://www.arcelect.com/rs232.htm</w:t>
        </w:r>
      </w:hyperlink>
      <w:r>
        <w:t xml:space="preserve"> </w:t>
      </w:r>
    </w:p>
  </w:footnote>
  <w:footnote w:id="29">
    <w:p w14:paraId="5C9ECE5C" w14:textId="3ADA4A88" w:rsidR="003747D2" w:rsidRDefault="003747D2">
      <w:pPr>
        <w:pStyle w:val="FootnoteText"/>
      </w:pPr>
      <w:r>
        <w:rPr>
          <w:rStyle w:val="FootnoteReference"/>
        </w:rPr>
        <w:footnoteRef/>
      </w:r>
      <w:r>
        <w:t xml:space="preserve"> See INPUT_PULLUP in the Simulator Interface firmware code, for example.</w:t>
      </w:r>
    </w:p>
  </w:footnote>
  <w:footnote w:id="30">
    <w:p w14:paraId="264C12A5" w14:textId="33D278BF" w:rsidR="003747D2" w:rsidRDefault="003747D2" w:rsidP="003E0A23">
      <w:pPr>
        <w:pStyle w:val="FootnoteText"/>
      </w:pPr>
      <w:r>
        <w:rPr>
          <w:rStyle w:val="FootnoteReference"/>
        </w:rPr>
        <w:footnoteRef/>
      </w:r>
      <w:r>
        <w:t xml:space="preserve"> As there </w:t>
      </w:r>
      <w:r w:rsidR="009A0960">
        <w:t>is</w:t>
      </w:r>
      <w:r>
        <w:t xml:space="preserve"> from Interface Module Revision D onwards.</w:t>
      </w:r>
    </w:p>
  </w:footnote>
  <w:footnote w:id="31">
    <w:p w14:paraId="4F741769" w14:textId="77777777" w:rsidR="003747D2" w:rsidRDefault="003747D2" w:rsidP="003E0A23">
      <w:pPr>
        <w:pStyle w:val="FootnoteText"/>
      </w:pPr>
      <w:r>
        <w:rPr>
          <w:rStyle w:val="FootnoteReference"/>
        </w:rPr>
        <w:footnoteRef/>
      </w:r>
      <w:r>
        <w:t xml:space="preserve"> See the Second PC Module and Basic Serial Splitter Module connectors below.</w:t>
      </w:r>
    </w:p>
  </w:footnote>
  <w:footnote w:id="32">
    <w:p w14:paraId="33B2FE52" w14:textId="77777777" w:rsidR="003747D2" w:rsidRDefault="003747D2" w:rsidP="003E0A23">
      <w:pPr>
        <w:pStyle w:val="FootnoteText"/>
      </w:pPr>
      <w:r>
        <w:rPr>
          <w:rStyle w:val="FootnoteReference"/>
        </w:rPr>
        <w:footnoteRef/>
      </w:r>
      <w:r>
        <w:t xml:space="preserve"> For example, the Second PC Module.</w:t>
      </w:r>
    </w:p>
  </w:footnote>
  <w:footnote w:id="33">
    <w:p w14:paraId="759DB5C1" w14:textId="199C70C4" w:rsidR="003747D2" w:rsidRDefault="003747D2">
      <w:pPr>
        <w:pStyle w:val="FootnoteText"/>
      </w:pPr>
      <w:r>
        <w:rPr>
          <w:rStyle w:val="FootnoteReference"/>
        </w:rPr>
        <w:footnoteRef/>
      </w:r>
      <w:r>
        <w:t xml:space="preserve"> For example, the Basic Serial Splitter.</w:t>
      </w:r>
    </w:p>
  </w:footnote>
  <w:footnote w:id="34">
    <w:p w14:paraId="22BE1005" w14:textId="4DA1A880" w:rsidR="003747D2" w:rsidRDefault="003747D2">
      <w:pPr>
        <w:pStyle w:val="FootnoteText"/>
      </w:pPr>
      <w:r>
        <w:rPr>
          <w:rStyle w:val="FootnoteReference"/>
        </w:rPr>
        <w:footnoteRef/>
      </w:r>
      <w:r>
        <w:t xml:space="preserve"> i.e. wired pin 1 to pin 1, pin 2 to pin 2, pin 3 to pin 3, and so on.</w:t>
      </w:r>
    </w:p>
  </w:footnote>
  <w:footnote w:id="35">
    <w:p w14:paraId="6CD93D99" w14:textId="7888F1DE" w:rsidR="00237709" w:rsidRDefault="00237709" w:rsidP="00237709">
      <w:pPr>
        <w:pStyle w:val="FootnoteText"/>
      </w:pPr>
      <w:r>
        <w:rPr>
          <w:rStyle w:val="FootnoteReference"/>
        </w:rPr>
        <w:footnoteRef/>
      </w:r>
      <w:r>
        <w:t xml:space="preserve"> Just to add to the confusion, the Pin 2 RX and Pin 3 TX pin functions are swapped over on 25-pin (DB25) RS-232 connectors.</w:t>
      </w:r>
    </w:p>
  </w:footnote>
  <w:footnote w:id="36">
    <w:p w14:paraId="10AFC838" w14:textId="76D270D9" w:rsidR="003747D2" w:rsidRDefault="003747D2">
      <w:pPr>
        <w:pStyle w:val="FootnoteText"/>
      </w:pPr>
      <w:r>
        <w:rPr>
          <w:rStyle w:val="FootnoteReference"/>
        </w:rPr>
        <w:footnoteRef/>
      </w:r>
      <w:r>
        <w:t xml:space="preserve"> Refer to the links to introductions to RS-232 given previously.</w:t>
      </w:r>
    </w:p>
  </w:footnote>
  <w:footnote w:id="37">
    <w:p w14:paraId="35D5D1D1" w14:textId="77777777" w:rsidR="003747D2" w:rsidRDefault="003747D2" w:rsidP="00AF0947">
      <w:pPr>
        <w:pStyle w:val="FootnoteText"/>
      </w:pPr>
      <w:r>
        <w:rPr>
          <w:rStyle w:val="FootnoteReference"/>
        </w:rPr>
        <w:footnoteRef/>
      </w:r>
      <w:r>
        <w:t xml:space="preserve"> The Debug Mask is saved to EEPROM if the Save Settings CLI command (“S”) is invoked when Debug Mode is active.</w:t>
      </w:r>
    </w:p>
  </w:footnote>
  <w:footnote w:id="38">
    <w:p w14:paraId="34BB3923" w14:textId="69218A77" w:rsidR="009367AD" w:rsidRDefault="009367AD">
      <w:pPr>
        <w:pStyle w:val="FootnoteText"/>
      </w:pPr>
      <w:r>
        <w:rPr>
          <w:rStyle w:val="FootnoteReference"/>
        </w:rPr>
        <w:footnoteRef/>
      </w:r>
      <w:r>
        <w:t xml:space="preserve"> Contact the project for guidance on the adjustments required to install firmware on the ATmega168P microcontroller.</w:t>
      </w:r>
    </w:p>
  </w:footnote>
  <w:footnote w:id="39">
    <w:p w14:paraId="66DF18C3" w14:textId="7900D835" w:rsidR="003747D2" w:rsidRDefault="003747D2" w:rsidP="00AF0947">
      <w:pPr>
        <w:pStyle w:val="FootnoteText"/>
      </w:pPr>
      <w:r>
        <w:rPr>
          <w:rStyle w:val="FootnoteReference"/>
        </w:rPr>
        <w:footnoteRef/>
      </w:r>
      <w:r>
        <w:t xml:space="preserve"> </w:t>
      </w:r>
      <w:hyperlink r:id="rId21" w:history="1">
        <w:r w:rsidR="00CE5701">
          <w:rPr>
            <w:rStyle w:val="Hyperlink"/>
          </w:rPr>
          <w:t>https://blog.arduino.cc/2011/10/04/arduino-1-0/</w:t>
        </w:r>
      </w:hyperlink>
      <w:r>
        <w:t xml:space="preserve"> </w:t>
      </w:r>
    </w:p>
  </w:footnote>
  <w:footnote w:id="40">
    <w:p w14:paraId="17C5E8E1" w14:textId="2107EE28" w:rsidR="003747D2" w:rsidRDefault="003747D2" w:rsidP="00AF0947">
      <w:pPr>
        <w:pStyle w:val="FootnoteText"/>
      </w:pPr>
      <w:r>
        <w:rPr>
          <w:rStyle w:val="FootnoteReference"/>
        </w:rPr>
        <w:footnoteRef/>
      </w:r>
      <w:r>
        <w:t xml:space="preserve"> </w:t>
      </w:r>
      <w:hyperlink r:id="rId22" w:history="1">
        <w:r w:rsidR="00CE5701">
          <w:rPr>
            <w:rStyle w:val="Hyperlink"/>
          </w:rPr>
          <w:t>https://www.cl.cam.ac.uk/~fhk1/Bells/equations.pdf</w:t>
        </w:r>
      </w:hyperlink>
      <w:r>
        <w:t xml:space="preserve"> </w:t>
      </w:r>
    </w:p>
  </w:footnote>
  <w:footnote w:id="41">
    <w:p w14:paraId="6BAF6FA3" w14:textId="020EDA35" w:rsidR="003747D2" w:rsidRPr="00E52137" w:rsidRDefault="003747D2">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42">
    <w:p w14:paraId="5670342F" w14:textId="6BE0E7C9" w:rsidR="003747D2" w:rsidRDefault="003747D2">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43">
    <w:p w14:paraId="03064D89" w14:textId="05A01B04" w:rsidR="009F2C24" w:rsidRDefault="009F2C24">
      <w:pPr>
        <w:pStyle w:val="FootnoteText"/>
      </w:pPr>
      <w:r>
        <w:rPr>
          <w:rStyle w:val="FootnoteReference"/>
        </w:rPr>
        <w:footnoteRef/>
      </w:r>
      <w:r>
        <w:t xml:space="preserve"> PortMon is not available for 64-bit systems.</w:t>
      </w:r>
    </w:p>
  </w:footnote>
  <w:footnote w:id="44">
    <w:p w14:paraId="6C68FE43" w14:textId="77777777" w:rsidR="003747D2" w:rsidRDefault="003747D2" w:rsidP="006E2D44">
      <w:pPr>
        <w:pStyle w:val="FootnoteText"/>
      </w:pPr>
      <w:r>
        <w:rPr>
          <w:rStyle w:val="FootnoteReference"/>
        </w:rPr>
        <w:footnoteRef/>
      </w:r>
      <w:r>
        <w:t xml:space="preserve"> 3.1b is the minimum version of Virtual Belfry required for proper handling of interfaces of this type.</w:t>
      </w:r>
    </w:p>
  </w:footnote>
  <w:footnote w:id="45">
    <w:p w14:paraId="094DD276" w14:textId="05AED3DE" w:rsidR="003747D2" w:rsidRDefault="003747D2" w:rsidP="00AF0947">
      <w:pPr>
        <w:pStyle w:val="FootnoteText"/>
      </w:pPr>
      <w:r>
        <w:rPr>
          <w:rStyle w:val="FootnoteReference"/>
        </w:rPr>
        <w:footnoteRef/>
      </w:r>
      <w:r>
        <w:t xml:space="preserve"> </w:t>
      </w:r>
      <w:hyperlink r:id="rId23" w:history="1">
        <w:r w:rsidR="00EA091D">
          <w:rPr>
            <w:rStyle w:val="Hyperlink"/>
          </w:rPr>
          <w:t>https://www.prolific.com.tw/US/index.aspx</w:t>
        </w:r>
      </w:hyperlink>
      <w:r>
        <w:t xml:space="preserve"> </w:t>
      </w:r>
    </w:p>
  </w:footnote>
  <w:footnote w:id="46">
    <w:p w14:paraId="098FB364" w14:textId="15D0BA02" w:rsidR="003747D2" w:rsidRDefault="003747D2" w:rsidP="00AF0947">
      <w:pPr>
        <w:pStyle w:val="FootnoteText"/>
      </w:pPr>
      <w:r>
        <w:rPr>
          <w:rStyle w:val="FootnoteReference"/>
        </w:rPr>
        <w:footnoteRef/>
      </w:r>
      <w:r>
        <w:t xml:space="preserve"> </w:t>
      </w:r>
      <w:hyperlink r:id="rId24" w:history="1">
        <w:r w:rsidR="009F2C24">
          <w:rPr>
            <w:rStyle w:val="Hyperlink"/>
          </w:rPr>
          <w:t>https://ftdichip.com/drivers/vcp-drivers/</w:t>
        </w:r>
      </w:hyperlink>
      <w:r>
        <w:t xml:space="preserve"> </w:t>
      </w:r>
    </w:p>
  </w:footnote>
  <w:footnote w:id="47">
    <w:p w14:paraId="68E1B17B" w14:textId="5C04B1F1" w:rsidR="003747D2" w:rsidRDefault="003747D2" w:rsidP="00AF0947">
      <w:pPr>
        <w:pStyle w:val="FootnoteText"/>
      </w:pPr>
      <w:r>
        <w:rPr>
          <w:rStyle w:val="FootnoteReference"/>
        </w:rPr>
        <w:footnoteRef/>
      </w:r>
      <w:r>
        <w:t xml:space="preserve"> Abel: COM1 – 8. Beltower: COM1 – </w:t>
      </w:r>
      <w:r w:rsidR="009F2C24">
        <w:t>32</w:t>
      </w:r>
      <w:r>
        <w:t xml:space="preserve"> (</w:t>
      </w:r>
      <w:r w:rsidR="009F2C24">
        <w:t xml:space="preserve">8 prior to </w:t>
      </w:r>
      <w:r>
        <w:t>Beltower 2016).</w:t>
      </w:r>
    </w:p>
  </w:footnote>
  <w:footnote w:id="48">
    <w:p w14:paraId="3562B7B1" w14:textId="77777777" w:rsidR="003747D2" w:rsidRDefault="003747D2" w:rsidP="00AF0947">
      <w:pPr>
        <w:pStyle w:val="FootnoteText"/>
      </w:pPr>
      <w:r>
        <w:rPr>
          <w:rStyle w:val="FootnoteReference"/>
        </w:rPr>
        <w:footnoteRef/>
      </w:r>
      <w:r>
        <w:t xml:space="preserve"> Virtual Belfry does not have this requirement. </w:t>
      </w:r>
    </w:p>
  </w:footnote>
  <w:footnote w:id="49">
    <w:p w14:paraId="76ACDA33" w14:textId="34D8060C" w:rsidR="003F2CC0" w:rsidRDefault="003F2CC0" w:rsidP="00004B06">
      <w:r>
        <w:rPr>
          <w:rStyle w:val="FootnoteReference"/>
        </w:rPr>
        <w:footnoteRef/>
      </w:r>
      <w:r>
        <w:t xml:space="preserve"> The adapter may also be used to connect Type 1 sensors to a Type 2 interface, although this is not described in this guide.</w:t>
      </w:r>
    </w:p>
  </w:footnote>
  <w:footnote w:id="50">
    <w:p w14:paraId="149373B9" w14:textId="06DBEDDA" w:rsidR="00A67EB0" w:rsidRDefault="00A67EB0">
      <w:pPr>
        <w:pStyle w:val="FootnoteText"/>
      </w:pPr>
      <w:r>
        <w:rPr>
          <w:rStyle w:val="FootnoteReference"/>
        </w:rPr>
        <w:footnoteRef/>
      </w:r>
      <w:r>
        <w:t xml:space="preserve"> As used on the Power Module PCB</w:t>
      </w:r>
    </w:p>
  </w:footnote>
  <w:footnote w:id="51">
    <w:p w14:paraId="2F84C8C4" w14:textId="77777777" w:rsidR="003747D2" w:rsidRDefault="003747D2" w:rsidP="00AF0947">
      <w:pPr>
        <w:pStyle w:val="FootnoteText"/>
      </w:pPr>
      <w:r>
        <w:rPr>
          <w:rStyle w:val="FootnoteReference"/>
        </w:rPr>
        <w:footnoteRef/>
      </w:r>
      <w:r>
        <w:t xml:space="preserve"> Including the cover bell, if any.</w:t>
      </w:r>
    </w:p>
  </w:footnote>
  <w:footnote w:id="52">
    <w:p w14:paraId="562D8DD2" w14:textId="4FA981BB" w:rsidR="003747D2" w:rsidRDefault="003747D2" w:rsidP="00EE121F">
      <w:pPr>
        <w:pStyle w:val="FootnoteText"/>
        <w:ind w:left="720" w:hanging="720"/>
      </w:pPr>
      <w:r>
        <w:rPr>
          <w:rStyle w:val="FootnoteReference"/>
        </w:rPr>
        <w:footnoteRef/>
      </w:r>
      <w:r>
        <w:t xml:space="preserve"> </w:t>
      </w:r>
      <w:hyperlink r:id="rId25" w:history="1">
        <w:r w:rsidR="009F2C24">
          <w:rPr>
            <w:rStyle w:val="Hyperlink"/>
          </w:rPr>
          <w:t>https://www.simulators.org.uk</w:t>
        </w:r>
      </w:hyperlink>
      <w:r>
        <w:t xml:space="preserve"> </w:t>
      </w:r>
    </w:p>
  </w:footnote>
  <w:footnote w:id="53">
    <w:p w14:paraId="2CA69086" w14:textId="6A365CB0" w:rsidR="003747D2" w:rsidRDefault="003747D2" w:rsidP="002A68B0">
      <w:pPr>
        <w:pStyle w:val="FootnoteText"/>
      </w:pPr>
      <w:r>
        <w:rPr>
          <w:rStyle w:val="FootnoteReference"/>
        </w:rPr>
        <w:footnoteRef/>
      </w:r>
      <w:r>
        <w:t xml:space="preserve"> </w:t>
      </w:r>
      <w:hyperlink r:id="rId26" w:history="1">
        <w:r w:rsidR="009F2C24">
          <w:rPr>
            <w:rStyle w:val="Hyperlink"/>
          </w:rPr>
          <w:t>https://creativecommons.org/licenses/by-sa/4.0/</w:t>
        </w:r>
      </w:hyperlink>
      <w:r>
        <w:rPr>
          <w:i/>
        </w:rPr>
        <w:t xml:space="preserve"> </w:t>
      </w:r>
    </w:p>
  </w:footnote>
  <w:footnote w:id="54">
    <w:p w14:paraId="0D03395A" w14:textId="6FDA7ADC" w:rsidR="003747D2" w:rsidRDefault="003747D2" w:rsidP="002A68B0">
      <w:pPr>
        <w:pStyle w:val="FootnoteText"/>
      </w:pPr>
      <w:r>
        <w:rPr>
          <w:rStyle w:val="FootnoteReference"/>
        </w:rPr>
        <w:footnoteRef/>
      </w:r>
      <w:r>
        <w:t xml:space="preserve"> </w:t>
      </w:r>
      <w:hyperlink r:id="rId27" w:history="1">
        <w:r w:rsidR="009F2C24">
          <w:rPr>
            <w:rStyle w:val="Hyperlink"/>
          </w:rPr>
          <w:t>https://www.gnu.org/licenses/gpl-3.0.en.html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F1FE5" w14:textId="5BDD1478" w:rsidR="003747D2" w:rsidRDefault="003747D2" w:rsidP="008D175F">
    <w:pPr>
      <w:pStyle w:val="Header"/>
    </w:pPr>
    <w:r>
      <w:t>Type 2 Simulator – Technical Reference Guide 1.</w:t>
    </w:r>
    <w:ins w:id="1935" w:author="Andrew Instone-Cowie" w:date="2025-06-23T16:40:00Z" w16du:dateUtc="2025-06-23T15:40:00Z">
      <w:r w:rsidR="004D15BE">
        <w:t>8</w:t>
      </w:r>
    </w:ins>
    <w:del w:id="1936" w:author="Andrew Instone-Cowie" w:date="2025-06-23T16:40:00Z" w16du:dateUtc="2025-06-23T15:40:00Z">
      <w:r w:rsidR="0003090A" w:rsidDel="004D15BE">
        <w:delText>7</w:delText>
      </w:r>
    </w:del>
  </w:p>
  <w:p w14:paraId="3B075B99" w14:textId="77777777" w:rsidR="003747D2" w:rsidRPr="007D2792" w:rsidRDefault="003747D2"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4180D" w14:textId="0F5BE74D" w:rsidR="003747D2" w:rsidRDefault="003747D2" w:rsidP="008D175F">
    <w:pPr>
      <w:pStyle w:val="Header"/>
      <w:jc w:val="right"/>
    </w:pPr>
    <w:bookmarkStart w:id="1937" w:name="_Hlk28337430"/>
    <w:r>
      <w:t>Type 2 Simulator – Technical Reference Guide 1.</w:t>
    </w:r>
    <w:del w:id="1938" w:author="Andrew Instone-Cowie" w:date="2025-06-23T16:40:00Z" w16du:dateUtc="2025-06-23T15:40:00Z">
      <w:r w:rsidR="0003090A" w:rsidDel="004D15BE">
        <w:delText>7</w:delText>
      </w:r>
    </w:del>
    <w:ins w:id="1939" w:author="Andrew Instone-Cowie" w:date="2025-06-23T16:40:00Z" w16du:dateUtc="2025-06-23T15:40:00Z">
      <w:r w:rsidR="004D15BE">
        <w:t>8</w:t>
      </w:r>
    </w:ins>
  </w:p>
  <w:bookmarkEnd w:id="1937"/>
  <w:p w14:paraId="308B8FE1" w14:textId="77777777" w:rsidR="003747D2" w:rsidRPr="007D2792" w:rsidRDefault="003747D2" w:rsidP="008D17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52882" w14:textId="77777777" w:rsidR="00BE024C" w:rsidRDefault="00BE0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9622CC"/>
    <w:multiLevelType w:val="hybridMultilevel"/>
    <w:tmpl w:val="62549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3021D"/>
    <w:multiLevelType w:val="hybridMultilevel"/>
    <w:tmpl w:val="61E2A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75E6F"/>
    <w:multiLevelType w:val="hybridMultilevel"/>
    <w:tmpl w:val="2F02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740F1"/>
    <w:multiLevelType w:val="hybridMultilevel"/>
    <w:tmpl w:val="45E60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7918C9"/>
    <w:multiLevelType w:val="hybridMultilevel"/>
    <w:tmpl w:val="073E3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BB3453"/>
    <w:multiLevelType w:val="hybridMultilevel"/>
    <w:tmpl w:val="13F60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4382559">
    <w:abstractNumId w:val="2"/>
  </w:num>
  <w:num w:numId="2" w16cid:durableId="1686051394">
    <w:abstractNumId w:val="53"/>
  </w:num>
  <w:num w:numId="3" w16cid:durableId="873812542">
    <w:abstractNumId w:val="44"/>
  </w:num>
  <w:num w:numId="4" w16cid:durableId="663125532">
    <w:abstractNumId w:val="40"/>
  </w:num>
  <w:num w:numId="5" w16cid:durableId="1409572040">
    <w:abstractNumId w:val="41"/>
  </w:num>
  <w:num w:numId="6" w16cid:durableId="260332522">
    <w:abstractNumId w:val="52"/>
  </w:num>
  <w:num w:numId="7" w16cid:durableId="2067794830">
    <w:abstractNumId w:val="43"/>
  </w:num>
  <w:num w:numId="8" w16cid:durableId="1968706842">
    <w:abstractNumId w:val="26"/>
  </w:num>
  <w:num w:numId="9" w16cid:durableId="1226985890">
    <w:abstractNumId w:val="50"/>
  </w:num>
  <w:num w:numId="10" w16cid:durableId="576982655">
    <w:abstractNumId w:val="34"/>
  </w:num>
  <w:num w:numId="11" w16cid:durableId="1508014216">
    <w:abstractNumId w:val="55"/>
  </w:num>
  <w:num w:numId="12" w16cid:durableId="1742291529">
    <w:abstractNumId w:val="28"/>
  </w:num>
  <w:num w:numId="13" w16cid:durableId="1918707848">
    <w:abstractNumId w:val="33"/>
  </w:num>
  <w:num w:numId="14" w16cid:durableId="1204290502">
    <w:abstractNumId w:val="45"/>
  </w:num>
  <w:num w:numId="15" w16cid:durableId="1805194812">
    <w:abstractNumId w:val="51"/>
  </w:num>
  <w:num w:numId="16" w16cid:durableId="459617797">
    <w:abstractNumId w:val="27"/>
  </w:num>
  <w:num w:numId="17" w16cid:durableId="1000738814">
    <w:abstractNumId w:val="48"/>
  </w:num>
  <w:num w:numId="18" w16cid:durableId="828326034">
    <w:abstractNumId w:val="32"/>
  </w:num>
  <w:num w:numId="19" w16cid:durableId="1329678258">
    <w:abstractNumId w:val="9"/>
  </w:num>
  <w:num w:numId="20" w16cid:durableId="754518897">
    <w:abstractNumId w:val="4"/>
  </w:num>
  <w:num w:numId="21" w16cid:durableId="308749768">
    <w:abstractNumId w:val="13"/>
  </w:num>
  <w:num w:numId="22" w16cid:durableId="426075038">
    <w:abstractNumId w:val="16"/>
  </w:num>
  <w:num w:numId="23" w16cid:durableId="1586260015">
    <w:abstractNumId w:val="8"/>
  </w:num>
  <w:num w:numId="24" w16cid:durableId="1361206590">
    <w:abstractNumId w:val="14"/>
  </w:num>
  <w:num w:numId="25" w16cid:durableId="2079135633">
    <w:abstractNumId w:val="5"/>
  </w:num>
  <w:num w:numId="26" w16cid:durableId="178013067">
    <w:abstractNumId w:val="42"/>
  </w:num>
  <w:num w:numId="27" w16cid:durableId="635720105">
    <w:abstractNumId w:val="36"/>
  </w:num>
  <w:num w:numId="28" w16cid:durableId="1584142437">
    <w:abstractNumId w:val="1"/>
  </w:num>
  <w:num w:numId="29" w16cid:durableId="2036693649">
    <w:abstractNumId w:val="18"/>
  </w:num>
  <w:num w:numId="30" w16cid:durableId="1187450286">
    <w:abstractNumId w:val="30"/>
  </w:num>
  <w:num w:numId="31" w16cid:durableId="1670719676">
    <w:abstractNumId w:val="39"/>
  </w:num>
  <w:num w:numId="32" w16cid:durableId="257059636">
    <w:abstractNumId w:val="38"/>
  </w:num>
  <w:num w:numId="33" w16cid:durableId="58208132">
    <w:abstractNumId w:val="20"/>
  </w:num>
  <w:num w:numId="34" w16cid:durableId="431630303">
    <w:abstractNumId w:val="54"/>
  </w:num>
  <w:num w:numId="35" w16cid:durableId="1559513530">
    <w:abstractNumId w:val="31"/>
  </w:num>
  <w:num w:numId="36" w16cid:durableId="69432603">
    <w:abstractNumId w:val="19"/>
  </w:num>
  <w:num w:numId="37" w16cid:durableId="640113939">
    <w:abstractNumId w:val="49"/>
  </w:num>
  <w:num w:numId="38" w16cid:durableId="1671103655">
    <w:abstractNumId w:val="15"/>
  </w:num>
  <w:num w:numId="39" w16cid:durableId="344944742">
    <w:abstractNumId w:val="23"/>
  </w:num>
  <w:num w:numId="40" w16cid:durableId="1332295646">
    <w:abstractNumId w:val="22"/>
  </w:num>
  <w:num w:numId="41" w16cid:durableId="646202111">
    <w:abstractNumId w:val="6"/>
  </w:num>
  <w:num w:numId="42" w16cid:durableId="1744133823">
    <w:abstractNumId w:val="46"/>
  </w:num>
  <w:num w:numId="43" w16cid:durableId="108163484">
    <w:abstractNumId w:val="3"/>
  </w:num>
  <w:num w:numId="44" w16cid:durableId="208223070">
    <w:abstractNumId w:val="0"/>
  </w:num>
  <w:num w:numId="45" w16cid:durableId="1045526853">
    <w:abstractNumId w:val="24"/>
  </w:num>
  <w:num w:numId="46" w16cid:durableId="225803077">
    <w:abstractNumId w:val="29"/>
  </w:num>
  <w:num w:numId="47" w16cid:durableId="1134063775">
    <w:abstractNumId w:val="47"/>
  </w:num>
  <w:num w:numId="48" w16cid:durableId="1227564977">
    <w:abstractNumId w:val="10"/>
  </w:num>
  <w:num w:numId="49" w16cid:durableId="710226125">
    <w:abstractNumId w:val="11"/>
  </w:num>
  <w:num w:numId="50" w16cid:durableId="1076560161">
    <w:abstractNumId w:val="7"/>
  </w:num>
  <w:num w:numId="51" w16cid:durableId="508907040">
    <w:abstractNumId w:val="21"/>
  </w:num>
  <w:num w:numId="52" w16cid:durableId="1626539403">
    <w:abstractNumId w:val="37"/>
  </w:num>
  <w:num w:numId="53" w16cid:durableId="1154760818">
    <w:abstractNumId w:val="17"/>
  </w:num>
  <w:num w:numId="54" w16cid:durableId="990862475">
    <w:abstractNumId w:val="12"/>
  </w:num>
  <w:num w:numId="55" w16cid:durableId="484978686">
    <w:abstractNumId w:val="35"/>
  </w:num>
  <w:num w:numId="56" w16cid:durableId="856621536">
    <w:abstractNumId w:val="2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7"/>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4B06"/>
    <w:rsid w:val="00006D96"/>
    <w:rsid w:val="0001008E"/>
    <w:rsid w:val="000103DC"/>
    <w:rsid w:val="00011217"/>
    <w:rsid w:val="00012709"/>
    <w:rsid w:val="00017503"/>
    <w:rsid w:val="000175E1"/>
    <w:rsid w:val="0002043D"/>
    <w:rsid w:val="00021F33"/>
    <w:rsid w:val="00026457"/>
    <w:rsid w:val="000279CA"/>
    <w:rsid w:val="0003090A"/>
    <w:rsid w:val="00030E5F"/>
    <w:rsid w:val="00035D65"/>
    <w:rsid w:val="00037A0D"/>
    <w:rsid w:val="00040E3A"/>
    <w:rsid w:val="0004333D"/>
    <w:rsid w:val="00044291"/>
    <w:rsid w:val="000520CD"/>
    <w:rsid w:val="000542B3"/>
    <w:rsid w:val="00054F36"/>
    <w:rsid w:val="00060914"/>
    <w:rsid w:val="00060C5C"/>
    <w:rsid w:val="00060CAF"/>
    <w:rsid w:val="0006471A"/>
    <w:rsid w:val="00064D2B"/>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5F1B"/>
    <w:rsid w:val="00097412"/>
    <w:rsid w:val="000A3B23"/>
    <w:rsid w:val="000A4E64"/>
    <w:rsid w:val="000A646A"/>
    <w:rsid w:val="000B2B8C"/>
    <w:rsid w:val="000B6C76"/>
    <w:rsid w:val="000C0ADF"/>
    <w:rsid w:val="000C2AFE"/>
    <w:rsid w:val="000C6E2D"/>
    <w:rsid w:val="000D219F"/>
    <w:rsid w:val="000D2395"/>
    <w:rsid w:val="000D3235"/>
    <w:rsid w:val="000D46BB"/>
    <w:rsid w:val="000D4B02"/>
    <w:rsid w:val="000D553E"/>
    <w:rsid w:val="000D773F"/>
    <w:rsid w:val="000E2149"/>
    <w:rsid w:val="000E3A60"/>
    <w:rsid w:val="000E7515"/>
    <w:rsid w:val="000F030B"/>
    <w:rsid w:val="000F197E"/>
    <w:rsid w:val="000F576B"/>
    <w:rsid w:val="000F6726"/>
    <w:rsid w:val="000F684D"/>
    <w:rsid w:val="000F7DEE"/>
    <w:rsid w:val="001020C3"/>
    <w:rsid w:val="001060D5"/>
    <w:rsid w:val="001077FA"/>
    <w:rsid w:val="00107E45"/>
    <w:rsid w:val="00110B37"/>
    <w:rsid w:val="00111092"/>
    <w:rsid w:val="00111EED"/>
    <w:rsid w:val="00114134"/>
    <w:rsid w:val="00114560"/>
    <w:rsid w:val="001227FE"/>
    <w:rsid w:val="00122FC6"/>
    <w:rsid w:val="0012367D"/>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112"/>
    <w:rsid w:val="001B6EA6"/>
    <w:rsid w:val="001C1C0A"/>
    <w:rsid w:val="001C2715"/>
    <w:rsid w:val="001C2824"/>
    <w:rsid w:val="001C41A9"/>
    <w:rsid w:val="001C5D70"/>
    <w:rsid w:val="001D0907"/>
    <w:rsid w:val="001D0EE1"/>
    <w:rsid w:val="001D15CF"/>
    <w:rsid w:val="001D1BB3"/>
    <w:rsid w:val="001D2322"/>
    <w:rsid w:val="001D57F7"/>
    <w:rsid w:val="001E1E40"/>
    <w:rsid w:val="001E1F78"/>
    <w:rsid w:val="001E396D"/>
    <w:rsid w:val="001E66BE"/>
    <w:rsid w:val="001E7349"/>
    <w:rsid w:val="001E792C"/>
    <w:rsid w:val="001F5333"/>
    <w:rsid w:val="001F5966"/>
    <w:rsid w:val="00200799"/>
    <w:rsid w:val="00202DC6"/>
    <w:rsid w:val="00203557"/>
    <w:rsid w:val="002038EB"/>
    <w:rsid w:val="00207B3E"/>
    <w:rsid w:val="0021056B"/>
    <w:rsid w:val="002106F1"/>
    <w:rsid w:val="00211292"/>
    <w:rsid w:val="0021223B"/>
    <w:rsid w:val="0021271C"/>
    <w:rsid w:val="00215D7E"/>
    <w:rsid w:val="00215F07"/>
    <w:rsid w:val="002229FA"/>
    <w:rsid w:val="00223EFD"/>
    <w:rsid w:val="00224094"/>
    <w:rsid w:val="00226107"/>
    <w:rsid w:val="002301A9"/>
    <w:rsid w:val="00231358"/>
    <w:rsid w:val="00236A94"/>
    <w:rsid w:val="00236B6B"/>
    <w:rsid w:val="00237709"/>
    <w:rsid w:val="00237EBF"/>
    <w:rsid w:val="002416B7"/>
    <w:rsid w:val="002437BA"/>
    <w:rsid w:val="00247C41"/>
    <w:rsid w:val="0025148F"/>
    <w:rsid w:val="00251800"/>
    <w:rsid w:val="00256E3C"/>
    <w:rsid w:val="00257834"/>
    <w:rsid w:val="002663FF"/>
    <w:rsid w:val="002712AD"/>
    <w:rsid w:val="0027272C"/>
    <w:rsid w:val="002742F0"/>
    <w:rsid w:val="0027489C"/>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3090"/>
    <w:rsid w:val="002A44F4"/>
    <w:rsid w:val="002A4E47"/>
    <w:rsid w:val="002A540E"/>
    <w:rsid w:val="002A68B0"/>
    <w:rsid w:val="002A6B3D"/>
    <w:rsid w:val="002B0B68"/>
    <w:rsid w:val="002B2C31"/>
    <w:rsid w:val="002B3BDA"/>
    <w:rsid w:val="002B3F80"/>
    <w:rsid w:val="002B6100"/>
    <w:rsid w:val="002B672E"/>
    <w:rsid w:val="002B7C93"/>
    <w:rsid w:val="002B7EE5"/>
    <w:rsid w:val="002C2E75"/>
    <w:rsid w:val="002D3B09"/>
    <w:rsid w:val="002D4880"/>
    <w:rsid w:val="002E1C6E"/>
    <w:rsid w:val="002E2C16"/>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0A72"/>
    <w:rsid w:val="00322AAC"/>
    <w:rsid w:val="0032539B"/>
    <w:rsid w:val="00325B20"/>
    <w:rsid w:val="00326979"/>
    <w:rsid w:val="003300EC"/>
    <w:rsid w:val="003313E0"/>
    <w:rsid w:val="0033286D"/>
    <w:rsid w:val="003330E9"/>
    <w:rsid w:val="003345E3"/>
    <w:rsid w:val="00334975"/>
    <w:rsid w:val="00334A7A"/>
    <w:rsid w:val="003429B8"/>
    <w:rsid w:val="003432F6"/>
    <w:rsid w:val="00343957"/>
    <w:rsid w:val="0034409E"/>
    <w:rsid w:val="00344B53"/>
    <w:rsid w:val="0035239E"/>
    <w:rsid w:val="00352673"/>
    <w:rsid w:val="00355BF2"/>
    <w:rsid w:val="00355F79"/>
    <w:rsid w:val="00357DAC"/>
    <w:rsid w:val="00360622"/>
    <w:rsid w:val="003747D2"/>
    <w:rsid w:val="00374AC1"/>
    <w:rsid w:val="00374BB5"/>
    <w:rsid w:val="00375324"/>
    <w:rsid w:val="0037598F"/>
    <w:rsid w:val="00376237"/>
    <w:rsid w:val="00376386"/>
    <w:rsid w:val="0037752F"/>
    <w:rsid w:val="00380F33"/>
    <w:rsid w:val="00382709"/>
    <w:rsid w:val="00391118"/>
    <w:rsid w:val="003912A1"/>
    <w:rsid w:val="00393B25"/>
    <w:rsid w:val="00395444"/>
    <w:rsid w:val="003A018A"/>
    <w:rsid w:val="003A01F6"/>
    <w:rsid w:val="003A0C36"/>
    <w:rsid w:val="003A2065"/>
    <w:rsid w:val="003A26C7"/>
    <w:rsid w:val="003A2793"/>
    <w:rsid w:val="003A28B0"/>
    <w:rsid w:val="003A3D10"/>
    <w:rsid w:val="003B203C"/>
    <w:rsid w:val="003B40EC"/>
    <w:rsid w:val="003B5449"/>
    <w:rsid w:val="003B551F"/>
    <w:rsid w:val="003B6F74"/>
    <w:rsid w:val="003B7101"/>
    <w:rsid w:val="003C320E"/>
    <w:rsid w:val="003C4C95"/>
    <w:rsid w:val="003C52F3"/>
    <w:rsid w:val="003C6B62"/>
    <w:rsid w:val="003D1E75"/>
    <w:rsid w:val="003D5D04"/>
    <w:rsid w:val="003D5D1C"/>
    <w:rsid w:val="003D5EC0"/>
    <w:rsid w:val="003D7BE9"/>
    <w:rsid w:val="003E0A23"/>
    <w:rsid w:val="003E2F7D"/>
    <w:rsid w:val="003E4705"/>
    <w:rsid w:val="003E5F7B"/>
    <w:rsid w:val="003E6321"/>
    <w:rsid w:val="003E6D21"/>
    <w:rsid w:val="003E7E0F"/>
    <w:rsid w:val="003F1E0F"/>
    <w:rsid w:val="003F1EC6"/>
    <w:rsid w:val="003F2CC0"/>
    <w:rsid w:val="00404BC0"/>
    <w:rsid w:val="004055D3"/>
    <w:rsid w:val="004079B5"/>
    <w:rsid w:val="00407C92"/>
    <w:rsid w:val="00411143"/>
    <w:rsid w:val="00412002"/>
    <w:rsid w:val="00413F10"/>
    <w:rsid w:val="004162DA"/>
    <w:rsid w:val="00424328"/>
    <w:rsid w:val="00424F3F"/>
    <w:rsid w:val="0042742A"/>
    <w:rsid w:val="00427883"/>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5066"/>
    <w:rsid w:val="004776A2"/>
    <w:rsid w:val="00482033"/>
    <w:rsid w:val="00482CB7"/>
    <w:rsid w:val="00483648"/>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551F"/>
    <w:rsid w:val="004B72AD"/>
    <w:rsid w:val="004C27F1"/>
    <w:rsid w:val="004C33AB"/>
    <w:rsid w:val="004C342C"/>
    <w:rsid w:val="004C42A5"/>
    <w:rsid w:val="004C5EBA"/>
    <w:rsid w:val="004C7E86"/>
    <w:rsid w:val="004D15BE"/>
    <w:rsid w:val="004D22FC"/>
    <w:rsid w:val="004D2501"/>
    <w:rsid w:val="004D49A0"/>
    <w:rsid w:val="004D639C"/>
    <w:rsid w:val="004D7582"/>
    <w:rsid w:val="004D7B39"/>
    <w:rsid w:val="004E0108"/>
    <w:rsid w:val="004E23E2"/>
    <w:rsid w:val="004E2986"/>
    <w:rsid w:val="004E57EF"/>
    <w:rsid w:val="004F0F66"/>
    <w:rsid w:val="004F1145"/>
    <w:rsid w:val="004F221F"/>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2A74"/>
    <w:rsid w:val="0058461D"/>
    <w:rsid w:val="00585C9F"/>
    <w:rsid w:val="00591F22"/>
    <w:rsid w:val="00592C85"/>
    <w:rsid w:val="00593725"/>
    <w:rsid w:val="005953C1"/>
    <w:rsid w:val="005972DB"/>
    <w:rsid w:val="005A56D1"/>
    <w:rsid w:val="005A7219"/>
    <w:rsid w:val="005B2B4C"/>
    <w:rsid w:val="005B6D89"/>
    <w:rsid w:val="005C2081"/>
    <w:rsid w:val="005D0285"/>
    <w:rsid w:val="005D1819"/>
    <w:rsid w:val="005D3B0A"/>
    <w:rsid w:val="005D6868"/>
    <w:rsid w:val="005D6DEC"/>
    <w:rsid w:val="005D7798"/>
    <w:rsid w:val="005E0537"/>
    <w:rsid w:val="005E09F9"/>
    <w:rsid w:val="005E1F4A"/>
    <w:rsid w:val="005E47F9"/>
    <w:rsid w:val="005E5122"/>
    <w:rsid w:val="005E7C59"/>
    <w:rsid w:val="005E7C88"/>
    <w:rsid w:val="005F1993"/>
    <w:rsid w:val="005F2585"/>
    <w:rsid w:val="005F2FD4"/>
    <w:rsid w:val="005F49F3"/>
    <w:rsid w:val="005F5863"/>
    <w:rsid w:val="005F75EC"/>
    <w:rsid w:val="005F77C3"/>
    <w:rsid w:val="006007E4"/>
    <w:rsid w:val="0060312C"/>
    <w:rsid w:val="00604085"/>
    <w:rsid w:val="006102F7"/>
    <w:rsid w:val="006128A1"/>
    <w:rsid w:val="00612F36"/>
    <w:rsid w:val="00614224"/>
    <w:rsid w:val="00615B22"/>
    <w:rsid w:val="00617D81"/>
    <w:rsid w:val="00620856"/>
    <w:rsid w:val="00621BC0"/>
    <w:rsid w:val="00624131"/>
    <w:rsid w:val="0062540C"/>
    <w:rsid w:val="00625B06"/>
    <w:rsid w:val="00627A8B"/>
    <w:rsid w:val="00631198"/>
    <w:rsid w:val="00632AA8"/>
    <w:rsid w:val="006350AF"/>
    <w:rsid w:val="00637B99"/>
    <w:rsid w:val="00641159"/>
    <w:rsid w:val="0064239D"/>
    <w:rsid w:val="006423E2"/>
    <w:rsid w:val="006426C1"/>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87952"/>
    <w:rsid w:val="00690D46"/>
    <w:rsid w:val="00691991"/>
    <w:rsid w:val="006958B3"/>
    <w:rsid w:val="00695E73"/>
    <w:rsid w:val="00695FA1"/>
    <w:rsid w:val="006975F8"/>
    <w:rsid w:val="00697C19"/>
    <w:rsid w:val="006A02C6"/>
    <w:rsid w:val="006A0A73"/>
    <w:rsid w:val="006A710F"/>
    <w:rsid w:val="006B15EE"/>
    <w:rsid w:val="006B31BA"/>
    <w:rsid w:val="006B3B40"/>
    <w:rsid w:val="006B65C2"/>
    <w:rsid w:val="006C2590"/>
    <w:rsid w:val="006C3B5E"/>
    <w:rsid w:val="006C4748"/>
    <w:rsid w:val="006C5D7C"/>
    <w:rsid w:val="006C637F"/>
    <w:rsid w:val="006C6CBB"/>
    <w:rsid w:val="006D069E"/>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3650"/>
    <w:rsid w:val="00714478"/>
    <w:rsid w:val="00714948"/>
    <w:rsid w:val="0071502F"/>
    <w:rsid w:val="00715718"/>
    <w:rsid w:val="00716E33"/>
    <w:rsid w:val="007177CB"/>
    <w:rsid w:val="00720022"/>
    <w:rsid w:val="00720B0F"/>
    <w:rsid w:val="007214A0"/>
    <w:rsid w:val="00721833"/>
    <w:rsid w:val="00721E34"/>
    <w:rsid w:val="00722F41"/>
    <w:rsid w:val="0072629A"/>
    <w:rsid w:val="007267C1"/>
    <w:rsid w:val="00730022"/>
    <w:rsid w:val="007314EE"/>
    <w:rsid w:val="0073358F"/>
    <w:rsid w:val="00736C53"/>
    <w:rsid w:val="00736DAE"/>
    <w:rsid w:val="0073712C"/>
    <w:rsid w:val="007426D0"/>
    <w:rsid w:val="00744894"/>
    <w:rsid w:val="00746FAD"/>
    <w:rsid w:val="00747360"/>
    <w:rsid w:val="00756131"/>
    <w:rsid w:val="007564FC"/>
    <w:rsid w:val="0075768B"/>
    <w:rsid w:val="007615D2"/>
    <w:rsid w:val="0076349F"/>
    <w:rsid w:val="007639F0"/>
    <w:rsid w:val="00767A45"/>
    <w:rsid w:val="00776E83"/>
    <w:rsid w:val="00777A4E"/>
    <w:rsid w:val="0078022B"/>
    <w:rsid w:val="00781F35"/>
    <w:rsid w:val="0078272C"/>
    <w:rsid w:val="0078474A"/>
    <w:rsid w:val="00784C1F"/>
    <w:rsid w:val="00787764"/>
    <w:rsid w:val="00790655"/>
    <w:rsid w:val="0079138A"/>
    <w:rsid w:val="00794151"/>
    <w:rsid w:val="007964CF"/>
    <w:rsid w:val="00797994"/>
    <w:rsid w:val="00797DB8"/>
    <w:rsid w:val="00797E30"/>
    <w:rsid w:val="007A073B"/>
    <w:rsid w:val="007A0C7C"/>
    <w:rsid w:val="007A13D3"/>
    <w:rsid w:val="007A4ECF"/>
    <w:rsid w:val="007A69A4"/>
    <w:rsid w:val="007A715D"/>
    <w:rsid w:val="007A7BD6"/>
    <w:rsid w:val="007B0911"/>
    <w:rsid w:val="007B0A0F"/>
    <w:rsid w:val="007B5187"/>
    <w:rsid w:val="007B51D6"/>
    <w:rsid w:val="007B6FBF"/>
    <w:rsid w:val="007B7AEC"/>
    <w:rsid w:val="007C3A2A"/>
    <w:rsid w:val="007C4148"/>
    <w:rsid w:val="007D5EFC"/>
    <w:rsid w:val="007D69D5"/>
    <w:rsid w:val="007D6DD5"/>
    <w:rsid w:val="007D71D0"/>
    <w:rsid w:val="007E0D74"/>
    <w:rsid w:val="007E2D4F"/>
    <w:rsid w:val="007E3D03"/>
    <w:rsid w:val="007E3F59"/>
    <w:rsid w:val="007E43DD"/>
    <w:rsid w:val="007E4CA5"/>
    <w:rsid w:val="007E4ECF"/>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17908"/>
    <w:rsid w:val="008224DB"/>
    <w:rsid w:val="008246A5"/>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38D6"/>
    <w:rsid w:val="00855E45"/>
    <w:rsid w:val="00857896"/>
    <w:rsid w:val="00857E9E"/>
    <w:rsid w:val="00870118"/>
    <w:rsid w:val="00871702"/>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4A3"/>
    <w:rsid w:val="008E3B38"/>
    <w:rsid w:val="008E7D1B"/>
    <w:rsid w:val="008F0E54"/>
    <w:rsid w:val="008F5297"/>
    <w:rsid w:val="008F5F1E"/>
    <w:rsid w:val="008F67D7"/>
    <w:rsid w:val="008F7177"/>
    <w:rsid w:val="0090134D"/>
    <w:rsid w:val="009030AD"/>
    <w:rsid w:val="00904BB0"/>
    <w:rsid w:val="009120EE"/>
    <w:rsid w:val="00917E91"/>
    <w:rsid w:val="009216D4"/>
    <w:rsid w:val="00924AB5"/>
    <w:rsid w:val="009253D3"/>
    <w:rsid w:val="00931A12"/>
    <w:rsid w:val="0093351F"/>
    <w:rsid w:val="0093516A"/>
    <w:rsid w:val="009362D6"/>
    <w:rsid w:val="009367AD"/>
    <w:rsid w:val="00936DEF"/>
    <w:rsid w:val="00937C09"/>
    <w:rsid w:val="009438BD"/>
    <w:rsid w:val="00945CD3"/>
    <w:rsid w:val="0095033B"/>
    <w:rsid w:val="0095679A"/>
    <w:rsid w:val="00962E8D"/>
    <w:rsid w:val="009642B2"/>
    <w:rsid w:val="009647D5"/>
    <w:rsid w:val="009656B9"/>
    <w:rsid w:val="00965D6A"/>
    <w:rsid w:val="00965ED1"/>
    <w:rsid w:val="00966018"/>
    <w:rsid w:val="00970EDC"/>
    <w:rsid w:val="00971B44"/>
    <w:rsid w:val="00973DB9"/>
    <w:rsid w:val="009746F9"/>
    <w:rsid w:val="00975A82"/>
    <w:rsid w:val="00980ED9"/>
    <w:rsid w:val="00990FD0"/>
    <w:rsid w:val="0099187D"/>
    <w:rsid w:val="00991F76"/>
    <w:rsid w:val="009935F4"/>
    <w:rsid w:val="00995257"/>
    <w:rsid w:val="00997D49"/>
    <w:rsid w:val="009A0960"/>
    <w:rsid w:val="009A1A42"/>
    <w:rsid w:val="009A45EC"/>
    <w:rsid w:val="009A575D"/>
    <w:rsid w:val="009A5BF5"/>
    <w:rsid w:val="009B1E1F"/>
    <w:rsid w:val="009B27F9"/>
    <w:rsid w:val="009B2B07"/>
    <w:rsid w:val="009B5FE2"/>
    <w:rsid w:val="009C08C1"/>
    <w:rsid w:val="009C0ED9"/>
    <w:rsid w:val="009C1732"/>
    <w:rsid w:val="009C36BF"/>
    <w:rsid w:val="009C6B62"/>
    <w:rsid w:val="009D29F0"/>
    <w:rsid w:val="009D45DE"/>
    <w:rsid w:val="009D5CA6"/>
    <w:rsid w:val="009D705A"/>
    <w:rsid w:val="009D7C5D"/>
    <w:rsid w:val="009E107B"/>
    <w:rsid w:val="009E243E"/>
    <w:rsid w:val="009E44B7"/>
    <w:rsid w:val="009E4601"/>
    <w:rsid w:val="009E4668"/>
    <w:rsid w:val="009E5AFB"/>
    <w:rsid w:val="009F0812"/>
    <w:rsid w:val="009F2C24"/>
    <w:rsid w:val="009F32C4"/>
    <w:rsid w:val="009F5001"/>
    <w:rsid w:val="009F5BB1"/>
    <w:rsid w:val="00A001B0"/>
    <w:rsid w:val="00A02960"/>
    <w:rsid w:val="00A02E53"/>
    <w:rsid w:val="00A049AB"/>
    <w:rsid w:val="00A05F01"/>
    <w:rsid w:val="00A061B4"/>
    <w:rsid w:val="00A0796E"/>
    <w:rsid w:val="00A07B3E"/>
    <w:rsid w:val="00A10BC2"/>
    <w:rsid w:val="00A14AB7"/>
    <w:rsid w:val="00A15557"/>
    <w:rsid w:val="00A2147D"/>
    <w:rsid w:val="00A21BA1"/>
    <w:rsid w:val="00A22206"/>
    <w:rsid w:val="00A22B29"/>
    <w:rsid w:val="00A26860"/>
    <w:rsid w:val="00A31D1E"/>
    <w:rsid w:val="00A33666"/>
    <w:rsid w:val="00A34B59"/>
    <w:rsid w:val="00A35396"/>
    <w:rsid w:val="00A357C8"/>
    <w:rsid w:val="00A372B3"/>
    <w:rsid w:val="00A42722"/>
    <w:rsid w:val="00A44AFF"/>
    <w:rsid w:val="00A450E9"/>
    <w:rsid w:val="00A46E0E"/>
    <w:rsid w:val="00A5122C"/>
    <w:rsid w:val="00A520C5"/>
    <w:rsid w:val="00A55A46"/>
    <w:rsid w:val="00A57C43"/>
    <w:rsid w:val="00A62A0F"/>
    <w:rsid w:val="00A67EB0"/>
    <w:rsid w:val="00A70B19"/>
    <w:rsid w:val="00A71398"/>
    <w:rsid w:val="00A7187A"/>
    <w:rsid w:val="00A764ED"/>
    <w:rsid w:val="00A76E79"/>
    <w:rsid w:val="00A77120"/>
    <w:rsid w:val="00A81427"/>
    <w:rsid w:val="00A871C0"/>
    <w:rsid w:val="00A877BB"/>
    <w:rsid w:val="00A93DF4"/>
    <w:rsid w:val="00A960F8"/>
    <w:rsid w:val="00A964DD"/>
    <w:rsid w:val="00A97D27"/>
    <w:rsid w:val="00AA0E6C"/>
    <w:rsid w:val="00AA49A8"/>
    <w:rsid w:val="00AA4FD7"/>
    <w:rsid w:val="00AA5C58"/>
    <w:rsid w:val="00AB3F75"/>
    <w:rsid w:val="00AB48D4"/>
    <w:rsid w:val="00AB5EDF"/>
    <w:rsid w:val="00AB7F72"/>
    <w:rsid w:val="00AC1650"/>
    <w:rsid w:val="00AC33AC"/>
    <w:rsid w:val="00AC3C52"/>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094B"/>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77AAA"/>
    <w:rsid w:val="00B81758"/>
    <w:rsid w:val="00B836FB"/>
    <w:rsid w:val="00B8755F"/>
    <w:rsid w:val="00B87BBB"/>
    <w:rsid w:val="00B907B3"/>
    <w:rsid w:val="00B90DE3"/>
    <w:rsid w:val="00B911AA"/>
    <w:rsid w:val="00B93231"/>
    <w:rsid w:val="00B957ED"/>
    <w:rsid w:val="00B97133"/>
    <w:rsid w:val="00BA08DE"/>
    <w:rsid w:val="00BA1450"/>
    <w:rsid w:val="00BB3623"/>
    <w:rsid w:val="00BB4DAF"/>
    <w:rsid w:val="00BB578F"/>
    <w:rsid w:val="00BB5DB9"/>
    <w:rsid w:val="00BB6A8C"/>
    <w:rsid w:val="00BC0018"/>
    <w:rsid w:val="00BC040B"/>
    <w:rsid w:val="00BC0C02"/>
    <w:rsid w:val="00BC0C05"/>
    <w:rsid w:val="00BC22EA"/>
    <w:rsid w:val="00BC2A7B"/>
    <w:rsid w:val="00BC3E77"/>
    <w:rsid w:val="00BC42B0"/>
    <w:rsid w:val="00BC75A4"/>
    <w:rsid w:val="00BD116B"/>
    <w:rsid w:val="00BD25FB"/>
    <w:rsid w:val="00BD3A98"/>
    <w:rsid w:val="00BD4940"/>
    <w:rsid w:val="00BD5CAC"/>
    <w:rsid w:val="00BD7089"/>
    <w:rsid w:val="00BE024C"/>
    <w:rsid w:val="00BE0C5F"/>
    <w:rsid w:val="00BE1AF8"/>
    <w:rsid w:val="00BE358B"/>
    <w:rsid w:val="00BE5731"/>
    <w:rsid w:val="00BF30B8"/>
    <w:rsid w:val="00BF59FA"/>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37F4"/>
    <w:rsid w:val="00C457FA"/>
    <w:rsid w:val="00C508EE"/>
    <w:rsid w:val="00C5143D"/>
    <w:rsid w:val="00C55B4E"/>
    <w:rsid w:val="00C60479"/>
    <w:rsid w:val="00C604C6"/>
    <w:rsid w:val="00C607F9"/>
    <w:rsid w:val="00C64E35"/>
    <w:rsid w:val="00C66344"/>
    <w:rsid w:val="00C733DC"/>
    <w:rsid w:val="00C7795F"/>
    <w:rsid w:val="00C854F0"/>
    <w:rsid w:val="00C856B8"/>
    <w:rsid w:val="00C93FB0"/>
    <w:rsid w:val="00C9401E"/>
    <w:rsid w:val="00C94427"/>
    <w:rsid w:val="00C9540A"/>
    <w:rsid w:val="00CA0B7C"/>
    <w:rsid w:val="00CA10C5"/>
    <w:rsid w:val="00CA1372"/>
    <w:rsid w:val="00CA2473"/>
    <w:rsid w:val="00CB0A05"/>
    <w:rsid w:val="00CB13A8"/>
    <w:rsid w:val="00CB203A"/>
    <w:rsid w:val="00CB2A64"/>
    <w:rsid w:val="00CB38C5"/>
    <w:rsid w:val="00CB3D6E"/>
    <w:rsid w:val="00CB469A"/>
    <w:rsid w:val="00CB5FC9"/>
    <w:rsid w:val="00CB7B8E"/>
    <w:rsid w:val="00CC6E75"/>
    <w:rsid w:val="00CD0277"/>
    <w:rsid w:val="00CD4CFB"/>
    <w:rsid w:val="00CD543C"/>
    <w:rsid w:val="00CD5701"/>
    <w:rsid w:val="00CD768A"/>
    <w:rsid w:val="00CE0F0B"/>
    <w:rsid w:val="00CE3D31"/>
    <w:rsid w:val="00CE5701"/>
    <w:rsid w:val="00CE61B7"/>
    <w:rsid w:val="00CF2085"/>
    <w:rsid w:val="00CF28E1"/>
    <w:rsid w:val="00CF2F8D"/>
    <w:rsid w:val="00CF42DA"/>
    <w:rsid w:val="00CF4EE6"/>
    <w:rsid w:val="00CF5B73"/>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257F9"/>
    <w:rsid w:val="00D354F3"/>
    <w:rsid w:val="00D3619F"/>
    <w:rsid w:val="00D36A92"/>
    <w:rsid w:val="00D378D7"/>
    <w:rsid w:val="00D40C92"/>
    <w:rsid w:val="00D50639"/>
    <w:rsid w:val="00D51E99"/>
    <w:rsid w:val="00D525A7"/>
    <w:rsid w:val="00D54498"/>
    <w:rsid w:val="00D55A61"/>
    <w:rsid w:val="00D55F27"/>
    <w:rsid w:val="00D700EA"/>
    <w:rsid w:val="00D717AA"/>
    <w:rsid w:val="00D735B1"/>
    <w:rsid w:val="00D736D6"/>
    <w:rsid w:val="00D81E25"/>
    <w:rsid w:val="00D8238D"/>
    <w:rsid w:val="00D85978"/>
    <w:rsid w:val="00D874D9"/>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121"/>
    <w:rsid w:val="00DC6AE5"/>
    <w:rsid w:val="00DD2547"/>
    <w:rsid w:val="00DD479D"/>
    <w:rsid w:val="00DD516A"/>
    <w:rsid w:val="00DD60CE"/>
    <w:rsid w:val="00DE3D08"/>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43"/>
    <w:rsid w:val="00E202D6"/>
    <w:rsid w:val="00E21409"/>
    <w:rsid w:val="00E2398C"/>
    <w:rsid w:val="00E23D8C"/>
    <w:rsid w:val="00E25716"/>
    <w:rsid w:val="00E27643"/>
    <w:rsid w:val="00E31682"/>
    <w:rsid w:val="00E35643"/>
    <w:rsid w:val="00E35852"/>
    <w:rsid w:val="00E36A20"/>
    <w:rsid w:val="00E377C0"/>
    <w:rsid w:val="00E410E3"/>
    <w:rsid w:val="00E42AF0"/>
    <w:rsid w:val="00E442F2"/>
    <w:rsid w:val="00E46144"/>
    <w:rsid w:val="00E4655A"/>
    <w:rsid w:val="00E50066"/>
    <w:rsid w:val="00E5198C"/>
    <w:rsid w:val="00E52137"/>
    <w:rsid w:val="00E52D99"/>
    <w:rsid w:val="00E607A0"/>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86763"/>
    <w:rsid w:val="00E906D4"/>
    <w:rsid w:val="00E91616"/>
    <w:rsid w:val="00E9235D"/>
    <w:rsid w:val="00E9790E"/>
    <w:rsid w:val="00EA091D"/>
    <w:rsid w:val="00EA09F7"/>
    <w:rsid w:val="00EA10C5"/>
    <w:rsid w:val="00EA2591"/>
    <w:rsid w:val="00EA287C"/>
    <w:rsid w:val="00EA5BB7"/>
    <w:rsid w:val="00EA79DD"/>
    <w:rsid w:val="00EB0396"/>
    <w:rsid w:val="00EB2E10"/>
    <w:rsid w:val="00EB47F0"/>
    <w:rsid w:val="00EB5A9C"/>
    <w:rsid w:val="00EB740C"/>
    <w:rsid w:val="00EB7440"/>
    <w:rsid w:val="00EC1EB4"/>
    <w:rsid w:val="00EC2C8F"/>
    <w:rsid w:val="00EC5FE1"/>
    <w:rsid w:val="00EC7337"/>
    <w:rsid w:val="00EC7D52"/>
    <w:rsid w:val="00ED012D"/>
    <w:rsid w:val="00ED015A"/>
    <w:rsid w:val="00ED196D"/>
    <w:rsid w:val="00ED695F"/>
    <w:rsid w:val="00EE0190"/>
    <w:rsid w:val="00EE121F"/>
    <w:rsid w:val="00EE1743"/>
    <w:rsid w:val="00EE1BC3"/>
    <w:rsid w:val="00EE370F"/>
    <w:rsid w:val="00EE5574"/>
    <w:rsid w:val="00EE56CB"/>
    <w:rsid w:val="00EE5AA6"/>
    <w:rsid w:val="00EE7DD4"/>
    <w:rsid w:val="00EF15A5"/>
    <w:rsid w:val="00EF4540"/>
    <w:rsid w:val="00F02564"/>
    <w:rsid w:val="00F03FD0"/>
    <w:rsid w:val="00F068B4"/>
    <w:rsid w:val="00F06A0F"/>
    <w:rsid w:val="00F10033"/>
    <w:rsid w:val="00F10EC4"/>
    <w:rsid w:val="00F13535"/>
    <w:rsid w:val="00F14ACA"/>
    <w:rsid w:val="00F159D2"/>
    <w:rsid w:val="00F224B4"/>
    <w:rsid w:val="00F32849"/>
    <w:rsid w:val="00F34B4A"/>
    <w:rsid w:val="00F357DB"/>
    <w:rsid w:val="00F41546"/>
    <w:rsid w:val="00F415EF"/>
    <w:rsid w:val="00F42207"/>
    <w:rsid w:val="00F42533"/>
    <w:rsid w:val="00F42674"/>
    <w:rsid w:val="00F44AA1"/>
    <w:rsid w:val="00F474FE"/>
    <w:rsid w:val="00F50485"/>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3139"/>
    <w:rsid w:val="00FC55BC"/>
    <w:rsid w:val="00FC562B"/>
    <w:rsid w:val="00FC6553"/>
    <w:rsid w:val="00FD28E1"/>
    <w:rsid w:val="00FD485A"/>
    <w:rsid w:val="00FD4B89"/>
    <w:rsid w:val="00FE0F5D"/>
    <w:rsid w:val="00FE2481"/>
    <w:rsid w:val="00FE61B0"/>
    <w:rsid w:val="00FE65AA"/>
    <w:rsid w:val="00FE6BBA"/>
    <w:rsid w:val="00FE6E12"/>
    <w:rsid w:val="00FE7EA5"/>
    <w:rsid w:val="00FF19C3"/>
    <w:rsid w:val="00FF37FC"/>
    <w:rsid w:val="00FF49B2"/>
    <w:rsid w:val="00FF579A"/>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632AA8"/>
    <w:pPr>
      <w:tabs>
        <w:tab w:val="right" w:leader="dot" w:pos="9016"/>
      </w:tabs>
      <w:spacing w:after="0"/>
      <w:pPrChange w:id="0" w:author="Andrew Instone-Cowie" w:date="2025-07-09T16:35:00Z">
        <w:pPr>
          <w:spacing w:after="100" w:line="276" w:lineRule="auto"/>
        </w:pPr>
      </w:pPrChange>
    </w:pPr>
    <w:rPr>
      <w:rPrChange w:id="0" w:author="Andrew Instone-Cowie" w:date="2025-07-09T16:35:00Z">
        <w:rPr>
          <w:rFonts w:asciiTheme="minorHAnsi" w:eastAsiaTheme="minorHAnsi" w:hAnsiTheme="minorHAnsi" w:cstheme="minorBidi"/>
          <w:sz w:val="22"/>
          <w:szCs w:val="22"/>
          <w:lang w:val="en-GB" w:eastAsia="en-US" w:bidi="ar-SA"/>
        </w:rPr>
      </w:rPrChange>
    </w:r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 w:type="paragraph" w:styleId="Revision">
    <w:name w:val="Revision"/>
    <w:hidden/>
    <w:uiPriority w:val="99"/>
    <w:semiHidden/>
    <w:rsid w:val="00374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468430603">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1.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3.xm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bagleybells.co.uk/sensors/sensors.htm" TargetMode="External"/><Relationship Id="rId13" Type="http://schemas.openxmlformats.org/officeDocument/2006/relationships/hyperlink" Target="https://www.martyncurrey.com/arduino-atmega-328p-fuse-settings/" TargetMode="External"/><Relationship Id="rId18" Type="http://schemas.openxmlformats.org/officeDocument/2006/relationships/hyperlink" Target="https://www.littelfuse.com/~/media/electronics/datasheets/tvs_diodes/littelfuse_tvs_diode_sa_datasheet.pdf.pdf" TargetMode="External"/><Relationship Id="rId26" Type="http://schemas.openxmlformats.org/officeDocument/2006/relationships/hyperlink" Target="https://creativecommons.org/licenses/by-sa/4.0/" TargetMode="External"/><Relationship Id="rId3" Type="http://schemas.openxmlformats.org/officeDocument/2006/relationships/hyperlink" Target="https://www.beltower.co.uk/" TargetMode="External"/><Relationship Id="rId21" Type="http://schemas.openxmlformats.org/officeDocument/2006/relationships/hyperlink" Target="https://blog.arduino.cc/2011/10/04/arduino-1-0/"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analog.com/en/products/max233.html" TargetMode="External"/><Relationship Id="rId17" Type="http://schemas.openxmlformats.org/officeDocument/2006/relationships/hyperlink" Target="https://www.vishay.com/docs/88503/1n4001.pdf" TargetMode="External"/><Relationship Id="rId25" Type="http://schemas.openxmlformats.org/officeDocument/2006/relationships/hyperlink" Target="https://www.simulators.org.uk/" TargetMode="External"/><Relationship Id="rId2" Type="http://schemas.openxmlformats.org/officeDocument/2006/relationships/hyperlink" Target="https://www.abelsim.co.uk/doc/welcome1.htm" TargetMode="External"/><Relationship Id="rId16" Type="http://schemas.openxmlformats.org/officeDocument/2006/relationships/hyperlink" Target="https://www.tracopower.com/sites/default/files/products/datasheets/tsr1_datasheet.pdf" TargetMode="External"/><Relationship Id="rId20" Type="http://schemas.openxmlformats.org/officeDocument/2006/relationships/hyperlink" Target="https://www.arcelect.com/rs232.htm" TargetMode="External"/><Relationship Id="rId1" Type="http://schemas.openxmlformats.org/officeDocument/2006/relationships/hyperlink" Target="https://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s://www.microchip.com/wwwproducts/en/atmega328p" TargetMode="External"/><Relationship Id="rId24" Type="http://schemas.openxmlformats.org/officeDocument/2006/relationships/hyperlink" Target="https://ftdichip.com/drivers/vcp-drivers/" TargetMode="External"/><Relationship Id="rId5" Type="http://schemas.openxmlformats.org/officeDocument/2006/relationships/hyperlink" Target="https://www.abelsim.co.uk/doc/tbellex2.htm" TargetMode="External"/><Relationship Id="rId15" Type="http://schemas.openxmlformats.org/officeDocument/2006/relationships/hyperlink" Target="https://www.ti.com/lit/gpn/LM340" TargetMode="External"/><Relationship Id="rId23" Type="http://schemas.openxmlformats.org/officeDocument/2006/relationships/hyperlink" Target="https://www.prolific.com.tw/US/index.aspx" TargetMode="External"/><Relationship Id="rId10" Type="http://schemas.openxmlformats.org/officeDocument/2006/relationships/hyperlink" Target="https://www.jrnorris.co.uk/strike.html" TargetMode="External"/><Relationship Id="rId19" Type="http://schemas.openxmlformats.org/officeDocument/2006/relationships/hyperlink" Target="https://www.analog.com/en/resources/technical-articles/fundamentals-of-rs232-serial-communications.html" TargetMode="External"/><Relationship Id="rId4" Type="http://schemas.openxmlformats.org/officeDocument/2006/relationships/hyperlink" Target="https://www.belfryware.com/" TargetMode="External"/><Relationship Id="rId9" Type="http://schemas.openxmlformats.org/officeDocument/2006/relationships/hyperlink" Target="https://www.abelsim.co.uk/doc/tbellex1.htm" TargetMode="External"/><Relationship Id="rId14" Type="http://schemas.openxmlformats.org/officeDocument/2006/relationships/hyperlink" Target="https://www.macinstallations.com/cat-5-cabling-explained/" TargetMode="External"/><Relationship Id="rId22" Type="http://schemas.openxmlformats.org/officeDocument/2006/relationships/hyperlink" Target="https://www.cl.cam.ac.uk/~fhk1/Bells/equations.pdf" TargetMode="External"/><Relationship Id="rId27" Type="http://schemas.openxmlformats.org/officeDocument/2006/relationships/hyperlink" Target="https://www.gnu.org/licenses/gpl-3.0.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B465A-E521-4CBB-B1FC-A6A74AB6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21320</Words>
  <Characters>121527</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142562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15</cp:revision>
  <cp:lastPrinted>2025-07-09T15:37:00Z</cp:lastPrinted>
  <dcterms:created xsi:type="dcterms:W3CDTF">2025-05-07T15:03:00Z</dcterms:created>
  <dcterms:modified xsi:type="dcterms:W3CDTF">2025-07-09T15:39:00Z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