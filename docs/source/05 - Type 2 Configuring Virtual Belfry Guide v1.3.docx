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CB6C4A" w14:textId="3DF43795" w:rsidR="0051426B" w:rsidRPr="006B7665" w:rsidRDefault="00F10EC4" w:rsidP="00F10EC4">
      <w:pPr>
        <w:jc w:val="center"/>
        <w:rPr>
          <w:rFonts w:ascii="Garamond" w:hAnsi="Garamond"/>
          <w:b/>
          <w:sz w:val="96"/>
          <w:szCs w:val="96"/>
        </w:rPr>
      </w:pPr>
      <w:r w:rsidRPr="006B7665">
        <w:rPr>
          <w:rFonts w:ascii="Garamond" w:hAnsi="Garamond"/>
          <w:b/>
          <w:sz w:val="96"/>
          <w:szCs w:val="96"/>
        </w:rPr>
        <w:t>T</w:t>
      </w:r>
      <w:r w:rsidR="0099183A">
        <w:rPr>
          <w:rFonts w:ascii="Garamond" w:hAnsi="Garamond"/>
          <w:b/>
          <w:sz w:val="96"/>
          <w:szCs w:val="96"/>
        </w:rPr>
        <w:t>ype 2</w:t>
      </w:r>
      <w:r w:rsidRPr="006B7665">
        <w:rPr>
          <w:rFonts w:ascii="Garamond" w:hAnsi="Garamond"/>
          <w:b/>
          <w:sz w:val="96"/>
          <w:szCs w:val="96"/>
        </w:rPr>
        <w:t xml:space="preserve"> </w:t>
      </w:r>
      <w:r w:rsidR="0051426B" w:rsidRPr="006B7665">
        <w:rPr>
          <w:rFonts w:ascii="Garamond" w:hAnsi="Garamond"/>
          <w:b/>
          <w:sz w:val="96"/>
          <w:szCs w:val="96"/>
        </w:rPr>
        <w:t>Liverpool</w:t>
      </w:r>
      <w:r w:rsidR="001E1F78" w:rsidRPr="006B7665">
        <w:rPr>
          <w:rFonts w:ascii="Garamond" w:hAnsi="Garamond"/>
          <w:b/>
          <w:sz w:val="96"/>
          <w:szCs w:val="96"/>
        </w:rPr>
        <w:t xml:space="preserve"> Ringing </w:t>
      </w:r>
      <w:r w:rsidR="0051426B" w:rsidRPr="006B7665">
        <w:rPr>
          <w:rFonts w:ascii="Garamond" w:hAnsi="Garamond"/>
          <w:b/>
          <w:sz w:val="96"/>
          <w:szCs w:val="96"/>
        </w:rPr>
        <w:t>Simulator</w:t>
      </w:r>
    </w:p>
    <w:p w14:paraId="2CCB6C4B" w14:textId="583C4571" w:rsidR="00E906D4" w:rsidRPr="006B7665" w:rsidRDefault="0099183A" w:rsidP="0062540C">
      <w:pPr>
        <w:jc w:val="center"/>
        <w:rPr>
          <w:sz w:val="48"/>
          <w:szCs w:val="48"/>
        </w:rPr>
      </w:pPr>
      <w:r>
        <w:rPr>
          <w:sz w:val="48"/>
          <w:szCs w:val="48"/>
        </w:rPr>
        <w:t xml:space="preserve">05 – </w:t>
      </w:r>
      <w:r w:rsidR="00283F90">
        <w:rPr>
          <w:sz w:val="48"/>
          <w:szCs w:val="48"/>
        </w:rPr>
        <w:t xml:space="preserve">Configuring </w:t>
      </w:r>
      <w:r w:rsidR="004F4C74">
        <w:rPr>
          <w:sz w:val="48"/>
          <w:szCs w:val="48"/>
        </w:rPr>
        <w:t xml:space="preserve">Virtual Belfry </w:t>
      </w:r>
      <w:r w:rsidR="00283F90">
        <w:rPr>
          <w:sz w:val="48"/>
          <w:szCs w:val="48"/>
        </w:rPr>
        <w:t>Guide</w:t>
      </w:r>
    </w:p>
    <w:p w14:paraId="2CCB6C4C" w14:textId="77777777" w:rsidR="00AD3D85" w:rsidRPr="00AD3D85" w:rsidRDefault="00AD3D85" w:rsidP="0062540C">
      <w:pPr>
        <w:jc w:val="center"/>
        <w:rPr>
          <w:color w:val="00B050"/>
        </w:rPr>
      </w:pPr>
    </w:p>
    <w:p w14:paraId="2CCB6C4D" w14:textId="77777777" w:rsidR="00F10EC4" w:rsidRDefault="00C31976" w:rsidP="007E4CA5">
      <w:pPr>
        <w:jc w:val="center"/>
      </w:pPr>
      <w:r>
        <w:rPr>
          <w:noProof/>
          <w:lang w:eastAsia="en-GB"/>
        </w:rPr>
        <w:drawing>
          <wp:inline distT="0" distB="0" distL="0" distR="0" wp14:anchorId="2CCB7321" wp14:editId="2CCB7322">
            <wp:extent cx="3744000" cy="4993200"/>
            <wp:effectExtent l="38100" t="38100" r="46990" b="361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ions_for_the_Steeple-Keeper_-_geograph.org.uk_-_871574.jpg"/>
                    <pic:cNvPicPr/>
                  </pic:nvPicPr>
                  <pic:blipFill>
                    <a:blip r:embed="rId8">
                      <a:extLst>
                        <a:ext uri="{28A0092B-C50C-407E-A947-70E740481C1C}">
                          <a14:useLocalDpi xmlns:a14="http://schemas.microsoft.com/office/drawing/2010/main" val="0"/>
                        </a:ext>
                      </a:extLst>
                    </a:blip>
                    <a:stretch>
                      <a:fillRect/>
                    </a:stretch>
                  </pic:blipFill>
                  <pic:spPr>
                    <a:xfrm>
                      <a:off x="0" y="0"/>
                      <a:ext cx="3744000" cy="4993200"/>
                    </a:xfrm>
                    <a:prstGeom prst="rect">
                      <a:avLst/>
                    </a:prstGeom>
                    <a:ln w="31750" cmpd="thickThin">
                      <a:solidFill>
                        <a:schemeClr val="tx1"/>
                      </a:solidFill>
                    </a:ln>
                  </pic:spPr>
                </pic:pic>
              </a:graphicData>
            </a:graphic>
          </wp:inline>
        </w:drawing>
      </w:r>
    </w:p>
    <w:p w14:paraId="2CCB6C4E" w14:textId="77777777" w:rsidR="00D16CF7" w:rsidRDefault="00D16CF7" w:rsidP="00D16CF7">
      <w:pPr>
        <w:spacing w:after="0"/>
      </w:pPr>
    </w:p>
    <w:p w14:paraId="2CCB6C4F" w14:textId="77777777" w:rsidR="007F7E8A" w:rsidRPr="006B7665" w:rsidRDefault="00D16CF7" w:rsidP="00D16CF7">
      <w:pPr>
        <w:spacing w:after="0"/>
      </w:pPr>
      <w:r w:rsidRPr="006B7665">
        <w:t>Author: Andrew Instone-Cowie</w:t>
      </w:r>
    </w:p>
    <w:p w14:paraId="2CCB6C50" w14:textId="41E9D5AD" w:rsidR="00D16CF7" w:rsidRPr="006B7665" w:rsidRDefault="00D16CF7" w:rsidP="00D16CF7">
      <w:pPr>
        <w:spacing w:after="0"/>
      </w:pPr>
      <w:r w:rsidRPr="006B7665">
        <w:t xml:space="preserve">Date: </w:t>
      </w:r>
      <w:del w:id="0" w:author="Andrew Instone-Cowie" w:date="2024-06-20T14:44:00Z" w16du:dateUtc="2024-06-20T13:44:00Z">
        <w:r w:rsidR="00A256E9" w:rsidDel="00B662DF">
          <w:delText xml:space="preserve">18 </w:delText>
        </w:r>
      </w:del>
      <w:ins w:id="1" w:author="Andrew Instone-Cowie" w:date="2024-06-20T14:44:00Z" w16du:dateUtc="2024-06-20T13:44:00Z">
        <w:r w:rsidR="00B662DF">
          <w:t xml:space="preserve">20 </w:t>
        </w:r>
      </w:ins>
      <w:ins w:id="2" w:author="Andrew Instone-Cowie" w:date="2024-06-18T15:00:00Z" w16du:dateUtc="2024-06-18T14:00:00Z">
        <w:r w:rsidR="006D61F3">
          <w:t>June 2024</w:t>
        </w:r>
      </w:ins>
      <w:del w:id="3" w:author="Andrew Instone-Cowie" w:date="2024-06-18T15:00:00Z" w16du:dateUtc="2024-06-18T14:00:00Z">
        <w:r w:rsidR="00A256E9" w:rsidDel="006D61F3">
          <w:delText>August 2020</w:delText>
        </w:r>
      </w:del>
    </w:p>
    <w:p w14:paraId="2CCB6C51" w14:textId="1C65C1CF" w:rsidR="00D16CF7" w:rsidRPr="006B7665" w:rsidRDefault="00D16CF7">
      <w:r w:rsidRPr="006B7665">
        <w:t xml:space="preserve">Version: </w:t>
      </w:r>
      <w:r w:rsidR="003A4FDF">
        <w:t>1.</w:t>
      </w:r>
      <w:ins w:id="4" w:author="Andrew Instone-Cowie" w:date="2024-06-18T15:00:00Z" w16du:dateUtc="2024-06-18T14:00:00Z">
        <w:r w:rsidR="006D61F3">
          <w:t>3</w:t>
        </w:r>
      </w:ins>
      <w:del w:id="5" w:author="Andrew Instone-Cowie" w:date="2024-06-18T15:00:00Z" w16du:dateUtc="2024-06-18T14:00:00Z">
        <w:r w:rsidR="00A256E9" w:rsidDel="006D61F3">
          <w:delText>2</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2CCB6C52" w14:textId="77777777" w:rsidR="004A19E5" w:rsidRDefault="004A19E5" w:rsidP="007F7E8A">
          <w:pPr>
            <w:pStyle w:val="TOCHeading"/>
            <w:pageBreakBefore/>
          </w:pPr>
          <w:r>
            <w:t>Contents</w:t>
          </w:r>
        </w:p>
        <w:p w14:paraId="229197F9" w14:textId="77A2DBDA" w:rsidR="00E76443" w:rsidRDefault="004A19E5">
          <w:pPr>
            <w:pStyle w:val="TOC1"/>
            <w:tabs>
              <w:tab w:val="right" w:leader="dot" w:pos="9016"/>
            </w:tabs>
            <w:rPr>
              <w:ins w:id="6" w:author="Andrew Instone-Cowie" w:date="2025-07-09T15:35:00Z" w16du:dateUtc="2025-07-09T14:35:00Z"/>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ins w:id="7" w:author="Andrew Instone-Cowie" w:date="2025-07-09T15:35:00Z" w16du:dateUtc="2025-07-09T14:35:00Z">
            <w:r w:rsidR="00E76443" w:rsidRPr="00A71EA2">
              <w:rPr>
                <w:rStyle w:val="Hyperlink"/>
                <w:noProof/>
              </w:rPr>
              <w:fldChar w:fldCharType="begin"/>
            </w:r>
            <w:r w:rsidR="00E76443" w:rsidRPr="00A71EA2">
              <w:rPr>
                <w:rStyle w:val="Hyperlink"/>
                <w:noProof/>
              </w:rPr>
              <w:instrText xml:space="preserve"> </w:instrText>
            </w:r>
            <w:r w:rsidR="00E76443">
              <w:rPr>
                <w:noProof/>
              </w:rPr>
              <w:instrText>HYPERLINK \l "_Toc202967753"</w:instrText>
            </w:r>
            <w:r w:rsidR="00E76443" w:rsidRPr="00A71EA2">
              <w:rPr>
                <w:rStyle w:val="Hyperlink"/>
                <w:noProof/>
              </w:rPr>
              <w:instrText xml:space="preserve"> </w:instrText>
            </w:r>
            <w:r w:rsidR="00E76443" w:rsidRPr="00A71EA2">
              <w:rPr>
                <w:rStyle w:val="Hyperlink"/>
                <w:noProof/>
              </w:rPr>
            </w:r>
            <w:r w:rsidR="00E76443" w:rsidRPr="00A71EA2">
              <w:rPr>
                <w:rStyle w:val="Hyperlink"/>
                <w:noProof/>
              </w:rPr>
              <w:fldChar w:fldCharType="separate"/>
            </w:r>
            <w:r w:rsidR="00E76443" w:rsidRPr="00A71EA2">
              <w:rPr>
                <w:rStyle w:val="Hyperlink"/>
                <w:noProof/>
              </w:rPr>
              <w:t>Index of Figures</w:t>
            </w:r>
            <w:r w:rsidR="00E76443">
              <w:rPr>
                <w:noProof/>
                <w:webHidden/>
              </w:rPr>
              <w:tab/>
            </w:r>
            <w:r w:rsidR="00E76443">
              <w:rPr>
                <w:noProof/>
                <w:webHidden/>
              </w:rPr>
              <w:fldChar w:fldCharType="begin"/>
            </w:r>
            <w:r w:rsidR="00E76443">
              <w:rPr>
                <w:noProof/>
                <w:webHidden/>
              </w:rPr>
              <w:instrText xml:space="preserve"> PAGEREF _Toc202967753 \h </w:instrText>
            </w:r>
          </w:ins>
          <w:r w:rsidR="00E76443">
            <w:rPr>
              <w:noProof/>
              <w:webHidden/>
            </w:rPr>
          </w:r>
          <w:ins w:id="8" w:author="Andrew Instone-Cowie" w:date="2025-07-09T15:35:00Z" w16du:dateUtc="2025-07-09T14:35:00Z">
            <w:r w:rsidR="00E76443">
              <w:rPr>
                <w:noProof/>
                <w:webHidden/>
              </w:rPr>
              <w:fldChar w:fldCharType="separate"/>
            </w:r>
          </w:ins>
          <w:ins w:id="9" w:author="Andrew Instone-Cowie" w:date="2025-07-09T15:48:00Z" w16du:dateUtc="2025-07-09T14:48:00Z">
            <w:r w:rsidR="0084016E">
              <w:rPr>
                <w:noProof/>
                <w:webHidden/>
              </w:rPr>
              <w:t>2</w:t>
            </w:r>
          </w:ins>
          <w:ins w:id="10" w:author="Andrew Instone-Cowie" w:date="2025-07-09T15:35:00Z" w16du:dateUtc="2025-07-09T14:35:00Z">
            <w:r w:rsidR="00E76443">
              <w:rPr>
                <w:noProof/>
                <w:webHidden/>
              </w:rPr>
              <w:fldChar w:fldCharType="end"/>
            </w:r>
            <w:r w:rsidR="00E76443" w:rsidRPr="00A71EA2">
              <w:rPr>
                <w:rStyle w:val="Hyperlink"/>
                <w:noProof/>
              </w:rPr>
              <w:fldChar w:fldCharType="end"/>
            </w:r>
          </w:ins>
        </w:p>
        <w:p w14:paraId="467FE800" w14:textId="13BDFF48" w:rsidR="00E76443" w:rsidRDefault="00E76443">
          <w:pPr>
            <w:pStyle w:val="TOC1"/>
            <w:tabs>
              <w:tab w:val="right" w:leader="dot" w:pos="9016"/>
            </w:tabs>
            <w:rPr>
              <w:ins w:id="11" w:author="Andrew Instone-Cowie" w:date="2025-07-09T15:35:00Z" w16du:dateUtc="2025-07-09T14:35:00Z"/>
              <w:rFonts w:eastAsiaTheme="minorEastAsia"/>
              <w:noProof/>
              <w:kern w:val="2"/>
              <w:sz w:val="24"/>
              <w:szCs w:val="24"/>
              <w:lang w:eastAsia="en-GB"/>
              <w14:ligatures w14:val="standardContextual"/>
            </w:rPr>
          </w:pPr>
          <w:ins w:id="12"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"_Toc202967754"</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Document History</w:t>
            </w:r>
            <w:r>
              <w:rPr>
                <w:noProof/>
                <w:webHidden/>
              </w:rPr>
              <w:tab/>
            </w:r>
            <w:r>
              <w:rPr>
                <w:noProof/>
                <w:webHidden/>
              </w:rPr>
              <w:fldChar w:fldCharType="begin"/>
            </w:r>
            <w:r>
              <w:rPr>
                <w:noProof/>
                <w:webHidden/>
              </w:rPr>
              <w:instrText xml:space="preserve"> PAGEREF _Toc202967754 \h </w:instrText>
            </w:r>
          </w:ins>
          <w:r>
            <w:rPr>
              <w:noProof/>
              <w:webHidden/>
            </w:rPr>
          </w:r>
          <w:ins w:id="13" w:author="Andrew Instone-Cowie" w:date="2025-07-09T15:35:00Z" w16du:dateUtc="2025-07-09T14:35:00Z">
            <w:r>
              <w:rPr>
                <w:noProof/>
                <w:webHidden/>
              </w:rPr>
              <w:fldChar w:fldCharType="separate"/>
            </w:r>
          </w:ins>
          <w:ins w:id="14" w:author="Andrew Instone-Cowie" w:date="2025-07-09T15:48:00Z" w16du:dateUtc="2025-07-09T14:48:00Z">
            <w:r w:rsidR="0084016E">
              <w:rPr>
                <w:noProof/>
                <w:webHidden/>
              </w:rPr>
              <w:t>4</w:t>
            </w:r>
          </w:ins>
          <w:ins w:id="15" w:author="Andrew Instone-Cowie" w:date="2025-07-09T15:35:00Z" w16du:dateUtc="2025-07-09T14:35:00Z">
            <w:r>
              <w:rPr>
                <w:noProof/>
                <w:webHidden/>
              </w:rPr>
              <w:fldChar w:fldCharType="end"/>
            </w:r>
            <w:r w:rsidRPr="00A71EA2">
              <w:rPr>
                <w:rStyle w:val="Hyperlink"/>
                <w:noProof/>
              </w:rPr>
              <w:fldChar w:fldCharType="end"/>
            </w:r>
          </w:ins>
        </w:p>
        <w:p w14:paraId="33F418D9" w14:textId="77A5A1C2" w:rsidR="00E76443" w:rsidRDefault="00E76443">
          <w:pPr>
            <w:pStyle w:val="TOC1"/>
            <w:tabs>
              <w:tab w:val="right" w:leader="dot" w:pos="9016"/>
            </w:tabs>
            <w:rPr>
              <w:ins w:id="16" w:author="Andrew Instone-Cowie" w:date="2025-07-09T15:35:00Z" w16du:dateUtc="2025-07-09T14:35:00Z"/>
              <w:rFonts w:eastAsiaTheme="minorEastAsia"/>
              <w:noProof/>
              <w:kern w:val="2"/>
              <w:sz w:val="24"/>
              <w:szCs w:val="24"/>
              <w:lang w:eastAsia="en-GB"/>
              <w14:ligatures w14:val="standardContextual"/>
            </w:rPr>
          </w:pPr>
          <w:ins w:id="17"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"_Toc202967755"</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Licence</w:t>
            </w:r>
            <w:r>
              <w:rPr>
                <w:noProof/>
                <w:webHidden/>
              </w:rPr>
              <w:tab/>
            </w:r>
            <w:r>
              <w:rPr>
                <w:noProof/>
                <w:webHidden/>
              </w:rPr>
              <w:fldChar w:fldCharType="begin"/>
            </w:r>
            <w:r>
              <w:rPr>
                <w:noProof/>
                <w:webHidden/>
              </w:rPr>
              <w:instrText xml:space="preserve"> PAGEREF _Toc202967755 \h </w:instrText>
            </w:r>
          </w:ins>
          <w:r>
            <w:rPr>
              <w:noProof/>
              <w:webHidden/>
            </w:rPr>
          </w:r>
          <w:ins w:id="18" w:author="Andrew Instone-Cowie" w:date="2025-07-09T15:35:00Z" w16du:dateUtc="2025-07-09T14:35:00Z">
            <w:r>
              <w:rPr>
                <w:noProof/>
                <w:webHidden/>
              </w:rPr>
              <w:fldChar w:fldCharType="separate"/>
            </w:r>
          </w:ins>
          <w:ins w:id="19" w:author="Andrew Instone-Cowie" w:date="2025-07-09T15:48:00Z" w16du:dateUtc="2025-07-09T14:48:00Z">
            <w:r w:rsidR="0084016E">
              <w:rPr>
                <w:noProof/>
                <w:webHidden/>
              </w:rPr>
              <w:t>5</w:t>
            </w:r>
          </w:ins>
          <w:ins w:id="20" w:author="Andrew Instone-Cowie" w:date="2025-07-09T15:35:00Z" w16du:dateUtc="2025-07-09T14:35:00Z">
            <w:r>
              <w:rPr>
                <w:noProof/>
                <w:webHidden/>
              </w:rPr>
              <w:fldChar w:fldCharType="end"/>
            </w:r>
            <w:r w:rsidRPr="00A71EA2">
              <w:rPr>
                <w:rStyle w:val="Hyperlink"/>
                <w:noProof/>
              </w:rPr>
              <w:fldChar w:fldCharType="end"/>
            </w:r>
          </w:ins>
        </w:p>
        <w:p w14:paraId="366A164C" w14:textId="10825245" w:rsidR="00E76443" w:rsidRDefault="00E76443">
          <w:pPr>
            <w:pStyle w:val="TOC1"/>
            <w:tabs>
              <w:tab w:val="right" w:leader="dot" w:pos="9016"/>
            </w:tabs>
            <w:rPr>
              <w:ins w:id="21" w:author="Andrew Instone-Cowie" w:date="2025-07-09T15:35:00Z" w16du:dateUtc="2025-07-09T14:35:00Z"/>
              <w:rFonts w:eastAsiaTheme="minorEastAsia"/>
              <w:noProof/>
              <w:kern w:val="2"/>
              <w:sz w:val="24"/>
              <w:szCs w:val="24"/>
              <w:lang w:eastAsia="en-GB"/>
              <w14:ligatures w14:val="standardContextual"/>
            </w:rPr>
          </w:pPr>
          <w:ins w:id="22"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"_Toc202967756"</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lang w:eastAsia="en-GB"/>
              </w:rPr>
              <w:t>Attribution</w:t>
            </w:r>
            <w:r>
              <w:rPr>
                <w:noProof/>
                <w:webHidden/>
              </w:rPr>
              <w:tab/>
            </w:r>
            <w:r>
              <w:rPr>
                <w:noProof/>
                <w:webHidden/>
              </w:rPr>
              <w:fldChar w:fldCharType="begin"/>
            </w:r>
            <w:r>
              <w:rPr>
                <w:noProof/>
                <w:webHidden/>
              </w:rPr>
              <w:instrText xml:space="preserve"> PAGEREF _Toc202967756 \h </w:instrText>
            </w:r>
          </w:ins>
          <w:r>
            <w:rPr>
              <w:noProof/>
              <w:webHidden/>
            </w:rPr>
          </w:r>
          <w:ins w:id="23" w:author="Andrew Instone-Cowie" w:date="2025-07-09T15:35:00Z" w16du:dateUtc="2025-07-09T14:35:00Z">
            <w:r>
              <w:rPr>
                <w:noProof/>
                <w:webHidden/>
              </w:rPr>
              <w:fldChar w:fldCharType="separate"/>
            </w:r>
          </w:ins>
          <w:ins w:id="24" w:author="Andrew Instone-Cowie" w:date="2025-07-09T15:48:00Z" w16du:dateUtc="2025-07-09T14:48:00Z">
            <w:r w:rsidR="0084016E">
              <w:rPr>
                <w:noProof/>
                <w:webHidden/>
              </w:rPr>
              <w:t>5</w:t>
            </w:r>
          </w:ins>
          <w:ins w:id="25" w:author="Andrew Instone-Cowie" w:date="2025-07-09T15:35:00Z" w16du:dateUtc="2025-07-09T14:35:00Z">
            <w:r>
              <w:rPr>
                <w:noProof/>
                <w:webHidden/>
              </w:rPr>
              <w:fldChar w:fldCharType="end"/>
            </w:r>
            <w:r w:rsidRPr="00A71EA2">
              <w:rPr>
                <w:rStyle w:val="Hyperlink"/>
                <w:noProof/>
              </w:rPr>
              <w:fldChar w:fldCharType="end"/>
            </w:r>
          </w:ins>
        </w:p>
        <w:p w14:paraId="1EE636CE" w14:textId="3B652CD0" w:rsidR="00E76443" w:rsidRDefault="00E76443">
          <w:pPr>
            <w:pStyle w:val="TOC1"/>
            <w:tabs>
              <w:tab w:val="right" w:leader="dot" w:pos="9016"/>
            </w:tabs>
            <w:rPr>
              <w:ins w:id="26" w:author="Andrew Instone-Cowie" w:date="2025-07-09T15:35:00Z" w16du:dateUtc="2025-07-09T14:35:00Z"/>
              <w:rFonts w:eastAsiaTheme="minorEastAsia"/>
              <w:noProof/>
              <w:kern w:val="2"/>
              <w:sz w:val="24"/>
              <w:szCs w:val="24"/>
              <w:lang w:eastAsia="en-GB"/>
              <w14:ligatures w14:val="standardContextual"/>
            </w:rPr>
          </w:pPr>
          <w:ins w:id="27"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"_Toc202967757"</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Documentation Map</w:t>
            </w:r>
            <w:r>
              <w:rPr>
                <w:noProof/>
                <w:webHidden/>
              </w:rPr>
              <w:tab/>
            </w:r>
            <w:r>
              <w:rPr>
                <w:noProof/>
                <w:webHidden/>
              </w:rPr>
              <w:fldChar w:fldCharType="begin"/>
            </w:r>
            <w:r>
              <w:rPr>
                <w:noProof/>
                <w:webHidden/>
              </w:rPr>
              <w:instrText xml:space="preserve"> PAGEREF _Toc202967757 \h </w:instrText>
            </w:r>
          </w:ins>
          <w:r>
            <w:rPr>
              <w:noProof/>
              <w:webHidden/>
            </w:rPr>
          </w:r>
          <w:ins w:id="28" w:author="Andrew Instone-Cowie" w:date="2025-07-09T15:35:00Z" w16du:dateUtc="2025-07-09T14:35:00Z">
            <w:r>
              <w:rPr>
                <w:noProof/>
                <w:webHidden/>
              </w:rPr>
              <w:fldChar w:fldCharType="separate"/>
            </w:r>
          </w:ins>
          <w:ins w:id="29" w:author="Andrew Instone-Cowie" w:date="2025-07-09T15:48:00Z" w16du:dateUtc="2025-07-09T14:48:00Z">
            <w:r w:rsidR="0084016E">
              <w:rPr>
                <w:noProof/>
                <w:webHidden/>
              </w:rPr>
              <w:t>6</w:t>
            </w:r>
          </w:ins>
          <w:ins w:id="30" w:author="Andrew Instone-Cowie" w:date="2025-07-09T15:35:00Z" w16du:dateUtc="2025-07-09T14:35:00Z">
            <w:r>
              <w:rPr>
                <w:noProof/>
                <w:webHidden/>
              </w:rPr>
              <w:fldChar w:fldCharType="end"/>
            </w:r>
            <w:r w:rsidRPr="00A71EA2">
              <w:rPr>
                <w:rStyle w:val="Hyperlink"/>
                <w:noProof/>
              </w:rPr>
              <w:fldChar w:fldCharType="end"/>
            </w:r>
          </w:ins>
        </w:p>
        <w:p w14:paraId="00D14479" w14:textId="287EF837" w:rsidR="00E76443" w:rsidRDefault="00E76443">
          <w:pPr>
            <w:pStyle w:val="TOC1"/>
            <w:tabs>
              <w:tab w:val="right" w:leader="dot" w:pos="9016"/>
            </w:tabs>
            <w:rPr>
              <w:ins w:id="31" w:author="Andrew Instone-Cowie" w:date="2025-07-09T15:35:00Z" w16du:dateUtc="2025-07-09T14:35:00Z"/>
              <w:rFonts w:eastAsiaTheme="minorEastAsia"/>
              <w:noProof/>
              <w:kern w:val="2"/>
              <w:sz w:val="24"/>
              <w:szCs w:val="24"/>
              <w:lang w:eastAsia="en-GB"/>
              <w14:ligatures w14:val="standardContextual"/>
            </w:rPr>
          </w:pPr>
          <w:ins w:id="32"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"_Toc202967758"</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About This Guide</w:t>
            </w:r>
            <w:r>
              <w:rPr>
                <w:noProof/>
                <w:webHidden/>
              </w:rPr>
              <w:tab/>
            </w:r>
            <w:r>
              <w:rPr>
                <w:noProof/>
                <w:webHidden/>
              </w:rPr>
              <w:fldChar w:fldCharType="begin"/>
            </w:r>
            <w:r>
              <w:rPr>
                <w:noProof/>
                <w:webHidden/>
              </w:rPr>
              <w:instrText xml:space="preserve"> PAGEREF _Toc202967758 \h </w:instrText>
            </w:r>
          </w:ins>
          <w:r>
            <w:rPr>
              <w:noProof/>
              <w:webHidden/>
            </w:rPr>
          </w:r>
          <w:ins w:id="33" w:author="Andrew Instone-Cowie" w:date="2025-07-09T15:35:00Z" w16du:dateUtc="2025-07-09T14:35:00Z">
            <w:r>
              <w:rPr>
                <w:noProof/>
                <w:webHidden/>
              </w:rPr>
              <w:fldChar w:fldCharType="separate"/>
            </w:r>
          </w:ins>
          <w:ins w:id="34" w:author="Andrew Instone-Cowie" w:date="2025-07-09T15:48:00Z" w16du:dateUtc="2025-07-09T14:48:00Z">
            <w:r w:rsidR="0084016E">
              <w:rPr>
                <w:noProof/>
                <w:webHidden/>
              </w:rPr>
              <w:t>7</w:t>
            </w:r>
          </w:ins>
          <w:ins w:id="35" w:author="Andrew Instone-Cowie" w:date="2025-07-09T15:35:00Z" w16du:dateUtc="2025-07-09T14:35:00Z">
            <w:r>
              <w:rPr>
                <w:noProof/>
                <w:webHidden/>
              </w:rPr>
              <w:fldChar w:fldCharType="end"/>
            </w:r>
            <w:r w:rsidRPr="00A71EA2">
              <w:rPr>
                <w:rStyle w:val="Hyperlink"/>
                <w:noProof/>
              </w:rPr>
              <w:fldChar w:fldCharType="end"/>
            </w:r>
          </w:ins>
        </w:p>
        <w:p w14:paraId="773C7BF1" w14:textId="223C71A8" w:rsidR="00E76443" w:rsidRDefault="00E76443">
          <w:pPr>
            <w:pStyle w:val="TOC2"/>
            <w:tabs>
              <w:tab w:val="right" w:leader="dot" w:pos="9016"/>
            </w:tabs>
            <w:rPr>
              <w:ins w:id="36" w:author="Andrew Instone-Cowie" w:date="2025-07-09T15:35:00Z" w16du:dateUtc="2025-07-09T14:35:00Z"/>
              <w:rFonts w:eastAsiaTheme="minorEastAsia"/>
              <w:noProof/>
              <w:kern w:val="2"/>
              <w:sz w:val="24"/>
              <w:szCs w:val="24"/>
              <w:lang w:eastAsia="en-GB"/>
              <w14:ligatures w14:val="standardContextual"/>
            </w:rPr>
          </w:pPr>
          <w:ins w:id="37"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"_Toc202967759"</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First Steps</w:t>
            </w:r>
            <w:r>
              <w:rPr>
                <w:noProof/>
                <w:webHidden/>
              </w:rPr>
              <w:tab/>
            </w:r>
            <w:r>
              <w:rPr>
                <w:noProof/>
                <w:webHidden/>
              </w:rPr>
              <w:fldChar w:fldCharType="begin"/>
            </w:r>
            <w:r>
              <w:rPr>
                <w:noProof/>
                <w:webHidden/>
              </w:rPr>
              <w:instrText xml:space="preserve"> PAGEREF _Toc202967759 \h </w:instrText>
            </w:r>
          </w:ins>
          <w:r>
            <w:rPr>
              <w:noProof/>
              <w:webHidden/>
            </w:rPr>
          </w:r>
          <w:ins w:id="38" w:author="Andrew Instone-Cowie" w:date="2025-07-09T15:35:00Z" w16du:dateUtc="2025-07-09T14:35:00Z">
            <w:r>
              <w:rPr>
                <w:noProof/>
                <w:webHidden/>
              </w:rPr>
              <w:fldChar w:fldCharType="separate"/>
            </w:r>
          </w:ins>
          <w:ins w:id="39" w:author="Andrew Instone-Cowie" w:date="2025-07-09T15:48:00Z" w16du:dateUtc="2025-07-09T14:48:00Z">
            <w:r w:rsidR="0084016E">
              <w:rPr>
                <w:noProof/>
                <w:webHidden/>
              </w:rPr>
              <w:t>7</w:t>
            </w:r>
          </w:ins>
          <w:ins w:id="40" w:author="Andrew Instone-Cowie" w:date="2025-07-09T15:35:00Z" w16du:dateUtc="2025-07-09T14:35:00Z">
            <w:r>
              <w:rPr>
                <w:noProof/>
                <w:webHidden/>
              </w:rPr>
              <w:fldChar w:fldCharType="end"/>
            </w:r>
            <w:r w:rsidRPr="00A71EA2">
              <w:rPr>
                <w:rStyle w:val="Hyperlink"/>
                <w:noProof/>
              </w:rPr>
              <w:fldChar w:fldCharType="end"/>
            </w:r>
          </w:ins>
        </w:p>
        <w:p w14:paraId="666BD046" w14:textId="68071A42" w:rsidR="00E76443" w:rsidRDefault="00E76443">
          <w:pPr>
            <w:pStyle w:val="TOC2"/>
            <w:tabs>
              <w:tab w:val="right" w:leader="dot" w:pos="9016"/>
            </w:tabs>
            <w:rPr>
              <w:ins w:id="41" w:author="Andrew Instone-Cowie" w:date="2025-07-09T15:35:00Z" w16du:dateUtc="2025-07-09T14:35:00Z"/>
              <w:rFonts w:eastAsiaTheme="minorEastAsia"/>
              <w:noProof/>
              <w:kern w:val="2"/>
              <w:sz w:val="24"/>
              <w:szCs w:val="24"/>
              <w:lang w:eastAsia="en-GB"/>
              <w14:ligatures w14:val="standardContextual"/>
            </w:rPr>
          </w:pPr>
          <w:ins w:id="42"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"_Toc202967760"</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Next Steps</w:t>
            </w:r>
            <w:r>
              <w:rPr>
                <w:noProof/>
                <w:webHidden/>
              </w:rPr>
              <w:tab/>
            </w:r>
            <w:r>
              <w:rPr>
                <w:noProof/>
                <w:webHidden/>
              </w:rPr>
              <w:fldChar w:fldCharType="begin"/>
            </w:r>
            <w:r>
              <w:rPr>
                <w:noProof/>
                <w:webHidden/>
              </w:rPr>
              <w:instrText xml:space="preserve"> PAGEREF _Toc202967760 \h </w:instrText>
            </w:r>
          </w:ins>
          <w:r>
            <w:rPr>
              <w:noProof/>
              <w:webHidden/>
            </w:rPr>
          </w:r>
          <w:ins w:id="43" w:author="Andrew Instone-Cowie" w:date="2025-07-09T15:35:00Z" w16du:dateUtc="2025-07-09T14:35:00Z">
            <w:r>
              <w:rPr>
                <w:noProof/>
                <w:webHidden/>
              </w:rPr>
              <w:fldChar w:fldCharType="separate"/>
            </w:r>
          </w:ins>
          <w:ins w:id="44" w:author="Andrew Instone-Cowie" w:date="2025-07-09T15:48:00Z" w16du:dateUtc="2025-07-09T14:48:00Z">
            <w:r w:rsidR="0084016E">
              <w:rPr>
                <w:noProof/>
                <w:webHidden/>
              </w:rPr>
              <w:t>7</w:t>
            </w:r>
          </w:ins>
          <w:ins w:id="45" w:author="Andrew Instone-Cowie" w:date="2025-07-09T15:35:00Z" w16du:dateUtc="2025-07-09T14:35:00Z">
            <w:r>
              <w:rPr>
                <w:noProof/>
                <w:webHidden/>
              </w:rPr>
              <w:fldChar w:fldCharType="end"/>
            </w:r>
            <w:r w:rsidRPr="00A71EA2">
              <w:rPr>
                <w:rStyle w:val="Hyperlink"/>
                <w:noProof/>
              </w:rPr>
              <w:fldChar w:fldCharType="end"/>
            </w:r>
          </w:ins>
        </w:p>
        <w:p w14:paraId="5121FF3F" w14:textId="2619A164" w:rsidR="00E76443" w:rsidRDefault="00E76443">
          <w:pPr>
            <w:pStyle w:val="TOC1"/>
            <w:tabs>
              <w:tab w:val="right" w:leader="dot" w:pos="9016"/>
            </w:tabs>
            <w:rPr>
              <w:ins w:id="46" w:author="Andrew Instone-Cowie" w:date="2025-07-09T15:35:00Z" w16du:dateUtc="2025-07-09T14:35:00Z"/>
              <w:rFonts w:eastAsiaTheme="minorEastAsia"/>
              <w:noProof/>
              <w:kern w:val="2"/>
              <w:sz w:val="24"/>
              <w:szCs w:val="24"/>
              <w:lang w:eastAsia="en-GB"/>
              <w14:ligatures w14:val="standardContextual"/>
            </w:rPr>
          </w:pPr>
          <w:ins w:id="47"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"_Toc202967761"</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Virtual Belfry</w:t>
            </w:r>
            <w:r>
              <w:rPr>
                <w:noProof/>
                <w:webHidden/>
              </w:rPr>
              <w:tab/>
            </w:r>
            <w:r>
              <w:rPr>
                <w:noProof/>
                <w:webHidden/>
              </w:rPr>
              <w:fldChar w:fldCharType="begin"/>
            </w:r>
            <w:r>
              <w:rPr>
                <w:noProof/>
                <w:webHidden/>
              </w:rPr>
              <w:instrText xml:space="preserve"> PAGEREF _Toc202967761 \h </w:instrText>
            </w:r>
          </w:ins>
          <w:r>
            <w:rPr>
              <w:noProof/>
              <w:webHidden/>
            </w:rPr>
          </w:r>
          <w:ins w:id="48" w:author="Andrew Instone-Cowie" w:date="2025-07-09T15:35:00Z" w16du:dateUtc="2025-07-09T14:35:00Z">
            <w:r>
              <w:rPr>
                <w:noProof/>
                <w:webHidden/>
              </w:rPr>
              <w:fldChar w:fldCharType="separate"/>
            </w:r>
          </w:ins>
          <w:ins w:id="49" w:author="Andrew Instone-Cowie" w:date="2025-07-09T15:48:00Z" w16du:dateUtc="2025-07-09T14:48:00Z">
            <w:r w:rsidR="0084016E">
              <w:rPr>
                <w:noProof/>
                <w:webHidden/>
              </w:rPr>
              <w:t>8</w:t>
            </w:r>
          </w:ins>
          <w:ins w:id="50" w:author="Andrew Instone-Cowie" w:date="2025-07-09T15:35:00Z" w16du:dateUtc="2025-07-09T14:35:00Z">
            <w:r>
              <w:rPr>
                <w:noProof/>
                <w:webHidden/>
              </w:rPr>
              <w:fldChar w:fldCharType="end"/>
            </w:r>
            <w:r w:rsidRPr="00A71EA2">
              <w:rPr>
                <w:rStyle w:val="Hyperlink"/>
                <w:noProof/>
              </w:rPr>
              <w:fldChar w:fldCharType="end"/>
            </w:r>
          </w:ins>
        </w:p>
        <w:p w14:paraId="2049EA5B" w14:textId="075893AE" w:rsidR="00E76443" w:rsidRDefault="00E76443">
          <w:pPr>
            <w:pStyle w:val="TOC2"/>
            <w:tabs>
              <w:tab w:val="right" w:leader="dot" w:pos="9016"/>
            </w:tabs>
            <w:rPr>
              <w:ins w:id="51" w:author="Andrew Instone-Cowie" w:date="2025-07-09T15:35:00Z" w16du:dateUtc="2025-07-09T14:35:00Z"/>
              <w:rFonts w:eastAsiaTheme="minorEastAsia"/>
              <w:noProof/>
              <w:kern w:val="2"/>
              <w:sz w:val="24"/>
              <w:szCs w:val="24"/>
              <w:lang w:eastAsia="en-GB"/>
              <w14:ligatures w14:val="standardContextual"/>
            </w:rPr>
          </w:pPr>
          <w:ins w:id="52"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"_Toc202967762"</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Copyrights &amp; Licensing</w:t>
            </w:r>
            <w:r>
              <w:rPr>
                <w:noProof/>
                <w:webHidden/>
              </w:rPr>
              <w:tab/>
            </w:r>
            <w:r>
              <w:rPr>
                <w:noProof/>
                <w:webHidden/>
              </w:rPr>
              <w:fldChar w:fldCharType="begin"/>
            </w:r>
            <w:r>
              <w:rPr>
                <w:noProof/>
                <w:webHidden/>
              </w:rPr>
              <w:instrText xml:space="preserve"> PAGEREF _Toc202967762 \h </w:instrText>
            </w:r>
          </w:ins>
          <w:r>
            <w:rPr>
              <w:noProof/>
              <w:webHidden/>
            </w:rPr>
          </w:r>
          <w:ins w:id="53" w:author="Andrew Instone-Cowie" w:date="2025-07-09T15:35:00Z" w16du:dateUtc="2025-07-09T14:35:00Z">
            <w:r>
              <w:rPr>
                <w:noProof/>
                <w:webHidden/>
              </w:rPr>
              <w:fldChar w:fldCharType="separate"/>
            </w:r>
          </w:ins>
          <w:ins w:id="54" w:author="Andrew Instone-Cowie" w:date="2025-07-09T15:48:00Z" w16du:dateUtc="2025-07-09T14:48:00Z">
            <w:r w:rsidR="0084016E">
              <w:rPr>
                <w:noProof/>
                <w:webHidden/>
              </w:rPr>
              <w:t>8</w:t>
            </w:r>
          </w:ins>
          <w:ins w:id="55" w:author="Andrew Instone-Cowie" w:date="2025-07-09T15:35:00Z" w16du:dateUtc="2025-07-09T14:35:00Z">
            <w:r>
              <w:rPr>
                <w:noProof/>
                <w:webHidden/>
              </w:rPr>
              <w:fldChar w:fldCharType="end"/>
            </w:r>
            <w:r w:rsidRPr="00A71EA2">
              <w:rPr>
                <w:rStyle w:val="Hyperlink"/>
                <w:noProof/>
              </w:rPr>
              <w:fldChar w:fldCharType="end"/>
            </w:r>
          </w:ins>
        </w:p>
        <w:p w14:paraId="4EB07010" w14:textId="11CA328F" w:rsidR="00E76443" w:rsidRDefault="00E76443">
          <w:pPr>
            <w:pStyle w:val="TOC2"/>
            <w:tabs>
              <w:tab w:val="right" w:leader="dot" w:pos="9016"/>
            </w:tabs>
            <w:rPr>
              <w:ins w:id="56" w:author="Andrew Instone-Cowie" w:date="2025-07-09T15:35:00Z" w16du:dateUtc="2025-07-09T14:35:00Z"/>
              <w:rFonts w:eastAsiaTheme="minorEastAsia"/>
              <w:noProof/>
              <w:kern w:val="2"/>
              <w:sz w:val="24"/>
              <w:szCs w:val="24"/>
              <w:lang w:eastAsia="en-GB"/>
              <w14:ligatures w14:val="standardContextual"/>
            </w:rPr>
          </w:pPr>
          <w:ins w:id="57"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"_Toc202967763"</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Sensors Configuration</w:t>
            </w:r>
            <w:r>
              <w:rPr>
                <w:noProof/>
                <w:webHidden/>
              </w:rPr>
              <w:tab/>
            </w:r>
            <w:r>
              <w:rPr>
                <w:noProof/>
                <w:webHidden/>
              </w:rPr>
              <w:fldChar w:fldCharType="begin"/>
            </w:r>
            <w:r>
              <w:rPr>
                <w:noProof/>
                <w:webHidden/>
              </w:rPr>
              <w:instrText xml:space="preserve"> PAGEREF _Toc202967763 \h </w:instrText>
            </w:r>
          </w:ins>
          <w:r>
            <w:rPr>
              <w:noProof/>
              <w:webHidden/>
            </w:rPr>
          </w:r>
          <w:ins w:id="58" w:author="Andrew Instone-Cowie" w:date="2025-07-09T15:35:00Z" w16du:dateUtc="2025-07-09T14:35:00Z">
            <w:r>
              <w:rPr>
                <w:noProof/>
                <w:webHidden/>
              </w:rPr>
              <w:fldChar w:fldCharType="separate"/>
            </w:r>
          </w:ins>
          <w:ins w:id="59" w:author="Andrew Instone-Cowie" w:date="2025-07-09T15:48:00Z" w16du:dateUtc="2025-07-09T14:48:00Z">
            <w:r w:rsidR="0084016E">
              <w:rPr>
                <w:noProof/>
                <w:webHidden/>
              </w:rPr>
              <w:t>8</w:t>
            </w:r>
          </w:ins>
          <w:ins w:id="60" w:author="Andrew Instone-Cowie" w:date="2025-07-09T15:35:00Z" w16du:dateUtc="2025-07-09T14:35:00Z">
            <w:r>
              <w:rPr>
                <w:noProof/>
                <w:webHidden/>
              </w:rPr>
              <w:fldChar w:fldCharType="end"/>
            </w:r>
            <w:r w:rsidRPr="00A71EA2">
              <w:rPr>
                <w:rStyle w:val="Hyperlink"/>
                <w:noProof/>
              </w:rPr>
              <w:fldChar w:fldCharType="end"/>
            </w:r>
          </w:ins>
        </w:p>
        <w:p w14:paraId="61C7E8D5" w14:textId="141FE5C1" w:rsidR="00E76443" w:rsidRDefault="00E76443">
          <w:pPr>
            <w:pStyle w:val="TOC2"/>
            <w:tabs>
              <w:tab w:val="right" w:leader="dot" w:pos="9016"/>
            </w:tabs>
            <w:rPr>
              <w:ins w:id="61" w:author="Andrew Instone-Cowie" w:date="2025-07-09T15:35:00Z" w16du:dateUtc="2025-07-09T14:35:00Z"/>
              <w:rFonts w:eastAsiaTheme="minorEastAsia"/>
              <w:noProof/>
              <w:kern w:val="2"/>
              <w:sz w:val="24"/>
              <w:szCs w:val="24"/>
              <w:lang w:eastAsia="en-GB"/>
              <w14:ligatures w14:val="standardContextual"/>
            </w:rPr>
          </w:pPr>
          <w:ins w:id="62"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"_Toc202967764"</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Copying Sensor Groups</w:t>
            </w:r>
            <w:r>
              <w:rPr>
                <w:noProof/>
                <w:webHidden/>
              </w:rPr>
              <w:tab/>
            </w:r>
            <w:r>
              <w:rPr>
                <w:noProof/>
                <w:webHidden/>
              </w:rPr>
              <w:fldChar w:fldCharType="begin"/>
            </w:r>
            <w:r>
              <w:rPr>
                <w:noProof/>
                <w:webHidden/>
              </w:rPr>
              <w:instrText xml:space="preserve"> PAGEREF _Toc202967764 \h </w:instrText>
            </w:r>
          </w:ins>
          <w:r>
            <w:rPr>
              <w:noProof/>
              <w:webHidden/>
            </w:rPr>
          </w:r>
          <w:ins w:id="63" w:author="Andrew Instone-Cowie" w:date="2025-07-09T15:35:00Z" w16du:dateUtc="2025-07-09T14:35:00Z">
            <w:r>
              <w:rPr>
                <w:noProof/>
                <w:webHidden/>
              </w:rPr>
              <w:fldChar w:fldCharType="separate"/>
            </w:r>
          </w:ins>
          <w:ins w:id="64" w:author="Andrew Instone-Cowie" w:date="2025-07-09T15:48:00Z" w16du:dateUtc="2025-07-09T14:48:00Z">
            <w:r w:rsidR="0084016E">
              <w:rPr>
                <w:noProof/>
                <w:webHidden/>
              </w:rPr>
              <w:t>16</w:t>
            </w:r>
          </w:ins>
          <w:ins w:id="65" w:author="Andrew Instone-Cowie" w:date="2025-07-09T15:35:00Z" w16du:dateUtc="2025-07-09T14:35:00Z">
            <w:r>
              <w:rPr>
                <w:noProof/>
                <w:webHidden/>
              </w:rPr>
              <w:fldChar w:fldCharType="end"/>
            </w:r>
            <w:r w:rsidRPr="00A71EA2">
              <w:rPr>
                <w:rStyle w:val="Hyperlink"/>
                <w:noProof/>
              </w:rPr>
              <w:fldChar w:fldCharType="end"/>
            </w:r>
          </w:ins>
        </w:p>
        <w:p w14:paraId="4D3C171C" w14:textId="5E2E1D8A" w:rsidR="00E76443" w:rsidRDefault="00E76443">
          <w:pPr>
            <w:pStyle w:val="TOC2"/>
            <w:tabs>
              <w:tab w:val="right" w:leader="dot" w:pos="9016"/>
            </w:tabs>
            <w:rPr>
              <w:ins w:id="66" w:author="Andrew Instone-Cowie" w:date="2025-07-09T15:35:00Z" w16du:dateUtc="2025-07-09T14:35:00Z"/>
              <w:rFonts w:eastAsiaTheme="minorEastAsia"/>
              <w:noProof/>
              <w:kern w:val="2"/>
              <w:sz w:val="24"/>
              <w:szCs w:val="24"/>
              <w:lang w:eastAsia="en-GB"/>
              <w14:ligatures w14:val="standardContextual"/>
            </w:rPr>
          </w:pPr>
          <w:ins w:id="67"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"_Toc202967765"</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Moving Ringers</w:t>
            </w:r>
            <w:r>
              <w:rPr>
                <w:noProof/>
                <w:webHidden/>
              </w:rPr>
              <w:tab/>
            </w:r>
            <w:r>
              <w:rPr>
                <w:noProof/>
                <w:webHidden/>
              </w:rPr>
              <w:fldChar w:fldCharType="begin"/>
            </w:r>
            <w:r>
              <w:rPr>
                <w:noProof/>
                <w:webHidden/>
              </w:rPr>
              <w:instrText xml:space="preserve"> PAGEREF _Toc202967765 \h </w:instrText>
            </w:r>
          </w:ins>
          <w:r>
            <w:rPr>
              <w:noProof/>
              <w:webHidden/>
            </w:rPr>
          </w:r>
          <w:ins w:id="68" w:author="Andrew Instone-Cowie" w:date="2025-07-09T15:35:00Z" w16du:dateUtc="2025-07-09T14:35:00Z">
            <w:r>
              <w:rPr>
                <w:noProof/>
                <w:webHidden/>
              </w:rPr>
              <w:fldChar w:fldCharType="separate"/>
            </w:r>
          </w:ins>
          <w:ins w:id="69" w:author="Andrew Instone-Cowie" w:date="2025-07-09T15:48:00Z" w16du:dateUtc="2025-07-09T14:48:00Z">
            <w:r w:rsidR="0084016E">
              <w:rPr>
                <w:noProof/>
                <w:webHidden/>
              </w:rPr>
              <w:t>19</w:t>
            </w:r>
          </w:ins>
          <w:ins w:id="70" w:author="Andrew Instone-Cowie" w:date="2025-07-09T15:35:00Z" w16du:dateUtc="2025-07-09T14:35:00Z">
            <w:r>
              <w:rPr>
                <w:noProof/>
                <w:webHidden/>
              </w:rPr>
              <w:fldChar w:fldCharType="end"/>
            </w:r>
            <w:r w:rsidRPr="00A71EA2">
              <w:rPr>
                <w:rStyle w:val="Hyperlink"/>
                <w:noProof/>
              </w:rPr>
              <w:fldChar w:fldCharType="end"/>
            </w:r>
          </w:ins>
        </w:p>
        <w:p w14:paraId="154F5DF3" w14:textId="128EE08B" w:rsidR="00E76443" w:rsidRDefault="00E76443">
          <w:pPr>
            <w:pStyle w:val="TOC1"/>
            <w:tabs>
              <w:tab w:val="right" w:leader="dot" w:pos="9016"/>
            </w:tabs>
            <w:rPr>
              <w:ins w:id="71" w:author="Andrew Instone-Cowie" w:date="2025-07-09T15:35:00Z" w16du:dateUtc="2025-07-09T14:35:00Z"/>
              <w:rFonts w:eastAsiaTheme="minorEastAsia"/>
              <w:noProof/>
              <w:kern w:val="2"/>
              <w:sz w:val="24"/>
              <w:szCs w:val="24"/>
              <w:lang w:eastAsia="en-GB"/>
              <w14:ligatures w14:val="standardContextual"/>
            </w:rPr>
          </w:pPr>
          <w:ins w:id="72"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"_Toc202967766"</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Delay Timer Calibration</w:t>
            </w:r>
            <w:r>
              <w:rPr>
                <w:noProof/>
                <w:webHidden/>
              </w:rPr>
              <w:tab/>
            </w:r>
            <w:r>
              <w:rPr>
                <w:noProof/>
                <w:webHidden/>
              </w:rPr>
              <w:fldChar w:fldCharType="begin"/>
            </w:r>
            <w:r>
              <w:rPr>
                <w:noProof/>
                <w:webHidden/>
              </w:rPr>
              <w:instrText xml:space="preserve"> PAGEREF _Toc202967766 \h </w:instrText>
            </w:r>
          </w:ins>
          <w:r>
            <w:rPr>
              <w:noProof/>
              <w:webHidden/>
            </w:rPr>
          </w:r>
          <w:ins w:id="73" w:author="Andrew Instone-Cowie" w:date="2025-07-09T15:35:00Z" w16du:dateUtc="2025-07-09T14:35:00Z">
            <w:r>
              <w:rPr>
                <w:noProof/>
                <w:webHidden/>
              </w:rPr>
              <w:fldChar w:fldCharType="separate"/>
            </w:r>
          </w:ins>
          <w:ins w:id="74" w:author="Andrew Instone-Cowie" w:date="2025-07-09T15:48:00Z" w16du:dateUtc="2025-07-09T14:48:00Z">
            <w:r w:rsidR="0084016E">
              <w:rPr>
                <w:noProof/>
                <w:webHidden/>
              </w:rPr>
              <w:t>20</w:t>
            </w:r>
          </w:ins>
          <w:ins w:id="75" w:author="Andrew Instone-Cowie" w:date="2025-07-09T15:35:00Z" w16du:dateUtc="2025-07-09T14:35:00Z">
            <w:r>
              <w:rPr>
                <w:noProof/>
                <w:webHidden/>
              </w:rPr>
              <w:fldChar w:fldCharType="end"/>
            </w:r>
            <w:r w:rsidRPr="00A71EA2">
              <w:rPr>
                <w:rStyle w:val="Hyperlink"/>
                <w:noProof/>
              </w:rPr>
              <w:fldChar w:fldCharType="end"/>
            </w:r>
          </w:ins>
        </w:p>
        <w:p w14:paraId="20D3DF6A" w14:textId="2025B40B" w:rsidR="00E76443" w:rsidRDefault="00E76443">
          <w:pPr>
            <w:pStyle w:val="TOC1"/>
            <w:tabs>
              <w:tab w:val="right" w:leader="dot" w:pos="9016"/>
            </w:tabs>
            <w:rPr>
              <w:ins w:id="76" w:author="Andrew Instone-Cowie" w:date="2025-07-09T15:35:00Z" w16du:dateUtc="2025-07-09T14:35:00Z"/>
              <w:rFonts w:eastAsiaTheme="minorEastAsia"/>
              <w:noProof/>
              <w:kern w:val="2"/>
              <w:sz w:val="24"/>
              <w:szCs w:val="24"/>
              <w:lang w:eastAsia="en-GB"/>
              <w14:ligatures w14:val="standardContextual"/>
            </w:rPr>
          </w:pPr>
          <w:ins w:id="77"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"_Toc202967767"</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Using Multiple PCs</w:t>
            </w:r>
            <w:r>
              <w:rPr>
                <w:noProof/>
                <w:webHidden/>
              </w:rPr>
              <w:tab/>
            </w:r>
            <w:r>
              <w:rPr>
                <w:noProof/>
                <w:webHidden/>
              </w:rPr>
              <w:fldChar w:fldCharType="begin"/>
            </w:r>
            <w:r>
              <w:rPr>
                <w:noProof/>
                <w:webHidden/>
              </w:rPr>
              <w:instrText xml:space="preserve"> PAGEREF _Toc202967767 \h </w:instrText>
            </w:r>
          </w:ins>
          <w:r>
            <w:rPr>
              <w:noProof/>
              <w:webHidden/>
            </w:rPr>
          </w:r>
          <w:ins w:id="78" w:author="Andrew Instone-Cowie" w:date="2025-07-09T15:35:00Z" w16du:dateUtc="2025-07-09T14:35:00Z">
            <w:r>
              <w:rPr>
                <w:noProof/>
                <w:webHidden/>
              </w:rPr>
              <w:fldChar w:fldCharType="separate"/>
            </w:r>
          </w:ins>
          <w:ins w:id="79" w:author="Andrew Instone-Cowie" w:date="2025-07-09T15:48:00Z" w16du:dateUtc="2025-07-09T14:48:00Z">
            <w:r w:rsidR="0084016E">
              <w:rPr>
                <w:noProof/>
                <w:webHidden/>
              </w:rPr>
              <w:t>21</w:t>
            </w:r>
          </w:ins>
          <w:ins w:id="80" w:author="Andrew Instone-Cowie" w:date="2025-07-09T15:35:00Z" w16du:dateUtc="2025-07-09T14:35:00Z">
            <w:r>
              <w:rPr>
                <w:noProof/>
                <w:webHidden/>
              </w:rPr>
              <w:fldChar w:fldCharType="end"/>
            </w:r>
            <w:r w:rsidRPr="00A71EA2">
              <w:rPr>
                <w:rStyle w:val="Hyperlink"/>
                <w:noProof/>
              </w:rPr>
              <w:fldChar w:fldCharType="end"/>
            </w:r>
          </w:ins>
        </w:p>
        <w:p w14:paraId="7B2E9875" w14:textId="70E412CC" w:rsidR="00E76443" w:rsidRDefault="00E76443">
          <w:pPr>
            <w:pStyle w:val="TOC2"/>
            <w:tabs>
              <w:tab w:val="right" w:leader="dot" w:pos="9016"/>
            </w:tabs>
            <w:rPr>
              <w:ins w:id="81" w:author="Andrew Instone-Cowie" w:date="2025-07-09T15:35:00Z" w16du:dateUtc="2025-07-09T14:35:00Z"/>
              <w:rFonts w:eastAsiaTheme="minorEastAsia"/>
              <w:noProof/>
              <w:kern w:val="2"/>
              <w:sz w:val="24"/>
              <w:szCs w:val="24"/>
              <w:lang w:eastAsia="en-GB"/>
              <w14:ligatures w14:val="standardContextual"/>
            </w:rPr>
          </w:pPr>
          <w:ins w:id="82"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"_Toc202967768"</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Second PC Module &amp; Basic Serial Splitter Module</w:t>
            </w:r>
            <w:r>
              <w:rPr>
                <w:noProof/>
                <w:webHidden/>
              </w:rPr>
              <w:tab/>
            </w:r>
            <w:r>
              <w:rPr>
                <w:noProof/>
                <w:webHidden/>
              </w:rPr>
              <w:fldChar w:fldCharType="begin"/>
            </w:r>
            <w:r>
              <w:rPr>
                <w:noProof/>
                <w:webHidden/>
              </w:rPr>
              <w:instrText xml:space="preserve"> PAGEREF _Toc202967768 \h </w:instrText>
            </w:r>
          </w:ins>
          <w:r>
            <w:rPr>
              <w:noProof/>
              <w:webHidden/>
            </w:rPr>
          </w:r>
          <w:ins w:id="83" w:author="Andrew Instone-Cowie" w:date="2025-07-09T15:35:00Z" w16du:dateUtc="2025-07-09T14:35:00Z">
            <w:r>
              <w:rPr>
                <w:noProof/>
                <w:webHidden/>
              </w:rPr>
              <w:fldChar w:fldCharType="separate"/>
            </w:r>
          </w:ins>
          <w:ins w:id="84" w:author="Andrew Instone-Cowie" w:date="2025-07-09T15:48:00Z" w16du:dateUtc="2025-07-09T14:48:00Z">
            <w:r w:rsidR="0084016E">
              <w:rPr>
                <w:noProof/>
                <w:webHidden/>
              </w:rPr>
              <w:t>21</w:t>
            </w:r>
          </w:ins>
          <w:ins w:id="85" w:author="Andrew Instone-Cowie" w:date="2025-07-09T15:35:00Z" w16du:dateUtc="2025-07-09T14:35:00Z">
            <w:r>
              <w:rPr>
                <w:noProof/>
                <w:webHidden/>
              </w:rPr>
              <w:fldChar w:fldCharType="end"/>
            </w:r>
            <w:r w:rsidRPr="00A71EA2">
              <w:rPr>
                <w:rStyle w:val="Hyperlink"/>
                <w:noProof/>
              </w:rPr>
              <w:fldChar w:fldCharType="end"/>
            </w:r>
          </w:ins>
        </w:p>
        <w:p w14:paraId="459BAE20" w14:textId="62F24672" w:rsidR="00E76443" w:rsidRDefault="00E76443">
          <w:pPr>
            <w:pStyle w:val="TOC2"/>
            <w:tabs>
              <w:tab w:val="right" w:leader="dot" w:pos="9016"/>
            </w:tabs>
            <w:rPr>
              <w:ins w:id="86" w:author="Andrew Instone-Cowie" w:date="2025-07-09T15:35:00Z" w16du:dateUtc="2025-07-09T14:35:00Z"/>
              <w:rFonts w:eastAsiaTheme="minorEastAsia"/>
              <w:noProof/>
              <w:kern w:val="2"/>
              <w:sz w:val="24"/>
              <w:szCs w:val="24"/>
              <w:lang w:eastAsia="en-GB"/>
              <w14:ligatures w14:val="standardContextual"/>
            </w:rPr>
          </w:pPr>
          <w:ins w:id="87" w:author="Andrew Instone-Cowie" w:date="2025-07-09T15:35:00Z" w16du:dateUtc="2025-07-09T14:35:00Z">
            <w:r w:rsidRPr="00A71EA2">
              <w:rPr>
                <w:rStyle w:val="Hyperlink"/>
                <w:noProof/>
              </w:rPr>
              <w:fldChar w:fldCharType="begin"/>
            </w:r>
            <w:r w:rsidRPr="00A71EA2">
              <w:rPr>
                <w:rStyle w:val="Hyperlink"/>
                <w:noProof/>
              </w:rPr>
              <w:instrText xml:space="preserve"> </w:instrText>
            </w:r>
            <w:r>
              <w:rPr>
                <w:noProof/>
              </w:rPr>
              <w:instrText>HYPERLINK \l "_Toc202967769"</w:instrText>
            </w:r>
            <w:r w:rsidRPr="00A71EA2">
              <w:rPr>
                <w:rStyle w:val="Hyperlink"/>
                <w:noProof/>
              </w:rPr>
              <w:instrText xml:space="preserve"> </w:instrText>
            </w:r>
            <w:r w:rsidRPr="00A71EA2">
              <w:rPr>
                <w:rStyle w:val="Hyperlink"/>
                <w:noProof/>
              </w:rPr>
            </w:r>
            <w:r w:rsidRPr="00A71EA2">
              <w:rPr>
                <w:rStyle w:val="Hyperlink"/>
                <w:noProof/>
              </w:rPr>
              <w:fldChar w:fldCharType="separate"/>
            </w:r>
            <w:r w:rsidRPr="00A71EA2">
              <w:rPr>
                <w:rStyle w:val="Hyperlink"/>
                <w:noProof/>
              </w:rPr>
              <w:t>Configuring the Interface</w:t>
            </w:r>
            <w:r>
              <w:rPr>
                <w:noProof/>
                <w:webHidden/>
              </w:rPr>
              <w:tab/>
            </w:r>
            <w:r>
              <w:rPr>
                <w:noProof/>
                <w:webHidden/>
              </w:rPr>
              <w:fldChar w:fldCharType="begin"/>
            </w:r>
            <w:r>
              <w:rPr>
                <w:noProof/>
                <w:webHidden/>
              </w:rPr>
              <w:instrText xml:space="preserve"> PAGEREF _Toc202967769 \h </w:instrText>
            </w:r>
          </w:ins>
          <w:r>
            <w:rPr>
              <w:noProof/>
              <w:webHidden/>
            </w:rPr>
          </w:r>
          <w:ins w:id="88" w:author="Andrew Instone-Cowie" w:date="2025-07-09T15:35:00Z" w16du:dateUtc="2025-07-09T14:35:00Z">
            <w:r>
              <w:rPr>
                <w:noProof/>
                <w:webHidden/>
              </w:rPr>
              <w:fldChar w:fldCharType="separate"/>
            </w:r>
          </w:ins>
          <w:ins w:id="89" w:author="Andrew Instone-Cowie" w:date="2025-07-09T15:48:00Z" w16du:dateUtc="2025-07-09T14:48:00Z">
            <w:r w:rsidR="0084016E">
              <w:rPr>
                <w:noProof/>
                <w:webHidden/>
              </w:rPr>
              <w:t>21</w:t>
            </w:r>
          </w:ins>
          <w:ins w:id="90" w:author="Andrew Instone-Cowie" w:date="2025-07-09T15:35:00Z" w16du:dateUtc="2025-07-09T14:35:00Z">
            <w:r>
              <w:rPr>
                <w:noProof/>
                <w:webHidden/>
              </w:rPr>
              <w:fldChar w:fldCharType="end"/>
            </w:r>
            <w:r w:rsidRPr="00A71EA2">
              <w:rPr>
                <w:rStyle w:val="Hyperlink"/>
                <w:noProof/>
              </w:rPr>
              <w:fldChar w:fldCharType="end"/>
            </w:r>
          </w:ins>
        </w:p>
        <w:p w14:paraId="20E1BB7C" w14:textId="0073D194" w:rsidR="00077E1A" w:rsidDel="00924D8E" w:rsidRDefault="00077E1A">
          <w:pPr>
            <w:pStyle w:val="TOC1"/>
            <w:tabs>
              <w:tab w:val="right" w:leader="dot" w:pos="9016"/>
            </w:tabs>
            <w:rPr>
              <w:del w:id="91" w:author="Andrew Instone-Cowie" w:date="2024-06-20T15:28:00Z" w16du:dateUtc="2024-06-20T14:28:00Z"/>
              <w:rFonts w:eastAsiaTheme="minorEastAsia"/>
              <w:noProof/>
              <w:lang w:eastAsia="en-GB"/>
            </w:rPr>
          </w:pPr>
          <w:del w:id="92" w:author="Andrew Instone-Cowie" w:date="2024-06-20T15:28:00Z" w16du:dateUtc="2024-06-20T14:28:00Z">
            <w:r w:rsidRPr="00924D8E" w:rsidDel="00924D8E">
              <w:rPr>
                <w:rPrChange w:id="93" w:author="Andrew Instone-Cowie" w:date="2024-06-20T15:28:00Z" w16du:dateUtc="2024-06-20T14:28:00Z">
                  <w:rPr>
                    <w:rStyle w:val="Hyperlink"/>
                    <w:noProof/>
                  </w:rPr>
                </w:rPrChange>
              </w:rPr>
              <w:delText>Index of Figures</w:delText>
            </w:r>
            <w:r w:rsidDel="00924D8E">
              <w:rPr>
                <w:noProof/>
                <w:webHidden/>
              </w:rPr>
              <w:tab/>
            </w:r>
            <w:r w:rsidR="00C65A81" w:rsidDel="00924D8E">
              <w:rPr>
                <w:noProof/>
                <w:webHidden/>
              </w:rPr>
              <w:delText>2</w:delText>
            </w:r>
          </w:del>
        </w:p>
        <w:p w14:paraId="0EE24444" w14:textId="0EA752FF" w:rsidR="00077E1A" w:rsidDel="00924D8E" w:rsidRDefault="00077E1A">
          <w:pPr>
            <w:pStyle w:val="TOC1"/>
            <w:tabs>
              <w:tab w:val="right" w:leader="dot" w:pos="9016"/>
            </w:tabs>
            <w:rPr>
              <w:del w:id="94" w:author="Andrew Instone-Cowie" w:date="2024-06-20T15:28:00Z" w16du:dateUtc="2024-06-20T14:28:00Z"/>
              <w:rFonts w:eastAsiaTheme="minorEastAsia"/>
              <w:noProof/>
              <w:lang w:eastAsia="en-GB"/>
            </w:rPr>
          </w:pPr>
          <w:del w:id="95" w:author="Andrew Instone-Cowie" w:date="2024-06-20T15:28:00Z" w16du:dateUtc="2024-06-20T14:28:00Z">
            <w:r w:rsidRPr="00924D8E" w:rsidDel="00924D8E">
              <w:rPr>
                <w:rPrChange w:id="96" w:author="Andrew Instone-Cowie" w:date="2024-06-20T15:28:00Z" w16du:dateUtc="2024-06-20T14:28:00Z">
                  <w:rPr>
                    <w:rStyle w:val="Hyperlink"/>
                    <w:noProof/>
                  </w:rPr>
                </w:rPrChange>
              </w:rPr>
              <w:delText>Document History</w:delText>
            </w:r>
            <w:r w:rsidDel="00924D8E">
              <w:rPr>
                <w:noProof/>
                <w:webHidden/>
              </w:rPr>
              <w:tab/>
            </w:r>
            <w:r w:rsidR="00C65A81" w:rsidDel="00924D8E">
              <w:rPr>
                <w:noProof/>
                <w:webHidden/>
              </w:rPr>
              <w:delText>4</w:delText>
            </w:r>
          </w:del>
        </w:p>
        <w:p w14:paraId="19618B5E" w14:textId="78408E92" w:rsidR="00077E1A" w:rsidDel="00924D8E" w:rsidRDefault="00077E1A">
          <w:pPr>
            <w:pStyle w:val="TOC1"/>
            <w:tabs>
              <w:tab w:val="right" w:leader="dot" w:pos="9016"/>
            </w:tabs>
            <w:rPr>
              <w:del w:id="97" w:author="Andrew Instone-Cowie" w:date="2024-06-20T15:28:00Z" w16du:dateUtc="2024-06-20T14:28:00Z"/>
              <w:rFonts w:eastAsiaTheme="minorEastAsia"/>
              <w:noProof/>
              <w:lang w:eastAsia="en-GB"/>
            </w:rPr>
          </w:pPr>
          <w:del w:id="98" w:author="Andrew Instone-Cowie" w:date="2024-06-20T15:28:00Z" w16du:dateUtc="2024-06-20T14:28:00Z">
            <w:r w:rsidRPr="00924D8E" w:rsidDel="00924D8E">
              <w:rPr>
                <w:rPrChange w:id="99" w:author="Andrew Instone-Cowie" w:date="2024-06-20T15:28:00Z" w16du:dateUtc="2024-06-20T14:28:00Z">
                  <w:rPr>
                    <w:rStyle w:val="Hyperlink"/>
                    <w:noProof/>
                  </w:rPr>
                </w:rPrChange>
              </w:rPr>
              <w:delText>Licence</w:delText>
            </w:r>
            <w:r w:rsidDel="00924D8E">
              <w:rPr>
                <w:noProof/>
                <w:webHidden/>
              </w:rPr>
              <w:tab/>
            </w:r>
            <w:r w:rsidR="00C65A81" w:rsidDel="00924D8E">
              <w:rPr>
                <w:noProof/>
                <w:webHidden/>
              </w:rPr>
              <w:delText>4</w:delText>
            </w:r>
          </w:del>
        </w:p>
        <w:p w14:paraId="4E2C647F" w14:textId="4BB20FA2" w:rsidR="00077E1A" w:rsidDel="00924D8E" w:rsidRDefault="00077E1A">
          <w:pPr>
            <w:pStyle w:val="TOC1"/>
            <w:tabs>
              <w:tab w:val="right" w:leader="dot" w:pos="9016"/>
            </w:tabs>
            <w:rPr>
              <w:del w:id="100" w:author="Andrew Instone-Cowie" w:date="2024-06-20T15:28:00Z" w16du:dateUtc="2024-06-20T14:28:00Z"/>
              <w:rFonts w:eastAsiaTheme="minorEastAsia"/>
              <w:noProof/>
              <w:lang w:eastAsia="en-GB"/>
            </w:rPr>
          </w:pPr>
          <w:del w:id="101" w:author="Andrew Instone-Cowie" w:date="2024-06-20T15:28:00Z" w16du:dateUtc="2024-06-20T14:28:00Z">
            <w:r w:rsidRPr="00924D8E" w:rsidDel="00924D8E">
              <w:rPr>
                <w:rPrChange w:id="102" w:author="Andrew Instone-Cowie" w:date="2024-06-20T15:28:00Z" w16du:dateUtc="2024-06-20T14:28:00Z">
                  <w:rPr>
                    <w:rStyle w:val="Hyperlink"/>
                    <w:noProof/>
                  </w:rPr>
                </w:rPrChange>
              </w:rPr>
              <w:delText>Documentation Map</w:delText>
            </w:r>
            <w:r w:rsidDel="00924D8E">
              <w:rPr>
                <w:noProof/>
                <w:webHidden/>
              </w:rPr>
              <w:tab/>
            </w:r>
            <w:r w:rsidR="00C65A81" w:rsidDel="00924D8E">
              <w:rPr>
                <w:noProof/>
                <w:webHidden/>
              </w:rPr>
              <w:delText>5</w:delText>
            </w:r>
          </w:del>
        </w:p>
        <w:p w14:paraId="181843B1" w14:textId="5EBD853E" w:rsidR="00077E1A" w:rsidDel="00924D8E" w:rsidRDefault="00077E1A">
          <w:pPr>
            <w:pStyle w:val="TOC1"/>
            <w:tabs>
              <w:tab w:val="right" w:leader="dot" w:pos="9016"/>
            </w:tabs>
            <w:rPr>
              <w:del w:id="103" w:author="Andrew Instone-Cowie" w:date="2024-06-20T15:28:00Z" w16du:dateUtc="2024-06-20T14:28:00Z"/>
              <w:rFonts w:eastAsiaTheme="minorEastAsia"/>
              <w:noProof/>
              <w:lang w:eastAsia="en-GB"/>
            </w:rPr>
          </w:pPr>
          <w:del w:id="104" w:author="Andrew Instone-Cowie" w:date="2024-06-20T15:28:00Z" w16du:dateUtc="2024-06-20T14:28:00Z">
            <w:r w:rsidRPr="00924D8E" w:rsidDel="00924D8E">
              <w:rPr>
                <w:rPrChange w:id="105" w:author="Andrew Instone-Cowie" w:date="2024-06-20T15:28:00Z" w16du:dateUtc="2024-06-20T14:28:00Z">
                  <w:rPr>
                    <w:rStyle w:val="Hyperlink"/>
                    <w:noProof/>
                  </w:rPr>
                </w:rPrChange>
              </w:rPr>
              <w:delText>About This Guide</w:delText>
            </w:r>
            <w:r w:rsidDel="00924D8E">
              <w:rPr>
                <w:noProof/>
                <w:webHidden/>
              </w:rPr>
              <w:tab/>
            </w:r>
            <w:r w:rsidR="00C65A81" w:rsidDel="00924D8E">
              <w:rPr>
                <w:noProof/>
                <w:webHidden/>
              </w:rPr>
              <w:delText>6</w:delText>
            </w:r>
          </w:del>
        </w:p>
        <w:p w14:paraId="75E991D3" w14:textId="7266A6BB" w:rsidR="00077E1A" w:rsidDel="00924D8E" w:rsidRDefault="00077E1A">
          <w:pPr>
            <w:pStyle w:val="TOC2"/>
            <w:tabs>
              <w:tab w:val="right" w:leader="dot" w:pos="9016"/>
            </w:tabs>
            <w:rPr>
              <w:del w:id="106" w:author="Andrew Instone-Cowie" w:date="2024-06-20T15:28:00Z" w16du:dateUtc="2024-06-20T14:28:00Z"/>
              <w:rFonts w:eastAsiaTheme="minorEastAsia"/>
              <w:noProof/>
              <w:lang w:eastAsia="en-GB"/>
            </w:rPr>
          </w:pPr>
          <w:del w:id="107" w:author="Andrew Instone-Cowie" w:date="2024-06-20T15:28:00Z" w16du:dateUtc="2024-06-20T14:28:00Z">
            <w:r w:rsidRPr="00924D8E" w:rsidDel="00924D8E">
              <w:rPr>
                <w:rPrChange w:id="108" w:author="Andrew Instone-Cowie" w:date="2024-06-20T15:28:00Z" w16du:dateUtc="2024-06-20T14:28:00Z">
                  <w:rPr>
                    <w:rStyle w:val="Hyperlink"/>
                    <w:noProof/>
                  </w:rPr>
                </w:rPrChange>
              </w:rPr>
              <w:delText>First Steps</w:delText>
            </w:r>
            <w:r w:rsidDel="00924D8E">
              <w:rPr>
                <w:noProof/>
                <w:webHidden/>
              </w:rPr>
              <w:tab/>
            </w:r>
            <w:r w:rsidR="00C65A81" w:rsidDel="00924D8E">
              <w:rPr>
                <w:noProof/>
                <w:webHidden/>
              </w:rPr>
              <w:delText>6</w:delText>
            </w:r>
          </w:del>
        </w:p>
        <w:p w14:paraId="1C8C3228" w14:textId="7EA4DBBE" w:rsidR="00077E1A" w:rsidDel="00924D8E" w:rsidRDefault="00077E1A">
          <w:pPr>
            <w:pStyle w:val="TOC2"/>
            <w:tabs>
              <w:tab w:val="right" w:leader="dot" w:pos="9016"/>
            </w:tabs>
            <w:rPr>
              <w:del w:id="109" w:author="Andrew Instone-Cowie" w:date="2024-06-20T15:28:00Z" w16du:dateUtc="2024-06-20T14:28:00Z"/>
              <w:rFonts w:eastAsiaTheme="minorEastAsia"/>
              <w:noProof/>
              <w:lang w:eastAsia="en-GB"/>
            </w:rPr>
          </w:pPr>
          <w:del w:id="110" w:author="Andrew Instone-Cowie" w:date="2024-06-20T15:28:00Z" w16du:dateUtc="2024-06-20T14:28:00Z">
            <w:r w:rsidRPr="00924D8E" w:rsidDel="00924D8E">
              <w:rPr>
                <w:rPrChange w:id="111" w:author="Andrew Instone-Cowie" w:date="2024-06-20T15:28:00Z" w16du:dateUtc="2024-06-20T14:28:00Z">
                  <w:rPr>
                    <w:rStyle w:val="Hyperlink"/>
                    <w:noProof/>
                  </w:rPr>
                </w:rPrChange>
              </w:rPr>
              <w:delText>Next Steps</w:delText>
            </w:r>
            <w:r w:rsidDel="00924D8E">
              <w:rPr>
                <w:noProof/>
                <w:webHidden/>
              </w:rPr>
              <w:tab/>
            </w:r>
            <w:r w:rsidR="00C65A81" w:rsidDel="00924D8E">
              <w:rPr>
                <w:noProof/>
                <w:webHidden/>
              </w:rPr>
              <w:delText>6</w:delText>
            </w:r>
          </w:del>
        </w:p>
        <w:p w14:paraId="496CEE97" w14:textId="1A21C07A" w:rsidR="00077E1A" w:rsidDel="00924D8E" w:rsidRDefault="00077E1A">
          <w:pPr>
            <w:pStyle w:val="TOC1"/>
            <w:tabs>
              <w:tab w:val="right" w:leader="dot" w:pos="9016"/>
            </w:tabs>
            <w:rPr>
              <w:del w:id="112" w:author="Andrew Instone-Cowie" w:date="2024-06-20T15:28:00Z" w16du:dateUtc="2024-06-20T14:28:00Z"/>
              <w:rFonts w:eastAsiaTheme="minorEastAsia"/>
              <w:noProof/>
              <w:lang w:eastAsia="en-GB"/>
            </w:rPr>
          </w:pPr>
          <w:del w:id="113" w:author="Andrew Instone-Cowie" w:date="2024-06-20T15:28:00Z" w16du:dateUtc="2024-06-20T14:28:00Z">
            <w:r w:rsidRPr="00924D8E" w:rsidDel="00924D8E">
              <w:rPr>
                <w:rPrChange w:id="114" w:author="Andrew Instone-Cowie" w:date="2024-06-20T15:28:00Z" w16du:dateUtc="2024-06-20T14:28:00Z">
                  <w:rPr>
                    <w:rStyle w:val="Hyperlink"/>
                    <w:noProof/>
                  </w:rPr>
                </w:rPrChange>
              </w:rPr>
              <w:delText>Virtual Belfry</w:delText>
            </w:r>
            <w:r w:rsidDel="00924D8E">
              <w:rPr>
                <w:noProof/>
                <w:webHidden/>
              </w:rPr>
              <w:tab/>
            </w:r>
            <w:r w:rsidR="00C65A81" w:rsidDel="00924D8E">
              <w:rPr>
                <w:noProof/>
                <w:webHidden/>
              </w:rPr>
              <w:delText>7</w:delText>
            </w:r>
          </w:del>
        </w:p>
        <w:p w14:paraId="7309EA53" w14:textId="3FF34AE0" w:rsidR="00077E1A" w:rsidDel="00924D8E" w:rsidRDefault="00077E1A">
          <w:pPr>
            <w:pStyle w:val="TOC2"/>
            <w:tabs>
              <w:tab w:val="right" w:leader="dot" w:pos="9016"/>
            </w:tabs>
            <w:rPr>
              <w:del w:id="115" w:author="Andrew Instone-Cowie" w:date="2024-06-20T15:28:00Z" w16du:dateUtc="2024-06-20T14:28:00Z"/>
              <w:rFonts w:eastAsiaTheme="minorEastAsia"/>
              <w:noProof/>
              <w:lang w:eastAsia="en-GB"/>
            </w:rPr>
          </w:pPr>
          <w:del w:id="116" w:author="Andrew Instone-Cowie" w:date="2024-06-20T15:28:00Z" w16du:dateUtc="2024-06-20T14:28:00Z">
            <w:r w:rsidRPr="00924D8E" w:rsidDel="00924D8E">
              <w:rPr>
                <w:rPrChange w:id="117" w:author="Andrew Instone-Cowie" w:date="2024-06-20T15:28:00Z" w16du:dateUtc="2024-06-20T14:28:00Z">
                  <w:rPr>
                    <w:rStyle w:val="Hyperlink"/>
                    <w:noProof/>
                  </w:rPr>
                </w:rPrChange>
              </w:rPr>
              <w:delText>Copyrights &amp; Licensing</w:delText>
            </w:r>
            <w:r w:rsidDel="00924D8E">
              <w:rPr>
                <w:noProof/>
                <w:webHidden/>
              </w:rPr>
              <w:tab/>
            </w:r>
            <w:r w:rsidR="00C65A81" w:rsidDel="00924D8E">
              <w:rPr>
                <w:noProof/>
                <w:webHidden/>
              </w:rPr>
              <w:delText>7</w:delText>
            </w:r>
          </w:del>
        </w:p>
        <w:p w14:paraId="5E6F5954" w14:textId="4D108AFC" w:rsidR="00077E1A" w:rsidDel="00924D8E" w:rsidRDefault="00077E1A">
          <w:pPr>
            <w:pStyle w:val="TOC2"/>
            <w:tabs>
              <w:tab w:val="right" w:leader="dot" w:pos="9016"/>
            </w:tabs>
            <w:rPr>
              <w:del w:id="118" w:author="Andrew Instone-Cowie" w:date="2024-06-20T15:28:00Z" w16du:dateUtc="2024-06-20T14:28:00Z"/>
              <w:rFonts w:eastAsiaTheme="minorEastAsia"/>
              <w:noProof/>
              <w:lang w:eastAsia="en-GB"/>
            </w:rPr>
          </w:pPr>
          <w:del w:id="119" w:author="Andrew Instone-Cowie" w:date="2024-06-20T15:28:00Z" w16du:dateUtc="2024-06-20T14:28:00Z">
            <w:r w:rsidRPr="00924D8E" w:rsidDel="00924D8E">
              <w:rPr>
                <w:rPrChange w:id="120" w:author="Andrew Instone-Cowie" w:date="2024-06-20T15:28:00Z" w16du:dateUtc="2024-06-20T14:28:00Z">
                  <w:rPr>
                    <w:rStyle w:val="Hyperlink"/>
                    <w:noProof/>
                  </w:rPr>
                </w:rPrChange>
              </w:rPr>
              <w:delText>Sensors Configuration</w:delText>
            </w:r>
            <w:r w:rsidDel="00924D8E">
              <w:rPr>
                <w:noProof/>
                <w:webHidden/>
              </w:rPr>
              <w:tab/>
            </w:r>
            <w:r w:rsidR="00C65A81" w:rsidDel="00924D8E">
              <w:rPr>
                <w:noProof/>
                <w:webHidden/>
              </w:rPr>
              <w:delText>7</w:delText>
            </w:r>
          </w:del>
        </w:p>
        <w:p w14:paraId="70C2C9FF" w14:textId="236D2A66" w:rsidR="00077E1A" w:rsidDel="00924D8E" w:rsidRDefault="00077E1A">
          <w:pPr>
            <w:pStyle w:val="TOC2"/>
            <w:tabs>
              <w:tab w:val="right" w:leader="dot" w:pos="9016"/>
            </w:tabs>
            <w:rPr>
              <w:del w:id="121" w:author="Andrew Instone-Cowie" w:date="2024-06-20T15:28:00Z" w16du:dateUtc="2024-06-20T14:28:00Z"/>
              <w:rFonts w:eastAsiaTheme="minorEastAsia"/>
              <w:noProof/>
              <w:lang w:eastAsia="en-GB"/>
            </w:rPr>
          </w:pPr>
          <w:del w:id="122" w:author="Andrew Instone-Cowie" w:date="2024-06-20T15:28:00Z" w16du:dateUtc="2024-06-20T14:28:00Z">
            <w:r w:rsidRPr="00924D8E" w:rsidDel="00924D8E">
              <w:rPr>
                <w:rPrChange w:id="123" w:author="Andrew Instone-Cowie" w:date="2024-06-20T15:28:00Z" w16du:dateUtc="2024-06-20T14:28:00Z">
                  <w:rPr>
                    <w:rStyle w:val="Hyperlink"/>
                    <w:noProof/>
                  </w:rPr>
                </w:rPrChange>
              </w:rPr>
              <w:delText>Copying Sensor Groups</w:delText>
            </w:r>
            <w:r w:rsidDel="00924D8E">
              <w:rPr>
                <w:noProof/>
                <w:webHidden/>
              </w:rPr>
              <w:tab/>
            </w:r>
            <w:r w:rsidR="00C65A81" w:rsidDel="00924D8E">
              <w:rPr>
                <w:noProof/>
                <w:webHidden/>
              </w:rPr>
              <w:delText>14</w:delText>
            </w:r>
          </w:del>
        </w:p>
        <w:p w14:paraId="7BCC3DB5" w14:textId="1719CEB2" w:rsidR="00077E1A" w:rsidDel="00924D8E" w:rsidRDefault="00077E1A">
          <w:pPr>
            <w:pStyle w:val="TOC1"/>
            <w:tabs>
              <w:tab w:val="right" w:leader="dot" w:pos="9016"/>
            </w:tabs>
            <w:rPr>
              <w:del w:id="124" w:author="Andrew Instone-Cowie" w:date="2024-06-20T15:28:00Z" w16du:dateUtc="2024-06-20T14:28:00Z"/>
              <w:rFonts w:eastAsiaTheme="minorEastAsia"/>
              <w:noProof/>
              <w:lang w:eastAsia="en-GB"/>
            </w:rPr>
          </w:pPr>
          <w:del w:id="125" w:author="Andrew Instone-Cowie" w:date="2024-06-20T15:28:00Z" w16du:dateUtc="2024-06-20T14:28:00Z">
            <w:r w:rsidRPr="00924D8E" w:rsidDel="00924D8E">
              <w:rPr>
                <w:rPrChange w:id="126" w:author="Andrew Instone-Cowie" w:date="2024-06-20T15:28:00Z" w16du:dateUtc="2024-06-20T14:28:00Z">
                  <w:rPr>
                    <w:rStyle w:val="Hyperlink"/>
                    <w:noProof/>
                  </w:rPr>
                </w:rPrChange>
              </w:rPr>
              <w:delText>Delay Timer Calibration</w:delText>
            </w:r>
            <w:r w:rsidDel="00924D8E">
              <w:rPr>
                <w:noProof/>
                <w:webHidden/>
              </w:rPr>
              <w:tab/>
            </w:r>
            <w:r w:rsidR="00C65A81" w:rsidDel="00924D8E">
              <w:rPr>
                <w:noProof/>
                <w:webHidden/>
              </w:rPr>
              <w:delText>17</w:delText>
            </w:r>
          </w:del>
        </w:p>
        <w:p w14:paraId="6568558B" w14:textId="0E905DD3" w:rsidR="00077E1A" w:rsidDel="00924D8E" w:rsidRDefault="00077E1A">
          <w:pPr>
            <w:pStyle w:val="TOC1"/>
            <w:tabs>
              <w:tab w:val="right" w:leader="dot" w:pos="9016"/>
            </w:tabs>
            <w:rPr>
              <w:del w:id="127" w:author="Andrew Instone-Cowie" w:date="2024-06-20T15:28:00Z" w16du:dateUtc="2024-06-20T14:28:00Z"/>
              <w:rFonts w:eastAsiaTheme="minorEastAsia"/>
              <w:noProof/>
              <w:lang w:eastAsia="en-GB"/>
            </w:rPr>
          </w:pPr>
          <w:del w:id="128" w:author="Andrew Instone-Cowie" w:date="2024-06-20T15:28:00Z" w16du:dateUtc="2024-06-20T14:28:00Z">
            <w:r w:rsidRPr="00924D8E" w:rsidDel="00924D8E">
              <w:rPr>
                <w:rPrChange w:id="129" w:author="Andrew Instone-Cowie" w:date="2024-06-20T15:28:00Z" w16du:dateUtc="2024-06-20T14:28:00Z">
                  <w:rPr>
                    <w:rStyle w:val="Hyperlink"/>
                    <w:noProof/>
                  </w:rPr>
                </w:rPrChange>
              </w:rPr>
              <w:delText>Using Multiple PCs</w:delText>
            </w:r>
            <w:r w:rsidDel="00924D8E">
              <w:rPr>
                <w:noProof/>
                <w:webHidden/>
              </w:rPr>
              <w:tab/>
            </w:r>
            <w:r w:rsidR="00C65A81" w:rsidDel="00924D8E">
              <w:rPr>
                <w:noProof/>
                <w:webHidden/>
              </w:rPr>
              <w:delText>18</w:delText>
            </w:r>
          </w:del>
        </w:p>
        <w:p w14:paraId="6EA69B05" w14:textId="0A828A65" w:rsidR="00077E1A" w:rsidDel="00924D8E" w:rsidRDefault="00077E1A">
          <w:pPr>
            <w:pStyle w:val="TOC2"/>
            <w:tabs>
              <w:tab w:val="right" w:leader="dot" w:pos="9016"/>
            </w:tabs>
            <w:rPr>
              <w:del w:id="130" w:author="Andrew Instone-Cowie" w:date="2024-06-20T15:28:00Z" w16du:dateUtc="2024-06-20T14:28:00Z"/>
              <w:rFonts w:eastAsiaTheme="minorEastAsia"/>
              <w:noProof/>
              <w:lang w:eastAsia="en-GB"/>
            </w:rPr>
          </w:pPr>
          <w:del w:id="131" w:author="Andrew Instone-Cowie" w:date="2024-06-20T15:28:00Z" w16du:dateUtc="2024-06-20T14:28:00Z">
            <w:r w:rsidRPr="00924D8E" w:rsidDel="00924D8E">
              <w:rPr>
                <w:rPrChange w:id="132" w:author="Andrew Instone-Cowie" w:date="2024-06-20T15:28:00Z" w16du:dateUtc="2024-06-20T14:28:00Z">
                  <w:rPr>
                    <w:rStyle w:val="Hyperlink"/>
                    <w:noProof/>
                  </w:rPr>
                </w:rPrChange>
              </w:rPr>
              <w:delText>Second PC Module &amp; Basic Serial Splitter Module</w:delText>
            </w:r>
            <w:r w:rsidDel="00924D8E">
              <w:rPr>
                <w:noProof/>
                <w:webHidden/>
              </w:rPr>
              <w:tab/>
            </w:r>
            <w:r w:rsidR="00C65A81" w:rsidDel="00924D8E">
              <w:rPr>
                <w:noProof/>
                <w:webHidden/>
              </w:rPr>
              <w:delText>18</w:delText>
            </w:r>
          </w:del>
        </w:p>
        <w:p w14:paraId="089613BE" w14:textId="40E0A645" w:rsidR="00077E1A" w:rsidDel="00924D8E" w:rsidRDefault="00077E1A">
          <w:pPr>
            <w:pStyle w:val="TOC2"/>
            <w:tabs>
              <w:tab w:val="right" w:leader="dot" w:pos="9016"/>
            </w:tabs>
            <w:rPr>
              <w:del w:id="133" w:author="Andrew Instone-Cowie" w:date="2024-06-20T15:28:00Z" w16du:dateUtc="2024-06-20T14:28:00Z"/>
              <w:rFonts w:eastAsiaTheme="minorEastAsia"/>
              <w:noProof/>
              <w:lang w:eastAsia="en-GB"/>
            </w:rPr>
          </w:pPr>
          <w:del w:id="134" w:author="Andrew Instone-Cowie" w:date="2024-06-20T15:28:00Z" w16du:dateUtc="2024-06-20T14:28:00Z">
            <w:r w:rsidRPr="00924D8E" w:rsidDel="00924D8E">
              <w:rPr>
                <w:rPrChange w:id="135" w:author="Andrew Instone-Cowie" w:date="2024-06-20T15:28:00Z" w16du:dateUtc="2024-06-20T14:28:00Z">
                  <w:rPr>
                    <w:rStyle w:val="Hyperlink"/>
                    <w:noProof/>
                  </w:rPr>
                </w:rPrChange>
              </w:rPr>
              <w:delText>Configuring the Interface</w:delText>
            </w:r>
            <w:r w:rsidDel="00924D8E">
              <w:rPr>
                <w:noProof/>
                <w:webHidden/>
              </w:rPr>
              <w:tab/>
            </w:r>
            <w:r w:rsidR="00C65A81" w:rsidDel="00924D8E">
              <w:rPr>
                <w:noProof/>
                <w:webHidden/>
              </w:rPr>
              <w:delText>18</w:delText>
            </w:r>
          </w:del>
        </w:p>
        <w:p w14:paraId="2CCB6D0D" w14:textId="1813FFDE" w:rsidR="001060D5" w:rsidRDefault="004A19E5" w:rsidP="00D16CF7">
          <w:pPr>
            <w:rPr>
              <w:noProof/>
            </w:rPr>
          </w:pPr>
          <w:r>
            <w:rPr>
              <w:b/>
              <w:bCs/>
              <w:noProof/>
            </w:rPr>
            <w:fldChar w:fldCharType="end"/>
          </w:r>
        </w:p>
      </w:sdtContent>
    </w:sdt>
    <w:p w14:paraId="2CCB6D0E" w14:textId="77777777" w:rsidR="003A3D10" w:rsidRPr="00787764" w:rsidRDefault="00B7322D" w:rsidP="001E1F78">
      <w:pPr>
        <w:pStyle w:val="Heading1"/>
        <w:spacing w:after="100"/>
      </w:pPr>
      <w:bookmarkStart w:id="136" w:name="_Toc202967753"/>
      <w:r>
        <w:t>I</w:t>
      </w:r>
      <w:r w:rsidR="00E35852">
        <w:t>ndex</w:t>
      </w:r>
      <w:r w:rsidR="003A3D10">
        <w:t xml:space="preserve"> of Figures</w:t>
      </w:r>
      <w:bookmarkEnd w:id="136"/>
    </w:p>
    <w:p w14:paraId="16C0F2F6" w14:textId="697C57AC" w:rsidR="00E76443" w:rsidRDefault="003A3D10">
      <w:pPr>
        <w:pStyle w:val="TableofFigures"/>
        <w:tabs>
          <w:tab w:val="right" w:leader="dot" w:pos="9016"/>
        </w:tabs>
        <w:spacing w:after="120"/>
        <w:rPr>
          <w:ins w:id="137" w:author="Andrew Instone-Cowie" w:date="2025-07-09T15:35:00Z" w16du:dateUtc="2025-07-09T14:35:00Z"/>
          <w:rFonts w:eastAsiaTheme="minorEastAsia"/>
          <w:noProof/>
          <w:kern w:val="2"/>
          <w:sz w:val="24"/>
          <w:szCs w:val="24"/>
          <w:lang w:eastAsia="en-GB"/>
          <w14:ligatures w14:val="standardContextual"/>
        </w:rPr>
        <w:pPrChange w:id="138" w:author="Andrew Instone-Cowie" w:date="2025-07-09T15:35:00Z" w16du:dateUtc="2025-07-09T14:35:00Z">
          <w:pPr>
            <w:pStyle w:val="TableofFigures"/>
            <w:tabs>
              <w:tab w:val="right" w:leader="dot" w:pos="9016"/>
            </w:tabs>
          </w:pPr>
        </w:pPrChange>
      </w:pPr>
      <w:r>
        <w:rPr>
          <w:i/>
        </w:rPr>
        <w:fldChar w:fldCharType="begin"/>
      </w:r>
      <w:r>
        <w:rPr>
          <w:i/>
        </w:rPr>
        <w:instrText xml:space="preserve"> TOC \h \z \c "Figure" </w:instrText>
      </w:r>
      <w:r>
        <w:rPr>
          <w:i/>
        </w:rPr>
        <w:fldChar w:fldCharType="separate"/>
      </w:r>
      <w:ins w:id="139" w:author="Andrew Instone-Cowie" w:date="2025-07-09T15:35:00Z" w16du:dateUtc="2025-07-09T14:35:00Z">
        <w:r w:rsidR="00E76443" w:rsidRPr="008F01A9">
          <w:rPr>
            <w:rStyle w:val="Hyperlink"/>
            <w:noProof/>
          </w:rPr>
          <w:fldChar w:fldCharType="begin"/>
        </w:r>
        <w:r w:rsidR="00E76443" w:rsidRPr="008F01A9">
          <w:rPr>
            <w:rStyle w:val="Hyperlink"/>
            <w:noProof/>
          </w:rPr>
          <w:instrText xml:space="preserve"> </w:instrText>
        </w:r>
        <w:r w:rsidR="00E76443">
          <w:rPr>
            <w:noProof/>
          </w:rPr>
          <w:instrText>HYPERLINK \l "_Toc202967770"</w:instrText>
        </w:r>
        <w:r w:rsidR="00E76443" w:rsidRPr="008F01A9">
          <w:rPr>
            <w:rStyle w:val="Hyperlink"/>
            <w:noProof/>
          </w:rPr>
          <w:instrText xml:space="preserve"> </w:instrText>
        </w:r>
        <w:r w:rsidR="00E76443" w:rsidRPr="008F01A9">
          <w:rPr>
            <w:rStyle w:val="Hyperlink"/>
            <w:noProof/>
          </w:rPr>
        </w:r>
        <w:r w:rsidR="00E76443" w:rsidRPr="008F01A9">
          <w:rPr>
            <w:rStyle w:val="Hyperlink"/>
            <w:noProof/>
          </w:rPr>
          <w:fldChar w:fldCharType="separate"/>
        </w:r>
        <w:r w:rsidR="00E76443" w:rsidRPr="008F01A9">
          <w:rPr>
            <w:rStyle w:val="Hyperlink"/>
            <w:noProof/>
          </w:rPr>
          <w:t>Figure 1 – Documentation Map</w:t>
        </w:r>
        <w:r w:rsidR="00E76443">
          <w:rPr>
            <w:noProof/>
            <w:webHidden/>
          </w:rPr>
          <w:tab/>
        </w:r>
        <w:r w:rsidR="00E76443">
          <w:rPr>
            <w:noProof/>
            <w:webHidden/>
          </w:rPr>
          <w:fldChar w:fldCharType="begin"/>
        </w:r>
        <w:r w:rsidR="00E76443">
          <w:rPr>
            <w:noProof/>
            <w:webHidden/>
          </w:rPr>
          <w:instrText xml:space="preserve"> PAGEREF _Toc202967770 \h </w:instrText>
        </w:r>
      </w:ins>
      <w:r w:rsidR="00E76443">
        <w:rPr>
          <w:noProof/>
          <w:webHidden/>
        </w:rPr>
      </w:r>
      <w:ins w:id="140" w:author="Andrew Instone-Cowie" w:date="2025-07-09T15:35:00Z" w16du:dateUtc="2025-07-09T14:35:00Z">
        <w:r w:rsidR="00E76443">
          <w:rPr>
            <w:noProof/>
            <w:webHidden/>
          </w:rPr>
          <w:fldChar w:fldCharType="separate"/>
        </w:r>
      </w:ins>
      <w:ins w:id="141" w:author="Andrew Instone-Cowie" w:date="2025-07-09T15:48:00Z" w16du:dateUtc="2025-07-09T14:48:00Z">
        <w:r w:rsidR="0084016E">
          <w:rPr>
            <w:noProof/>
            <w:webHidden/>
          </w:rPr>
          <w:t>6</w:t>
        </w:r>
      </w:ins>
      <w:ins w:id="142" w:author="Andrew Instone-Cowie" w:date="2025-07-09T15:35:00Z" w16du:dateUtc="2025-07-09T14:35:00Z">
        <w:r w:rsidR="00E76443">
          <w:rPr>
            <w:noProof/>
            <w:webHidden/>
          </w:rPr>
          <w:fldChar w:fldCharType="end"/>
        </w:r>
        <w:r w:rsidR="00E76443" w:rsidRPr="008F01A9">
          <w:rPr>
            <w:rStyle w:val="Hyperlink"/>
            <w:noProof/>
          </w:rPr>
          <w:fldChar w:fldCharType="end"/>
        </w:r>
      </w:ins>
    </w:p>
    <w:p w14:paraId="0335917A" w14:textId="3C57E9D7" w:rsidR="00E76443" w:rsidRDefault="00E76443">
      <w:pPr>
        <w:pStyle w:val="TableofFigures"/>
        <w:tabs>
          <w:tab w:val="right" w:leader="dot" w:pos="9016"/>
        </w:tabs>
        <w:spacing w:after="120"/>
        <w:rPr>
          <w:ins w:id="143" w:author="Andrew Instone-Cowie" w:date="2025-07-09T15:35:00Z" w16du:dateUtc="2025-07-09T14:35:00Z"/>
          <w:rFonts w:eastAsiaTheme="minorEastAsia"/>
          <w:noProof/>
          <w:kern w:val="2"/>
          <w:sz w:val="24"/>
          <w:szCs w:val="24"/>
          <w:lang w:eastAsia="en-GB"/>
          <w14:ligatures w14:val="standardContextual"/>
        </w:rPr>
        <w:pPrChange w:id="144" w:author="Andrew Instone-Cowie" w:date="2025-07-09T15:35:00Z" w16du:dateUtc="2025-07-09T14:35:00Z">
          <w:pPr>
            <w:pStyle w:val="TableofFigures"/>
            <w:tabs>
              <w:tab w:val="right" w:leader="dot" w:pos="9016"/>
            </w:tabs>
          </w:pPr>
        </w:pPrChange>
      </w:pPr>
      <w:ins w:id="145"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"_Toc202967771"</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2 – Virtual Belfry – Main Window</w:t>
        </w:r>
        <w:r>
          <w:rPr>
            <w:noProof/>
            <w:webHidden/>
          </w:rPr>
          <w:tab/>
        </w:r>
        <w:r>
          <w:rPr>
            <w:noProof/>
            <w:webHidden/>
          </w:rPr>
          <w:fldChar w:fldCharType="begin"/>
        </w:r>
        <w:r>
          <w:rPr>
            <w:noProof/>
            <w:webHidden/>
          </w:rPr>
          <w:instrText xml:space="preserve"> PAGEREF _Toc202967771 \h </w:instrText>
        </w:r>
      </w:ins>
      <w:r>
        <w:rPr>
          <w:noProof/>
          <w:webHidden/>
        </w:rPr>
      </w:r>
      <w:ins w:id="146" w:author="Andrew Instone-Cowie" w:date="2025-07-09T15:35:00Z" w16du:dateUtc="2025-07-09T14:35:00Z">
        <w:r>
          <w:rPr>
            <w:noProof/>
            <w:webHidden/>
          </w:rPr>
          <w:fldChar w:fldCharType="separate"/>
        </w:r>
      </w:ins>
      <w:ins w:id="147" w:author="Andrew Instone-Cowie" w:date="2025-07-09T15:48:00Z" w16du:dateUtc="2025-07-09T14:48:00Z">
        <w:r w:rsidR="0084016E">
          <w:rPr>
            <w:noProof/>
            <w:webHidden/>
          </w:rPr>
          <w:t>8</w:t>
        </w:r>
      </w:ins>
      <w:ins w:id="148" w:author="Andrew Instone-Cowie" w:date="2025-07-09T15:35:00Z" w16du:dateUtc="2025-07-09T14:35:00Z">
        <w:r>
          <w:rPr>
            <w:noProof/>
            <w:webHidden/>
          </w:rPr>
          <w:fldChar w:fldCharType="end"/>
        </w:r>
        <w:r w:rsidRPr="008F01A9">
          <w:rPr>
            <w:rStyle w:val="Hyperlink"/>
            <w:noProof/>
          </w:rPr>
          <w:fldChar w:fldCharType="end"/>
        </w:r>
      </w:ins>
    </w:p>
    <w:p w14:paraId="391A9B16" w14:textId="4B35272C" w:rsidR="00E76443" w:rsidRDefault="00E76443">
      <w:pPr>
        <w:pStyle w:val="TableofFigures"/>
        <w:tabs>
          <w:tab w:val="right" w:leader="dot" w:pos="9016"/>
        </w:tabs>
        <w:spacing w:after="120"/>
        <w:rPr>
          <w:ins w:id="149" w:author="Andrew Instone-Cowie" w:date="2025-07-09T15:35:00Z" w16du:dateUtc="2025-07-09T14:35:00Z"/>
          <w:rFonts w:eastAsiaTheme="minorEastAsia"/>
          <w:noProof/>
          <w:kern w:val="2"/>
          <w:sz w:val="24"/>
          <w:szCs w:val="24"/>
          <w:lang w:eastAsia="en-GB"/>
          <w14:ligatures w14:val="standardContextual"/>
        </w:rPr>
        <w:pPrChange w:id="150" w:author="Andrew Instone-Cowie" w:date="2025-07-09T15:35:00Z" w16du:dateUtc="2025-07-09T14:35:00Z">
          <w:pPr>
            <w:pStyle w:val="TableofFigures"/>
            <w:tabs>
              <w:tab w:val="right" w:leader="dot" w:pos="9016"/>
            </w:tabs>
          </w:pPr>
        </w:pPrChange>
      </w:pPr>
      <w:ins w:id="151"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"_Toc202967772"</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3 – Virtual Belfry – Add New Sensor Group</w:t>
        </w:r>
        <w:r>
          <w:rPr>
            <w:noProof/>
            <w:webHidden/>
          </w:rPr>
          <w:tab/>
        </w:r>
        <w:r>
          <w:rPr>
            <w:noProof/>
            <w:webHidden/>
          </w:rPr>
          <w:fldChar w:fldCharType="begin"/>
        </w:r>
        <w:r>
          <w:rPr>
            <w:noProof/>
            <w:webHidden/>
          </w:rPr>
          <w:instrText xml:space="preserve"> PAGEREF _Toc202967772 \h </w:instrText>
        </w:r>
      </w:ins>
      <w:r>
        <w:rPr>
          <w:noProof/>
          <w:webHidden/>
        </w:rPr>
      </w:r>
      <w:ins w:id="152" w:author="Andrew Instone-Cowie" w:date="2025-07-09T15:35:00Z" w16du:dateUtc="2025-07-09T14:35:00Z">
        <w:r>
          <w:rPr>
            <w:noProof/>
            <w:webHidden/>
          </w:rPr>
          <w:fldChar w:fldCharType="separate"/>
        </w:r>
      </w:ins>
      <w:ins w:id="153" w:author="Andrew Instone-Cowie" w:date="2025-07-09T15:48:00Z" w16du:dateUtc="2025-07-09T14:48:00Z">
        <w:r w:rsidR="0084016E">
          <w:rPr>
            <w:noProof/>
            <w:webHidden/>
          </w:rPr>
          <w:t>9</w:t>
        </w:r>
      </w:ins>
      <w:ins w:id="154" w:author="Andrew Instone-Cowie" w:date="2025-07-09T15:35:00Z" w16du:dateUtc="2025-07-09T14:35:00Z">
        <w:r>
          <w:rPr>
            <w:noProof/>
            <w:webHidden/>
          </w:rPr>
          <w:fldChar w:fldCharType="end"/>
        </w:r>
        <w:r w:rsidRPr="008F01A9">
          <w:rPr>
            <w:rStyle w:val="Hyperlink"/>
            <w:noProof/>
          </w:rPr>
          <w:fldChar w:fldCharType="end"/>
        </w:r>
      </w:ins>
    </w:p>
    <w:p w14:paraId="4CBC6373" w14:textId="35ABF1CB" w:rsidR="00E76443" w:rsidRDefault="00E76443">
      <w:pPr>
        <w:pStyle w:val="TableofFigures"/>
        <w:tabs>
          <w:tab w:val="right" w:leader="dot" w:pos="9016"/>
        </w:tabs>
        <w:spacing w:after="120"/>
        <w:rPr>
          <w:ins w:id="155" w:author="Andrew Instone-Cowie" w:date="2025-07-09T15:35:00Z" w16du:dateUtc="2025-07-09T14:35:00Z"/>
          <w:rFonts w:eastAsiaTheme="minorEastAsia"/>
          <w:noProof/>
          <w:kern w:val="2"/>
          <w:sz w:val="24"/>
          <w:szCs w:val="24"/>
          <w:lang w:eastAsia="en-GB"/>
          <w14:ligatures w14:val="standardContextual"/>
        </w:rPr>
        <w:pPrChange w:id="156" w:author="Andrew Instone-Cowie" w:date="2025-07-09T15:35:00Z" w16du:dateUtc="2025-07-09T14:35:00Z">
          <w:pPr>
            <w:pStyle w:val="TableofFigures"/>
            <w:tabs>
              <w:tab w:val="right" w:leader="dot" w:pos="9016"/>
            </w:tabs>
          </w:pPr>
        </w:pPrChange>
      </w:pPr>
      <w:ins w:id="157"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"_Toc202967773"</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4 – Virtual Belfry – New Sensor Group</w:t>
        </w:r>
        <w:r>
          <w:rPr>
            <w:noProof/>
            <w:webHidden/>
          </w:rPr>
          <w:tab/>
        </w:r>
        <w:r>
          <w:rPr>
            <w:noProof/>
            <w:webHidden/>
          </w:rPr>
          <w:fldChar w:fldCharType="begin"/>
        </w:r>
        <w:r>
          <w:rPr>
            <w:noProof/>
            <w:webHidden/>
          </w:rPr>
          <w:instrText xml:space="preserve"> PAGEREF _Toc202967773 \h </w:instrText>
        </w:r>
      </w:ins>
      <w:r>
        <w:rPr>
          <w:noProof/>
          <w:webHidden/>
        </w:rPr>
      </w:r>
      <w:ins w:id="158" w:author="Andrew Instone-Cowie" w:date="2025-07-09T15:35:00Z" w16du:dateUtc="2025-07-09T14:35:00Z">
        <w:r>
          <w:rPr>
            <w:noProof/>
            <w:webHidden/>
          </w:rPr>
          <w:fldChar w:fldCharType="separate"/>
        </w:r>
      </w:ins>
      <w:ins w:id="159" w:author="Andrew Instone-Cowie" w:date="2025-07-09T15:48:00Z" w16du:dateUtc="2025-07-09T14:48:00Z">
        <w:r w:rsidR="0084016E">
          <w:rPr>
            <w:noProof/>
            <w:webHidden/>
          </w:rPr>
          <w:t>9</w:t>
        </w:r>
      </w:ins>
      <w:ins w:id="160" w:author="Andrew Instone-Cowie" w:date="2025-07-09T15:35:00Z" w16du:dateUtc="2025-07-09T14:35:00Z">
        <w:r>
          <w:rPr>
            <w:noProof/>
            <w:webHidden/>
          </w:rPr>
          <w:fldChar w:fldCharType="end"/>
        </w:r>
        <w:r w:rsidRPr="008F01A9">
          <w:rPr>
            <w:rStyle w:val="Hyperlink"/>
            <w:noProof/>
          </w:rPr>
          <w:fldChar w:fldCharType="end"/>
        </w:r>
      </w:ins>
    </w:p>
    <w:p w14:paraId="7240160E" w14:textId="48FE2210" w:rsidR="00E76443" w:rsidRDefault="00E76443">
      <w:pPr>
        <w:pStyle w:val="TableofFigures"/>
        <w:tabs>
          <w:tab w:val="right" w:leader="dot" w:pos="9016"/>
        </w:tabs>
        <w:spacing w:after="120"/>
        <w:rPr>
          <w:ins w:id="161" w:author="Andrew Instone-Cowie" w:date="2025-07-09T15:35:00Z" w16du:dateUtc="2025-07-09T14:35:00Z"/>
          <w:rFonts w:eastAsiaTheme="minorEastAsia"/>
          <w:noProof/>
          <w:kern w:val="2"/>
          <w:sz w:val="24"/>
          <w:szCs w:val="24"/>
          <w:lang w:eastAsia="en-GB"/>
          <w14:ligatures w14:val="standardContextual"/>
        </w:rPr>
        <w:pPrChange w:id="162" w:author="Andrew Instone-Cowie" w:date="2025-07-09T15:35:00Z" w16du:dateUtc="2025-07-09T14:35:00Z">
          <w:pPr>
            <w:pStyle w:val="TableofFigures"/>
            <w:tabs>
              <w:tab w:val="right" w:leader="dot" w:pos="9016"/>
            </w:tabs>
          </w:pPr>
        </w:pPrChange>
      </w:pPr>
      <w:ins w:id="163"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"_Toc202967774"</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5 – Virtual Belfry – Add New Sensor</w:t>
        </w:r>
        <w:r>
          <w:rPr>
            <w:noProof/>
            <w:webHidden/>
          </w:rPr>
          <w:tab/>
        </w:r>
        <w:r>
          <w:rPr>
            <w:noProof/>
            <w:webHidden/>
          </w:rPr>
          <w:fldChar w:fldCharType="begin"/>
        </w:r>
        <w:r>
          <w:rPr>
            <w:noProof/>
            <w:webHidden/>
          </w:rPr>
          <w:instrText xml:space="preserve"> PAGEREF _Toc202967774 \h </w:instrText>
        </w:r>
      </w:ins>
      <w:r>
        <w:rPr>
          <w:noProof/>
          <w:webHidden/>
        </w:rPr>
      </w:r>
      <w:ins w:id="164" w:author="Andrew Instone-Cowie" w:date="2025-07-09T15:35:00Z" w16du:dateUtc="2025-07-09T14:35:00Z">
        <w:r>
          <w:rPr>
            <w:noProof/>
            <w:webHidden/>
          </w:rPr>
          <w:fldChar w:fldCharType="separate"/>
        </w:r>
      </w:ins>
      <w:ins w:id="165" w:author="Andrew Instone-Cowie" w:date="2025-07-09T15:48:00Z" w16du:dateUtc="2025-07-09T14:48:00Z">
        <w:r w:rsidR="0084016E">
          <w:rPr>
            <w:noProof/>
            <w:webHidden/>
          </w:rPr>
          <w:t>10</w:t>
        </w:r>
      </w:ins>
      <w:ins w:id="166" w:author="Andrew Instone-Cowie" w:date="2025-07-09T15:35:00Z" w16du:dateUtc="2025-07-09T14:35:00Z">
        <w:r>
          <w:rPr>
            <w:noProof/>
            <w:webHidden/>
          </w:rPr>
          <w:fldChar w:fldCharType="end"/>
        </w:r>
        <w:r w:rsidRPr="008F01A9">
          <w:rPr>
            <w:rStyle w:val="Hyperlink"/>
            <w:noProof/>
          </w:rPr>
          <w:fldChar w:fldCharType="end"/>
        </w:r>
      </w:ins>
    </w:p>
    <w:p w14:paraId="1F9B0AC7" w14:textId="7EEEB5DF" w:rsidR="00E76443" w:rsidRDefault="00E76443">
      <w:pPr>
        <w:pStyle w:val="TableofFigures"/>
        <w:tabs>
          <w:tab w:val="right" w:leader="dot" w:pos="9016"/>
        </w:tabs>
        <w:spacing w:after="120"/>
        <w:rPr>
          <w:ins w:id="167" w:author="Andrew Instone-Cowie" w:date="2025-07-09T15:35:00Z" w16du:dateUtc="2025-07-09T14:35:00Z"/>
          <w:rFonts w:eastAsiaTheme="minorEastAsia"/>
          <w:noProof/>
          <w:kern w:val="2"/>
          <w:sz w:val="24"/>
          <w:szCs w:val="24"/>
          <w:lang w:eastAsia="en-GB"/>
          <w14:ligatures w14:val="standardContextual"/>
        </w:rPr>
        <w:pPrChange w:id="168" w:author="Andrew Instone-Cowie" w:date="2025-07-09T15:35:00Z" w16du:dateUtc="2025-07-09T14:35:00Z">
          <w:pPr>
            <w:pStyle w:val="TableofFigures"/>
            <w:tabs>
              <w:tab w:val="right" w:leader="dot" w:pos="9016"/>
            </w:tabs>
          </w:pPr>
        </w:pPrChange>
      </w:pPr>
      <w:ins w:id="169"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"_Toc202967775"</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6 – Virtual Belfry – First New Sensor</w:t>
        </w:r>
        <w:r>
          <w:rPr>
            <w:noProof/>
            <w:webHidden/>
          </w:rPr>
          <w:tab/>
        </w:r>
        <w:r>
          <w:rPr>
            <w:noProof/>
            <w:webHidden/>
          </w:rPr>
          <w:fldChar w:fldCharType="begin"/>
        </w:r>
        <w:r>
          <w:rPr>
            <w:noProof/>
            <w:webHidden/>
          </w:rPr>
          <w:instrText xml:space="preserve"> PAGEREF _Toc202967775 \h </w:instrText>
        </w:r>
      </w:ins>
      <w:r>
        <w:rPr>
          <w:noProof/>
          <w:webHidden/>
        </w:rPr>
      </w:r>
      <w:ins w:id="170" w:author="Andrew Instone-Cowie" w:date="2025-07-09T15:35:00Z" w16du:dateUtc="2025-07-09T14:35:00Z">
        <w:r>
          <w:rPr>
            <w:noProof/>
            <w:webHidden/>
          </w:rPr>
          <w:fldChar w:fldCharType="separate"/>
        </w:r>
      </w:ins>
      <w:ins w:id="171" w:author="Andrew Instone-Cowie" w:date="2025-07-09T15:48:00Z" w16du:dateUtc="2025-07-09T14:48:00Z">
        <w:r w:rsidR="0084016E">
          <w:rPr>
            <w:noProof/>
            <w:webHidden/>
          </w:rPr>
          <w:t>11</w:t>
        </w:r>
      </w:ins>
      <w:ins w:id="172" w:author="Andrew Instone-Cowie" w:date="2025-07-09T15:35:00Z" w16du:dateUtc="2025-07-09T14:35:00Z">
        <w:r>
          <w:rPr>
            <w:noProof/>
            <w:webHidden/>
          </w:rPr>
          <w:fldChar w:fldCharType="end"/>
        </w:r>
        <w:r w:rsidRPr="008F01A9">
          <w:rPr>
            <w:rStyle w:val="Hyperlink"/>
            <w:noProof/>
          </w:rPr>
          <w:fldChar w:fldCharType="end"/>
        </w:r>
      </w:ins>
    </w:p>
    <w:p w14:paraId="19F93928" w14:textId="4F54068E" w:rsidR="00E76443" w:rsidRDefault="00E76443">
      <w:pPr>
        <w:pStyle w:val="TableofFigures"/>
        <w:tabs>
          <w:tab w:val="right" w:leader="dot" w:pos="9016"/>
        </w:tabs>
        <w:spacing w:after="120"/>
        <w:rPr>
          <w:ins w:id="173" w:author="Andrew Instone-Cowie" w:date="2025-07-09T15:35:00Z" w16du:dateUtc="2025-07-09T14:35:00Z"/>
          <w:rFonts w:eastAsiaTheme="minorEastAsia"/>
          <w:noProof/>
          <w:kern w:val="2"/>
          <w:sz w:val="24"/>
          <w:szCs w:val="24"/>
          <w:lang w:eastAsia="en-GB"/>
          <w14:ligatures w14:val="standardContextual"/>
        </w:rPr>
        <w:pPrChange w:id="174" w:author="Andrew Instone-Cowie" w:date="2025-07-09T15:35:00Z" w16du:dateUtc="2025-07-09T14:35:00Z">
          <w:pPr>
            <w:pStyle w:val="TableofFigures"/>
            <w:tabs>
              <w:tab w:val="right" w:leader="dot" w:pos="9016"/>
            </w:tabs>
          </w:pPr>
        </w:pPrChange>
      </w:pPr>
      <w:ins w:id="175"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"_Toc202967776"</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7 – Virtual Belfry – Subsequent Sensors</w:t>
        </w:r>
        <w:r>
          <w:rPr>
            <w:noProof/>
            <w:webHidden/>
          </w:rPr>
          <w:tab/>
        </w:r>
        <w:r>
          <w:rPr>
            <w:noProof/>
            <w:webHidden/>
          </w:rPr>
          <w:fldChar w:fldCharType="begin"/>
        </w:r>
        <w:r>
          <w:rPr>
            <w:noProof/>
            <w:webHidden/>
          </w:rPr>
          <w:instrText xml:space="preserve"> PAGEREF _Toc202967776 \h </w:instrText>
        </w:r>
      </w:ins>
      <w:r>
        <w:rPr>
          <w:noProof/>
          <w:webHidden/>
        </w:rPr>
      </w:r>
      <w:ins w:id="176" w:author="Andrew Instone-Cowie" w:date="2025-07-09T15:35:00Z" w16du:dateUtc="2025-07-09T14:35:00Z">
        <w:r>
          <w:rPr>
            <w:noProof/>
            <w:webHidden/>
          </w:rPr>
          <w:fldChar w:fldCharType="separate"/>
        </w:r>
      </w:ins>
      <w:ins w:id="177" w:author="Andrew Instone-Cowie" w:date="2025-07-09T15:48:00Z" w16du:dateUtc="2025-07-09T14:48:00Z">
        <w:r w:rsidR="0084016E">
          <w:rPr>
            <w:noProof/>
            <w:webHidden/>
          </w:rPr>
          <w:t>12</w:t>
        </w:r>
      </w:ins>
      <w:ins w:id="178" w:author="Andrew Instone-Cowie" w:date="2025-07-09T15:35:00Z" w16du:dateUtc="2025-07-09T14:35:00Z">
        <w:r>
          <w:rPr>
            <w:noProof/>
            <w:webHidden/>
          </w:rPr>
          <w:fldChar w:fldCharType="end"/>
        </w:r>
        <w:r w:rsidRPr="008F01A9">
          <w:rPr>
            <w:rStyle w:val="Hyperlink"/>
            <w:noProof/>
          </w:rPr>
          <w:fldChar w:fldCharType="end"/>
        </w:r>
      </w:ins>
    </w:p>
    <w:p w14:paraId="0912643D" w14:textId="521502AD" w:rsidR="00E76443" w:rsidRDefault="00E76443">
      <w:pPr>
        <w:pStyle w:val="TableofFigures"/>
        <w:tabs>
          <w:tab w:val="right" w:leader="dot" w:pos="9016"/>
        </w:tabs>
        <w:spacing w:after="120"/>
        <w:rPr>
          <w:ins w:id="179" w:author="Andrew Instone-Cowie" w:date="2025-07-09T15:35:00Z" w16du:dateUtc="2025-07-09T14:35:00Z"/>
          <w:rFonts w:eastAsiaTheme="minorEastAsia"/>
          <w:noProof/>
          <w:kern w:val="2"/>
          <w:sz w:val="24"/>
          <w:szCs w:val="24"/>
          <w:lang w:eastAsia="en-GB"/>
          <w14:ligatures w14:val="standardContextual"/>
        </w:rPr>
        <w:pPrChange w:id="180" w:author="Andrew Instone-Cowie" w:date="2025-07-09T15:35:00Z" w16du:dateUtc="2025-07-09T14:35:00Z">
          <w:pPr>
            <w:pStyle w:val="TableofFigures"/>
            <w:tabs>
              <w:tab w:val="right" w:leader="dot" w:pos="9016"/>
            </w:tabs>
          </w:pPr>
        </w:pPrChange>
      </w:pPr>
      <w:ins w:id="181"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"_Toc202967777"</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8 – Virtual Belfry – Completed Sensor Configuration Example</w:t>
        </w:r>
        <w:r>
          <w:rPr>
            <w:noProof/>
            <w:webHidden/>
          </w:rPr>
          <w:tab/>
        </w:r>
        <w:r>
          <w:rPr>
            <w:noProof/>
            <w:webHidden/>
          </w:rPr>
          <w:fldChar w:fldCharType="begin"/>
        </w:r>
        <w:r>
          <w:rPr>
            <w:noProof/>
            <w:webHidden/>
          </w:rPr>
          <w:instrText xml:space="preserve"> PAGEREF _Toc202967777 \h </w:instrText>
        </w:r>
      </w:ins>
      <w:r>
        <w:rPr>
          <w:noProof/>
          <w:webHidden/>
        </w:rPr>
      </w:r>
      <w:ins w:id="182" w:author="Andrew Instone-Cowie" w:date="2025-07-09T15:35:00Z" w16du:dateUtc="2025-07-09T14:35:00Z">
        <w:r>
          <w:rPr>
            <w:noProof/>
            <w:webHidden/>
          </w:rPr>
          <w:fldChar w:fldCharType="separate"/>
        </w:r>
      </w:ins>
      <w:ins w:id="183" w:author="Andrew Instone-Cowie" w:date="2025-07-09T15:48:00Z" w16du:dateUtc="2025-07-09T14:48:00Z">
        <w:r w:rsidR="0084016E">
          <w:rPr>
            <w:noProof/>
            <w:webHidden/>
          </w:rPr>
          <w:t>13</w:t>
        </w:r>
      </w:ins>
      <w:ins w:id="184" w:author="Andrew Instone-Cowie" w:date="2025-07-09T15:35:00Z" w16du:dateUtc="2025-07-09T14:35:00Z">
        <w:r>
          <w:rPr>
            <w:noProof/>
            <w:webHidden/>
          </w:rPr>
          <w:fldChar w:fldCharType="end"/>
        </w:r>
        <w:r w:rsidRPr="008F01A9">
          <w:rPr>
            <w:rStyle w:val="Hyperlink"/>
            <w:noProof/>
          </w:rPr>
          <w:fldChar w:fldCharType="end"/>
        </w:r>
      </w:ins>
    </w:p>
    <w:p w14:paraId="219C2E30" w14:textId="2C6E938D" w:rsidR="00E76443" w:rsidRDefault="00E76443">
      <w:pPr>
        <w:pStyle w:val="TableofFigures"/>
        <w:tabs>
          <w:tab w:val="right" w:leader="dot" w:pos="9016"/>
        </w:tabs>
        <w:spacing w:after="120"/>
        <w:rPr>
          <w:ins w:id="185" w:author="Andrew Instone-Cowie" w:date="2025-07-09T15:35:00Z" w16du:dateUtc="2025-07-09T14:35:00Z"/>
          <w:rFonts w:eastAsiaTheme="minorEastAsia"/>
          <w:noProof/>
          <w:kern w:val="2"/>
          <w:sz w:val="24"/>
          <w:szCs w:val="24"/>
          <w:lang w:eastAsia="en-GB"/>
          <w14:ligatures w14:val="standardContextual"/>
        </w:rPr>
        <w:pPrChange w:id="186" w:author="Andrew Instone-Cowie" w:date="2025-07-09T15:35:00Z" w16du:dateUtc="2025-07-09T14:35:00Z">
          <w:pPr>
            <w:pStyle w:val="TableofFigures"/>
            <w:tabs>
              <w:tab w:val="right" w:leader="dot" w:pos="9016"/>
            </w:tabs>
          </w:pPr>
        </w:pPrChange>
      </w:pPr>
      <w:ins w:id="187"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"_Toc202967778"</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9 – Virtual Belfry – Using Sensors</w:t>
        </w:r>
        <w:r>
          <w:rPr>
            <w:noProof/>
            <w:webHidden/>
          </w:rPr>
          <w:tab/>
        </w:r>
        <w:r>
          <w:rPr>
            <w:noProof/>
            <w:webHidden/>
          </w:rPr>
          <w:fldChar w:fldCharType="begin"/>
        </w:r>
        <w:r>
          <w:rPr>
            <w:noProof/>
            <w:webHidden/>
          </w:rPr>
          <w:instrText xml:space="preserve"> PAGEREF _Toc202967778 \h </w:instrText>
        </w:r>
      </w:ins>
      <w:r>
        <w:rPr>
          <w:noProof/>
          <w:webHidden/>
        </w:rPr>
      </w:r>
      <w:ins w:id="188" w:author="Andrew Instone-Cowie" w:date="2025-07-09T15:35:00Z" w16du:dateUtc="2025-07-09T14:35:00Z">
        <w:r>
          <w:rPr>
            <w:noProof/>
            <w:webHidden/>
          </w:rPr>
          <w:fldChar w:fldCharType="separate"/>
        </w:r>
      </w:ins>
      <w:ins w:id="189" w:author="Andrew Instone-Cowie" w:date="2025-07-09T15:48:00Z" w16du:dateUtc="2025-07-09T14:48:00Z">
        <w:r w:rsidR="0084016E">
          <w:rPr>
            <w:noProof/>
            <w:webHidden/>
          </w:rPr>
          <w:t>14</w:t>
        </w:r>
      </w:ins>
      <w:ins w:id="190" w:author="Andrew Instone-Cowie" w:date="2025-07-09T15:35:00Z" w16du:dateUtc="2025-07-09T14:35:00Z">
        <w:r>
          <w:rPr>
            <w:noProof/>
            <w:webHidden/>
          </w:rPr>
          <w:fldChar w:fldCharType="end"/>
        </w:r>
        <w:r w:rsidRPr="008F01A9">
          <w:rPr>
            <w:rStyle w:val="Hyperlink"/>
            <w:noProof/>
          </w:rPr>
          <w:fldChar w:fldCharType="end"/>
        </w:r>
      </w:ins>
    </w:p>
    <w:p w14:paraId="7FA4997C" w14:textId="31B48BFF" w:rsidR="00E76443" w:rsidRDefault="00E76443">
      <w:pPr>
        <w:pStyle w:val="TableofFigures"/>
        <w:tabs>
          <w:tab w:val="right" w:leader="dot" w:pos="9016"/>
        </w:tabs>
        <w:spacing w:after="120"/>
        <w:rPr>
          <w:ins w:id="191" w:author="Andrew Instone-Cowie" w:date="2025-07-09T15:35:00Z" w16du:dateUtc="2025-07-09T14:35:00Z"/>
          <w:rFonts w:eastAsiaTheme="minorEastAsia"/>
          <w:noProof/>
          <w:kern w:val="2"/>
          <w:sz w:val="24"/>
          <w:szCs w:val="24"/>
          <w:lang w:eastAsia="en-GB"/>
          <w14:ligatures w14:val="standardContextual"/>
        </w:rPr>
        <w:pPrChange w:id="192" w:author="Andrew Instone-Cowie" w:date="2025-07-09T15:35:00Z" w16du:dateUtc="2025-07-09T14:35:00Z">
          <w:pPr>
            <w:pStyle w:val="TableofFigures"/>
            <w:tabs>
              <w:tab w:val="right" w:leader="dot" w:pos="9016"/>
            </w:tabs>
          </w:pPr>
        </w:pPrChange>
      </w:pPr>
      <w:ins w:id="193"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"_Toc202967779"</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10 – Virtual Belfry – Monitor Function</w:t>
        </w:r>
        <w:r>
          <w:rPr>
            <w:noProof/>
            <w:webHidden/>
          </w:rPr>
          <w:tab/>
        </w:r>
        <w:r>
          <w:rPr>
            <w:noProof/>
            <w:webHidden/>
          </w:rPr>
          <w:fldChar w:fldCharType="begin"/>
        </w:r>
        <w:r>
          <w:rPr>
            <w:noProof/>
            <w:webHidden/>
          </w:rPr>
          <w:instrText xml:space="preserve"> PAGEREF _Toc202967779 \h </w:instrText>
        </w:r>
      </w:ins>
      <w:r>
        <w:rPr>
          <w:noProof/>
          <w:webHidden/>
        </w:rPr>
      </w:r>
      <w:ins w:id="194" w:author="Andrew Instone-Cowie" w:date="2025-07-09T15:35:00Z" w16du:dateUtc="2025-07-09T14:35:00Z">
        <w:r>
          <w:rPr>
            <w:noProof/>
            <w:webHidden/>
          </w:rPr>
          <w:fldChar w:fldCharType="separate"/>
        </w:r>
      </w:ins>
      <w:ins w:id="195" w:author="Andrew Instone-Cowie" w:date="2025-07-09T15:48:00Z" w16du:dateUtc="2025-07-09T14:48:00Z">
        <w:r w:rsidR="0084016E">
          <w:rPr>
            <w:noProof/>
            <w:webHidden/>
          </w:rPr>
          <w:t>15</w:t>
        </w:r>
      </w:ins>
      <w:ins w:id="196" w:author="Andrew Instone-Cowie" w:date="2025-07-09T15:35:00Z" w16du:dateUtc="2025-07-09T14:35:00Z">
        <w:r>
          <w:rPr>
            <w:noProof/>
            <w:webHidden/>
          </w:rPr>
          <w:fldChar w:fldCharType="end"/>
        </w:r>
        <w:r w:rsidRPr="008F01A9">
          <w:rPr>
            <w:rStyle w:val="Hyperlink"/>
            <w:noProof/>
          </w:rPr>
          <w:fldChar w:fldCharType="end"/>
        </w:r>
      </w:ins>
    </w:p>
    <w:p w14:paraId="68A13722" w14:textId="177A6C59" w:rsidR="00E76443" w:rsidRDefault="00E76443">
      <w:pPr>
        <w:pStyle w:val="TableofFigures"/>
        <w:tabs>
          <w:tab w:val="right" w:leader="dot" w:pos="9016"/>
        </w:tabs>
        <w:spacing w:after="120"/>
        <w:rPr>
          <w:ins w:id="197" w:author="Andrew Instone-Cowie" w:date="2025-07-09T15:35:00Z" w16du:dateUtc="2025-07-09T14:35:00Z"/>
          <w:rFonts w:eastAsiaTheme="minorEastAsia"/>
          <w:noProof/>
          <w:kern w:val="2"/>
          <w:sz w:val="24"/>
          <w:szCs w:val="24"/>
          <w:lang w:eastAsia="en-GB"/>
          <w14:ligatures w14:val="standardContextual"/>
        </w:rPr>
        <w:pPrChange w:id="198" w:author="Andrew Instone-Cowie" w:date="2025-07-09T15:35:00Z" w16du:dateUtc="2025-07-09T14:35:00Z">
          <w:pPr>
            <w:pStyle w:val="TableofFigures"/>
            <w:tabs>
              <w:tab w:val="right" w:leader="dot" w:pos="9016"/>
            </w:tabs>
          </w:pPr>
        </w:pPrChange>
      </w:pPr>
      <w:ins w:id="199"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"_Toc202967780"</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11 – Virtual Belfry – Copy Sensor Group</w:t>
        </w:r>
        <w:r>
          <w:rPr>
            <w:noProof/>
            <w:webHidden/>
          </w:rPr>
          <w:tab/>
        </w:r>
        <w:r>
          <w:rPr>
            <w:noProof/>
            <w:webHidden/>
          </w:rPr>
          <w:fldChar w:fldCharType="begin"/>
        </w:r>
        <w:r>
          <w:rPr>
            <w:noProof/>
            <w:webHidden/>
          </w:rPr>
          <w:instrText xml:space="preserve"> PAGEREF _Toc202967780 \h </w:instrText>
        </w:r>
      </w:ins>
      <w:r>
        <w:rPr>
          <w:noProof/>
          <w:webHidden/>
        </w:rPr>
      </w:r>
      <w:ins w:id="200" w:author="Andrew Instone-Cowie" w:date="2025-07-09T15:35:00Z" w16du:dateUtc="2025-07-09T14:35:00Z">
        <w:r>
          <w:rPr>
            <w:noProof/>
            <w:webHidden/>
          </w:rPr>
          <w:fldChar w:fldCharType="separate"/>
        </w:r>
      </w:ins>
      <w:ins w:id="201" w:author="Andrew Instone-Cowie" w:date="2025-07-09T15:48:00Z" w16du:dateUtc="2025-07-09T14:48:00Z">
        <w:r w:rsidR="0084016E">
          <w:rPr>
            <w:noProof/>
            <w:webHidden/>
          </w:rPr>
          <w:t>16</w:t>
        </w:r>
      </w:ins>
      <w:ins w:id="202" w:author="Andrew Instone-Cowie" w:date="2025-07-09T15:35:00Z" w16du:dateUtc="2025-07-09T14:35:00Z">
        <w:r>
          <w:rPr>
            <w:noProof/>
            <w:webHidden/>
          </w:rPr>
          <w:fldChar w:fldCharType="end"/>
        </w:r>
        <w:r w:rsidRPr="008F01A9">
          <w:rPr>
            <w:rStyle w:val="Hyperlink"/>
            <w:noProof/>
          </w:rPr>
          <w:fldChar w:fldCharType="end"/>
        </w:r>
      </w:ins>
    </w:p>
    <w:p w14:paraId="0BCD14C2" w14:textId="386CC9DE" w:rsidR="00E76443" w:rsidRDefault="00E76443">
      <w:pPr>
        <w:pStyle w:val="TableofFigures"/>
        <w:tabs>
          <w:tab w:val="right" w:leader="dot" w:pos="9016"/>
        </w:tabs>
        <w:spacing w:after="120"/>
        <w:rPr>
          <w:ins w:id="203" w:author="Andrew Instone-Cowie" w:date="2025-07-09T15:35:00Z" w16du:dateUtc="2025-07-09T14:35:00Z"/>
          <w:rFonts w:eastAsiaTheme="minorEastAsia"/>
          <w:noProof/>
          <w:kern w:val="2"/>
          <w:sz w:val="24"/>
          <w:szCs w:val="24"/>
          <w:lang w:eastAsia="en-GB"/>
          <w14:ligatures w14:val="standardContextual"/>
        </w:rPr>
        <w:pPrChange w:id="204" w:author="Andrew Instone-Cowie" w:date="2025-07-09T15:35:00Z" w16du:dateUtc="2025-07-09T14:35:00Z">
          <w:pPr>
            <w:pStyle w:val="TableofFigures"/>
            <w:tabs>
              <w:tab w:val="right" w:leader="dot" w:pos="9016"/>
            </w:tabs>
          </w:pPr>
        </w:pPrChange>
      </w:pPr>
      <w:ins w:id="205"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"_Toc202967781"</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12 – Virtual Belfry – Confirm Copy</w:t>
        </w:r>
        <w:r>
          <w:rPr>
            <w:noProof/>
            <w:webHidden/>
          </w:rPr>
          <w:tab/>
        </w:r>
        <w:r>
          <w:rPr>
            <w:noProof/>
            <w:webHidden/>
          </w:rPr>
          <w:fldChar w:fldCharType="begin"/>
        </w:r>
        <w:r>
          <w:rPr>
            <w:noProof/>
            <w:webHidden/>
          </w:rPr>
          <w:instrText xml:space="preserve"> PAGEREF _Toc202967781 \h </w:instrText>
        </w:r>
      </w:ins>
      <w:r>
        <w:rPr>
          <w:noProof/>
          <w:webHidden/>
        </w:rPr>
      </w:r>
      <w:ins w:id="206" w:author="Andrew Instone-Cowie" w:date="2025-07-09T15:35:00Z" w16du:dateUtc="2025-07-09T14:35:00Z">
        <w:r>
          <w:rPr>
            <w:noProof/>
            <w:webHidden/>
          </w:rPr>
          <w:fldChar w:fldCharType="separate"/>
        </w:r>
      </w:ins>
      <w:ins w:id="207" w:author="Andrew Instone-Cowie" w:date="2025-07-09T15:48:00Z" w16du:dateUtc="2025-07-09T14:48:00Z">
        <w:r w:rsidR="0084016E">
          <w:rPr>
            <w:noProof/>
            <w:webHidden/>
          </w:rPr>
          <w:t>17</w:t>
        </w:r>
      </w:ins>
      <w:ins w:id="208" w:author="Andrew Instone-Cowie" w:date="2025-07-09T15:35:00Z" w16du:dateUtc="2025-07-09T14:35:00Z">
        <w:r>
          <w:rPr>
            <w:noProof/>
            <w:webHidden/>
          </w:rPr>
          <w:fldChar w:fldCharType="end"/>
        </w:r>
        <w:r w:rsidRPr="008F01A9">
          <w:rPr>
            <w:rStyle w:val="Hyperlink"/>
            <w:noProof/>
          </w:rPr>
          <w:fldChar w:fldCharType="end"/>
        </w:r>
      </w:ins>
    </w:p>
    <w:p w14:paraId="55A1FE30" w14:textId="6884FFAF" w:rsidR="00E76443" w:rsidRDefault="00E76443">
      <w:pPr>
        <w:pStyle w:val="TableofFigures"/>
        <w:tabs>
          <w:tab w:val="right" w:leader="dot" w:pos="9016"/>
        </w:tabs>
        <w:spacing w:after="120"/>
        <w:rPr>
          <w:ins w:id="209" w:author="Andrew Instone-Cowie" w:date="2025-07-09T15:35:00Z" w16du:dateUtc="2025-07-09T14:35:00Z"/>
          <w:rFonts w:eastAsiaTheme="minorEastAsia"/>
          <w:noProof/>
          <w:kern w:val="2"/>
          <w:sz w:val="24"/>
          <w:szCs w:val="24"/>
          <w:lang w:eastAsia="en-GB"/>
          <w14:ligatures w14:val="standardContextual"/>
        </w:rPr>
        <w:pPrChange w:id="210" w:author="Andrew Instone-Cowie" w:date="2025-07-09T15:35:00Z" w16du:dateUtc="2025-07-09T14:35:00Z">
          <w:pPr>
            <w:pStyle w:val="TableofFigures"/>
            <w:tabs>
              <w:tab w:val="right" w:leader="dot" w:pos="9016"/>
            </w:tabs>
          </w:pPr>
        </w:pPrChange>
      </w:pPr>
      <w:ins w:id="211" w:author="Andrew Instone-Cowie" w:date="2025-07-09T15:35:00Z" w16du:dateUtc="2025-07-09T14:35:00Z">
        <w:r w:rsidRPr="008F01A9">
          <w:rPr>
            <w:rStyle w:val="Hyperlink"/>
            <w:noProof/>
          </w:rPr>
          <w:lastRenderedPageBreak/>
          <w:fldChar w:fldCharType="begin"/>
        </w:r>
        <w:r w:rsidRPr="008F01A9">
          <w:rPr>
            <w:rStyle w:val="Hyperlink"/>
            <w:noProof/>
          </w:rPr>
          <w:instrText xml:space="preserve"> </w:instrText>
        </w:r>
        <w:r>
          <w:rPr>
            <w:noProof/>
          </w:rPr>
          <w:instrText>HYPERLINK \l "_Toc202967782"</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13 – Virtual Belfry – Rename Sensor Group</w:t>
        </w:r>
        <w:r>
          <w:rPr>
            <w:noProof/>
            <w:webHidden/>
          </w:rPr>
          <w:tab/>
        </w:r>
        <w:r>
          <w:rPr>
            <w:noProof/>
            <w:webHidden/>
          </w:rPr>
          <w:fldChar w:fldCharType="begin"/>
        </w:r>
        <w:r>
          <w:rPr>
            <w:noProof/>
            <w:webHidden/>
          </w:rPr>
          <w:instrText xml:space="preserve"> PAGEREF _Toc202967782 \h </w:instrText>
        </w:r>
      </w:ins>
      <w:r>
        <w:rPr>
          <w:noProof/>
          <w:webHidden/>
        </w:rPr>
      </w:r>
      <w:ins w:id="212" w:author="Andrew Instone-Cowie" w:date="2025-07-09T15:35:00Z" w16du:dateUtc="2025-07-09T14:35:00Z">
        <w:r>
          <w:rPr>
            <w:noProof/>
            <w:webHidden/>
          </w:rPr>
          <w:fldChar w:fldCharType="separate"/>
        </w:r>
      </w:ins>
      <w:ins w:id="213" w:author="Andrew Instone-Cowie" w:date="2025-07-09T15:48:00Z" w16du:dateUtc="2025-07-09T14:48:00Z">
        <w:r w:rsidR="0084016E">
          <w:rPr>
            <w:noProof/>
            <w:webHidden/>
          </w:rPr>
          <w:t>18</w:t>
        </w:r>
      </w:ins>
      <w:ins w:id="214" w:author="Andrew Instone-Cowie" w:date="2025-07-09T15:35:00Z" w16du:dateUtc="2025-07-09T14:35:00Z">
        <w:r>
          <w:rPr>
            <w:noProof/>
            <w:webHidden/>
          </w:rPr>
          <w:fldChar w:fldCharType="end"/>
        </w:r>
        <w:r w:rsidRPr="008F01A9">
          <w:rPr>
            <w:rStyle w:val="Hyperlink"/>
            <w:noProof/>
          </w:rPr>
          <w:fldChar w:fldCharType="end"/>
        </w:r>
      </w:ins>
    </w:p>
    <w:p w14:paraId="42A15B9E" w14:textId="48BE3BEF" w:rsidR="00E76443" w:rsidRDefault="00E76443">
      <w:pPr>
        <w:pStyle w:val="TableofFigures"/>
        <w:tabs>
          <w:tab w:val="right" w:leader="dot" w:pos="9016"/>
        </w:tabs>
        <w:spacing w:after="120"/>
        <w:rPr>
          <w:ins w:id="215" w:author="Andrew Instone-Cowie" w:date="2025-07-09T15:35:00Z" w16du:dateUtc="2025-07-09T14:35:00Z"/>
          <w:rFonts w:eastAsiaTheme="minorEastAsia"/>
          <w:noProof/>
          <w:kern w:val="2"/>
          <w:sz w:val="24"/>
          <w:szCs w:val="24"/>
          <w:lang w:eastAsia="en-GB"/>
          <w14:ligatures w14:val="standardContextual"/>
        </w:rPr>
        <w:pPrChange w:id="216" w:author="Andrew Instone-Cowie" w:date="2025-07-09T15:35:00Z" w16du:dateUtc="2025-07-09T14:35:00Z">
          <w:pPr>
            <w:pStyle w:val="TableofFigures"/>
            <w:tabs>
              <w:tab w:val="right" w:leader="dot" w:pos="9016"/>
            </w:tabs>
          </w:pPr>
        </w:pPrChange>
      </w:pPr>
      <w:ins w:id="217"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"_Toc202967783"</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14 – Virtual Belfry – Select Sensor Group</w:t>
        </w:r>
        <w:r>
          <w:rPr>
            <w:noProof/>
            <w:webHidden/>
          </w:rPr>
          <w:tab/>
        </w:r>
        <w:r>
          <w:rPr>
            <w:noProof/>
            <w:webHidden/>
          </w:rPr>
          <w:fldChar w:fldCharType="begin"/>
        </w:r>
        <w:r>
          <w:rPr>
            <w:noProof/>
            <w:webHidden/>
          </w:rPr>
          <w:instrText xml:space="preserve"> PAGEREF _Toc202967783 \h </w:instrText>
        </w:r>
      </w:ins>
      <w:r>
        <w:rPr>
          <w:noProof/>
          <w:webHidden/>
        </w:rPr>
      </w:r>
      <w:ins w:id="218" w:author="Andrew Instone-Cowie" w:date="2025-07-09T15:35:00Z" w16du:dateUtc="2025-07-09T14:35:00Z">
        <w:r>
          <w:rPr>
            <w:noProof/>
            <w:webHidden/>
          </w:rPr>
          <w:fldChar w:fldCharType="separate"/>
        </w:r>
      </w:ins>
      <w:ins w:id="219" w:author="Andrew Instone-Cowie" w:date="2025-07-09T15:48:00Z" w16du:dateUtc="2025-07-09T14:48:00Z">
        <w:r w:rsidR="0084016E">
          <w:rPr>
            <w:noProof/>
            <w:webHidden/>
          </w:rPr>
          <w:t>18</w:t>
        </w:r>
      </w:ins>
      <w:ins w:id="220" w:author="Andrew Instone-Cowie" w:date="2025-07-09T15:35:00Z" w16du:dateUtc="2025-07-09T14:35:00Z">
        <w:r>
          <w:rPr>
            <w:noProof/>
            <w:webHidden/>
          </w:rPr>
          <w:fldChar w:fldCharType="end"/>
        </w:r>
        <w:r w:rsidRPr="008F01A9">
          <w:rPr>
            <w:rStyle w:val="Hyperlink"/>
            <w:noProof/>
          </w:rPr>
          <w:fldChar w:fldCharType="end"/>
        </w:r>
      </w:ins>
    </w:p>
    <w:p w14:paraId="4344909E" w14:textId="4BEC7E8C" w:rsidR="00E76443" w:rsidRDefault="00E76443">
      <w:pPr>
        <w:pStyle w:val="TableofFigures"/>
        <w:tabs>
          <w:tab w:val="right" w:leader="dot" w:pos="9016"/>
        </w:tabs>
        <w:spacing w:after="120"/>
        <w:rPr>
          <w:ins w:id="221" w:author="Andrew Instone-Cowie" w:date="2025-07-09T15:35:00Z" w16du:dateUtc="2025-07-09T14:35:00Z"/>
          <w:rFonts w:eastAsiaTheme="minorEastAsia"/>
          <w:noProof/>
          <w:kern w:val="2"/>
          <w:sz w:val="24"/>
          <w:szCs w:val="24"/>
          <w:lang w:eastAsia="en-GB"/>
          <w14:ligatures w14:val="standardContextual"/>
        </w:rPr>
        <w:pPrChange w:id="222" w:author="Andrew Instone-Cowie" w:date="2025-07-09T15:35:00Z" w16du:dateUtc="2025-07-09T14:35:00Z">
          <w:pPr>
            <w:pStyle w:val="TableofFigures"/>
            <w:tabs>
              <w:tab w:val="right" w:leader="dot" w:pos="9016"/>
            </w:tabs>
          </w:pPr>
        </w:pPrChange>
      </w:pPr>
      <w:ins w:id="223"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"_Toc202967784"</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15 – Virtual Belfry – Turning Off “Own Rope” Option</w:t>
        </w:r>
        <w:r>
          <w:rPr>
            <w:noProof/>
            <w:webHidden/>
          </w:rPr>
          <w:tab/>
        </w:r>
        <w:r>
          <w:rPr>
            <w:noProof/>
            <w:webHidden/>
          </w:rPr>
          <w:fldChar w:fldCharType="begin"/>
        </w:r>
        <w:r>
          <w:rPr>
            <w:noProof/>
            <w:webHidden/>
          </w:rPr>
          <w:instrText xml:space="preserve"> PAGEREF _Toc202967784 \h </w:instrText>
        </w:r>
      </w:ins>
      <w:r>
        <w:rPr>
          <w:noProof/>
          <w:webHidden/>
        </w:rPr>
      </w:r>
      <w:ins w:id="224" w:author="Andrew Instone-Cowie" w:date="2025-07-09T15:35:00Z" w16du:dateUtc="2025-07-09T14:35:00Z">
        <w:r>
          <w:rPr>
            <w:noProof/>
            <w:webHidden/>
          </w:rPr>
          <w:fldChar w:fldCharType="separate"/>
        </w:r>
      </w:ins>
      <w:ins w:id="225" w:author="Andrew Instone-Cowie" w:date="2025-07-09T15:48:00Z" w16du:dateUtc="2025-07-09T14:48:00Z">
        <w:r w:rsidR="0084016E">
          <w:rPr>
            <w:noProof/>
            <w:webHidden/>
          </w:rPr>
          <w:t>19</w:t>
        </w:r>
      </w:ins>
      <w:ins w:id="226" w:author="Andrew Instone-Cowie" w:date="2025-07-09T15:35:00Z" w16du:dateUtc="2025-07-09T14:35:00Z">
        <w:r>
          <w:rPr>
            <w:noProof/>
            <w:webHidden/>
          </w:rPr>
          <w:fldChar w:fldCharType="end"/>
        </w:r>
        <w:r w:rsidRPr="008F01A9">
          <w:rPr>
            <w:rStyle w:val="Hyperlink"/>
            <w:noProof/>
          </w:rPr>
          <w:fldChar w:fldCharType="end"/>
        </w:r>
      </w:ins>
    </w:p>
    <w:p w14:paraId="386CDD88" w14:textId="32B8A10C" w:rsidR="00E76443" w:rsidRDefault="00E76443">
      <w:pPr>
        <w:pStyle w:val="TableofFigures"/>
        <w:tabs>
          <w:tab w:val="right" w:leader="dot" w:pos="9016"/>
        </w:tabs>
        <w:spacing w:after="120"/>
        <w:rPr>
          <w:ins w:id="227" w:author="Andrew Instone-Cowie" w:date="2025-07-09T15:35:00Z" w16du:dateUtc="2025-07-09T14:35:00Z"/>
          <w:rFonts w:eastAsiaTheme="minorEastAsia"/>
          <w:noProof/>
          <w:kern w:val="2"/>
          <w:sz w:val="24"/>
          <w:szCs w:val="24"/>
          <w:lang w:eastAsia="en-GB"/>
          <w14:ligatures w14:val="standardContextual"/>
        </w:rPr>
        <w:pPrChange w:id="228" w:author="Andrew Instone-Cowie" w:date="2025-07-09T15:35:00Z" w16du:dateUtc="2025-07-09T14:35:00Z">
          <w:pPr>
            <w:pStyle w:val="TableofFigures"/>
            <w:tabs>
              <w:tab w:val="right" w:leader="dot" w:pos="9016"/>
            </w:tabs>
          </w:pPr>
        </w:pPrChange>
      </w:pPr>
      <w:ins w:id="229"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"_Toc202967785"</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16 – Virtual Belfry – “Own Rope” Turned Off</w:t>
        </w:r>
        <w:r>
          <w:rPr>
            <w:noProof/>
            <w:webHidden/>
          </w:rPr>
          <w:tab/>
        </w:r>
        <w:r>
          <w:rPr>
            <w:noProof/>
            <w:webHidden/>
          </w:rPr>
          <w:fldChar w:fldCharType="begin"/>
        </w:r>
        <w:r>
          <w:rPr>
            <w:noProof/>
            <w:webHidden/>
          </w:rPr>
          <w:instrText xml:space="preserve"> PAGEREF _Toc202967785 \h </w:instrText>
        </w:r>
      </w:ins>
      <w:r>
        <w:rPr>
          <w:noProof/>
          <w:webHidden/>
        </w:rPr>
      </w:r>
      <w:ins w:id="230" w:author="Andrew Instone-Cowie" w:date="2025-07-09T15:35:00Z" w16du:dateUtc="2025-07-09T14:35:00Z">
        <w:r>
          <w:rPr>
            <w:noProof/>
            <w:webHidden/>
          </w:rPr>
          <w:fldChar w:fldCharType="separate"/>
        </w:r>
      </w:ins>
      <w:ins w:id="231" w:author="Andrew Instone-Cowie" w:date="2025-07-09T15:48:00Z" w16du:dateUtc="2025-07-09T14:48:00Z">
        <w:r w:rsidR="0084016E">
          <w:rPr>
            <w:noProof/>
            <w:webHidden/>
          </w:rPr>
          <w:t>20</w:t>
        </w:r>
      </w:ins>
      <w:ins w:id="232" w:author="Andrew Instone-Cowie" w:date="2025-07-09T15:35:00Z" w16du:dateUtc="2025-07-09T14:35:00Z">
        <w:r>
          <w:rPr>
            <w:noProof/>
            <w:webHidden/>
          </w:rPr>
          <w:fldChar w:fldCharType="end"/>
        </w:r>
        <w:r w:rsidRPr="008F01A9">
          <w:rPr>
            <w:rStyle w:val="Hyperlink"/>
            <w:noProof/>
          </w:rPr>
          <w:fldChar w:fldCharType="end"/>
        </w:r>
      </w:ins>
    </w:p>
    <w:p w14:paraId="437B85F8" w14:textId="5A7708E0" w:rsidR="00E76443" w:rsidRDefault="00E76443">
      <w:pPr>
        <w:pStyle w:val="TableofFigures"/>
        <w:tabs>
          <w:tab w:val="right" w:leader="dot" w:pos="9016"/>
        </w:tabs>
        <w:rPr>
          <w:ins w:id="233" w:author="Andrew Instone-Cowie" w:date="2025-07-09T15:35:00Z" w16du:dateUtc="2025-07-09T14:35:00Z"/>
          <w:rFonts w:eastAsiaTheme="minorEastAsia"/>
          <w:noProof/>
          <w:kern w:val="2"/>
          <w:sz w:val="24"/>
          <w:szCs w:val="24"/>
          <w:lang w:eastAsia="en-GB"/>
          <w14:ligatures w14:val="standardContextual"/>
        </w:rPr>
      </w:pPr>
      <w:ins w:id="234" w:author="Andrew Instone-Cowie" w:date="2025-07-09T15:35:00Z" w16du:dateUtc="2025-07-09T14:35:00Z">
        <w:r w:rsidRPr="008F01A9">
          <w:rPr>
            <w:rStyle w:val="Hyperlink"/>
            <w:noProof/>
          </w:rPr>
          <w:fldChar w:fldCharType="begin"/>
        </w:r>
        <w:r w:rsidRPr="008F01A9">
          <w:rPr>
            <w:rStyle w:val="Hyperlink"/>
            <w:noProof/>
          </w:rPr>
          <w:instrText xml:space="preserve"> </w:instrText>
        </w:r>
        <w:r>
          <w:rPr>
            <w:noProof/>
          </w:rPr>
          <w:instrText>HYPERLINK \l "_Toc202967786"</w:instrText>
        </w:r>
        <w:r w:rsidRPr="008F01A9">
          <w:rPr>
            <w:rStyle w:val="Hyperlink"/>
            <w:noProof/>
          </w:rPr>
          <w:instrText xml:space="preserve"> </w:instrText>
        </w:r>
        <w:r w:rsidRPr="008F01A9">
          <w:rPr>
            <w:rStyle w:val="Hyperlink"/>
            <w:noProof/>
          </w:rPr>
        </w:r>
        <w:r w:rsidRPr="008F01A9">
          <w:rPr>
            <w:rStyle w:val="Hyperlink"/>
            <w:noProof/>
          </w:rPr>
          <w:fldChar w:fldCharType="separate"/>
        </w:r>
        <w:r w:rsidRPr="008F01A9">
          <w:rPr>
            <w:rStyle w:val="Hyperlink"/>
            <w:noProof/>
          </w:rPr>
          <w:t>Figure 17 – Virtual Belfry – Disable Sensors</w:t>
        </w:r>
        <w:r>
          <w:rPr>
            <w:noProof/>
            <w:webHidden/>
          </w:rPr>
          <w:tab/>
        </w:r>
        <w:r>
          <w:rPr>
            <w:noProof/>
            <w:webHidden/>
          </w:rPr>
          <w:fldChar w:fldCharType="begin"/>
        </w:r>
        <w:r>
          <w:rPr>
            <w:noProof/>
            <w:webHidden/>
          </w:rPr>
          <w:instrText xml:space="preserve"> PAGEREF _Toc202967786 \h </w:instrText>
        </w:r>
      </w:ins>
      <w:r>
        <w:rPr>
          <w:noProof/>
          <w:webHidden/>
        </w:rPr>
      </w:r>
      <w:ins w:id="235" w:author="Andrew Instone-Cowie" w:date="2025-07-09T15:35:00Z" w16du:dateUtc="2025-07-09T14:35:00Z">
        <w:r>
          <w:rPr>
            <w:noProof/>
            <w:webHidden/>
          </w:rPr>
          <w:fldChar w:fldCharType="separate"/>
        </w:r>
      </w:ins>
      <w:ins w:id="236" w:author="Andrew Instone-Cowie" w:date="2025-07-09T15:48:00Z" w16du:dateUtc="2025-07-09T14:48:00Z">
        <w:r w:rsidR="0084016E">
          <w:rPr>
            <w:noProof/>
            <w:webHidden/>
          </w:rPr>
          <w:t>21</w:t>
        </w:r>
      </w:ins>
      <w:ins w:id="237" w:author="Andrew Instone-Cowie" w:date="2025-07-09T15:35:00Z" w16du:dateUtc="2025-07-09T14:35:00Z">
        <w:r>
          <w:rPr>
            <w:noProof/>
            <w:webHidden/>
          </w:rPr>
          <w:fldChar w:fldCharType="end"/>
        </w:r>
        <w:r w:rsidRPr="008F01A9">
          <w:rPr>
            <w:rStyle w:val="Hyperlink"/>
            <w:noProof/>
          </w:rPr>
          <w:fldChar w:fldCharType="end"/>
        </w:r>
      </w:ins>
    </w:p>
    <w:p w14:paraId="28FF5BA9" w14:textId="74CF5395" w:rsidR="00077E1A" w:rsidDel="00924D8E" w:rsidRDefault="00077E1A" w:rsidP="00A256E9">
      <w:pPr>
        <w:pStyle w:val="TableofFigures"/>
        <w:tabs>
          <w:tab w:val="right" w:leader="dot" w:pos="9016"/>
        </w:tabs>
        <w:spacing w:after="100"/>
        <w:rPr>
          <w:del w:id="238" w:author="Andrew Instone-Cowie" w:date="2024-06-20T15:28:00Z" w16du:dateUtc="2024-06-20T14:28:00Z"/>
          <w:rFonts w:eastAsiaTheme="minorEastAsia"/>
          <w:noProof/>
          <w:lang w:eastAsia="en-GB"/>
        </w:rPr>
      </w:pPr>
      <w:del w:id="239" w:author="Andrew Instone-Cowie" w:date="2024-06-20T15:28:00Z" w16du:dateUtc="2024-06-20T14:28:00Z">
        <w:r w:rsidRPr="00924D8E" w:rsidDel="00924D8E">
          <w:rPr>
            <w:rPrChange w:id="240" w:author="Andrew Instone-Cowie" w:date="2024-06-20T15:28:00Z" w16du:dateUtc="2024-06-20T14:28:00Z">
              <w:rPr>
                <w:rStyle w:val="Hyperlink"/>
                <w:noProof/>
              </w:rPr>
            </w:rPrChange>
          </w:rPr>
          <w:delText>Figure 1 – Documentation Map</w:delText>
        </w:r>
        <w:r w:rsidDel="00924D8E">
          <w:rPr>
            <w:noProof/>
            <w:webHidden/>
          </w:rPr>
          <w:tab/>
        </w:r>
        <w:r w:rsidR="00C65A81" w:rsidDel="00924D8E">
          <w:rPr>
            <w:noProof/>
            <w:webHidden/>
          </w:rPr>
          <w:delText>5</w:delText>
        </w:r>
      </w:del>
    </w:p>
    <w:p w14:paraId="676C1FD5" w14:textId="5A15A930" w:rsidR="00077E1A" w:rsidDel="00924D8E" w:rsidRDefault="00077E1A" w:rsidP="00A256E9">
      <w:pPr>
        <w:pStyle w:val="TableofFigures"/>
        <w:tabs>
          <w:tab w:val="right" w:leader="dot" w:pos="9016"/>
        </w:tabs>
        <w:spacing w:after="100"/>
        <w:rPr>
          <w:del w:id="241" w:author="Andrew Instone-Cowie" w:date="2024-06-20T15:28:00Z" w16du:dateUtc="2024-06-20T14:28:00Z"/>
          <w:rFonts w:eastAsiaTheme="minorEastAsia"/>
          <w:noProof/>
          <w:lang w:eastAsia="en-GB"/>
        </w:rPr>
      </w:pPr>
      <w:del w:id="242" w:author="Andrew Instone-Cowie" w:date="2024-06-20T15:28:00Z" w16du:dateUtc="2024-06-20T14:28:00Z">
        <w:r w:rsidRPr="00924D8E" w:rsidDel="00924D8E">
          <w:rPr>
            <w:rPrChange w:id="243" w:author="Andrew Instone-Cowie" w:date="2024-06-20T15:28:00Z" w16du:dateUtc="2024-06-20T14:28:00Z">
              <w:rPr>
                <w:rStyle w:val="Hyperlink"/>
                <w:noProof/>
              </w:rPr>
            </w:rPrChange>
          </w:rPr>
          <w:delText>Figure 2 – Virtual Belfry – Main Window</w:delText>
        </w:r>
        <w:r w:rsidDel="00924D8E">
          <w:rPr>
            <w:noProof/>
            <w:webHidden/>
          </w:rPr>
          <w:tab/>
        </w:r>
        <w:r w:rsidR="00C65A81" w:rsidDel="00924D8E">
          <w:rPr>
            <w:noProof/>
            <w:webHidden/>
          </w:rPr>
          <w:delText>7</w:delText>
        </w:r>
      </w:del>
    </w:p>
    <w:p w14:paraId="3A0E2C7C" w14:textId="4A457472" w:rsidR="00077E1A" w:rsidDel="00924D8E" w:rsidRDefault="00077E1A" w:rsidP="00A256E9">
      <w:pPr>
        <w:pStyle w:val="TableofFigures"/>
        <w:tabs>
          <w:tab w:val="right" w:leader="dot" w:pos="9016"/>
        </w:tabs>
        <w:spacing w:after="100"/>
        <w:rPr>
          <w:del w:id="244" w:author="Andrew Instone-Cowie" w:date="2024-06-20T15:28:00Z" w16du:dateUtc="2024-06-20T14:28:00Z"/>
          <w:rFonts w:eastAsiaTheme="minorEastAsia"/>
          <w:noProof/>
          <w:lang w:eastAsia="en-GB"/>
        </w:rPr>
      </w:pPr>
      <w:del w:id="245" w:author="Andrew Instone-Cowie" w:date="2024-06-20T15:28:00Z" w16du:dateUtc="2024-06-20T14:28:00Z">
        <w:r w:rsidRPr="00924D8E" w:rsidDel="00924D8E">
          <w:rPr>
            <w:rPrChange w:id="246" w:author="Andrew Instone-Cowie" w:date="2024-06-20T15:28:00Z" w16du:dateUtc="2024-06-20T14:28:00Z">
              <w:rPr>
                <w:rStyle w:val="Hyperlink"/>
                <w:noProof/>
              </w:rPr>
            </w:rPrChange>
          </w:rPr>
          <w:delText>Figure 3 – Virtual Belfry – Add New Sensor Group</w:delText>
        </w:r>
        <w:r w:rsidDel="00924D8E">
          <w:rPr>
            <w:noProof/>
            <w:webHidden/>
          </w:rPr>
          <w:tab/>
        </w:r>
        <w:r w:rsidR="00C65A81" w:rsidDel="00924D8E">
          <w:rPr>
            <w:noProof/>
            <w:webHidden/>
          </w:rPr>
          <w:delText>8</w:delText>
        </w:r>
      </w:del>
    </w:p>
    <w:p w14:paraId="4CCD5F6C" w14:textId="1BFA9E52" w:rsidR="00077E1A" w:rsidDel="00924D8E" w:rsidRDefault="00077E1A" w:rsidP="00A256E9">
      <w:pPr>
        <w:pStyle w:val="TableofFigures"/>
        <w:tabs>
          <w:tab w:val="right" w:leader="dot" w:pos="9016"/>
        </w:tabs>
        <w:spacing w:after="100"/>
        <w:rPr>
          <w:del w:id="247" w:author="Andrew Instone-Cowie" w:date="2024-06-20T15:28:00Z" w16du:dateUtc="2024-06-20T14:28:00Z"/>
          <w:rFonts w:eastAsiaTheme="minorEastAsia"/>
          <w:noProof/>
          <w:lang w:eastAsia="en-GB"/>
        </w:rPr>
      </w:pPr>
      <w:del w:id="248" w:author="Andrew Instone-Cowie" w:date="2024-06-20T15:28:00Z" w16du:dateUtc="2024-06-20T14:28:00Z">
        <w:r w:rsidRPr="00924D8E" w:rsidDel="00924D8E">
          <w:rPr>
            <w:rPrChange w:id="249" w:author="Andrew Instone-Cowie" w:date="2024-06-20T15:28:00Z" w16du:dateUtc="2024-06-20T14:28:00Z">
              <w:rPr>
                <w:rStyle w:val="Hyperlink"/>
                <w:noProof/>
              </w:rPr>
            </w:rPrChange>
          </w:rPr>
          <w:delText>Figure 4 – Virtual Belfry – New Sensor Group</w:delText>
        </w:r>
        <w:r w:rsidDel="00924D8E">
          <w:rPr>
            <w:noProof/>
            <w:webHidden/>
          </w:rPr>
          <w:tab/>
        </w:r>
        <w:r w:rsidR="00C65A81" w:rsidDel="00924D8E">
          <w:rPr>
            <w:noProof/>
            <w:webHidden/>
          </w:rPr>
          <w:delText>8</w:delText>
        </w:r>
      </w:del>
    </w:p>
    <w:p w14:paraId="7DD28BEC" w14:textId="2052B215" w:rsidR="00077E1A" w:rsidDel="00924D8E" w:rsidRDefault="00077E1A" w:rsidP="00A256E9">
      <w:pPr>
        <w:pStyle w:val="TableofFigures"/>
        <w:tabs>
          <w:tab w:val="right" w:leader="dot" w:pos="9016"/>
        </w:tabs>
        <w:spacing w:after="100"/>
        <w:rPr>
          <w:del w:id="250" w:author="Andrew Instone-Cowie" w:date="2024-06-20T15:28:00Z" w16du:dateUtc="2024-06-20T14:28:00Z"/>
          <w:rFonts w:eastAsiaTheme="minorEastAsia"/>
          <w:noProof/>
          <w:lang w:eastAsia="en-GB"/>
        </w:rPr>
      </w:pPr>
      <w:del w:id="251" w:author="Andrew Instone-Cowie" w:date="2024-06-20T15:28:00Z" w16du:dateUtc="2024-06-20T14:28:00Z">
        <w:r w:rsidRPr="00924D8E" w:rsidDel="00924D8E">
          <w:rPr>
            <w:rPrChange w:id="252" w:author="Andrew Instone-Cowie" w:date="2024-06-20T15:28:00Z" w16du:dateUtc="2024-06-20T14:28:00Z">
              <w:rPr>
                <w:rStyle w:val="Hyperlink"/>
                <w:noProof/>
              </w:rPr>
            </w:rPrChange>
          </w:rPr>
          <w:delText>Figure 5 – Virtual Belfry – Add New Sensor</w:delText>
        </w:r>
        <w:r w:rsidDel="00924D8E">
          <w:rPr>
            <w:noProof/>
            <w:webHidden/>
          </w:rPr>
          <w:tab/>
        </w:r>
        <w:r w:rsidR="00C65A81" w:rsidDel="00924D8E">
          <w:rPr>
            <w:noProof/>
            <w:webHidden/>
          </w:rPr>
          <w:delText>9</w:delText>
        </w:r>
      </w:del>
    </w:p>
    <w:p w14:paraId="114EC6D6" w14:textId="71BB68CF" w:rsidR="00077E1A" w:rsidDel="00924D8E" w:rsidRDefault="00077E1A" w:rsidP="00A256E9">
      <w:pPr>
        <w:pStyle w:val="TableofFigures"/>
        <w:tabs>
          <w:tab w:val="right" w:leader="dot" w:pos="9016"/>
        </w:tabs>
        <w:spacing w:after="100"/>
        <w:rPr>
          <w:del w:id="253" w:author="Andrew Instone-Cowie" w:date="2024-06-20T15:28:00Z" w16du:dateUtc="2024-06-20T14:28:00Z"/>
          <w:rFonts w:eastAsiaTheme="minorEastAsia"/>
          <w:noProof/>
          <w:lang w:eastAsia="en-GB"/>
        </w:rPr>
      </w:pPr>
      <w:del w:id="254" w:author="Andrew Instone-Cowie" w:date="2024-06-20T15:28:00Z" w16du:dateUtc="2024-06-20T14:28:00Z">
        <w:r w:rsidRPr="00924D8E" w:rsidDel="00924D8E">
          <w:rPr>
            <w:rPrChange w:id="255" w:author="Andrew Instone-Cowie" w:date="2024-06-20T15:28:00Z" w16du:dateUtc="2024-06-20T14:28:00Z">
              <w:rPr>
                <w:rStyle w:val="Hyperlink"/>
                <w:noProof/>
              </w:rPr>
            </w:rPrChange>
          </w:rPr>
          <w:delText>Figure 6 – Virtual Belfry – First New Sensor</w:delText>
        </w:r>
        <w:r w:rsidDel="00924D8E">
          <w:rPr>
            <w:noProof/>
            <w:webHidden/>
          </w:rPr>
          <w:tab/>
        </w:r>
        <w:r w:rsidR="00C65A81" w:rsidDel="00924D8E">
          <w:rPr>
            <w:noProof/>
            <w:webHidden/>
          </w:rPr>
          <w:delText>10</w:delText>
        </w:r>
      </w:del>
    </w:p>
    <w:p w14:paraId="162EBB03" w14:textId="279F1B63" w:rsidR="00077E1A" w:rsidDel="00924D8E" w:rsidRDefault="00077E1A" w:rsidP="00A256E9">
      <w:pPr>
        <w:pStyle w:val="TableofFigures"/>
        <w:tabs>
          <w:tab w:val="right" w:leader="dot" w:pos="9016"/>
        </w:tabs>
        <w:spacing w:after="100"/>
        <w:rPr>
          <w:del w:id="256" w:author="Andrew Instone-Cowie" w:date="2024-06-20T15:28:00Z" w16du:dateUtc="2024-06-20T14:28:00Z"/>
          <w:rFonts w:eastAsiaTheme="minorEastAsia"/>
          <w:noProof/>
          <w:lang w:eastAsia="en-GB"/>
        </w:rPr>
      </w:pPr>
      <w:del w:id="257" w:author="Andrew Instone-Cowie" w:date="2024-06-20T15:28:00Z" w16du:dateUtc="2024-06-20T14:28:00Z">
        <w:r w:rsidRPr="00924D8E" w:rsidDel="00924D8E">
          <w:rPr>
            <w:rPrChange w:id="258" w:author="Andrew Instone-Cowie" w:date="2024-06-20T15:28:00Z" w16du:dateUtc="2024-06-20T14:28:00Z">
              <w:rPr>
                <w:rStyle w:val="Hyperlink"/>
                <w:noProof/>
              </w:rPr>
            </w:rPrChange>
          </w:rPr>
          <w:delText>Figure 7 – Virtual Belfry – Subsequent Sensors</w:delText>
        </w:r>
        <w:r w:rsidDel="00924D8E">
          <w:rPr>
            <w:noProof/>
            <w:webHidden/>
          </w:rPr>
          <w:tab/>
        </w:r>
        <w:r w:rsidR="00C65A81" w:rsidDel="00924D8E">
          <w:rPr>
            <w:noProof/>
            <w:webHidden/>
          </w:rPr>
          <w:delText>10</w:delText>
        </w:r>
      </w:del>
    </w:p>
    <w:p w14:paraId="19C92F91" w14:textId="6412A1FA" w:rsidR="00077E1A" w:rsidDel="00924D8E" w:rsidRDefault="00077E1A" w:rsidP="00A256E9">
      <w:pPr>
        <w:pStyle w:val="TableofFigures"/>
        <w:tabs>
          <w:tab w:val="right" w:leader="dot" w:pos="9016"/>
        </w:tabs>
        <w:spacing w:after="100"/>
        <w:rPr>
          <w:del w:id="259" w:author="Andrew Instone-Cowie" w:date="2024-06-20T15:28:00Z" w16du:dateUtc="2024-06-20T14:28:00Z"/>
          <w:rFonts w:eastAsiaTheme="minorEastAsia"/>
          <w:noProof/>
          <w:lang w:eastAsia="en-GB"/>
        </w:rPr>
      </w:pPr>
      <w:del w:id="260" w:author="Andrew Instone-Cowie" w:date="2024-06-20T15:28:00Z" w16du:dateUtc="2024-06-20T14:28:00Z">
        <w:r w:rsidRPr="00924D8E" w:rsidDel="00924D8E">
          <w:rPr>
            <w:rPrChange w:id="261" w:author="Andrew Instone-Cowie" w:date="2024-06-20T15:28:00Z" w16du:dateUtc="2024-06-20T14:28:00Z">
              <w:rPr>
                <w:rStyle w:val="Hyperlink"/>
                <w:noProof/>
              </w:rPr>
            </w:rPrChange>
          </w:rPr>
          <w:delText>Figure 8 – Virtual Belfry – Completed Sensor Configuration Example</w:delText>
        </w:r>
        <w:r w:rsidDel="00924D8E">
          <w:rPr>
            <w:noProof/>
            <w:webHidden/>
          </w:rPr>
          <w:tab/>
        </w:r>
        <w:r w:rsidR="00C65A81" w:rsidDel="00924D8E">
          <w:rPr>
            <w:noProof/>
            <w:webHidden/>
          </w:rPr>
          <w:delText>11</w:delText>
        </w:r>
      </w:del>
    </w:p>
    <w:p w14:paraId="5632A078" w14:textId="0552BCAE" w:rsidR="00077E1A" w:rsidDel="00924D8E" w:rsidRDefault="00077E1A" w:rsidP="00A256E9">
      <w:pPr>
        <w:pStyle w:val="TableofFigures"/>
        <w:tabs>
          <w:tab w:val="right" w:leader="dot" w:pos="9016"/>
        </w:tabs>
        <w:spacing w:after="100"/>
        <w:rPr>
          <w:del w:id="262" w:author="Andrew Instone-Cowie" w:date="2024-06-20T15:28:00Z" w16du:dateUtc="2024-06-20T14:28:00Z"/>
          <w:rFonts w:eastAsiaTheme="minorEastAsia"/>
          <w:noProof/>
          <w:lang w:eastAsia="en-GB"/>
        </w:rPr>
      </w:pPr>
      <w:del w:id="263" w:author="Andrew Instone-Cowie" w:date="2024-06-20T15:28:00Z" w16du:dateUtc="2024-06-20T14:28:00Z">
        <w:r w:rsidRPr="00924D8E" w:rsidDel="00924D8E">
          <w:rPr>
            <w:rPrChange w:id="264" w:author="Andrew Instone-Cowie" w:date="2024-06-20T15:28:00Z" w16du:dateUtc="2024-06-20T14:28:00Z">
              <w:rPr>
                <w:rStyle w:val="Hyperlink"/>
                <w:noProof/>
              </w:rPr>
            </w:rPrChange>
          </w:rPr>
          <w:delText>Figure 9 – Virtual Belfry – Using Sensors</w:delText>
        </w:r>
        <w:r w:rsidDel="00924D8E">
          <w:rPr>
            <w:noProof/>
            <w:webHidden/>
          </w:rPr>
          <w:tab/>
        </w:r>
        <w:r w:rsidR="00C65A81" w:rsidDel="00924D8E">
          <w:rPr>
            <w:noProof/>
            <w:webHidden/>
          </w:rPr>
          <w:delText>12</w:delText>
        </w:r>
      </w:del>
    </w:p>
    <w:p w14:paraId="6F4310C7" w14:textId="240925B2" w:rsidR="00077E1A" w:rsidDel="00924D8E" w:rsidRDefault="00077E1A" w:rsidP="00A256E9">
      <w:pPr>
        <w:pStyle w:val="TableofFigures"/>
        <w:tabs>
          <w:tab w:val="right" w:leader="dot" w:pos="9016"/>
        </w:tabs>
        <w:spacing w:after="100"/>
        <w:rPr>
          <w:del w:id="265" w:author="Andrew Instone-Cowie" w:date="2024-06-20T15:28:00Z" w16du:dateUtc="2024-06-20T14:28:00Z"/>
          <w:rFonts w:eastAsiaTheme="minorEastAsia"/>
          <w:noProof/>
          <w:lang w:eastAsia="en-GB"/>
        </w:rPr>
      </w:pPr>
      <w:del w:id="266" w:author="Andrew Instone-Cowie" w:date="2024-06-20T15:28:00Z" w16du:dateUtc="2024-06-20T14:28:00Z">
        <w:r w:rsidRPr="00924D8E" w:rsidDel="00924D8E">
          <w:rPr>
            <w:rPrChange w:id="267" w:author="Andrew Instone-Cowie" w:date="2024-06-20T15:28:00Z" w16du:dateUtc="2024-06-20T14:28:00Z">
              <w:rPr>
                <w:rStyle w:val="Hyperlink"/>
                <w:noProof/>
              </w:rPr>
            </w:rPrChange>
          </w:rPr>
          <w:delText>Figure 10 – Virtual Belfry – Monitor Function</w:delText>
        </w:r>
        <w:r w:rsidDel="00924D8E">
          <w:rPr>
            <w:noProof/>
            <w:webHidden/>
          </w:rPr>
          <w:tab/>
        </w:r>
        <w:r w:rsidR="00C65A81" w:rsidDel="00924D8E">
          <w:rPr>
            <w:noProof/>
            <w:webHidden/>
          </w:rPr>
          <w:delText>13</w:delText>
        </w:r>
      </w:del>
    </w:p>
    <w:p w14:paraId="7AE7A5CA" w14:textId="113F975D" w:rsidR="00077E1A" w:rsidDel="00924D8E" w:rsidRDefault="00077E1A" w:rsidP="00A256E9">
      <w:pPr>
        <w:pStyle w:val="TableofFigures"/>
        <w:tabs>
          <w:tab w:val="right" w:leader="dot" w:pos="9016"/>
        </w:tabs>
        <w:spacing w:after="100"/>
        <w:rPr>
          <w:del w:id="268" w:author="Andrew Instone-Cowie" w:date="2024-06-20T15:28:00Z" w16du:dateUtc="2024-06-20T14:28:00Z"/>
          <w:rFonts w:eastAsiaTheme="minorEastAsia"/>
          <w:noProof/>
          <w:lang w:eastAsia="en-GB"/>
        </w:rPr>
      </w:pPr>
      <w:del w:id="269" w:author="Andrew Instone-Cowie" w:date="2024-06-20T15:28:00Z" w16du:dateUtc="2024-06-20T14:28:00Z">
        <w:r w:rsidRPr="00924D8E" w:rsidDel="00924D8E">
          <w:rPr>
            <w:rPrChange w:id="270" w:author="Andrew Instone-Cowie" w:date="2024-06-20T15:28:00Z" w16du:dateUtc="2024-06-20T14:28:00Z">
              <w:rPr>
                <w:rStyle w:val="Hyperlink"/>
                <w:noProof/>
              </w:rPr>
            </w:rPrChange>
          </w:rPr>
          <w:delText>Figure 11 – Virtual Belfry – Copy Sensor Group</w:delText>
        </w:r>
        <w:r w:rsidDel="00924D8E">
          <w:rPr>
            <w:noProof/>
            <w:webHidden/>
          </w:rPr>
          <w:tab/>
        </w:r>
        <w:r w:rsidR="00C65A81" w:rsidDel="00924D8E">
          <w:rPr>
            <w:noProof/>
            <w:webHidden/>
          </w:rPr>
          <w:delText>14</w:delText>
        </w:r>
      </w:del>
    </w:p>
    <w:p w14:paraId="23D02E32" w14:textId="527843CC" w:rsidR="00077E1A" w:rsidDel="00924D8E" w:rsidRDefault="00077E1A" w:rsidP="00A256E9">
      <w:pPr>
        <w:pStyle w:val="TableofFigures"/>
        <w:tabs>
          <w:tab w:val="right" w:leader="dot" w:pos="9016"/>
        </w:tabs>
        <w:spacing w:after="100"/>
        <w:rPr>
          <w:del w:id="271" w:author="Andrew Instone-Cowie" w:date="2024-06-20T15:28:00Z" w16du:dateUtc="2024-06-20T14:28:00Z"/>
          <w:rFonts w:eastAsiaTheme="minorEastAsia"/>
          <w:noProof/>
          <w:lang w:eastAsia="en-GB"/>
        </w:rPr>
      </w:pPr>
      <w:del w:id="272" w:author="Andrew Instone-Cowie" w:date="2024-06-20T15:28:00Z" w16du:dateUtc="2024-06-20T14:28:00Z">
        <w:r w:rsidRPr="00924D8E" w:rsidDel="00924D8E">
          <w:rPr>
            <w:rPrChange w:id="273" w:author="Andrew Instone-Cowie" w:date="2024-06-20T15:28:00Z" w16du:dateUtc="2024-06-20T14:28:00Z">
              <w:rPr>
                <w:rStyle w:val="Hyperlink"/>
                <w:noProof/>
              </w:rPr>
            </w:rPrChange>
          </w:rPr>
          <w:delText>Figure 12 – Virtual Belfry – Confirm Copy</w:delText>
        </w:r>
        <w:r w:rsidDel="00924D8E">
          <w:rPr>
            <w:noProof/>
            <w:webHidden/>
          </w:rPr>
          <w:tab/>
        </w:r>
        <w:r w:rsidR="00C65A81" w:rsidDel="00924D8E">
          <w:rPr>
            <w:noProof/>
            <w:webHidden/>
          </w:rPr>
          <w:delText>15</w:delText>
        </w:r>
      </w:del>
    </w:p>
    <w:p w14:paraId="0488F8BA" w14:textId="73242F15" w:rsidR="00077E1A" w:rsidDel="00924D8E" w:rsidRDefault="00077E1A" w:rsidP="00A256E9">
      <w:pPr>
        <w:pStyle w:val="TableofFigures"/>
        <w:tabs>
          <w:tab w:val="right" w:leader="dot" w:pos="9016"/>
        </w:tabs>
        <w:spacing w:after="100"/>
        <w:rPr>
          <w:del w:id="274" w:author="Andrew Instone-Cowie" w:date="2024-06-20T15:28:00Z" w16du:dateUtc="2024-06-20T14:28:00Z"/>
          <w:rFonts w:eastAsiaTheme="minorEastAsia"/>
          <w:noProof/>
          <w:lang w:eastAsia="en-GB"/>
        </w:rPr>
      </w:pPr>
      <w:del w:id="275" w:author="Andrew Instone-Cowie" w:date="2024-06-20T15:28:00Z" w16du:dateUtc="2024-06-20T14:28:00Z">
        <w:r w:rsidRPr="00924D8E" w:rsidDel="00924D8E">
          <w:rPr>
            <w:rPrChange w:id="276" w:author="Andrew Instone-Cowie" w:date="2024-06-20T15:28:00Z" w16du:dateUtc="2024-06-20T14:28:00Z">
              <w:rPr>
                <w:rStyle w:val="Hyperlink"/>
                <w:noProof/>
              </w:rPr>
            </w:rPrChange>
          </w:rPr>
          <w:delText>Figure 13 – Virtual Belfry – Rename Sensor Group</w:delText>
        </w:r>
        <w:r w:rsidDel="00924D8E">
          <w:rPr>
            <w:noProof/>
            <w:webHidden/>
          </w:rPr>
          <w:tab/>
        </w:r>
        <w:r w:rsidR="00C65A81" w:rsidDel="00924D8E">
          <w:rPr>
            <w:noProof/>
            <w:webHidden/>
          </w:rPr>
          <w:delText>16</w:delText>
        </w:r>
      </w:del>
    </w:p>
    <w:p w14:paraId="15BAB2C4" w14:textId="0B3216EF" w:rsidR="00077E1A" w:rsidDel="00924D8E" w:rsidRDefault="00077E1A" w:rsidP="00A256E9">
      <w:pPr>
        <w:pStyle w:val="TableofFigures"/>
        <w:tabs>
          <w:tab w:val="right" w:leader="dot" w:pos="9016"/>
        </w:tabs>
        <w:spacing w:after="100"/>
        <w:rPr>
          <w:del w:id="277" w:author="Andrew Instone-Cowie" w:date="2024-06-20T15:28:00Z" w16du:dateUtc="2024-06-20T14:28:00Z"/>
          <w:rFonts w:eastAsiaTheme="minorEastAsia"/>
          <w:noProof/>
          <w:lang w:eastAsia="en-GB"/>
        </w:rPr>
      </w:pPr>
      <w:del w:id="278" w:author="Andrew Instone-Cowie" w:date="2024-06-20T15:28:00Z" w16du:dateUtc="2024-06-20T14:28:00Z">
        <w:r w:rsidRPr="00924D8E" w:rsidDel="00924D8E">
          <w:rPr>
            <w:rPrChange w:id="279" w:author="Andrew Instone-Cowie" w:date="2024-06-20T15:28:00Z" w16du:dateUtc="2024-06-20T14:28:00Z">
              <w:rPr>
                <w:rStyle w:val="Hyperlink"/>
                <w:noProof/>
              </w:rPr>
            </w:rPrChange>
          </w:rPr>
          <w:delText>Figure 14 – Virtual Belfry – Select Sensor Group</w:delText>
        </w:r>
        <w:r w:rsidDel="00924D8E">
          <w:rPr>
            <w:noProof/>
            <w:webHidden/>
          </w:rPr>
          <w:tab/>
        </w:r>
        <w:r w:rsidR="00C65A81" w:rsidDel="00924D8E">
          <w:rPr>
            <w:noProof/>
            <w:webHidden/>
          </w:rPr>
          <w:delText>16</w:delText>
        </w:r>
      </w:del>
    </w:p>
    <w:p w14:paraId="3668CFB6" w14:textId="7E8ABD2A" w:rsidR="00077E1A" w:rsidDel="00924D8E" w:rsidRDefault="00077E1A">
      <w:pPr>
        <w:pStyle w:val="TableofFigures"/>
        <w:tabs>
          <w:tab w:val="right" w:leader="dot" w:pos="9016"/>
        </w:tabs>
        <w:rPr>
          <w:del w:id="280" w:author="Andrew Instone-Cowie" w:date="2024-06-20T15:28:00Z" w16du:dateUtc="2024-06-20T14:28:00Z"/>
          <w:rFonts w:eastAsiaTheme="minorEastAsia"/>
          <w:noProof/>
          <w:lang w:eastAsia="en-GB"/>
        </w:rPr>
      </w:pPr>
      <w:del w:id="281" w:author="Andrew Instone-Cowie" w:date="2024-06-20T15:28:00Z" w16du:dateUtc="2024-06-20T14:28:00Z">
        <w:r w:rsidRPr="00924D8E" w:rsidDel="00924D8E">
          <w:rPr>
            <w:rPrChange w:id="282" w:author="Andrew Instone-Cowie" w:date="2024-06-20T15:28:00Z" w16du:dateUtc="2024-06-20T14:28:00Z">
              <w:rPr>
                <w:rStyle w:val="Hyperlink"/>
                <w:noProof/>
              </w:rPr>
            </w:rPrChange>
          </w:rPr>
          <w:delText>Figure 12 – Virtual Belfry – Disable Sensors</w:delText>
        </w:r>
        <w:r w:rsidDel="00924D8E">
          <w:rPr>
            <w:noProof/>
            <w:webHidden/>
          </w:rPr>
          <w:tab/>
        </w:r>
        <w:r w:rsidR="00C65A81" w:rsidDel="00924D8E">
          <w:rPr>
            <w:noProof/>
            <w:webHidden/>
          </w:rPr>
          <w:delText>18</w:delText>
        </w:r>
      </w:del>
    </w:p>
    <w:p w14:paraId="2CCB6DB8" w14:textId="70FA4795" w:rsidR="004D7582" w:rsidRPr="00787764" w:rsidRDefault="003A3D10" w:rsidP="00D57D5A">
      <w:pPr>
        <w:pStyle w:val="Heading1"/>
        <w:pageBreakBefore/>
        <w:spacing w:after="100"/>
      </w:pPr>
      <w:r>
        <w:lastRenderedPageBreak/>
        <w:fldChar w:fldCharType="end"/>
      </w:r>
      <w:bookmarkStart w:id="283" w:name="_Toc202967754"/>
      <w:r w:rsidR="004D7582">
        <w:t>Document History</w:t>
      </w:r>
      <w:bookmarkEnd w:id="28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842"/>
        <w:gridCol w:w="1278"/>
        <w:gridCol w:w="5021"/>
      </w:tblGrid>
      <w:tr w:rsidR="00483BB7" w:rsidRPr="006B7665" w14:paraId="2CCB6DBD" w14:textId="77777777" w:rsidTr="00483BB7">
        <w:tc>
          <w:tcPr>
            <w:tcW w:w="993" w:type="dxa"/>
            <w:shd w:val="clear" w:color="auto" w:fill="D9D9D9" w:themeFill="background1" w:themeFillShade="D9"/>
          </w:tcPr>
          <w:p w14:paraId="2CCB6DB9" w14:textId="77777777" w:rsidR="00483BB7" w:rsidRPr="006B7665" w:rsidRDefault="00483BB7" w:rsidP="00483BB7">
            <w:pPr>
              <w:contextualSpacing/>
              <w:rPr>
                <w:b/>
              </w:rPr>
            </w:pPr>
            <w:r w:rsidRPr="006B7665">
              <w:rPr>
                <w:b/>
              </w:rPr>
              <w:t>Version</w:t>
            </w:r>
          </w:p>
        </w:tc>
        <w:tc>
          <w:tcPr>
            <w:tcW w:w="1842" w:type="dxa"/>
            <w:shd w:val="clear" w:color="auto" w:fill="D9D9D9" w:themeFill="background1" w:themeFillShade="D9"/>
          </w:tcPr>
          <w:p w14:paraId="2CCB6DBA" w14:textId="77777777" w:rsidR="00483BB7" w:rsidRPr="006B7665" w:rsidRDefault="00483BB7" w:rsidP="00483BB7">
            <w:pPr>
              <w:contextualSpacing/>
              <w:rPr>
                <w:b/>
              </w:rPr>
            </w:pPr>
            <w:r w:rsidRPr="006B7665">
              <w:rPr>
                <w:b/>
              </w:rPr>
              <w:t>Author</w:t>
            </w:r>
          </w:p>
        </w:tc>
        <w:tc>
          <w:tcPr>
            <w:tcW w:w="1278" w:type="dxa"/>
            <w:shd w:val="clear" w:color="auto" w:fill="D9D9D9" w:themeFill="background1" w:themeFillShade="D9"/>
          </w:tcPr>
          <w:p w14:paraId="2CCB6DBB" w14:textId="77777777" w:rsidR="00483BB7" w:rsidRPr="006B7665" w:rsidRDefault="00483BB7" w:rsidP="00483BB7">
            <w:pPr>
              <w:contextualSpacing/>
              <w:rPr>
                <w:b/>
              </w:rPr>
            </w:pPr>
            <w:r w:rsidRPr="006B7665">
              <w:rPr>
                <w:b/>
              </w:rPr>
              <w:t>Date</w:t>
            </w:r>
          </w:p>
        </w:tc>
        <w:tc>
          <w:tcPr>
            <w:tcW w:w="5021" w:type="dxa"/>
            <w:shd w:val="clear" w:color="auto" w:fill="D9D9D9" w:themeFill="background1" w:themeFillShade="D9"/>
          </w:tcPr>
          <w:p w14:paraId="2CCB6DBC" w14:textId="77777777" w:rsidR="00483BB7" w:rsidRPr="006B7665" w:rsidRDefault="00483BB7" w:rsidP="00483BB7">
            <w:pPr>
              <w:contextualSpacing/>
              <w:rPr>
                <w:b/>
              </w:rPr>
            </w:pPr>
            <w:r w:rsidRPr="006B7665">
              <w:rPr>
                <w:b/>
              </w:rPr>
              <w:t>Changes</w:t>
            </w:r>
          </w:p>
        </w:tc>
      </w:tr>
      <w:tr w:rsidR="00283F90" w:rsidRPr="006B7665" w14:paraId="2CCB6DC2" w14:textId="77777777" w:rsidTr="00483BB7">
        <w:tc>
          <w:tcPr>
            <w:tcW w:w="993" w:type="dxa"/>
          </w:tcPr>
          <w:p w14:paraId="2CCB6DBE" w14:textId="27923733" w:rsidR="00283F90" w:rsidRPr="006B7665" w:rsidRDefault="00283F90" w:rsidP="00283F90">
            <w:pPr>
              <w:contextualSpacing/>
            </w:pPr>
            <w:r w:rsidRPr="00212D29">
              <w:t>0.1</w:t>
            </w:r>
          </w:p>
        </w:tc>
        <w:tc>
          <w:tcPr>
            <w:tcW w:w="1842" w:type="dxa"/>
          </w:tcPr>
          <w:p w14:paraId="2CCB6DBF" w14:textId="069B0000" w:rsidR="00283F90" w:rsidRPr="006B7665" w:rsidRDefault="00283F90" w:rsidP="00283F90">
            <w:pPr>
              <w:contextualSpacing/>
            </w:pPr>
            <w:r w:rsidRPr="00212D29">
              <w:t>A J Instone-Cowie</w:t>
            </w:r>
          </w:p>
        </w:tc>
        <w:tc>
          <w:tcPr>
            <w:tcW w:w="1278" w:type="dxa"/>
          </w:tcPr>
          <w:p w14:paraId="2CCB6DC0" w14:textId="33B6B68A" w:rsidR="00283F90" w:rsidRPr="006B7665" w:rsidRDefault="0099183A" w:rsidP="00283F90">
            <w:pPr>
              <w:contextualSpacing/>
            </w:pPr>
            <w:r>
              <w:t>10</w:t>
            </w:r>
            <w:r w:rsidR="00283F90" w:rsidRPr="00212D29">
              <w:t>/09/2018</w:t>
            </w:r>
          </w:p>
        </w:tc>
        <w:tc>
          <w:tcPr>
            <w:tcW w:w="5021" w:type="dxa"/>
          </w:tcPr>
          <w:p w14:paraId="2CCB6DC1" w14:textId="0E56428E" w:rsidR="00283F90" w:rsidRPr="006B7665" w:rsidRDefault="00283F90" w:rsidP="00283F90">
            <w:pPr>
              <w:contextualSpacing/>
            </w:pPr>
            <w:r w:rsidRPr="00212D29">
              <w:t>First Draft.</w:t>
            </w:r>
          </w:p>
        </w:tc>
      </w:tr>
      <w:tr w:rsidR="003A4FDF" w:rsidRPr="006B7665" w14:paraId="2CCB6DC7" w14:textId="77777777" w:rsidTr="00483BB7">
        <w:tc>
          <w:tcPr>
            <w:tcW w:w="993" w:type="dxa"/>
          </w:tcPr>
          <w:p w14:paraId="2CCB6DC3" w14:textId="4DD85D15" w:rsidR="003A4FDF" w:rsidRPr="006B7665" w:rsidRDefault="003A4FDF" w:rsidP="003A4FDF">
            <w:pPr>
              <w:contextualSpacing/>
            </w:pPr>
            <w:r>
              <w:t>1.0</w:t>
            </w:r>
          </w:p>
        </w:tc>
        <w:tc>
          <w:tcPr>
            <w:tcW w:w="1842" w:type="dxa"/>
          </w:tcPr>
          <w:p w14:paraId="2CCB6DC4" w14:textId="145A3D5F" w:rsidR="003A4FDF" w:rsidRPr="006B7665" w:rsidRDefault="003A4FDF" w:rsidP="003A4FDF">
            <w:pPr>
              <w:contextualSpacing/>
            </w:pPr>
            <w:r w:rsidRPr="00212D29">
              <w:t>A J Instone-Cowie</w:t>
            </w:r>
          </w:p>
        </w:tc>
        <w:tc>
          <w:tcPr>
            <w:tcW w:w="1278" w:type="dxa"/>
          </w:tcPr>
          <w:p w14:paraId="2CCB6DC5" w14:textId="169AA177" w:rsidR="003A4FDF" w:rsidRPr="006B7665" w:rsidRDefault="003A4FDF" w:rsidP="003A4FDF">
            <w:pPr>
              <w:contextualSpacing/>
            </w:pPr>
            <w:r>
              <w:t>03/08/2019</w:t>
            </w:r>
          </w:p>
        </w:tc>
        <w:tc>
          <w:tcPr>
            <w:tcW w:w="5021" w:type="dxa"/>
          </w:tcPr>
          <w:p w14:paraId="2CCB6DC6" w14:textId="348A13F9" w:rsidR="003A4FDF" w:rsidRPr="006B7665" w:rsidRDefault="003A4FDF" w:rsidP="003A4FDF">
            <w:pPr>
              <w:contextualSpacing/>
            </w:pPr>
            <w:r w:rsidRPr="00212D29">
              <w:t xml:space="preserve">First </w:t>
            </w:r>
            <w:r>
              <w:t>Release</w:t>
            </w:r>
            <w:r w:rsidRPr="00212D29">
              <w:t>.</w:t>
            </w:r>
          </w:p>
        </w:tc>
      </w:tr>
      <w:tr w:rsidR="00077E1A" w:rsidRPr="006B7665" w14:paraId="2CCB6DCC" w14:textId="77777777" w:rsidTr="00483BB7">
        <w:tc>
          <w:tcPr>
            <w:tcW w:w="993" w:type="dxa"/>
          </w:tcPr>
          <w:p w14:paraId="2CCB6DC8" w14:textId="6A94EDE4" w:rsidR="00077E1A" w:rsidRPr="006B7665" w:rsidRDefault="00077E1A" w:rsidP="00077E1A">
            <w:pPr>
              <w:contextualSpacing/>
            </w:pPr>
            <w:r>
              <w:t>1.1</w:t>
            </w:r>
          </w:p>
        </w:tc>
        <w:tc>
          <w:tcPr>
            <w:tcW w:w="1842" w:type="dxa"/>
          </w:tcPr>
          <w:p w14:paraId="2CCB6DC9" w14:textId="6E773C89" w:rsidR="00077E1A" w:rsidRPr="006B7665" w:rsidRDefault="00077E1A" w:rsidP="00077E1A">
            <w:pPr>
              <w:contextualSpacing/>
            </w:pPr>
            <w:r w:rsidRPr="00212D29">
              <w:t>A J Instone-Cowie</w:t>
            </w:r>
          </w:p>
        </w:tc>
        <w:tc>
          <w:tcPr>
            <w:tcW w:w="1278" w:type="dxa"/>
          </w:tcPr>
          <w:p w14:paraId="2CCB6DCA" w14:textId="6F5A4582" w:rsidR="00077E1A" w:rsidRPr="006B7665" w:rsidRDefault="00077E1A" w:rsidP="00077E1A">
            <w:pPr>
              <w:contextualSpacing/>
            </w:pPr>
            <w:r>
              <w:t>01/10/2019</w:t>
            </w:r>
          </w:p>
        </w:tc>
        <w:tc>
          <w:tcPr>
            <w:tcW w:w="5021" w:type="dxa"/>
          </w:tcPr>
          <w:p w14:paraId="2CCB6DCB" w14:textId="7529823C" w:rsidR="00077E1A" w:rsidRPr="006B7665" w:rsidRDefault="00077E1A" w:rsidP="00077E1A">
            <w:pPr>
              <w:contextualSpacing/>
            </w:pPr>
            <w:r>
              <w:t>Multi-PC Options.</w:t>
            </w:r>
          </w:p>
        </w:tc>
      </w:tr>
      <w:tr w:rsidR="00A256E9" w:rsidRPr="006B7665" w14:paraId="7FF3D955" w14:textId="77777777" w:rsidTr="00483BB7">
        <w:tc>
          <w:tcPr>
            <w:tcW w:w="993" w:type="dxa"/>
          </w:tcPr>
          <w:p w14:paraId="1E9C14FD" w14:textId="75F74A72" w:rsidR="00A256E9" w:rsidRDefault="00A256E9" w:rsidP="00A256E9">
            <w:pPr>
              <w:contextualSpacing/>
            </w:pPr>
            <w:r>
              <w:t>1.2</w:t>
            </w:r>
          </w:p>
        </w:tc>
        <w:tc>
          <w:tcPr>
            <w:tcW w:w="1842" w:type="dxa"/>
          </w:tcPr>
          <w:p w14:paraId="64DDE6DB" w14:textId="77B13126" w:rsidR="00A256E9" w:rsidRPr="00212D29" w:rsidRDefault="00A256E9" w:rsidP="00A256E9">
            <w:pPr>
              <w:contextualSpacing/>
            </w:pPr>
            <w:r w:rsidRPr="00212D29">
              <w:t>A J Instone-Cowie</w:t>
            </w:r>
          </w:p>
        </w:tc>
        <w:tc>
          <w:tcPr>
            <w:tcW w:w="1278" w:type="dxa"/>
          </w:tcPr>
          <w:p w14:paraId="2FEE3B32" w14:textId="0B71DBF6" w:rsidR="00A256E9" w:rsidRDefault="00A256E9" w:rsidP="00A256E9">
            <w:pPr>
              <w:contextualSpacing/>
            </w:pPr>
            <w:r>
              <w:t>18/08/2020</w:t>
            </w:r>
          </w:p>
        </w:tc>
        <w:tc>
          <w:tcPr>
            <w:tcW w:w="5021" w:type="dxa"/>
          </w:tcPr>
          <w:p w14:paraId="6161CC9F" w14:textId="33D670ED" w:rsidR="00A256E9" w:rsidRDefault="00A256E9" w:rsidP="00A256E9">
            <w:pPr>
              <w:contextualSpacing/>
            </w:pPr>
            <w:r>
              <w:t>Minor update.</w:t>
            </w:r>
          </w:p>
        </w:tc>
      </w:tr>
      <w:tr w:rsidR="006D61F3" w:rsidRPr="006B7665" w14:paraId="5087B8F7" w14:textId="77777777" w:rsidTr="00483BB7">
        <w:trPr>
          <w:ins w:id="284" w:author="Andrew Instone-Cowie" w:date="2024-06-18T15:00:00Z"/>
        </w:trPr>
        <w:tc>
          <w:tcPr>
            <w:tcW w:w="993" w:type="dxa"/>
          </w:tcPr>
          <w:p w14:paraId="0CE64004" w14:textId="350F0C97" w:rsidR="006D61F3" w:rsidRDefault="006D61F3" w:rsidP="00A256E9">
            <w:pPr>
              <w:contextualSpacing/>
              <w:rPr>
                <w:ins w:id="285" w:author="Andrew Instone-Cowie" w:date="2024-06-18T15:00:00Z" w16du:dateUtc="2024-06-18T14:00:00Z"/>
              </w:rPr>
            </w:pPr>
            <w:ins w:id="286" w:author="Andrew Instone-Cowie" w:date="2024-06-18T15:01:00Z" w16du:dateUtc="2024-06-18T14:01:00Z">
              <w:r>
                <w:t>1.3</w:t>
              </w:r>
            </w:ins>
          </w:p>
        </w:tc>
        <w:tc>
          <w:tcPr>
            <w:tcW w:w="1842" w:type="dxa"/>
          </w:tcPr>
          <w:p w14:paraId="783291B9" w14:textId="058F5D6E" w:rsidR="006D61F3" w:rsidRPr="00212D29" w:rsidRDefault="006D61F3" w:rsidP="00A256E9">
            <w:pPr>
              <w:contextualSpacing/>
              <w:rPr>
                <w:ins w:id="287" w:author="Andrew Instone-Cowie" w:date="2024-06-18T15:00:00Z" w16du:dateUtc="2024-06-18T14:00:00Z"/>
              </w:rPr>
            </w:pPr>
            <w:ins w:id="288" w:author="Andrew Instone-Cowie" w:date="2024-06-18T15:01:00Z" w16du:dateUtc="2024-06-18T14:01:00Z">
              <w:r>
                <w:t>A J Instone-Cowie</w:t>
              </w:r>
            </w:ins>
          </w:p>
        </w:tc>
        <w:tc>
          <w:tcPr>
            <w:tcW w:w="1278" w:type="dxa"/>
          </w:tcPr>
          <w:p w14:paraId="470D4FDB" w14:textId="644191EF" w:rsidR="006D61F3" w:rsidRDefault="006D61F3" w:rsidP="00A256E9">
            <w:pPr>
              <w:contextualSpacing/>
              <w:rPr>
                <w:ins w:id="289" w:author="Andrew Instone-Cowie" w:date="2024-06-18T15:00:00Z" w16du:dateUtc="2024-06-18T14:00:00Z"/>
              </w:rPr>
            </w:pPr>
            <w:ins w:id="290" w:author="Andrew Instone-Cowie" w:date="2024-06-18T15:01:00Z" w16du:dateUtc="2024-06-18T14:01:00Z">
              <w:r>
                <w:t>18/06/2024</w:t>
              </w:r>
            </w:ins>
          </w:p>
        </w:tc>
        <w:tc>
          <w:tcPr>
            <w:tcW w:w="5021" w:type="dxa"/>
          </w:tcPr>
          <w:p w14:paraId="64BD62E4" w14:textId="57AF67F1" w:rsidR="006D61F3" w:rsidRDefault="006D61F3" w:rsidP="00A256E9">
            <w:pPr>
              <w:contextualSpacing/>
              <w:rPr>
                <w:ins w:id="291" w:author="Andrew Instone-Cowie" w:date="2024-06-18T15:00:00Z" w16du:dateUtc="2024-06-18T14:00:00Z"/>
              </w:rPr>
            </w:pPr>
            <w:ins w:id="292" w:author="Andrew Instone-Cowie" w:date="2024-06-18T15:02:00Z" w16du:dateUtc="2024-06-18T14:02:00Z">
              <w:r>
                <w:t xml:space="preserve">Update for </w:t>
              </w:r>
            </w:ins>
            <w:ins w:id="293" w:author="Andrew Instone-Cowie" w:date="2024-06-18T15:03:00Z" w16du:dateUtc="2024-06-18T14:03:00Z">
              <w:r>
                <w:t>Virtual Belfry 3.10</w:t>
              </w:r>
            </w:ins>
            <w:ins w:id="294" w:author="Andrew Instone-Cowie" w:date="2024-06-18T15:02:00Z" w16du:dateUtc="2024-06-18T14:02:00Z">
              <w:r>
                <w:t>.</w:t>
              </w:r>
            </w:ins>
            <w:ins w:id="295" w:author="Andrew Instone-Cowie" w:date="2024-06-18T15:03:00Z" w16du:dateUtc="2024-06-18T14:03:00Z">
              <w:r>
                <w:br/>
              </w:r>
            </w:ins>
            <w:ins w:id="296" w:author="Andrew Instone-Cowie" w:date="2024-06-18T15:02:00Z" w16du:dateUtc="2024-06-18T14:02:00Z">
              <w:r>
                <w:t xml:space="preserve">Update external </w:t>
              </w:r>
            </w:ins>
            <w:ins w:id="297" w:author="Andrew Instone-Cowie" w:date="2024-06-18T15:56:00Z" w16du:dateUtc="2024-06-18T14:56:00Z">
              <w:r w:rsidR="00D73D65">
                <w:t>links</w:t>
              </w:r>
            </w:ins>
            <w:ins w:id="298" w:author="Andrew Instone-Cowie" w:date="2024-06-18T15:02:00Z" w16du:dateUtc="2024-06-18T14:02:00Z">
              <w:r>
                <w:t>.</w:t>
              </w:r>
            </w:ins>
          </w:p>
        </w:tc>
      </w:tr>
    </w:tbl>
    <w:p w14:paraId="2CCB6DDF" w14:textId="77777777" w:rsidR="004D7582" w:rsidRPr="006B7665" w:rsidRDefault="004D7582" w:rsidP="00483BB7"/>
    <w:p w14:paraId="2CCB6DE0" w14:textId="375609F4" w:rsidR="002663FF" w:rsidRDefault="002663FF" w:rsidP="00756131">
      <w:pPr>
        <w:rPr>
          <w:i/>
        </w:rPr>
      </w:pPr>
      <w:r w:rsidRPr="006B7665">
        <w:rPr>
          <w:i/>
        </w:rPr>
        <w:t>Copyright ©201</w:t>
      </w:r>
      <w:r w:rsidR="00283F90">
        <w:rPr>
          <w:i/>
        </w:rPr>
        <w:t>8</w:t>
      </w:r>
      <w:r w:rsidR="003A4FDF">
        <w:rPr>
          <w:i/>
        </w:rPr>
        <w:t>-</w:t>
      </w:r>
      <w:r w:rsidR="00A256E9">
        <w:rPr>
          <w:i/>
        </w:rPr>
        <w:t>2</w:t>
      </w:r>
      <w:ins w:id="299" w:author="Andrew Instone-Cowie" w:date="2024-06-18T15:01:00Z" w16du:dateUtc="2024-06-18T14:01:00Z">
        <w:r w:rsidR="006D61F3">
          <w:rPr>
            <w:i/>
          </w:rPr>
          <w:t>4</w:t>
        </w:r>
      </w:ins>
      <w:del w:id="300" w:author="Andrew Instone-Cowie" w:date="2024-06-18T15:01:00Z" w16du:dateUtc="2024-06-18T14:01:00Z">
        <w:r w:rsidR="00A256E9" w:rsidDel="006D61F3">
          <w:rPr>
            <w:i/>
          </w:rPr>
          <w:delText>0</w:delText>
        </w:r>
      </w:del>
      <w:r w:rsidRPr="006B7665">
        <w:rPr>
          <w:i/>
        </w:rPr>
        <w:t xml:space="preserve"> Andrew Instone-Cowie.</w:t>
      </w:r>
    </w:p>
    <w:p w14:paraId="2CCB6DE1" w14:textId="77777777" w:rsidR="00CE3A3F" w:rsidRDefault="00C31976" w:rsidP="00756131">
      <w:pPr>
        <w:contextualSpacing/>
        <w:rPr>
          <w:i/>
        </w:rPr>
      </w:pPr>
      <w:r>
        <w:rPr>
          <w:i/>
        </w:rPr>
        <w:t xml:space="preserve">Cover photograph: </w:t>
      </w:r>
      <w:r w:rsidR="00CE3A3F">
        <w:rPr>
          <w:i/>
        </w:rPr>
        <w:t>“</w:t>
      </w:r>
      <w:r>
        <w:rPr>
          <w:i/>
        </w:rPr>
        <w:t>Directions for the Steeple-Keeper</w:t>
      </w:r>
      <w:r w:rsidR="00CE3A3F">
        <w:rPr>
          <w:i/>
        </w:rPr>
        <w:t>”</w:t>
      </w:r>
      <w:r>
        <w:rPr>
          <w:i/>
        </w:rPr>
        <w:t xml:space="preserve">. </w:t>
      </w:r>
      <w:r w:rsidRPr="006B7665">
        <w:rPr>
          <w:i/>
        </w:rPr>
        <w:t>©</w:t>
      </w:r>
      <w:r>
        <w:rPr>
          <w:i/>
        </w:rPr>
        <w:t xml:space="preserve"> 2008 </w:t>
      </w:r>
      <w:r w:rsidR="00CE3A3F">
        <w:rPr>
          <w:i/>
        </w:rPr>
        <w:t>Keith Edkins</w:t>
      </w:r>
    </w:p>
    <w:p w14:paraId="2CCB6DE2" w14:textId="2CCC805B" w:rsidR="00C31976" w:rsidRDefault="00C31976" w:rsidP="00756131">
      <w:pPr>
        <w:rPr>
          <w:i/>
        </w:rPr>
      </w:pPr>
      <w:r w:rsidRPr="00C31976">
        <w:rPr>
          <w:i/>
        </w:rPr>
        <w:t>[CC BY-SA 2.0 (</w:t>
      </w:r>
      <w:r>
        <w:fldChar w:fldCharType="begin"/>
      </w:r>
      <w:ins w:id="301" w:author="Andrew Instone-Cowie" w:date="2024-06-18T15:03:00Z" w16du:dateUtc="2024-06-18T14:03:00Z">
        <w:r w:rsidR="006D61F3">
          <w:instrText>HYPERLINK "https://creativecommons.org/licenses/by-sa/2.0"</w:instrText>
        </w:r>
      </w:ins>
      <w:del w:id="302" w:author="Andrew Instone-Cowie" w:date="2024-06-18T15:03:00Z" w16du:dateUtc="2024-06-18T14:03:00Z">
        <w:r w:rsidDel="006D61F3">
          <w:delInstrText>HYPERLINK "http://creativecommons.org/licenses/by-sa/2.0"</w:delInstrText>
        </w:r>
      </w:del>
      <w:r>
        <w:fldChar w:fldCharType="separate"/>
      </w:r>
      <w:del w:id="303" w:author="Andrew Instone-Cowie" w:date="2024-06-18T15:03:00Z" w16du:dateUtc="2024-06-18T14:03:00Z">
        <w:r w:rsidRPr="00FD4225" w:rsidDel="006D61F3">
          <w:rPr>
            <w:rStyle w:val="Hyperlink"/>
            <w:i/>
          </w:rPr>
          <w:delText>http://creativecommons.org/licenses/by-sa/2.0</w:delText>
        </w:r>
      </w:del>
      <w:ins w:id="304" w:author="Andrew Instone-Cowie" w:date="2024-06-18T15:03:00Z" w16du:dateUtc="2024-06-18T14:03:00Z">
        <w:r w:rsidR="006D61F3">
          <w:rPr>
            <w:rStyle w:val="Hyperlink"/>
            <w:i/>
          </w:rPr>
          <w:t>https://creativecommons.org/licenses/by-sa/2.0</w:t>
        </w:r>
      </w:ins>
      <w:r>
        <w:rPr>
          <w:rStyle w:val="Hyperlink"/>
          <w:i/>
        </w:rPr>
        <w:fldChar w:fldCharType="end"/>
      </w:r>
      <w:r>
        <w:rPr>
          <w:i/>
        </w:rPr>
        <w:t>)</w:t>
      </w:r>
      <w:r w:rsidRPr="00C31976">
        <w:rPr>
          <w:i/>
        </w:rPr>
        <w:t>], via Wikimedia Commons</w:t>
      </w:r>
    </w:p>
    <w:p w14:paraId="05F06CB9" w14:textId="77777777" w:rsidR="003373E2" w:rsidRDefault="003373E2">
      <w:pPr>
        <w:rPr>
          <w:ins w:id="305" w:author="Andrew Instone-Cowie" w:date="2025-07-09T15:35:00Z" w16du:dateUtc="2025-07-09T14:35:00Z"/>
          <w:rFonts w:asciiTheme="majorHAnsi" w:eastAsiaTheme="majorEastAsia" w:hAnsiTheme="majorHAnsi" w:cstheme="majorBidi"/>
          <w:b/>
          <w:bCs/>
          <w:color w:val="365F91" w:themeColor="accent1" w:themeShade="BF"/>
          <w:sz w:val="28"/>
          <w:szCs w:val="28"/>
        </w:rPr>
      </w:pPr>
      <w:ins w:id="306" w:author="Andrew Instone-Cowie" w:date="2025-07-09T15:35:00Z" w16du:dateUtc="2025-07-09T14:35:00Z">
        <w:r>
          <w:br w:type="page"/>
        </w:r>
      </w:ins>
    </w:p>
    <w:p w14:paraId="2CCB6DE4" w14:textId="7238BE7B" w:rsidR="00C146CF" w:rsidRDefault="00C146CF" w:rsidP="00C146CF">
      <w:pPr>
        <w:pStyle w:val="Heading1"/>
      </w:pPr>
      <w:bookmarkStart w:id="307" w:name="_Toc202967755"/>
      <w:r>
        <w:lastRenderedPageBreak/>
        <w:t>Licence</w:t>
      </w:r>
      <w:bookmarkEnd w:id="307"/>
    </w:p>
    <w:p w14:paraId="2CCB6DE5" w14:textId="77777777" w:rsidR="00AD4EB0" w:rsidRDefault="00AD4EB0" w:rsidP="00756131">
      <w:pPr>
        <w:rPr>
          <w:i/>
        </w:rPr>
      </w:pPr>
      <w:r>
        <w:rPr>
          <w:i/>
          <w:noProof/>
          <w:lang w:eastAsia="en-GB"/>
        </w:rPr>
        <w:drawing>
          <wp:inline distT="0" distB="0" distL="0" distR="0" wp14:anchorId="2CCB7323" wp14:editId="2CCB7324">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2CCB6DE6" w14:textId="77777777" w:rsidR="00AD4EB0" w:rsidRPr="006B7665" w:rsidRDefault="00AD4EB0" w:rsidP="00756131">
      <w:pPr>
        <w:rPr>
          <w:i/>
        </w:rPr>
      </w:pPr>
      <w:r w:rsidRPr="006B7665">
        <w:rPr>
          <w:i/>
        </w:rPr>
        <w:t>This work is licensed under a Creative Commons Attribution-ShareAlike 4.0 International License.</w:t>
      </w:r>
      <w:r w:rsidR="00C146CF" w:rsidRPr="006B7665">
        <w:rPr>
          <w:rStyle w:val="FootnoteReference"/>
          <w:i/>
        </w:rPr>
        <w:footnoteReference w:id="1"/>
      </w:r>
    </w:p>
    <w:p w14:paraId="2CCB6DE7" w14:textId="77777777" w:rsidR="00C146CF" w:rsidRPr="006B7665" w:rsidRDefault="00C146CF" w:rsidP="00C146CF">
      <w:pPr>
        <w:rPr>
          <w:i/>
          <w:lang w:eastAsia="en-GB"/>
        </w:rPr>
      </w:pPr>
      <w:r w:rsidRPr="006B7665">
        <w:rPr>
          <w:i/>
          <w:lang w:eastAsia="en-GB"/>
        </w:rPr>
        <w:t>Unless otherwise separately undertaken by the Licensor, to the extent possible, the Licensor offers the Licensed Material as-is and as-</w:t>
      </w:r>
      <w:proofErr w:type="gramStart"/>
      <w:r w:rsidRPr="006B7665">
        <w:rPr>
          <w:i/>
          <w:lang w:eastAsia="en-GB"/>
        </w:rPr>
        <w:t>available, and</w:t>
      </w:r>
      <w:proofErr w:type="gramEnd"/>
      <w:r w:rsidRPr="006B7665">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6B7665">
        <w:rPr>
          <w:i/>
          <w:lang w:eastAsia="en-GB"/>
        </w:rPr>
        <w:t>whether or not</w:t>
      </w:r>
      <w:proofErr w:type="gramEnd"/>
      <w:r w:rsidRPr="006B7665">
        <w:rPr>
          <w:i/>
          <w:lang w:eastAsia="en-GB"/>
        </w:rPr>
        <w:t xml:space="preserve"> known or discoverable. Where disclaimers of warranties are not allowed in full or in part, this disclaimer may not apply to You.</w:t>
      </w:r>
    </w:p>
    <w:p w14:paraId="2CCB6DE8" w14:textId="77777777" w:rsidR="00C146CF" w:rsidRDefault="00C146CF" w:rsidP="00C146CF">
      <w:pPr>
        <w:rPr>
          <w:ins w:id="312" w:author="Andrew Instone-Cowie" w:date="2025-07-09T15:34:00Z" w16du:dateUtc="2025-07-09T14:34:00Z"/>
          <w:i/>
          <w:lang w:eastAsia="en-GB"/>
        </w:rPr>
      </w:pPr>
      <w:r w:rsidRPr="006B7665">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7FC5F4BF" w14:textId="77777777" w:rsidR="003373E2" w:rsidRDefault="003373E2" w:rsidP="003373E2">
      <w:pPr>
        <w:pStyle w:val="Heading1"/>
        <w:rPr>
          <w:ins w:id="313" w:author="Andrew Instone-Cowie" w:date="2025-07-09T15:34:00Z" w16du:dateUtc="2025-07-09T14:34:00Z"/>
          <w:lang w:eastAsia="en-GB"/>
        </w:rPr>
      </w:pPr>
      <w:bookmarkStart w:id="314" w:name="_Toc202965685"/>
      <w:bookmarkStart w:id="315" w:name="_Toc202967756"/>
      <w:ins w:id="316" w:author="Andrew Instone-Cowie" w:date="2025-07-09T15:34:00Z" w16du:dateUtc="2025-07-09T14:34:00Z">
        <w:r>
          <w:rPr>
            <w:lang w:eastAsia="en-GB"/>
          </w:rPr>
          <w:t>Attribution</w:t>
        </w:r>
        <w:bookmarkEnd w:id="314"/>
        <w:bookmarkEnd w:id="315"/>
      </w:ins>
    </w:p>
    <w:p w14:paraId="684B483C" w14:textId="77777777" w:rsidR="003373E2" w:rsidRDefault="003373E2" w:rsidP="006A3934">
      <w:pPr>
        <w:rPr>
          <w:ins w:id="317" w:author="Andrew Instone-Cowie" w:date="2025-07-09T15:34:00Z" w16du:dateUtc="2025-07-09T14:34:00Z"/>
        </w:rPr>
      </w:pPr>
      <w:ins w:id="318" w:author="Andrew Instone-Cowie" w:date="2025-07-09T15:34:00Z" w16du:dateUtc="2025-07-09T14:34:00Z">
        <w:r>
          <w:t xml:space="preserve">The </w:t>
        </w:r>
        <w:r w:rsidRPr="00212D29">
          <w:t>Creative Commons Attribution-ShareAlike</w:t>
        </w:r>
        <w:r>
          <w:t xml:space="preserve"> (CC BY-SA) licence permits you to re-use this material for any purpose you wish, subject to the conditions of the licence, including providing attribution of the source.</w:t>
        </w:r>
      </w:ins>
    </w:p>
    <w:p w14:paraId="46C6900E" w14:textId="77777777" w:rsidR="006A3934" w:rsidRDefault="003373E2" w:rsidP="006A3934">
      <w:pPr>
        <w:rPr>
          <w:ins w:id="319" w:author="Andrew Instone-Cowie" w:date="2025-07-09T15:47:00Z" w16du:dateUtc="2025-07-09T14:47:00Z"/>
        </w:rPr>
      </w:pPr>
      <w:ins w:id="320" w:author="Andrew Instone-Cowie" w:date="2025-07-09T15:34:00Z" w16du:dateUtc="2025-07-09T14:34:00Z">
        <w:r>
          <w:t>The following is suggested as a suitable form of attribution for this document, or extracts thereof:</w:t>
        </w:r>
      </w:ins>
    </w:p>
    <w:p w14:paraId="76A0B278" w14:textId="17B20F49" w:rsidR="003373E2" w:rsidRPr="006B7665" w:rsidRDefault="00F1005C" w:rsidP="00C146CF">
      <w:pPr>
        <w:rPr>
          <w:i/>
        </w:rPr>
      </w:pPr>
      <w:ins w:id="321" w:author="Andrew Instone-Cowie" w:date="2025-07-09T15:40:00Z" w16du:dateUtc="2025-07-09T14:40:00Z">
        <w:r w:rsidRPr="006A3934">
          <w:rPr>
            <w:b/>
            <w:bCs/>
            <w:i/>
            <w14:textOutline w14:w="9525" w14:cap="rnd" w14:cmpd="sng" w14:algn="ctr">
              <w14:noFill/>
              <w14:prstDash w14:val="solid"/>
              <w14:bevel/>
            </w14:textOutline>
          </w:rPr>
          <w:t xml:space="preserve">Type 2 </w:t>
        </w:r>
      </w:ins>
      <w:ins w:id="322" w:author="Andrew Instone-Cowie" w:date="2025-07-09T15:35:00Z" w16du:dateUtc="2025-07-09T14:35:00Z">
        <w:r w:rsidR="003373E2" w:rsidRPr="006A3934">
          <w:rPr>
            <w:b/>
            <w:bCs/>
            <w:i/>
            <w14:textOutline w14:w="9525" w14:cap="rnd" w14:cmpd="sng" w14:algn="ctr">
              <w14:noFill/>
              <w14:prstDash w14:val="solid"/>
              <w14:bevel/>
            </w14:textOutline>
          </w:rPr>
          <w:t xml:space="preserve">Configuring Virtual Belfry </w:t>
        </w:r>
      </w:ins>
      <w:ins w:id="323" w:author="Andrew Instone-Cowie" w:date="2025-07-09T15:34:00Z" w16du:dateUtc="2025-07-09T14:34:00Z">
        <w:r w:rsidR="003373E2" w:rsidRPr="006A3934">
          <w:rPr>
            <w:b/>
            <w:bCs/>
            <w:i/>
            <w14:textOutline w14:w="9525" w14:cap="rnd" w14:cmpd="sng" w14:algn="ctr">
              <w14:noFill/>
              <w14:prstDash w14:val="solid"/>
              <w14:bevel/>
            </w14:textOutline>
          </w:rPr>
          <w:t>Guide, Liverpool Ringing Simulator Project</w:t>
        </w:r>
        <w:r w:rsidR="003373E2" w:rsidRPr="006A3934">
          <w:rPr>
            <w:i/>
            <w14:textOutline w14:w="9525" w14:cap="rnd" w14:cmpd="sng" w14:algn="ctr">
              <w14:noFill/>
              <w14:prstDash w14:val="solid"/>
              <w14:bevel/>
            </w14:textOutline>
          </w:rPr>
          <w:t xml:space="preserve"> (</w:t>
        </w:r>
        <w:r w:rsidR="003373E2" w:rsidRPr="006A3934">
          <w:rPr>
            <w:i/>
            <w14:textOutline w14:w="9525" w14:cap="rnd" w14:cmpd="sng" w14:algn="ctr">
              <w14:noFill/>
              <w14:prstDash w14:val="solid"/>
              <w14:bevel/>
            </w14:textOutline>
          </w:rPr>
          <w:fldChar w:fldCharType="begin"/>
        </w:r>
        <w:r w:rsidR="003373E2" w:rsidRPr="006A3934">
          <w:rPr>
            <w:i/>
            <w14:textOutline w14:w="9525" w14:cap="rnd" w14:cmpd="sng" w14:algn="ctr">
              <w14:noFill/>
              <w14:prstDash w14:val="solid"/>
              <w14:bevel/>
            </w14:textOutline>
          </w:rPr>
          <w:instrText>HYPERLINK "https://www.simulators.org.uk"</w:instrText>
        </w:r>
        <w:r w:rsidR="003373E2" w:rsidRPr="006A3934">
          <w:rPr>
            <w:i/>
            <w14:textOutline w14:w="9525" w14:cap="rnd" w14:cmpd="sng" w14:algn="ctr">
              <w14:noFill/>
              <w14:prstDash w14:val="solid"/>
              <w14:bevel/>
            </w14:textOutline>
          </w:rPr>
        </w:r>
        <w:r w:rsidR="003373E2" w:rsidRPr="006A3934">
          <w:rPr>
            <w:i/>
            <w14:textOutline w14:w="9525" w14:cap="rnd" w14:cmpd="sng" w14:algn="ctr">
              <w14:noFill/>
              <w14:prstDash w14:val="solid"/>
              <w14:bevel/>
            </w14:textOutline>
          </w:rPr>
          <w:fldChar w:fldCharType="separate"/>
        </w:r>
        <w:r w:rsidR="003373E2" w:rsidRPr="006A3934">
          <w:rPr>
            <w:rStyle w:val="Hyperlink"/>
            <w:i/>
            <w14:textOutline w14:w="9525" w14:cap="rnd" w14:cmpd="sng" w14:algn="ctr">
              <w14:noFill/>
              <w14:prstDash w14:val="solid"/>
              <w14:bevel/>
            </w14:textOutline>
          </w:rPr>
          <w:t>https://www.simulators.org.uk</w:t>
        </w:r>
        <w:r w:rsidR="003373E2" w:rsidRPr="006A3934">
          <w:rPr>
            <w:i/>
            <w14:textOutline w14:w="9525" w14:cap="rnd" w14:cmpd="sng" w14:algn="ctr">
              <w14:noFill/>
              <w14:prstDash w14:val="solid"/>
              <w14:bevel/>
            </w14:textOutline>
          </w:rPr>
          <w:fldChar w:fldCharType="end"/>
        </w:r>
        <w:r w:rsidR="003373E2" w:rsidRPr="006A3934">
          <w:rPr>
            <w:i/>
            <w14:textOutline w14:w="9525" w14:cap="rnd" w14:cmpd="sng" w14:algn="ctr">
              <w14:noFill/>
              <w14:prstDash w14:val="solid"/>
              <w14:bevel/>
            </w14:textOutline>
          </w:rPr>
          <w:t>). This document is licensed under the CC BY-SA 4.0 licence (</w:t>
        </w:r>
        <w:r w:rsidR="003373E2" w:rsidRPr="006A3934">
          <w:rPr>
            <w:i/>
            <w14:textOutline w14:w="9525" w14:cap="rnd" w14:cmpd="sng" w14:algn="ctr">
              <w14:noFill/>
              <w14:prstDash w14:val="solid"/>
              <w14:bevel/>
            </w14:textOutline>
          </w:rPr>
          <w:fldChar w:fldCharType="begin"/>
        </w:r>
        <w:r w:rsidR="003373E2" w:rsidRPr="006A3934">
          <w:rPr>
            <w:i/>
            <w14:textOutline w14:w="9525" w14:cap="rnd" w14:cmpd="sng" w14:algn="ctr">
              <w14:noFill/>
              <w14:prstDash w14:val="solid"/>
              <w14:bevel/>
            </w14:textOutline>
          </w:rPr>
          <w:instrText>HYPERLINK "https://creativecommons.org/licenses/by-sa/4.0/"</w:instrText>
        </w:r>
        <w:r w:rsidR="003373E2" w:rsidRPr="006A3934">
          <w:rPr>
            <w:i/>
            <w14:textOutline w14:w="9525" w14:cap="rnd" w14:cmpd="sng" w14:algn="ctr">
              <w14:noFill/>
              <w14:prstDash w14:val="solid"/>
              <w14:bevel/>
            </w14:textOutline>
          </w:rPr>
        </w:r>
        <w:r w:rsidR="003373E2" w:rsidRPr="006A3934">
          <w:rPr>
            <w:i/>
            <w14:textOutline w14:w="9525" w14:cap="rnd" w14:cmpd="sng" w14:algn="ctr">
              <w14:noFill/>
              <w14:prstDash w14:val="solid"/>
              <w14:bevel/>
            </w14:textOutline>
          </w:rPr>
          <w:fldChar w:fldCharType="separate"/>
        </w:r>
        <w:r w:rsidR="003373E2" w:rsidRPr="006A3934">
          <w:rPr>
            <w:rStyle w:val="Hyperlink"/>
            <w:i/>
            <w14:textOutline w14:w="9525" w14:cap="rnd" w14:cmpd="sng" w14:algn="ctr">
              <w14:noFill/>
              <w14:prstDash w14:val="solid"/>
              <w14:bevel/>
            </w14:textOutline>
          </w:rPr>
          <w:t>https://creativecommons.org/licenses/by-sa/4.0/</w:t>
        </w:r>
        <w:r w:rsidR="003373E2" w:rsidRPr="006A3934">
          <w:rPr>
            <w:i/>
            <w14:textOutline w14:w="9525" w14:cap="rnd" w14:cmpd="sng" w14:algn="ctr">
              <w14:noFill/>
              <w14:prstDash w14:val="solid"/>
              <w14:bevel/>
            </w14:textOutline>
          </w:rPr>
          <w:fldChar w:fldCharType="end"/>
        </w:r>
        <w:r w:rsidR="003373E2" w:rsidRPr="006A3934">
          <w:rPr>
            <w:i/>
            <w14:textOutline w14:w="9525" w14:cap="rnd" w14:cmpd="sng" w14:algn="ctr">
              <w14:noFill/>
              <w14:prstDash w14:val="solid"/>
              <w14:bevel/>
            </w14:textOutline>
          </w:rPr>
          <w:t>). © 2018-202</w:t>
        </w:r>
      </w:ins>
      <w:ins w:id="324" w:author="Andrew Instone-Cowie" w:date="2025-07-09T15:35:00Z" w16du:dateUtc="2025-07-09T14:35:00Z">
        <w:r w:rsidR="003373E2" w:rsidRPr="006A3934">
          <w:rPr>
            <w:i/>
            <w14:textOutline w14:w="9525" w14:cap="rnd" w14:cmpd="sng" w14:algn="ctr">
              <w14:noFill/>
              <w14:prstDash w14:val="solid"/>
              <w14:bevel/>
            </w14:textOutline>
          </w:rPr>
          <w:t>4</w:t>
        </w:r>
      </w:ins>
      <w:ins w:id="325" w:author="Andrew Instone-Cowie" w:date="2025-07-09T15:34:00Z" w16du:dateUtc="2025-07-09T14:34:00Z">
        <w:r w:rsidR="003373E2" w:rsidRPr="006A3934">
          <w:rPr>
            <w:i/>
            <w14:textOutline w14:w="9525" w14:cap="rnd" w14:cmpd="sng" w14:algn="ctr">
              <w14:noFill/>
              <w14:prstDash w14:val="solid"/>
              <w14:bevel/>
            </w14:textOutline>
          </w:rPr>
          <w:t xml:space="preserve"> Andrew J Instone-Cowie.</w:t>
        </w:r>
      </w:ins>
    </w:p>
    <w:p w14:paraId="4CC4A22B" w14:textId="77777777" w:rsidR="00283F90" w:rsidRDefault="00283F90" w:rsidP="00283F90">
      <w:pPr>
        <w:pStyle w:val="Heading1"/>
      </w:pPr>
      <w:bookmarkStart w:id="326" w:name="_Toc524279440"/>
      <w:bookmarkStart w:id="327" w:name="_Toc202967757"/>
      <w:r>
        <w:lastRenderedPageBreak/>
        <w:t>Documentation Map</w:t>
      </w:r>
      <w:bookmarkEnd w:id="326"/>
      <w:bookmarkEnd w:id="327"/>
    </w:p>
    <w:p w14:paraId="2E8E3340" w14:textId="77777777" w:rsidR="00283F90" w:rsidRPr="00212D29" w:rsidRDefault="00283F90" w:rsidP="00283F90">
      <w:pPr>
        <w:keepNext/>
      </w:pPr>
    </w:p>
    <w:p w14:paraId="2050D9BF" w14:textId="12734F27" w:rsidR="00283F90" w:rsidRDefault="00077E1A" w:rsidP="00283F90">
      <w:pPr>
        <w:keepNext/>
        <w:jc w:val="center"/>
      </w:pPr>
      <w:r>
        <w:rPr>
          <w:noProof/>
        </w:rPr>
        <w:drawing>
          <wp:inline distT="0" distB="0" distL="0" distR="0" wp14:anchorId="7FA08669" wp14:editId="43BB2C78">
            <wp:extent cx="4752000" cy="5832000"/>
            <wp:effectExtent l="19050" t="19050" r="10795" b="16510"/>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2 DocMap 5 Config VB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58BE3067" w14:textId="5721F78A" w:rsidR="00283F90" w:rsidRDefault="00283F90" w:rsidP="00283F90">
      <w:pPr>
        <w:pStyle w:val="Caption"/>
        <w:jc w:val="center"/>
      </w:pPr>
      <w:bookmarkStart w:id="328" w:name="_Toc202967770"/>
      <w:r>
        <w:t xml:space="preserve">Figure </w:t>
      </w:r>
      <w:r>
        <w:rPr>
          <w:noProof/>
        </w:rPr>
        <w:fldChar w:fldCharType="begin"/>
      </w:r>
      <w:r>
        <w:rPr>
          <w:noProof/>
        </w:rPr>
        <w:instrText xml:space="preserve"> SEQ Figure \* ARABIC </w:instrText>
      </w:r>
      <w:r>
        <w:rPr>
          <w:noProof/>
        </w:rPr>
        <w:fldChar w:fldCharType="separate"/>
      </w:r>
      <w:r w:rsidR="0084016E">
        <w:rPr>
          <w:noProof/>
        </w:rPr>
        <w:t>1</w:t>
      </w:r>
      <w:r>
        <w:rPr>
          <w:noProof/>
        </w:rPr>
        <w:fldChar w:fldCharType="end"/>
      </w:r>
      <w:r>
        <w:t xml:space="preserve"> – Documentation Map</w:t>
      </w:r>
      <w:bookmarkEnd w:id="328"/>
    </w:p>
    <w:p w14:paraId="2CCB6DEA" w14:textId="144970CF" w:rsidR="004C27F1" w:rsidRDefault="00283F90" w:rsidP="00283F90">
      <w:pPr>
        <w:pStyle w:val="Heading1"/>
        <w:pageBreakBefore/>
      </w:pPr>
      <w:bookmarkStart w:id="329" w:name="_Toc202967758"/>
      <w:r>
        <w:lastRenderedPageBreak/>
        <w:t>About This Guide</w:t>
      </w:r>
      <w:bookmarkEnd w:id="329"/>
    </w:p>
    <w:p w14:paraId="3E27FFC5" w14:textId="77777777" w:rsidR="00A314F3" w:rsidRPr="003405C9" w:rsidRDefault="00A314F3" w:rsidP="00A314F3">
      <w:r w:rsidRPr="003405C9">
        <w:t>The Type 2 Liverpool Ringing Simulator allows sensors, attached to one or more real tower bells or teaching dumb bells, to be connected to a computer Simulator Software Package such as Abel</w:t>
      </w:r>
      <w:r w:rsidRPr="003405C9">
        <w:rPr>
          <w:rStyle w:val="FootnoteReference"/>
        </w:rPr>
        <w:footnoteReference w:id="2"/>
      </w:r>
      <w:r w:rsidRPr="003405C9">
        <w:t>, Beltower</w:t>
      </w:r>
      <w:r w:rsidRPr="003405C9">
        <w:rPr>
          <w:rStyle w:val="FootnoteReference"/>
        </w:rPr>
        <w:footnoteReference w:id="3"/>
      </w:r>
      <w:r w:rsidRPr="003405C9">
        <w:t xml:space="preserve"> or Virtual Belfry</w:t>
      </w:r>
      <w:r w:rsidRPr="003405C9">
        <w:rPr>
          <w:rStyle w:val="FootnoteReference"/>
        </w:rPr>
        <w:footnoteReference w:id="4"/>
      </w:r>
      <w:r w:rsidRPr="003405C9">
        <w:t>. This allows you to extend and augment the teaching and practice opportunities in your tower.</w:t>
      </w:r>
    </w:p>
    <w:p w14:paraId="1F8C07A7" w14:textId="1855E989" w:rsidR="00A314F3" w:rsidRDefault="00A314F3" w:rsidP="00A314F3">
      <w:r w:rsidRPr="003405C9">
        <w:t>This</w:t>
      </w:r>
      <w:r>
        <w:t xml:space="preserve"> brief </w:t>
      </w:r>
      <w:r w:rsidRPr="001564E9">
        <w:rPr>
          <w:b/>
          <w:i/>
        </w:rPr>
        <w:t xml:space="preserve">Configuring </w:t>
      </w:r>
      <w:r>
        <w:rPr>
          <w:b/>
          <w:i/>
        </w:rPr>
        <w:t>Virtual Belfry</w:t>
      </w:r>
      <w:r w:rsidRPr="001564E9">
        <w:rPr>
          <w:b/>
          <w:i/>
        </w:rPr>
        <w:t xml:space="preserve"> Guide</w:t>
      </w:r>
      <w:r w:rsidRPr="003405C9">
        <w:t xml:space="preserve"> shows you how to configure the </w:t>
      </w:r>
      <w:r>
        <w:t>Virtual Belfry</w:t>
      </w:r>
      <w:r w:rsidRPr="003405C9">
        <w:t xml:space="preserve"> Simulator Software Package to work with the Type 2 Liverpool Ringing Simulator.</w:t>
      </w:r>
    </w:p>
    <w:p w14:paraId="5A0E5866" w14:textId="14C3070D" w:rsidR="00A314F3" w:rsidRDefault="00A314F3" w:rsidP="00A314F3">
      <w:r w:rsidRPr="00C0188B">
        <w:t xml:space="preserve">Other </w:t>
      </w:r>
      <w:r>
        <w:t>project g</w:t>
      </w:r>
      <w:r w:rsidRPr="00C0188B">
        <w:t xml:space="preserve">uides are available for the </w:t>
      </w:r>
      <w:r>
        <w:t xml:space="preserve">Abel and </w:t>
      </w:r>
      <w:r w:rsidRPr="00C0188B">
        <w:t>Beltower packages.</w:t>
      </w:r>
    </w:p>
    <w:p w14:paraId="73622CE0" w14:textId="77777777" w:rsidR="00A314F3" w:rsidRPr="001564E9" w:rsidRDefault="00A314F3" w:rsidP="00A314F3">
      <w:pPr>
        <w:pStyle w:val="Heading2"/>
      </w:pPr>
      <w:bookmarkStart w:id="342" w:name="_Toc202967759"/>
      <w:r w:rsidRPr="001564E9">
        <w:t>First Steps</w:t>
      </w:r>
      <w:bookmarkEnd w:id="342"/>
    </w:p>
    <w:p w14:paraId="186075D4" w14:textId="59ECFF01" w:rsidR="00A314F3" w:rsidRPr="001564E9" w:rsidRDefault="00A314F3" w:rsidP="00A314F3">
      <w:r w:rsidRPr="001564E9">
        <w:t xml:space="preserve">This guide begins from the point that you have completed building and installing your Type 2 Liverpool Simulator </w:t>
      </w:r>
      <w:proofErr w:type="gramStart"/>
      <w:r w:rsidRPr="001564E9">
        <w:t>hardware, and</w:t>
      </w:r>
      <w:proofErr w:type="gramEnd"/>
      <w:r w:rsidRPr="001564E9">
        <w:t xml:space="preserve"> are now ready to configure </w:t>
      </w:r>
      <w:r>
        <w:t>Virtual Belfry</w:t>
      </w:r>
      <w:r w:rsidRPr="001564E9">
        <w:t xml:space="preserve"> to work with the simulator.</w:t>
      </w:r>
    </w:p>
    <w:p w14:paraId="47950195" w14:textId="3A6340DE" w:rsidR="00A314F3" w:rsidRDefault="00A314F3" w:rsidP="00A314F3">
      <w:r w:rsidRPr="001564E9">
        <w:t xml:space="preserve">For guidance on building and installing the Type 2 Liverpool Simulator, please refer to the </w:t>
      </w:r>
      <w:r w:rsidRPr="001564E9">
        <w:rPr>
          <w:b/>
          <w:i/>
        </w:rPr>
        <w:t>Build &amp; Installation Guide</w:t>
      </w:r>
      <w:r w:rsidRPr="001564E9">
        <w:t xml:space="preserve">. For detailed technical information, see also the </w:t>
      </w:r>
      <w:r w:rsidRPr="001564E9">
        <w:rPr>
          <w:b/>
          <w:i/>
        </w:rPr>
        <w:t>Technical Reference Guide</w:t>
      </w:r>
      <w:r w:rsidRPr="001564E9">
        <w:t>.</w:t>
      </w:r>
    </w:p>
    <w:p w14:paraId="36D0EFE0" w14:textId="77777777" w:rsidR="00077E1A" w:rsidRPr="001564E9" w:rsidRDefault="00077E1A" w:rsidP="00077E1A">
      <w:bookmarkStart w:id="343" w:name="_Hlk20770350"/>
      <w:r>
        <w:t xml:space="preserve">If you want to use multiple PCs concurrently, please refer the </w:t>
      </w:r>
      <w:r w:rsidRPr="001E13DF">
        <w:rPr>
          <w:b/>
          <w:bCs/>
          <w:i/>
          <w:iCs/>
        </w:rPr>
        <w:t>Multi-PC Guide</w:t>
      </w:r>
      <w:r w:rsidRPr="00147004">
        <w:t xml:space="preserve"> for information on </w:t>
      </w:r>
      <w:r>
        <w:t xml:space="preserve">building either the </w:t>
      </w:r>
      <w:r w:rsidRPr="00147004">
        <w:t>Second PC module or the Basic Serial Splitter module.</w:t>
      </w:r>
      <w:r>
        <w:t xml:space="preserve"> The Second PC module allows two PCs to be used concurrently, the Basic Serial Splitter up to a maximum of 16.</w:t>
      </w:r>
    </w:p>
    <w:p w14:paraId="3A6A9A7B" w14:textId="77777777" w:rsidR="00A314F3" w:rsidRDefault="00A314F3" w:rsidP="00A314F3">
      <w:pPr>
        <w:pStyle w:val="Heading2"/>
      </w:pPr>
      <w:bookmarkStart w:id="344" w:name="_Toc202967760"/>
      <w:bookmarkEnd w:id="343"/>
      <w:r>
        <w:t>Next Steps</w:t>
      </w:r>
      <w:bookmarkEnd w:id="344"/>
    </w:p>
    <w:p w14:paraId="26B522FF" w14:textId="11277DC7" w:rsidR="00A314F3" w:rsidRDefault="00A314F3" w:rsidP="00A314F3">
      <w:r w:rsidRPr="00C0188B">
        <w:t xml:space="preserve">This is not a detailed guide to using </w:t>
      </w:r>
      <w:r>
        <w:t>Virtual Belfry</w:t>
      </w:r>
      <w:r w:rsidRPr="00C0188B">
        <w:t xml:space="preserve">. Please refer to the </w:t>
      </w:r>
      <w:r>
        <w:t>Virtual Belfry</w:t>
      </w:r>
      <w:r w:rsidRPr="00C0188B">
        <w:t xml:space="preserve"> documentation and help for more information on the usage and configuration of the application.</w:t>
      </w:r>
    </w:p>
    <w:p w14:paraId="0E0C60F7" w14:textId="77777777" w:rsidR="00A314F3" w:rsidRPr="001564E9" w:rsidRDefault="00A314F3" w:rsidP="00A314F3">
      <w:r w:rsidRPr="001564E9">
        <w:t>This is also not a guide to using a simulator in teaching and practice. For guidance in this area the ART</w:t>
      </w:r>
      <w:r w:rsidRPr="001564E9">
        <w:rPr>
          <w:rStyle w:val="FootnoteReference"/>
        </w:rPr>
        <w:footnoteReference w:id="5"/>
      </w:r>
      <w:r w:rsidRPr="001564E9">
        <w:t xml:space="preserve"> publication </w:t>
      </w:r>
      <w:r w:rsidRPr="001564E9">
        <w:rPr>
          <w:b/>
          <w:i/>
        </w:rPr>
        <w:t>Teaching with Simulators</w:t>
      </w:r>
      <w:r>
        <w:t xml:space="preserve"> is recommended</w:t>
      </w:r>
      <w:r w:rsidRPr="001564E9">
        <w:t>, available from the ART shop</w:t>
      </w:r>
      <w:r w:rsidRPr="001564E9">
        <w:rPr>
          <w:rStyle w:val="FootnoteReference"/>
        </w:rPr>
        <w:footnoteReference w:id="6"/>
      </w:r>
      <w:r w:rsidRPr="001564E9">
        <w:t>.</w:t>
      </w:r>
    </w:p>
    <w:p w14:paraId="2CCB6FDD" w14:textId="6E3B966C" w:rsidR="005C1C23" w:rsidRPr="00825FC5" w:rsidRDefault="005C1C23" w:rsidP="005C1C23">
      <w:pPr>
        <w:pStyle w:val="Caption"/>
        <w:ind w:left="357"/>
        <w:jc w:val="center"/>
      </w:pPr>
      <w:bookmarkStart w:id="349" w:name="_Toc415420535"/>
    </w:p>
    <w:p w14:paraId="38106CF0" w14:textId="23E7A61F" w:rsidR="00283F90" w:rsidRDefault="00283F90" w:rsidP="004F4C74">
      <w:pPr>
        <w:pStyle w:val="Heading1"/>
        <w:pageBreakBefore/>
      </w:pPr>
      <w:bookmarkStart w:id="350" w:name="_Toc202967761"/>
      <w:bookmarkStart w:id="351" w:name="_Toc415420538"/>
      <w:bookmarkEnd w:id="349"/>
      <w:r>
        <w:lastRenderedPageBreak/>
        <w:t>Virtual Belfry</w:t>
      </w:r>
      <w:bookmarkEnd w:id="350"/>
    </w:p>
    <w:p w14:paraId="17C1069F" w14:textId="77777777" w:rsidR="00224E97" w:rsidRDefault="00224E97" w:rsidP="00224E97">
      <w:pPr>
        <w:pStyle w:val="Heading2"/>
      </w:pPr>
      <w:bookmarkStart w:id="352" w:name="_Toc202967762"/>
      <w:bookmarkStart w:id="353" w:name="_Hlk524355137"/>
      <w:r>
        <w:t>Copyrights &amp; Licensing</w:t>
      </w:r>
      <w:bookmarkEnd w:id="352"/>
    </w:p>
    <w:p w14:paraId="6327CF50" w14:textId="23DA777C" w:rsidR="00224E97" w:rsidRDefault="007F3454" w:rsidP="00224E97">
      <w:r>
        <w:t xml:space="preserve">Virtual Belfry </w:t>
      </w:r>
      <w:r w:rsidR="00224E97">
        <w:t>is a copyright software product ©</w:t>
      </w:r>
      <w:r>
        <w:t xml:space="preserve">Douglas Nichols, </w:t>
      </w:r>
      <w:r w:rsidR="00224E97">
        <w:t>made available under the Licence</w:t>
      </w:r>
      <w:r>
        <w:t xml:space="preserve"> Conditions included with the software</w:t>
      </w:r>
      <w:r w:rsidR="00224E97">
        <w:t>.</w:t>
      </w:r>
    </w:p>
    <w:p w14:paraId="094909D5" w14:textId="2B7588C8" w:rsidR="00224E97" w:rsidRDefault="00224E97" w:rsidP="00224E97">
      <w:r>
        <w:t xml:space="preserve">Please ensure your copy of </w:t>
      </w:r>
      <w:r w:rsidR="007F3454">
        <w:t xml:space="preserve">Virtual Belfry </w:t>
      </w:r>
      <w:r>
        <w:t>is properly licensed.</w:t>
      </w:r>
    </w:p>
    <w:p w14:paraId="492B61FC" w14:textId="6CBD0AB9" w:rsidR="007F3454" w:rsidRPr="001564E9" w:rsidRDefault="007F3454" w:rsidP="00224E97">
      <w:r>
        <w:t xml:space="preserve">Virtual Belfry can be ordered and downloaded from </w:t>
      </w:r>
      <w:r>
        <w:fldChar w:fldCharType="begin"/>
      </w:r>
      <w:ins w:id="354" w:author="Andrew Instone-Cowie" w:date="2024-06-18T15:05:00Z" w16du:dateUtc="2024-06-18T14:05:00Z">
        <w:r w:rsidR="006D61F3">
          <w:instrText>HYPERLINK "https://www.belfryware.com/"</w:instrText>
        </w:r>
      </w:ins>
      <w:del w:id="355" w:author="Andrew Instone-Cowie" w:date="2024-06-18T15:05:00Z" w16du:dateUtc="2024-06-18T14:05:00Z">
        <w:r w:rsidDel="006D61F3">
          <w:delInstrText>HYPERLINK "http://www.belfryware.com/"</w:delInstrText>
        </w:r>
      </w:del>
      <w:r>
        <w:fldChar w:fldCharType="separate"/>
      </w:r>
      <w:del w:id="356" w:author="Andrew Instone-Cowie" w:date="2024-06-18T15:05:00Z" w16du:dateUtc="2024-06-18T14:05:00Z">
        <w:r w:rsidRPr="00490F76" w:rsidDel="006D61F3">
          <w:rPr>
            <w:rStyle w:val="Hyperlink"/>
          </w:rPr>
          <w:delText>http://www.belfryware.com/</w:delText>
        </w:r>
      </w:del>
      <w:ins w:id="357" w:author="Andrew Instone-Cowie" w:date="2024-06-18T15:05:00Z" w16du:dateUtc="2024-06-18T14:05:00Z">
        <w:r w:rsidR="006D61F3">
          <w:rPr>
            <w:rStyle w:val="Hyperlink"/>
          </w:rPr>
          <w:t>https://www.belfryware.com/</w:t>
        </w:r>
      </w:ins>
      <w:r>
        <w:rPr>
          <w:rStyle w:val="Hyperlink"/>
        </w:rPr>
        <w:fldChar w:fldCharType="end"/>
      </w:r>
      <w:r>
        <w:t>, and requires a Licence Key for full functionality.</w:t>
      </w:r>
    </w:p>
    <w:p w14:paraId="2CCB701E" w14:textId="5FBEB056" w:rsidR="00B42B7C" w:rsidRDefault="00B42B7C" w:rsidP="00283F90">
      <w:pPr>
        <w:pStyle w:val="Heading2"/>
      </w:pPr>
      <w:bookmarkStart w:id="358" w:name="_Toc202967763"/>
      <w:bookmarkEnd w:id="353"/>
      <w:r>
        <w:t>Sensors Configuration</w:t>
      </w:r>
      <w:bookmarkEnd w:id="358"/>
    </w:p>
    <w:p w14:paraId="2CCB701F" w14:textId="09BD96B3" w:rsidR="00064FD2" w:rsidRPr="003D20CC" w:rsidRDefault="00064FD2" w:rsidP="00064FD2">
      <w:r w:rsidRPr="003D20CC">
        <w:t>Configuration of the Virtual Belfry Simulator Software Package to use the Simulator Interface should also only need to be done once. All settings are saved by Virtual Belfry in the Windows Registry.</w:t>
      </w:r>
      <w:r w:rsidR="00602948">
        <w:t xml:space="preserve"> This example is based on Virtual Belfry</w:t>
      </w:r>
      <w:ins w:id="359" w:author="Andrew Instone-Cowie" w:date="2024-06-18T15:02:00Z" w16du:dateUtc="2024-06-18T14:02:00Z">
        <w:r w:rsidR="006D61F3">
          <w:t xml:space="preserve"> 3.10</w:t>
        </w:r>
      </w:ins>
      <w:ins w:id="360" w:author="Andrew Instone-Cowie" w:date="2024-06-20T14:45:00Z" w16du:dateUtc="2024-06-20T13:45:00Z">
        <w:r w:rsidR="00B662DF">
          <w:t xml:space="preserve"> on Windows 10</w:t>
        </w:r>
      </w:ins>
      <w:ins w:id="361" w:author="Andrew Instone-Cowie" w:date="2024-06-18T15:02:00Z" w16du:dateUtc="2024-06-18T14:02:00Z">
        <w:r w:rsidR="006D61F3">
          <w:t>, screens and options may differ slightly in other versions</w:t>
        </w:r>
      </w:ins>
      <w:del w:id="362" w:author="Andrew Instone-Cowie" w:date="2024-06-18T15:02:00Z" w16du:dateUtc="2024-06-18T14:02:00Z">
        <w:r w:rsidR="00602948" w:rsidDel="006D61F3">
          <w:delText xml:space="preserve"> 3.</w:delText>
        </w:r>
        <w:r w:rsidR="00401D30" w:rsidDel="006D61F3">
          <w:delText>5</w:delText>
        </w:r>
      </w:del>
      <w:r w:rsidR="00602948">
        <w:t>.</w:t>
      </w:r>
    </w:p>
    <w:p w14:paraId="2CCB7020" w14:textId="6140D1A1" w:rsidR="00064FD2" w:rsidRPr="003D20CC" w:rsidRDefault="00064FD2" w:rsidP="00064FD2">
      <w:r w:rsidRPr="003D20CC">
        <w:t xml:space="preserve">To configure Virtual Belfry to use the Simulator Interface, carry out the following steps. This manual described the minimum necessary to configure Virtual Belfry to use the Simulator Interface, for full details on the overall configuration </w:t>
      </w:r>
      <w:r w:rsidR="00401D30">
        <w:t xml:space="preserve">and features </w:t>
      </w:r>
      <w:r w:rsidRPr="003D20CC">
        <w:t>of Virtual Belfry please refer to the product documentation.</w:t>
      </w:r>
    </w:p>
    <w:p w14:paraId="2CCB7021" w14:textId="77777777" w:rsidR="00C85A1B" w:rsidRPr="003D20CC" w:rsidRDefault="00064FD2" w:rsidP="00D85EDF">
      <w:pPr>
        <w:pStyle w:val="ListParagraph"/>
        <w:numPr>
          <w:ilvl w:val="0"/>
          <w:numId w:val="34"/>
        </w:numPr>
        <w:spacing w:after="120"/>
        <w:contextualSpacing w:val="0"/>
      </w:pPr>
      <w:r w:rsidRPr="003D20CC">
        <w:t xml:space="preserve">Start Virtual Belfry on the Simulator PC, </w:t>
      </w:r>
      <w:r w:rsidR="00C85A1B" w:rsidRPr="003D20CC">
        <w:t xml:space="preserve">click on the </w:t>
      </w:r>
      <w:r w:rsidR="00C85A1B" w:rsidRPr="003D20CC">
        <w:rPr>
          <w:i/>
        </w:rPr>
        <w:t>Sensors</w:t>
      </w:r>
      <w:r w:rsidR="00C85A1B" w:rsidRPr="003D20CC">
        <w:t xml:space="preserve"> vertical tab, then click the </w:t>
      </w:r>
      <w:r w:rsidR="00C85A1B" w:rsidRPr="003D20CC">
        <w:rPr>
          <w:i/>
        </w:rPr>
        <w:t xml:space="preserve">Configure… </w:t>
      </w:r>
      <w:r w:rsidR="00C85A1B" w:rsidRPr="003D20CC">
        <w:t>button.</w:t>
      </w:r>
    </w:p>
    <w:p w14:paraId="2CCB7022" w14:textId="4A15A498" w:rsidR="00DB0B29" w:rsidRDefault="00B94C44" w:rsidP="00DB0B29">
      <w:pPr>
        <w:pStyle w:val="ListParagraph"/>
        <w:keepNext/>
        <w:spacing w:after="120"/>
        <w:contextualSpacing w:val="0"/>
        <w:jc w:val="center"/>
      </w:pPr>
      <w:del w:id="363" w:author="Andrew Instone-Cowie" w:date="2024-06-20T14:45:00Z" w16du:dateUtc="2024-06-20T13:45:00Z">
        <w:r w:rsidDel="00B662DF">
          <w:rPr>
            <w:noProof/>
          </w:rPr>
          <w:drawing>
            <wp:inline distT="0" distB="0" distL="0" distR="0" wp14:anchorId="2FE59CA7" wp14:editId="39ACC80F">
              <wp:extent cx="2476846" cy="3372321"/>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B1.png"/>
                      <pic:cNvPicPr/>
                    </pic:nvPicPr>
                    <pic:blipFill>
                      <a:blip r:embed="rId11">
                        <a:extLst>
                          <a:ext uri="{28A0092B-C50C-407E-A947-70E740481C1C}">
                            <a14:useLocalDpi xmlns:a14="http://schemas.microsoft.com/office/drawing/2010/main" val="0"/>
                          </a:ext>
                        </a:extLst>
                      </a:blip>
                      <a:stretch>
                        <a:fillRect/>
                      </a:stretch>
                    </pic:blipFill>
                    <pic:spPr>
                      <a:xfrm>
                        <a:off x="0" y="0"/>
                        <a:ext cx="2476846" cy="3372321"/>
                      </a:xfrm>
                      <a:prstGeom prst="rect">
                        <a:avLst/>
                      </a:prstGeom>
                      <a:ln w="12700">
                        <a:solidFill>
                          <a:schemeClr val="tx1"/>
                        </a:solidFill>
                      </a:ln>
                    </pic:spPr>
                  </pic:pic>
                </a:graphicData>
              </a:graphic>
            </wp:inline>
          </w:drawing>
        </w:r>
      </w:del>
      <w:ins w:id="364" w:author="Andrew Instone-Cowie" w:date="2024-06-20T14:47:00Z" w16du:dateUtc="2024-06-20T13:47:00Z">
        <w:r w:rsidR="00B662DF">
          <w:rPr>
            <w:noProof/>
          </w:rPr>
          <w:drawing>
            <wp:inline distT="0" distB="0" distL="0" distR="0" wp14:anchorId="3B584312" wp14:editId="5BEFCA90">
              <wp:extent cx="2403243" cy="3434594"/>
              <wp:effectExtent l="19050" t="19050" r="16510" b="13970"/>
              <wp:docPr id="11091467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46786"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03243" cy="3434594"/>
                      </a:xfrm>
                      <a:prstGeom prst="rect">
                        <a:avLst/>
                      </a:prstGeom>
                      <a:ln w="3175">
                        <a:solidFill>
                          <a:schemeClr val="tx1"/>
                        </a:solidFill>
                      </a:ln>
                    </pic:spPr>
                  </pic:pic>
                </a:graphicData>
              </a:graphic>
            </wp:inline>
          </w:drawing>
        </w:r>
      </w:ins>
    </w:p>
    <w:p w14:paraId="2CCB7023" w14:textId="3C13C95B" w:rsidR="00A301C8" w:rsidRDefault="00DB0B29" w:rsidP="00DB0B29">
      <w:pPr>
        <w:pStyle w:val="Caption"/>
        <w:ind w:left="714"/>
        <w:jc w:val="center"/>
        <w:rPr>
          <w:color w:val="00B050"/>
        </w:rPr>
      </w:pPr>
      <w:bookmarkStart w:id="365" w:name="_Toc202967771"/>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84016E">
        <w:rPr>
          <w:noProof/>
        </w:rPr>
        <w:t>2</w:t>
      </w:r>
      <w:r w:rsidR="00CD4720">
        <w:rPr>
          <w:noProof/>
        </w:rPr>
        <w:fldChar w:fldCharType="end"/>
      </w:r>
      <w:r>
        <w:t xml:space="preserve"> – Virtual Belfry – Main Window</w:t>
      </w:r>
      <w:bookmarkEnd w:id="365"/>
    </w:p>
    <w:p w14:paraId="2CCB7024" w14:textId="77777777" w:rsidR="00C85A1B" w:rsidRPr="00B067E3" w:rsidRDefault="00C85A1B" w:rsidP="00D85EDF">
      <w:pPr>
        <w:pStyle w:val="ListParagraph"/>
        <w:keepNext/>
        <w:numPr>
          <w:ilvl w:val="0"/>
          <w:numId w:val="34"/>
        </w:numPr>
        <w:spacing w:after="120"/>
        <w:ind w:left="714" w:hanging="357"/>
        <w:contextualSpacing w:val="0"/>
      </w:pPr>
      <w:r w:rsidRPr="00B067E3">
        <w:lastRenderedPageBreak/>
        <w:t xml:space="preserve">In the </w:t>
      </w:r>
      <w:r w:rsidRPr="00B067E3">
        <w:rPr>
          <w:i/>
        </w:rPr>
        <w:t>Configure Sensors</w:t>
      </w:r>
      <w:r w:rsidRPr="00B067E3">
        <w:t xml:space="preserve"> window, click the </w:t>
      </w:r>
      <w:r w:rsidRPr="00B067E3">
        <w:rPr>
          <w:i/>
        </w:rPr>
        <w:t>New…</w:t>
      </w:r>
      <w:r w:rsidRPr="00B067E3">
        <w:t xml:space="preserve"> button to create a new sensor group.</w:t>
      </w:r>
    </w:p>
    <w:p w14:paraId="2CCB7025" w14:textId="6FC93623" w:rsidR="00DB0B29" w:rsidRDefault="00B94C44" w:rsidP="00DB0B29">
      <w:pPr>
        <w:pStyle w:val="ListParagraph"/>
        <w:keepNext/>
        <w:spacing w:after="120"/>
        <w:contextualSpacing w:val="0"/>
        <w:jc w:val="center"/>
      </w:pPr>
      <w:del w:id="366" w:author="Andrew Instone-Cowie" w:date="2024-06-20T14:47:00Z" w16du:dateUtc="2024-06-20T13:47:00Z">
        <w:r w:rsidDel="00B662DF">
          <w:rPr>
            <w:noProof/>
          </w:rPr>
          <w:drawing>
            <wp:inline distT="0" distB="0" distL="0" distR="0" wp14:anchorId="099C14E3" wp14:editId="5AC34C17">
              <wp:extent cx="3960000" cy="42228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2.png"/>
                      <pic:cNvPicPr/>
                    </pic:nvPicPr>
                    <pic:blipFill>
                      <a:blip r:embed="rId13">
                        <a:extLst>
                          <a:ext uri="{28A0092B-C50C-407E-A947-70E740481C1C}">
                            <a14:useLocalDpi xmlns:a14="http://schemas.microsoft.com/office/drawing/2010/main" val="0"/>
                          </a:ext>
                        </a:extLst>
                      </a:blip>
                      <a:stretch>
                        <a:fillRect/>
                      </a:stretch>
                    </pic:blipFill>
                    <pic:spPr>
                      <a:xfrm>
                        <a:off x="0" y="0"/>
                        <a:ext cx="3960000" cy="4222800"/>
                      </a:xfrm>
                      <a:prstGeom prst="rect">
                        <a:avLst/>
                      </a:prstGeom>
                    </pic:spPr>
                  </pic:pic>
                </a:graphicData>
              </a:graphic>
            </wp:inline>
          </w:drawing>
        </w:r>
      </w:del>
      <w:ins w:id="367" w:author="Andrew Instone-Cowie" w:date="2024-06-20T14:48:00Z" w16du:dateUtc="2024-06-20T13:48:00Z">
        <w:r w:rsidR="00B662DF">
          <w:rPr>
            <w:noProof/>
          </w:rPr>
          <w:drawing>
            <wp:inline distT="0" distB="0" distL="0" distR="0" wp14:anchorId="152EC312" wp14:editId="0D63F54D">
              <wp:extent cx="3960000" cy="4248000"/>
              <wp:effectExtent l="0" t="0" r="2540" b="635"/>
              <wp:docPr id="55033156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31569" name="Picture 3"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60000" cy="4248000"/>
                      </a:xfrm>
                      <a:prstGeom prst="rect">
                        <a:avLst/>
                      </a:prstGeom>
                    </pic:spPr>
                  </pic:pic>
                </a:graphicData>
              </a:graphic>
            </wp:inline>
          </w:drawing>
        </w:r>
      </w:ins>
    </w:p>
    <w:p w14:paraId="2CCB7026" w14:textId="3964C20D" w:rsidR="00A301C8" w:rsidRDefault="00DB0B29" w:rsidP="00DB0B29">
      <w:pPr>
        <w:pStyle w:val="Caption"/>
        <w:ind w:left="714"/>
        <w:jc w:val="center"/>
        <w:rPr>
          <w:color w:val="00B050"/>
        </w:rPr>
      </w:pPr>
      <w:bookmarkStart w:id="368" w:name="_Toc202967772"/>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84016E">
        <w:rPr>
          <w:noProof/>
        </w:rPr>
        <w:t>3</w:t>
      </w:r>
      <w:r w:rsidR="00CD4720">
        <w:rPr>
          <w:noProof/>
        </w:rPr>
        <w:fldChar w:fldCharType="end"/>
      </w:r>
      <w:r w:rsidRPr="00402FB4">
        <w:t xml:space="preserve"> </w:t>
      </w:r>
      <w:r>
        <w:t>–</w:t>
      </w:r>
      <w:r w:rsidRPr="00402FB4">
        <w:t xml:space="preserve"> Virtual Belfry </w:t>
      </w:r>
      <w:r>
        <w:t>–</w:t>
      </w:r>
      <w:r w:rsidRPr="00402FB4">
        <w:t xml:space="preserve"> </w:t>
      </w:r>
      <w:r>
        <w:t>Add New Sensor Group</w:t>
      </w:r>
      <w:bookmarkEnd w:id="368"/>
    </w:p>
    <w:p w14:paraId="2CCB7027" w14:textId="77777777" w:rsidR="00C85A1B" w:rsidRPr="00B067E3" w:rsidRDefault="00B122E3" w:rsidP="00D85EDF">
      <w:pPr>
        <w:pStyle w:val="ListParagraph"/>
        <w:keepNext/>
        <w:numPr>
          <w:ilvl w:val="0"/>
          <w:numId w:val="34"/>
        </w:numPr>
        <w:spacing w:after="120"/>
        <w:ind w:left="714" w:hanging="357"/>
        <w:contextualSpacing w:val="0"/>
      </w:pPr>
      <w:r w:rsidRPr="00B067E3">
        <w:t xml:space="preserve">Give the sensor group a name, and then click </w:t>
      </w:r>
      <w:r w:rsidRPr="00B067E3">
        <w:rPr>
          <w:i/>
        </w:rPr>
        <w:t>OK</w:t>
      </w:r>
      <w:r w:rsidRPr="00B067E3">
        <w:t>.</w:t>
      </w:r>
    </w:p>
    <w:p w14:paraId="2CCB7028" w14:textId="282D2C1A" w:rsidR="00DB0B29" w:rsidRDefault="00B94C44" w:rsidP="00DB0B29">
      <w:pPr>
        <w:pStyle w:val="ListParagraph"/>
        <w:keepNext/>
        <w:spacing w:after="120"/>
        <w:contextualSpacing w:val="0"/>
        <w:jc w:val="center"/>
      </w:pPr>
      <w:del w:id="369" w:author="Andrew Instone-Cowie" w:date="2024-06-20T14:48:00Z" w16du:dateUtc="2024-06-20T13:48:00Z">
        <w:r w:rsidDel="00B662DF">
          <w:rPr>
            <w:noProof/>
          </w:rPr>
          <w:drawing>
            <wp:inline distT="0" distB="0" distL="0" distR="0" wp14:anchorId="1BC73A2D" wp14:editId="3F3B9538">
              <wp:extent cx="3600000" cy="1159200"/>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B3.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1159200"/>
                      </a:xfrm>
                      <a:prstGeom prst="rect">
                        <a:avLst/>
                      </a:prstGeom>
                    </pic:spPr>
                  </pic:pic>
                </a:graphicData>
              </a:graphic>
            </wp:inline>
          </w:drawing>
        </w:r>
      </w:del>
      <w:ins w:id="370" w:author="Andrew Instone-Cowie" w:date="2024-06-20T14:48:00Z" w16du:dateUtc="2024-06-20T13:48:00Z">
        <w:r w:rsidR="00B662DF">
          <w:rPr>
            <w:noProof/>
          </w:rPr>
          <w:drawing>
            <wp:inline distT="0" distB="0" distL="0" distR="0" wp14:anchorId="6801ACE5" wp14:editId="2936AE5F">
              <wp:extent cx="3240000" cy="1098000"/>
              <wp:effectExtent l="0" t="0" r="0" b="6985"/>
              <wp:docPr id="16587626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2655"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40000" cy="1098000"/>
                      </a:xfrm>
                      <a:prstGeom prst="rect">
                        <a:avLst/>
                      </a:prstGeom>
                    </pic:spPr>
                  </pic:pic>
                </a:graphicData>
              </a:graphic>
            </wp:inline>
          </w:drawing>
        </w:r>
      </w:ins>
    </w:p>
    <w:p w14:paraId="2CCB7029" w14:textId="7DC5AD6C" w:rsidR="00A301C8" w:rsidRDefault="00DB0B29" w:rsidP="00DB0B29">
      <w:pPr>
        <w:pStyle w:val="Caption"/>
        <w:ind w:left="714"/>
        <w:jc w:val="center"/>
        <w:rPr>
          <w:color w:val="00B050"/>
        </w:rPr>
      </w:pPr>
      <w:bookmarkStart w:id="371" w:name="_Toc202967773"/>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84016E">
        <w:rPr>
          <w:noProof/>
        </w:rPr>
        <w:t>4</w:t>
      </w:r>
      <w:r w:rsidR="00CD4720">
        <w:rPr>
          <w:noProof/>
        </w:rPr>
        <w:fldChar w:fldCharType="end"/>
      </w:r>
      <w:r w:rsidRPr="00EB45EB">
        <w:t xml:space="preserve"> </w:t>
      </w:r>
      <w:r>
        <w:t>–</w:t>
      </w:r>
      <w:r w:rsidRPr="00EB45EB">
        <w:t xml:space="preserve"> Virtual Belfry </w:t>
      </w:r>
      <w:r>
        <w:t>–</w:t>
      </w:r>
      <w:r w:rsidRPr="00EB45EB">
        <w:t xml:space="preserve"> </w:t>
      </w:r>
      <w:r>
        <w:t>New Sensor Group</w:t>
      </w:r>
      <w:bookmarkEnd w:id="371"/>
    </w:p>
    <w:p w14:paraId="2CCB702A" w14:textId="77777777" w:rsidR="00B122E3" w:rsidRPr="00B067E3" w:rsidRDefault="00B122E3" w:rsidP="00D85EDF">
      <w:pPr>
        <w:pStyle w:val="ListParagraph"/>
        <w:keepNext/>
        <w:numPr>
          <w:ilvl w:val="0"/>
          <w:numId w:val="34"/>
        </w:numPr>
        <w:spacing w:after="120"/>
        <w:ind w:left="714" w:hanging="357"/>
        <w:contextualSpacing w:val="0"/>
      </w:pPr>
      <w:r w:rsidRPr="00B067E3">
        <w:lastRenderedPageBreak/>
        <w:t xml:space="preserve">In the </w:t>
      </w:r>
      <w:r w:rsidRPr="00B067E3">
        <w:rPr>
          <w:i/>
        </w:rPr>
        <w:t>Configure Sensors</w:t>
      </w:r>
      <w:r w:rsidRPr="00B067E3">
        <w:t xml:space="preserve"> window, select the new sensor group in the </w:t>
      </w:r>
      <w:r w:rsidRPr="00B067E3">
        <w:rPr>
          <w:i/>
        </w:rPr>
        <w:t>Group</w:t>
      </w:r>
      <w:r w:rsidRPr="00B067E3">
        <w:t xml:space="preserve"> dropdown, and then click </w:t>
      </w:r>
      <w:r w:rsidRPr="00B067E3">
        <w:rPr>
          <w:i/>
        </w:rPr>
        <w:t>New…</w:t>
      </w:r>
      <w:r w:rsidRPr="00B067E3">
        <w:t xml:space="preserve"> to create a new sensor.</w:t>
      </w:r>
    </w:p>
    <w:p w14:paraId="2CCB702B" w14:textId="617F0266" w:rsidR="00DB0B29" w:rsidRDefault="00B94C44" w:rsidP="00DB0B29">
      <w:pPr>
        <w:pStyle w:val="ListParagraph"/>
        <w:keepNext/>
        <w:spacing w:after="120"/>
        <w:contextualSpacing w:val="0"/>
        <w:jc w:val="center"/>
      </w:pPr>
      <w:del w:id="372" w:author="Andrew Instone-Cowie" w:date="2024-06-20T14:49:00Z" w16du:dateUtc="2024-06-20T13:49:00Z">
        <w:r w:rsidDel="00B662DF">
          <w:rPr>
            <w:noProof/>
          </w:rPr>
          <w:drawing>
            <wp:inline distT="0" distB="0" distL="0" distR="0" wp14:anchorId="446DF6AA" wp14:editId="1BACFC49">
              <wp:extent cx="3960000" cy="4136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B4.png"/>
                      <pic:cNvPicPr/>
                    </pic:nvPicPr>
                    <pic:blipFill>
                      <a:blip r:embed="rId17">
                        <a:extLst>
                          <a:ext uri="{28A0092B-C50C-407E-A947-70E740481C1C}">
                            <a14:useLocalDpi xmlns:a14="http://schemas.microsoft.com/office/drawing/2010/main" val="0"/>
                          </a:ext>
                        </a:extLst>
                      </a:blip>
                      <a:stretch>
                        <a:fillRect/>
                      </a:stretch>
                    </pic:blipFill>
                    <pic:spPr>
                      <a:xfrm>
                        <a:off x="0" y="0"/>
                        <a:ext cx="3960000" cy="4136400"/>
                      </a:xfrm>
                      <a:prstGeom prst="rect">
                        <a:avLst/>
                      </a:prstGeom>
                    </pic:spPr>
                  </pic:pic>
                </a:graphicData>
              </a:graphic>
            </wp:inline>
          </w:drawing>
        </w:r>
      </w:del>
      <w:ins w:id="373" w:author="Andrew Instone-Cowie" w:date="2024-06-20T14:49:00Z" w16du:dateUtc="2024-06-20T13:49:00Z">
        <w:r w:rsidR="00B662DF">
          <w:rPr>
            <w:noProof/>
          </w:rPr>
          <w:drawing>
            <wp:inline distT="0" distB="0" distL="0" distR="0" wp14:anchorId="608BF23F" wp14:editId="656D0F04">
              <wp:extent cx="3960000" cy="4248000"/>
              <wp:effectExtent l="0" t="0" r="2540" b="635"/>
              <wp:docPr id="90200205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02051" name="Picture 5"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60000" cy="4248000"/>
                      </a:xfrm>
                      <a:prstGeom prst="rect">
                        <a:avLst/>
                      </a:prstGeom>
                    </pic:spPr>
                  </pic:pic>
                </a:graphicData>
              </a:graphic>
            </wp:inline>
          </w:drawing>
        </w:r>
      </w:ins>
    </w:p>
    <w:p w14:paraId="2CCB702C" w14:textId="00A3C7D7" w:rsidR="00A301C8" w:rsidRDefault="00DB0B29" w:rsidP="00DB0B29">
      <w:pPr>
        <w:pStyle w:val="Caption"/>
        <w:ind w:left="720"/>
        <w:jc w:val="center"/>
        <w:rPr>
          <w:color w:val="00B050"/>
        </w:rPr>
      </w:pPr>
      <w:bookmarkStart w:id="374" w:name="_Toc202967774"/>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84016E">
        <w:rPr>
          <w:noProof/>
        </w:rPr>
        <w:t>5</w:t>
      </w:r>
      <w:r w:rsidR="00CD4720">
        <w:rPr>
          <w:noProof/>
        </w:rPr>
        <w:fldChar w:fldCharType="end"/>
      </w:r>
      <w:r w:rsidRPr="008E0A1C">
        <w:t xml:space="preserve"> </w:t>
      </w:r>
      <w:r>
        <w:t>–</w:t>
      </w:r>
      <w:r w:rsidRPr="008E0A1C">
        <w:t xml:space="preserve"> Virtual Belfry </w:t>
      </w:r>
      <w:r>
        <w:t>–</w:t>
      </w:r>
      <w:r w:rsidRPr="008E0A1C">
        <w:t xml:space="preserve"> </w:t>
      </w:r>
      <w:r>
        <w:t>Add New Sensor</w:t>
      </w:r>
      <w:bookmarkEnd w:id="374"/>
    </w:p>
    <w:p w14:paraId="79ACC0D2" w14:textId="77777777" w:rsidR="00B662DF" w:rsidRDefault="00B662DF">
      <w:pPr>
        <w:rPr>
          <w:ins w:id="375" w:author="Andrew Instone-Cowie" w:date="2024-06-20T14:51:00Z" w16du:dateUtc="2024-06-20T13:51:00Z"/>
        </w:rPr>
      </w:pPr>
      <w:ins w:id="376" w:author="Andrew Instone-Cowie" w:date="2024-06-20T14:51:00Z" w16du:dateUtc="2024-06-20T13:51:00Z">
        <w:r>
          <w:br w:type="page"/>
        </w:r>
      </w:ins>
    </w:p>
    <w:p w14:paraId="2CCB702D" w14:textId="676DC85F" w:rsidR="00415060" w:rsidRPr="00B067E3" w:rsidRDefault="00415060" w:rsidP="00B13DDB">
      <w:pPr>
        <w:pStyle w:val="ListParagraph"/>
        <w:numPr>
          <w:ilvl w:val="0"/>
          <w:numId w:val="34"/>
        </w:numPr>
      </w:pPr>
      <w:r w:rsidRPr="00B067E3">
        <w:lastRenderedPageBreak/>
        <w:t xml:space="preserve">In the </w:t>
      </w:r>
      <w:r w:rsidRPr="00B067E3">
        <w:rPr>
          <w:i/>
        </w:rPr>
        <w:t>New Sensor</w:t>
      </w:r>
      <w:r w:rsidRPr="00B067E3">
        <w:t xml:space="preserve"> window, configure the first sensor as follows:</w:t>
      </w:r>
    </w:p>
    <w:p w14:paraId="2CCB702E" w14:textId="77777777" w:rsidR="00415060" w:rsidRPr="00B067E3" w:rsidRDefault="00415060" w:rsidP="00B13DDB">
      <w:pPr>
        <w:pStyle w:val="ListParagraph"/>
        <w:numPr>
          <w:ilvl w:val="0"/>
          <w:numId w:val="35"/>
        </w:numPr>
      </w:pPr>
      <w:r w:rsidRPr="00B067E3">
        <w:t xml:space="preserve">In the </w:t>
      </w:r>
      <w:r w:rsidR="00937C95">
        <w:rPr>
          <w:i/>
        </w:rPr>
        <w:t>Bell</w:t>
      </w:r>
      <w:r w:rsidR="00937C95" w:rsidRPr="00B067E3">
        <w:t xml:space="preserve"> </w:t>
      </w:r>
      <w:r w:rsidRPr="00B067E3">
        <w:t xml:space="preserve">field, enter a unique name for the sensor, in this example </w:t>
      </w:r>
      <w:r w:rsidRPr="00B067E3">
        <w:rPr>
          <w:i/>
        </w:rPr>
        <w:t>Sensor #1</w:t>
      </w:r>
      <w:r w:rsidRPr="00B067E3">
        <w:t>.</w:t>
      </w:r>
    </w:p>
    <w:p w14:paraId="2CCB702F" w14:textId="561604BC" w:rsidR="00415060" w:rsidRPr="00B067E3" w:rsidRDefault="00415060" w:rsidP="00B13DDB">
      <w:pPr>
        <w:pStyle w:val="ListParagraph"/>
        <w:numPr>
          <w:ilvl w:val="0"/>
          <w:numId w:val="35"/>
        </w:numPr>
      </w:pPr>
      <w:r w:rsidRPr="00B067E3">
        <w:t xml:space="preserve">In the </w:t>
      </w:r>
      <w:r w:rsidRPr="00B067E3">
        <w:rPr>
          <w:i/>
        </w:rPr>
        <w:t>Type</w:t>
      </w:r>
      <w:r w:rsidRPr="00B067E3">
        <w:t xml:space="preserve"> dropdown, select </w:t>
      </w:r>
      <w:r w:rsidR="00B94C44" w:rsidRPr="00B94C44">
        <w:rPr>
          <w:i/>
        </w:rPr>
        <w:t xml:space="preserve">Generic Data </w:t>
      </w:r>
      <w:r w:rsidRPr="00B94C44">
        <w:rPr>
          <w:i/>
        </w:rPr>
        <w:t>Interface</w:t>
      </w:r>
      <w:r w:rsidRPr="00B067E3">
        <w:t>.</w:t>
      </w:r>
    </w:p>
    <w:p w14:paraId="2CCB7030" w14:textId="588C6AA2" w:rsidR="00415060" w:rsidRPr="00B067E3" w:rsidRDefault="00415060" w:rsidP="00B13DDB">
      <w:pPr>
        <w:pStyle w:val="ListParagraph"/>
        <w:numPr>
          <w:ilvl w:val="0"/>
          <w:numId w:val="35"/>
        </w:numPr>
      </w:pPr>
      <w:r w:rsidRPr="00B067E3">
        <w:t xml:space="preserve">In the </w:t>
      </w:r>
      <w:r w:rsidRPr="00B067E3">
        <w:rPr>
          <w:i/>
        </w:rPr>
        <w:t>Port</w:t>
      </w:r>
      <w:r w:rsidRPr="00B067E3">
        <w:t xml:space="preserve"> field, enter the full name of the COM port to be used, in this example </w:t>
      </w:r>
      <w:r w:rsidRPr="00B067E3">
        <w:rPr>
          <w:i/>
        </w:rPr>
        <w:t>COM1</w:t>
      </w:r>
      <w:r w:rsidRPr="00B067E3">
        <w:t>. Virtual Belfry displays a dynamically updated list of available COM ports in the large box at the top right of the window</w:t>
      </w:r>
      <w:r w:rsidR="00B94C44">
        <w:t xml:space="preserve">, and you can populate the </w:t>
      </w:r>
      <w:r w:rsidR="00B94C44" w:rsidRPr="00B94C44">
        <w:rPr>
          <w:i/>
        </w:rPr>
        <w:t>Port</w:t>
      </w:r>
      <w:r w:rsidR="00B94C44">
        <w:t xml:space="preserve"> field by double-clicking a port from this list.</w:t>
      </w:r>
    </w:p>
    <w:p w14:paraId="2CCB7031" w14:textId="77777777" w:rsidR="00415060" w:rsidRPr="00B067E3" w:rsidRDefault="00415060" w:rsidP="00B13DDB">
      <w:pPr>
        <w:pStyle w:val="ListParagraph"/>
        <w:numPr>
          <w:ilvl w:val="0"/>
          <w:numId w:val="35"/>
        </w:numPr>
      </w:pPr>
      <w:r w:rsidRPr="00B067E3">
        <w:t xml:space="preserve">In the </w:t>
      </w:r>
      <w:r w:rsidRPr="00B067E3">
        <w:rPr>
          <w:i/>
        </w:rPr>
        <w:t>Signal</w:t>
      </w:r>
      <w:r w:rsidRPr="00B067E3">
        <w:t xml:space="preserve"> </w:t>
      </w:r>
      <w:r w:rsidR="00937C95">
        <w:t>field</w:t>
      </w:r>
      <w:r w:rsidRPr="00B067E3">
        <w:t xml:space="preserve">, select the Simulator Interface signal that corresponds to this sensor, in this case channel </w:t>
      </w:r>
      <w:r w:rsidRPr="00B067E3">
        <w:rPr>
          <w:i/>
        </w:rPr>
        <w:t>1</w:t>
      </w:r>
      <w:r w:rsidRPr="00B067E3">
        <w:t>.</w:t>
      </w:r>
    </w:p>
    <w:p w14:paraId="2CCB7032" w14:textId="7040CCAB" w:rsidR="00415060" w:rsidRPr="00B067E3" w:rsidRDefault="00415060" w:rsidP="00B13DDB">
      <w:pPr>
        <w:pStyle w:val="ListParagraph"/>
        <w:numPr>
          <w:ilvl w:val="0"/>
          <w:numId w:val="35"/>
        </w:numPr>
      </w:pPr>
      <w:r w:rsidRPr="00B067E3">
        <w:t xml:space="preserve">In the </w:t>
      </w:r>
      <w:r w:rsidRPr="00B067E3">
        <w:rPr>
          <w:i/>
        </w:rPr>
        <w:t>Wait</w:t>
      </w:r>
      <w:r w:rsidR="00B94C44">
        <w:rPr>
          <w:i/>
        </w:rPr>
        <w:t xml:space="preserve"> for</w:t>
      </w:r>
      <w:r w:rsidRPr="00B067E3">
        <w:t xml:space="preserve"> field, enter the delay for this bell to an appropriate value, so that the simulated bell sounds as closely as possible to the same time as the real bell (this is best done with the real bell un-silenced). Note that in Virtual Belfry the delay values are specified in 1/1000ths of a second (milliseconds</w:t>
      </w:r>
      <w:r w:rsidR="00A301C8" w:rsidRPr="00B067E3">
        <w:t>)</w:t>
      </w:r>
      <w:r w:rsidRPr="00B067E3">
        <w:t>.</w:t>
      </w:r>
    </w:p>
    <w:p w14:paraId="2CCB7034" w14:textId="77777777" w:rsidR="00415060" w:rsidRDefault="00A301C8" w:rsidP="00B13DDB">
      <w:pPr>
        <w:pStyle w:val="ListParagraph"/>
        <w:numPr>
          <w:ilvl w:val="0"/>
          <w:numId w:val="35"/>
        </w:numPr>
        <w:rPr>
          <w:ins w:id="377" w:author="Andrew Instone-Cowie" w:date="2024-06-20T15:19:00Z" w16du:dateUtc="2024-06-20T14:19:00Z"/>
        </w:rPr>
      </w:pPr>
      <w:r w:rsidRPr="00B067E3">
        <w:t xml:space="preserve">Set the </w:t>
      </w:r>
      <w:r w:rsidRPr="00B067E3">
        <w:rPr>
          <w:i/>
        </w:rPr>
        <w:t>I</w:t>
      </w:r>
      <w:r w:rsidR="00D25005" w:rsidRPr="00B067E3">
        <w:rPr>
          <w:i/>
        </w:rPr>
        <w:t>gnore</w:t>
      </w:r>
      <w:r w:rsidR="00D25005" w:rsidRPr="00B067E3">
        <w:t xml:space="preserve"> field to </w:t>
      </w:r>
      <w:r w:rsidR="00D25005" w:rsidRPr="00B067E3">
        <w:rPr>
          <w:i/>
        </w:rPr>
        <w:t>20ms</w:t>
      </w:r>
      <w:r w:rsidR="00D25005" w:rsidRPr="00B067E3">
        <w:t xml:space="preserve">, and the signal number fields to </w:t>
      </w:r>
      <w:r w:rsidR="00D25005" w:rsidRPr="00B067E3">
        <w:rPr>
          <w:i/>
        </w:rPr>
        <w:t>1 of 1</w:t>
      </w:r>
      <w:r w:rsidR="00D25005" w:rsidRPr="00B067E3">
        <w:t>.</w:t>
      </w:r>
    </w:p>
    <w:p w14:paraId="5D0FFD70" w14:textId="1ECAF89D" w:rsidR="00806A62" w:rsidRPr="00B067E3" w:rsidRDefault="00806A62" w:rsidP="00B13DDB">
      <w:pPr>
        <w:pStyle w:val="ListParagraph"/>
        <w:numPr>
          <w:ilvl w:val="0"/>
          <w:numId w:val="35"/>
        </w:numPr>
      </w:pPr>
      <w:ins w:id="378" w:author="Andrew Instone-Cowie" w:date="2024-06-20T15:19:00Z" w16du:dateUtc="2024-06-20T14:19:00Z">
        <w:r>
          <w:t xml:space="preserve">Leave the </w:t>
        </w:r>
        <w:r w:rsidRPr="00A927C0">
          <w:rPr>
            <w:i/>
            <w:iCs/>
            <w:rPrChange w:id="379" w:author="Andrew Instone-Cowie" w:date="2024-06-20T15:33:00Z" w16du:dateUtc="2024-06-20T14:33:00Z">
              <w:rPr/>
            </w:rPrChange>
          </w:rPr>
          <w:t>Correction to signal time…</w:t>
        </w:r>
      </w:ins>
      <w:ins w:id="380" w:author="Andrew Instone-Cowie" w:date="2024-06-20T15:33:00Z" w16du:dateUtc="2024-06-20T14:33:00Z">
        <w:r w:rsidR="00A927C0">
          <w:rPr>
            <w:i/>
            <w:iCs/>
          </w:rPr>
          <w:t xml:space="preserve"> </w:t>
        </w:r>
        <w:r w:rsidR="00A927C0" w:rsidRPr="00A927C0">
          <w:rPr>
            <w:rPrChange w:id="381" w:author="Andrew Instone-Cowie" w:date="2024-06-20T15:33:00Z" w16du:dateUtc="2024-06-20T14:33:00Z">
              <w:rPr>
                <w:i/>
                <w:iCs/>
              </w:rPr>
            </w:rPrChange>
          </w:rPr>
          <w:t>f</w:t>
        </w:r>
      </w:ins>
      <w:ins w:id="382" w:author="Andrew Instone-Cowie" w:date="2024-06-20T15:19:00Z" w16du:dateUtc="2024-06-20T14:19:00Z">
        <w:r>
          <w:t xml:space="preserve">ields blank for now. Refer to the Virtual Belfry documentation for information on </w:t>
        </w:r>
      </w:ins>
      <w:ins w:id="383" w:author="Andrew Instone-Cowie" w:date="2024-06-20T15:20:00Z" w16du:dateUtc="2024-06-20T14:20:00Z">
        <w:r>
          <w:t xml:space="preserve">configuring these fields and </w:t>
        </w:r>
      </w:ins>
      <w:ins w:id="384" w:author="Andrew Instone-Cowie" w:date="2024-06-20T15:19:00Z" w16du:dateUtc="2024-06-20T14:19:00Z">
        <w:r>
          <w:t>analysing real ringing.</w:t>
        </w:r>
      </w:ins>
    </w:p>
    <w:p w14:paraId="2CCB7035" w14:textId="77777777" w:rsidR="00A301C8" w:rsidRPr="00B067E3" w:rsidRDefault="00D25005" w:rsidP="00B13DDB">
      <w:pPr>
        <w:pStyle w:val="ListParagraph"/>
        <w:keepNext/>
        <w:numPr>
          <w:ilvl w:val="0"/>
          <w:numId w:val="35"/>
        </w:numPr>
        <w:ind w:left="1077" w:hanging="357"/>
      </w:pPr>
      <w:r w:rsidRPr="00B067E3">
        <w:t xml:space="preserve">Click </w:t>
      </w:r>
      <w:r w:rsidRPr="00B067E3">
        <w:rPr>
          <w:i/>
        </w:rPr>
        <w:t>OK</w:t>
      </w:r>
      <w:r w:rsidRPr="00B067E3">
        <w:t xml:space="preserve"> to close the </w:t>
      </w:r>
      <w:r w:rsidRPr="00B067E3">
        <w:rPr>
          <w:i/>
        </w:rPr>
        <w:t>New Sensor</w:t>
      </w:r>
      <w:r w:rsidRPr="00B067E3">
        <w:t xml:space="preserve"> window.</w:t>
      </w:r>
    </w:p>
    <w:p w14:paraId="2CCB7036" w14:textId="071F8D2E" w:rsidR="00DB0B29" w:rsidRDefault="00B94C44" w:rsidP="00DB0B29">
      <w:pPr>
        <w:keepNext/>
        <w:spacing w:after="120"/>
        <w:ind w:left="720"/>
        <w:jc w:val="center"/>
      </w:pPr>
      <w:del w:id="385" w:author="Andrew Instone-Cowie" w:date="2024-06-20T14:50:00Z" w16du:dateUtc="2024-06-20T13:50:00Z">
        <w:r w:rsidDel="00B662DF">
          <w:rPr>
            <w:noProof/>
          </w:rPr>
          <w:drawing>
            <wp:inline distT="0" distB="0" distL="0" distR="0" wp14:anchorId="353D2560" wp14:editId="76479A6A">
              <wp:extent cx="2880000" cy="244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B5.png"/>
                      <pic:cNvPicPr/>
                    </pic:nvPicPr>
                    <pic:blipFill>
                      <a:blip r:embed="rId19">
                        <a:extLst>
                          <a:ext uri="{28A0092B-C50C-407E-A947-70E740481C1C}">
                            <a14:useLocalDpi xmlns:a14="http://schemas.microsoft.com/office/drawing/2010/main" val="0"/>
                          </a:ext>
                        </a:extLst>
                      </a:blip>
                      <a:stretch>
                        <a:fillRect/>
                      </a:stretch>
                    </pic:blipFill>
                    <pic:spPr>
                      <a:xfrm>
                        <a:off x="0" y="0"/>
                        <a:ext cx="2880000" cy="2444400"/>
                      </a:xfrm>
                      <a:prstGeom prst="rect">
                        <a:avLst/>
                      </a:prstGeom>
                    </pic:spPr>
                  </pic:pic>
                </a:graphicData>
              </a:graphic>
            </wp:inline>
          </w:drawing>
        </w:r>
      </w:del>
      <w:ins w:id="386" w:author="Andrew Instone-Cowie" w:date="2024-06-20T14:50:00Z" w16du:dateUtc="2024-06-20T13:50:00Z">
        <w:r w:rsidR="00B662DF">
          <w:rPr>
            <w:noProof/>
          </w:rPr>
          <w:drawing>
            <wp:inline distT="0" distB="0" distL="0" distR="0" wp14:anchorId="6077DB00" wp14:editId="025B72E6">
              <wp:extent cx="2880000" cy="2959200"/>
              <wp:effectExtent l="0" t="0" r="0" b="0"/>
              <wp:docPr id="3811906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9065" name="Picture 6"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80000" cy="2959200"/>
                      </a:xfrm>
                      <a:prstGeom prst="rect">
                        <a:avLst/>
                      </a:prstGeom>
                    </pic:spPr>
                  </pic:pic>
                </a:graphicData>
              </a:graphic>
            </wp:inline>
          </w:drawing>
        </w:r>
      </w:ins>
    </w:p>
    <w:p w14:paraId="2CCB7037" w14:textId="5F6EC8E5" w:rsidR="00D25005" w:rsidRPr="00B80BD8" w:rsidRDefault="00DB0B29" w:rsidP="00DB0B29">
      <w:pPr>
        <w:pStyle w:val="Caption"/>
        <w:ind w:left="714"/>
        <w:jc w:val="center"/>
        <w:rPr>
          <w:color w:val="00B050"/>
        </w:rPr>
      </w:pPr>
      <w:bookmarkStart w:id="387" w:name="_Toc202967775"/>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84016E">
        <w:rPr>
          <w:noProof/>
        </w:rPr>
        <w:t>6</w:t>
      </w:r>
      <w:r w:rsidR="00CD4720">
        <w:rPr>
          <w:noProof/>
        </w:rPr>
        <w:fldChar w:fldCharType="end"/>
      </w:r>
      <w:r w:rsidRPr="006D69C0">
        <w:t xml:space="preserve"> </w:t>
      </w:r>
      <w:r>
        <w:t>–</w:t>
      </w:r>
      <w:r w:rsidRPr="006D69C0">
        <w:t xml:space="preserve"> Virtual Belfry </w:t>
      </w:r>
      <w:r>
        <w:t>–</w:t>
      </w:r>
      <w:r w:rsidRPr="006D69C0">
        <w:t xml:space="preserve"> </w:t>
      </w:r>
      <w:r>
        <w:t>First New Sensor</w:t>
      </w:r>
      <w:bookmarkEnd w:id="387"/>
    </w:p>
    <w:p w14:paraId="2CCB7038" w14:textId="22FA9C2F" w:rsidR="00D25005" w:rsidRPr="00B067E3" w:rsidRDefault="00D25005" w:rsidP="00D85EDF">
      <w:pPr>
        <w:pStyle w:val="ListParagraph"/>
        <w:keepNext/>
        <w:numPr>
          <w:ilvl w:val="0"/>
          <w:numId w:val="34"/>
        </w:numPr>
        <w:spacing w:after="120"/>
        <w:ind w:left="714" w:hanging="357"/>
        <w:contextualSpacing w:val="0"/>
      </w:pPr>
      <w:r w:rsidRPr="00B067E3">
        <w:lastRenderedPageBreak/>
        <w:t xml:space="preserve">Repeat steps 4 and 5 for the second and each successive sensor. </w:t>
      </w:r>
      <w:r w:rsidR="00B94C44">
        <w:t>Assuming that you are configuring Sensors connected to just one interface, t</w:t>
      </w:r>
      <w:r w:rsidRPr="00B067E3">
        <w:t xml:space="preserve">he only values which should be different are the </w:t>
      </w:r>
      <w:r w:rsidR="00937C95">
        <w:rPr>
          <w:i/>
        </w:rPr>
        <w:t>Bell</w:t>
      </w:r>
      <w:r w:rsidRPr="00B067E3">
        <w:t xml:space="preserve">, </w:t>
      </w:r>
      <w:r w:rsidRPr="00B067E3">
        <w:rPr>
          <w:i/>
        </w:rPr>
        <w:t>Signal</w:t>
      </w:r>
      <w:r w:rsidRPr="00B067E3">
        <w:t xml:space="preserve"> and </w:t>
      </w:r>
      <w:r w:rsidRPr="00B067E3">
        <w:rPr>
          <w:i/>
        </w:rPr>
        <w:t>Wait</w:t>
      </w:r>
      <w:r w:rsidR="00B94C44">
        <w:rPr>
          <w:i/>
        </w:rPr>
        <w:t xml:space="preserve"> for</w:t>
      </w:r>
      <w:r w:rsidRPr="00B067E3">
        <w:t xml:space="preserve"> fields. </w:t>
      </w:r>
    </w:p>
    <w:p w14:paraId="2CCB7039" w14:textId="0A7727AE" w:rsidR="00DB0B29" w:rsidRDefault="00B94C44" w:rsidP="00DB0B29">
      <w:pPr>
        <w:pStyle w:val="ListParagraph"/>
        <w:keepNext/>
        <w:spacing w:after="120"/>
        <w:contextualSpacing w:val="0"/>
        <w:jc w:val="center"/>
      </w:pPr>
      <w:del w:id="388" w:author="Andrew Instone-Cowie" w:date="2024-06-20T14:51:00Z" w16du:dateUtc="2024-06-20T13:51:00Z">
        <w:r w:rsidDel="00B662DF">
          <w:rPr>
            <w:noProof/>
          </w:rPr>
          <w:drawing>
            <wp:inline distT="0" distB="0" distL="0" distR="0" wp14:anchorId="609831AC" wp14:editId="21CBFB6B">
              <wp:extent cx="2880000" cy="242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B6.png"/>
                      <pic:cNvPicPr/>
                    </pic:nvPicPr>
                    <pic:blipFill>
                      <a:blip r:embed="rId21">
                        <a:extLst>
                          <a:ext uri="{28A0092B-C50C-407E-A947-70E740481C1C}">
                            <a14:useLocalDpi xmlns:a14="http://schemas.microsoft.com/office/drawing/2010/main" val="0"/>
                          </a:ext>
                        </a:extLst>
                      </a:blip>
                      <a:stretch>
                        <a:fillRect/>
                      </a:stretch>
                    </pic:blipFill>
                    <pic:spPr>
                      <a:xfrm>
                        <a:off x="0" y="0"/>
                        <a:ext cx="2880000" cy="2426400"/>
                      </a:xfrm>
                      <a:prstGeom prst="rect">
                        <a:avLst/>
                      </a:prstGeom>
                    </pic:spPr>
                  </pic:pic>
                </a:graphicData>
              </a:graphic>
            </wp:inline>
          </w:drawing>
        </w:r>
      </w:del>
      <w:ins w:id="389" w:author="Andrew Instone-Cowie" w:date="2024-06-20T14:51:00Z" w16du:dateUtc="2024-06-20T13:51:00Z">
        <w:r w:rsidR="00B662DF">
          <w:rPr>
            <w:noProof/>
          </w:rPr>
          <w:drawing>
            <wp:inline distT="0" distB="0" distL="0" distR="0" wp14:anchorId="1839F330" wp14:editId="16C4AF82">
              <wp:extent cx="2880000" cy="2966400"/>
              <wp:effectExtent l="0" t="0" r="0" b="5715"/>
              <wp:docPr id="111276233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62332" name="Picture 7"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80000" cy="2966400"/>
                      </a:xfrm>
                      <a:prstGeom prst="rect">
                        <a:avLst/>
                      </a:prstGeom>
                    </pic:spPr>
                  </pic:pic>
                </a:graphicData>
              </a:graphic>
            </wp:inline>
          </w:drawing>
        </w:r>
      </w:ins>
    </w:p>
    <w:p w14:paraId="2CCB703A" w14:textId="6F11CA0A" w:rsidR="00D25005" w:rsidRDefault="00DB0B29" w:rsidP="00DB0B29">
      <w:pPr>
        <w:pStyle w:val="Caption"/>
        <w:ind w:left="714"/>
        <w:jc w:val="center"/>
        <w:rPr>
          <w:color w:val="00B050"/>
        </w:rPr>
      </w:pPr>
      <w:bookmarkStart w:id="390" w:name="_Toc202967776"/>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84016E">
        <w:rPr>
          <w:noProof/>
        </w:rPr>
        <w:t>7</w:t>
      </w:r>
      <w:r w:rsidR="00CD4720">
        <w:rPr>
          <w:noProof/>
        </w:rPr>
        <w:fldChar w:fldCharType="end"/>
      </w:r>
      <w:r w:rsidRPr="00F800AE">
        <w:t xml:space="preserve"> </w:t>
      </w:r>
      <w:r>
        <w:t>–</w:t>
      </w:r>
      <w:r w:rsidRPr="00F800AE">
        <w:t xml:space="preserve"> Virtual Belfry </w:t>
      </w:r>
      <w:r>
        <w:t>–</w:t>
      </w:r>
      <w:r w:rsidRPr="00F800AE">
        <w:t xml:space="preserve"> </w:t>
      </w:r>
      <w:r>
        <w:t>Subsequent Sensors</w:t>
      </w:r>
      <w:bookmarkEnd w:id="390"/>
    </w:p>
    <w:p w14:paraId="2CCB703B" w14:textId="78922DD4" w:rsidR="00B122E3" w:rsidRPr="00B067E3" w:rsidRDefault="00A301C8" w:rsidP="00D85EDF">
      <w:pPr>
        <w:pStyle w:val="ListParagraph"/>
        <w:keepNext/>
        <w:numPr>
          <w:ilvl w:val="0"/>
          <w:numId w:val="34"/>
        </w:numPr>
        <w:spacing w:after="120"/>
        <w:ind w:left="714" w:hanging="357"/>
        <w:contextualSpacing w:val="0"/>
      </w:pPr>
      <w:r w:rsidRPr="00B067E3">
        <w:lastRenderedPageBreak/>
        <w:t xml:space="preserve">Click </w:t>
      </w:r>
      <w:r w:rsidRPr="00B067E3">
        <w:rPr>
          <w:i/>
        </w:rPr>
        <w:t>Close</w:t>
      </w:r>
      <w:r w:rsidRPr="00B067E3">
        <w:t xml:space="preserve"> in the </w:t>
      </w:r>
      <w:r w:rsidRPr="00B067E3">
        <w:rPr>
          <w:i/>
        </w:rPr>
        <w:t>Configure</w:t>
      </w:r>
      <w:r w:rsidRPr="00B067E3">
        <w:t xml:space="preserve"> </w:t>
      </w:r>
      <w:r w:rsidRPr="00B067E3">
        <w:rPr>
          <w:i/>
        </w:rPr>
        <w:t>Sensors</w:t>
      </w:r>
      <w:r w:rsidRPr="00B067E3">
        <w:t xml:space="preserve"> window to </w:t>
      </w:r>
      <w:r w:rsidR="005C7CF5">
        <w:t>save the sensor settings</w:t>
      </w:r>
      <w:r w:rsidRPr="00B067E3">
        <w:t xml:space="preserve"> and close the window. The following example shows a completed sensor group with </w:t>
      </w:r>
      <w:ins w:id="391" w:author="Andrew Instone-Cowie" w:date="2024-06-20T14:52:00Z" w16du:dateUtc="2024-06-20T13:52:00Z">
        <w:r w:rsidR="00B662DF">
          <w:t xml:space="preserve">example </w:t>
        </w:r>
      </w:ins>
      <w:r w:rsidRPr="00B067E3">
        <w:t xml:space="preserve">delay timers for </w:t>
      </w:r>
      <w:r w:rsidR="005C7CF5">
        <w:t>a mythical ring of six</w:t>
      </w:r>
      <w:r w:rsidRPr="00B067E3">
        <w:t>.</w:t>
      </w:r>
    </w:p>
    <w:p w14:paraId="2CCB703C" w14:textId="5DDBB942" w:rsidR="00DB0B29" w:rsidRDefault="00B94C44" w:rsidP="00DB0B29">
      <w:pPr>
        <w:pStyle w:val="ListParagraph"/>
        <w:keepNext/>
        <w:spacing w:after="120"/>
        <w:contextualSpacing w:val="0"/>
        <w:jc w:val="center"/>
      </w:pPr>
      <w:del w:id="392" w:author="Andrew Instone-Cowie" w:date="2024-06-20T14:52:00Z" w16du:dateUtc="2024-06-20T13:52:00Z">
        <w:r w:rsidDel="00B662DF">
          <w:rPr>
            <w:noProof/>
          </w:rPr>
          <w:drawing>
            <wp:inline distT="0" distB="0" distL="0" distR="0" wp14:anchorId="39FD4C35" wp14:editId="121FFB92">
              <wp:extent cx="3960000" cy="4194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7.png"/>
                      <pic:cNvPicPr/>
                    </pic:nvPicPr>
                    <pic:blipFill>
                      <a:blip r:embed="rId23">
                        <a:extLst>
                          <a:ext uri="{28A0092B-C50C-407E-A947-70E740481C1C}">
                            <a14:useLocalDpi xmlns:a14="http://schemas.microsoft.com/office/drawing/2010/main" val="0"/>
                          </a:ext>
                        </a:extLst>
                      </a:blip>
                      <a:stretch>
                        <a:fillRect/>
                      </a:stretch>
                    </pic:blipFill>
                    <pic:spPr>
                      <a:xfrm>
                        <a:off x="0" y="0"/>
                        <a:ext cx="3960000" cy="4194000"/>
                      </a:xfrm>
                      <a:prstGeom prst="rect">
                        <a:avLst/>
                      </a:prstGeom>
                    </pic:spPr>
                  </pic:pic>
                </a:graphicData>
              </a:graphic>
            </wp:inline>
          </w:drawing>
        </w:r>
      </w:del>
      <w:ins w:id="393" w:author="Andrew Instone-Cowie" w:date="2024-06-20T14:52:00Z" w16du:dateUtc="2024-06-20T13:52:00Z">
        <w:r w:rsidR="00B662DF">
          <w:rPr>
            <w:noProof/>
          </w:rPr>
          <w:drawing>
            <wp:inline distT="0" distB="0" distL="0" distR="0" wp14:anchorId="515EFFB4" wp14:editId="4F07F5B7">
              <wp:extent cx="3960000" cy="4255200"/>
              <wp:effectExtent l="0" t="0" r="2540" b="0"/>
              <wp:docPr id="152840176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1764" name="Picture 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60000" cy="4255200"/>
                      </a:xfrm>
                      <a:prstGeom prst="rect">
                        <a:avLst/>
                      </a:prstGeom>
                    </pic:spPr>
                  </pic:pic>
                </a:graphicData>
              </a:graphic>
            </wp:inline>
          </w:drawing>
        </w:r>
      </w:ins>
    </w:p>
    <w:p w14:paraId="2CCB703D" w14:textId="40ECEDE8" w:rsidR="00A301C8" w:rsidRDefault="00DB0B29" w:rsidP="00DB0B29">
      <w:pPr>
        <w:pStyle w:val="Caption"/>
        <w:ind w:left="714"/>
        <w:jc w:val="center"/>
        <w:rPr>
          <w:color w:val="00B050"/>
        </w:rPr>
      </w:pPr>
      <w:bookmarkStart w:id="394" w:name="_Toc202967777"/>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84016E">
        <w:rPr>
          <w:noProof/>
        </w:rPr>
        <w:t>8</w:t>
      </w:r>
      <w:r w:rsidR="00CD4720">
        <w:rPr>
          <w:noProof/>
        </w:rPr>
        <w:fldChar w:fldCharType="end"/>
      </w:r>
      <w:r w:rsidRPr="00391F9B">
        <w:t xml:space="preserve"> </w:t>
      </w:r>
      <w:r>
        <w:t>–</w:t>
      </w:r>
      <w:r w:rsidRPr="00391F9B">
        <w:t xml:space="preserve"> Virtual Belfry </w:t>
      </w:r>
      <w:r>
        <w:t>–</w:t>
      </w:r>
      <w:r w:rsidRPr="00391F9B">
        <w:t xml:space="preserve"> </w:t>
      </w:r>
      <w:r>
        <w:t>Completed Sensor Configuration Example</w:t>
      </w:r>
      <w:bookmarkEnd w:id="394"/>
    </w:p>
    <w:p w14:paraId="2CCB703E" w14:textId="77777777" w:rsidR="00A301C8" w:rsidRPr="00B067E3" w:rsidRDefault="00B80BD8" w:rsidP="00D85EDF">
      <w:pPr>
        <w:pStyle w:val="ListParagraph"/>
        <w:keepNext/>
        <w:numPr>
          <w:ilvl w:val="0"/>
          <w:numId w:val="34"/>
        </w:numPr>
        <w:spacing w:after="120"/>
        <w:ind w:left="714" w:hanging="357"/>
        <w:contextualSpacing w:val="0"/>
      </w:pPr>
      <w:r w:rsidRPr="00B067E3">
        <w:lastRenderedPageBreak/>
        <w:t xml:space="preserve">To activate the sensor group for silent practice, click on the </w:t>
      </w:r>
      <w:r w:rsidRPr="00B067E3">
        <w:rPr>
          <w:i/>
        </w:rPr>
        <w:t>Using Sensors</w:t>
      </w:r>
      <w:r w:rsidRPr="00B067E3">
        <w:t xml:space="preserve"> button on the </w:t>
      </w:r>
      <w:r w:rsidRPr="00B067E3">
        <w:rPr>
          <w:i/>
        </w:rPr>
        <w:t>Sensors</w:t>
      </w:r>
      <w:r w:rsidRPr="00B067E3">
        <w:t xml:space="preserve"> vertical tab, and tick the checkboxes for the bells in use.</w:t>
      </w:r>
    </w:p>
    <w:p w14:paraId="2CCB703F" w14:textId="4AD30FF1" w:rsidR="00DB0B29" w:rsidRDefault="005C7CF5" w:rsidP="00DB0B29">
      <w:pPr>
        <w:pStyle w:val="ListParagraph"/>
        <w:keepNext/>
        <w:spacing w:after="120"/>
        <w:contextualSpacing w:val="0"/>
        <w:jc w:val="center"/>
      </w:pPr>
      <w:del w:id="395" w:author="Andrew Instone-Cowie" w:date="2024-06-20T14:53:00Z" w16du:dateUtc="2024-06-20T13:53:00Z">
        <w:r w:rsidDel="00B662DF">
          <w:rPr>
            <w:noProof/>
          </w:rPr>
          <w:drawing>
            <wp:inline distT="0" distB="0" distL="0" distR="0" wp14:anchorId="371659F8" wp14:editId="1FBA5707">
              <wp:extent cx="2753109" cy="3686689"/>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B8.png"/>
                      <pic:cNvPicPr/>
                    </pic:nvPicPr>
                    <pic:blipFill>
                      <a:blip r:embed="rId25">
                        <a:extLst>
                          <a:ext uri="{28A0092B-C50C-407E-A947-70E740481C1C}">
                            <a14:useLocalDpi xmlns:a14="http://schemas.microsoft.com/office/drawing/2010/main" val="0"/>
                          </a:ext>
                        </a:extLst>
                      </a:blip>
                      <a:stretch>
                        <a:fillRect/>
                      </a:stretch>
                    </pic:blipFill>
                    <pic:spPr>
                      <a:xfrm>
                        <a:off x="0" y="0"/>
                        <a:ext cx="2753109" cy="3686689"/>
                      </a:xfrm>
                      <a:prstGeom prst="rect">
                        <a:avLst/>
                      </a:prstGeom>
                      <a:ln w="12700">
                        <a:solidFill>
                          <a:schemeClr val="tx1"/>
                        </a:solidFill>
                      </a:ln>
                    </pic:spPr>
                  </pic:pic>
                </a:graphicData>
              </a:graphic>
            </wp:inline>
          </w:drawing>
        </w:r>
      </w:del>
      <w:ins w:id="396" w:author="Andrew Instone-Cowie" w:date="2024-06-20T14:53:00Z" w16du:dateUtc="2024-06-20T13:53:00Z">
        <w:r w:rsidR="00B662DF">
          <w:rPr>
            <w:noProof/>
          </w:rPr>
          <w:drawing>
            <wp:inline distT="0" distB="0" distL="0" distR="0" wp14:anchorId="1E177961" wp14:editId="6D522CAA">
              <wp:extent cx="2412973" cy="3930811"/>
              <wp:effectExtent l="19050" t="19050" r="26035" b="12700"/>
              <wp:docPr id="1897736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3676" name="Picture 189773676"/>
                      <pic:cNvPicPr/>
                    </pic:nvPicPr>
                    <pic:blipFill>
                      <a:blip r:embed="rId26">
                        <a:extLst>
                          <a:ext uri="{28A0092B-C50C-407E-A947-70E740481C1C}">
                            <a14:useLocalDpi xmlns:a14="http://schemas.microsoft.com/office/drawing/2010/main" val="0"/>
                          </a:ext>
                        </a:extLst>
                      </a:blip>
                      <a:stretch>
                        <a:fillRect/>
                      </a:stretch>
                    </pic:blipFill>
                    <pic:spPr>
                      <a:xfrm>
                        <a:off x="0" y="0"/>
                        <a:ext cx="2412973" cy="3930811"/>
                      </a:xfrm>
                      <a:prstGeom prst="rect">
                        <a:avLst/>
                      </a:prstGeom>
                      <a:ln w="3175">
                        <a:solidFill>
                          <a:schemeClr val="tx1"/>
                        </a:solidFill>
                      </a:ln>
                    </pic:spPr>
                  </pic:pic>
                </a:graphicData>
              </a:graphic>
            </wp:inline>
          </w:drawing>
        </w:r>
      </w:ins>
    </w:p>
    <w:p w14:paraId="2CCB7040" w14:textId="04F52381" w:rsidR="00B80BD8" w:rsidRDefault="00DB0B29" w:rsidP="00DB0B29">
      <w:pPr>
        <w:pStyle w:val="Caption"/>
        <w:ind w:left="720"/>
        <w:jc w:val="center"/>
        <w:rPr>
          <w:color w:val="00B050"/>
        </w:rPr>
      </w:pPr>
      <w:bookmarkStart w:id="397" w:name="_Toc202967778"/>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84016E">
        <w:rPr>
          <w:noProof/>
        </w:rPr>
        <w:t>9</w:t>
      </w:r>
      <w:r w:rsidR="00CD4720">
        <w:rPr>
          <w:noProof/>
        </w:rPr>
        <w:fldChar w:fldCharType="end"/>
      </w:r>
      <w:r w:rsidRPr="000838F1">
        <w:t xml:space="preserve"> </w:t>
      </w:r>
      <w:r>
        <w:t>–</w:t>
      </w:r>
      <w:r w:rsidRPr="000838F1">
        <w:t xml:space="preserve"> Virtual Belfry </w:t>
      </w:r>
      <w:r>
        <w:t>–</w:t>
      </w:r>
      <w:r w:rsidRPr="000838F1">
        <w:t xml:space="preserve"> </w:t>
      </w:r>
      <w:r>
        <w:t>Using Sensors</w:t>
      </w:r>
      <w:bookmarkEnd w:id="397"/>
    </w:p>
    <w:p w14:paraId="3BFB678A" w14:textId="52166EE1" w:rsidR="005C7CF5" w:rsidRDefault="00B80BD8" w:rsidP="00D85EDF">
      <w:pPr>
        <w:pStyle w:val="ListParagraph"/>
        <w:numPr>
          <w:ilvl w:val="0"/>
          <w:numId w:val="34"/>
        </w:numPr>
      </w:pPr>
      <w:r w:rsidRPr="00B067E3">
        <w:t>Virtual Belfry should now be configured to use the Simulator Interface. Test each bell in turn and check that the simulated bells are correctly mapped to the real bells.</w:t>
      </w:r>
      <w:r w:rsidR="003968E0">
        <w:t xml:space="preserve"> </w:t>
      </w:r>
    </w:p>
    <w:p w14:paraId="41A89524" w14:textId="7B7FAB35" w:rsidR="005C7CF5" w:rsidRDefault="005C7CF5" w:rsidP="00D85EDF">
      <w:pPr>
        <w:pStyle w:val="ListParagraph"/>
        <w:numPr>
          <w:ilvl w:val="0"/>
          <w:numId w:val="34"/>
        </w:numPr>
      </w:pPr>
      <w:r>
        <w:t xml:space="preserve">Note that the method mapping sensors to simulated bells changed considerably in Virtual Belfry 3.5. Select </w:t>
      </w:r>
      <w:r w:rsidRPr="005C7CF5">
        <w:rPr>
          <w:i/>
        </w:rPr>
        <w:t>Index…</w:t>
      </w:r>
      <w:r>
        <w:t xml:space="preserve"> from the </w:t>
      </w:r>
      <w:r w:rsidRPr="005C7CF5">
        <w:rPr>
          <w:i/>
        </w:rPr>
        <w:t>Help</w:t>
      </w:r>
      <w:r>
        <w:t xml:space="preserve"> menu (or press F1 and click on the </w:t>
      </w:r>
      <w:r w:rsidRPr="005C7CF5">
        <w:rPr>
          <w:i/>
        </w:rPr>
        <w:t>Index</w:t>
      </w:r>
      <w:r>
        <w:t xml:space="preserve"> tab) and look at the </w:t>
      </w:r>
      <w:r w:rsidRPr="005C7CF5">
        <w:rPr>
          <w:i/>
        </w:rPr>
        <w:t>Silent Practice</w:t>
      </w:r>
      <w:r>
        <w:t xml:space="preserve"> and </w:t>
      </w:r>
      <w:r w:rsidRPr="005C7CF5">
        <w:rPr>
          <w:i/>
        </w:rPr>
        <w:t>Sensors Control Panel</w:t>
      </w:r>
      <w:r>
        <w:t xml:space="preserve"> help pages for a detailed description.</w:t>
      </w:r>
    </w:p>
    <w:p w14:paraId="2CCB7041" w14:textId="3F0FD3FB" w:rsidR="00B80BD8" w:rsidRDefault="003968E0" w:rsidP="005C7CF5">
      <w:pPr>
        <w:pStyle w:val="ListParagraph"/>
        <w:keepNext/>
        <w:numPr>
          <w:ilvl w:val="0"/>
          <w:numId w:val="34"/>
        </w:numPr>
        <w:ind w:left="714" w:hanging="357"/>
        <w:contextualSpacing w:val="0"/>
      </w:pPr>
      <w:r>
        <w:lastRenderedPageBreak/>
        <w:t xml:space="preserve">The </w:t>
      </w:r>
      <w:r w:rsidRPr="004C45AD">
        <w:rPr>
          <w:i/>
        </w:rPr>
        <w:t>Monitor</w:t>
      </w:r>
      <w:r>
        <w:t xml:space="preserve"> button on the </w:t>
      </w:r>
      <w:r w:rsidRPr="004C45AD">
        <w:rPr>
          <w:i/>
        </w:rPr>
        <w:t>Sensors</w:t>
      </w:r>
      <w:r>
        <w:t xml:space="preserve"> vertical tab opens a monitor pane in which sensor </w:t>
      </w:r>
      <w:r w:rsidR="005C7CF5">
        <w:t xml:space="preserve">inputs can be </w:t>
      </w:r>
      <w:r>
        <w:t>observed</w:t>
      </w:r>
      <w:r w:rsidR="005C7CF5">
        <w:t xml:space="preserve"> in real time</w:t>
      </w:r>
      <w:r>
        <w:t>. New data is added at the top of the pane.</w:t>
      </w:r>
    </w:p>
    <w:p w14:paraId="2CCB7042" w14:textId="3789B087" w:rsidR="003968E0" w:rsidRDefault="005C7CF5" w:rsidP="004C45AD">
      <w:pPr>
        <w:pStyle w:val="ListParagraph"/>
        <w:keepNext/>
        <w:jc w:val="center"/>
      </w:pPr>
      <w:del w:id="398" w:author="Andrew Instone-Cowie" w:date="2024-06-20T14:54:00Z" w16du:dateUtc="2024-06-20T13:54:00Z">
        <w:r w:rsidDel="00B662DF">
          <w:rPr>
            <w:noProof/>
          </w:rPr>
          <w:drawing>
            <wp:inline distT="0" distB="0" distL="0" distR="0" wp14:anchorId="63454362" wp14:editId="61353FE5">
              <wp:extent cx="3105583" cy="3029373"/>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B9.png"/>
                      <pic:cNvPicPr/>
                    </pic:nvPicPr>
                    <pic:blipFill>
                      <a:blip r:embed="rId27">
                        <a:extLst>
                          <a:ext uri="{28A0092B-C50C-407E-A947-70E740481C1C}">
                            <a14:useLocalDpi xmlns:a14="http://schemas.microsoft.com/office/drawing/2010/main" val="0"/>
                          </a:ext>
                        </a:extLst>
                      </a:blip>
                      <a:stretch>
                        <a:fillRect/>
                      </a:stretch>
                    </pic:blipFill>
                    <pic:spPr>
                      <a:xfrm>
                        <a:off x="0" y="0"/>
                        <a:ext cx="3105583" cy="3029373"/>
                      </a:xfrm>
                      <a:prstGeom prst="rect">
                        <a:avLst/>
                      </a:prstGeom>
                      <a:ln w="12700">
                        <a:solidFill>
                          <a:schemeClr val="tx1"/>
                        </a:solidFill>
                      </a:ln>
                    </pic:spPr>
                  </pic:pic>
                </a:graphicData>
              </a:graphic>
            </wp:inline>
          </w:drawing>
        </w:r>
      </w:del>
      <w:ins w:id="399" w:author="Andrew Instone-Cowie" w:date="2024-06-20T14:55:00Z" w16du:dateUtc="2024-06-20T13:55:00Z">
        <w:r w:rsidR="00B662DF">
          <w:rPr>
            <w:noProof/>
          </w:rPr>
          <w:drawing>
            <wp:inline distT="0" distB="0" distL="0" distR="0" wp14:anchorId="384602B6" wp14:editId="2C2128EF">
              <wp:extent cx="2490811" cy="2578378"/>
              <wp:effectExtent l="19050" t="19050" r="24130" b="12700"/>
              <wp:docPr id="20652312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3124" name="Picture 1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90811" cy="2578378"/>
                      </a:xfrm>
                      <a:prstGeom prst="rect">
                        <a:avLst/>
                      </a:prstGeom>
                      <a:ln w="3175">
                        <a:solidFill>
                          <a:schemeClr val="tx1"/>
                        </a:solidFill>
                      </a:ln>
                    </pic:spPr>
                  </pic:pic>
                </a:graphicData>
              </a:graphic>
            </wp:inline>
          </w:drawing>
        </w:r>
      </w:ins>
    </w:p>
    <w:p w14:paraId="2CCB7043" w14:textId="2A7F848F" w:rsidR="003968E0" w:rsidRDefault="003968E0" w:rsidP="004C45AD">
      <w:pPr>
        <w:pStyle w:val="Caption"/>
        <w:ind w:left="720"/>
        <w:jc w:val="center"/>
      </w:pPr>
      <w:bookmarkStart w:id="400" w:name="_Toc202967779"/>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84016E">
        <w:rPr>
          <w:noProof/>
        </w:rPr>
        <w:t>10</w:t>
      </w:r>
      <w:r w:rsidR="00CD4720">
        <w:rPr>
          <w:noProof/>
        </w:rPr>
        <w:fldChar w:fldCharType="end"/>
      </w:r>
      <w:r>
        <w:t xml:space="preserve"> – Virtual Belfry </w:t>
      </w:r>
      <w:r w:rsidR="007B1A40">
        <w:t xml:space="preserve">– </w:t>
      </w:r>
      <w:r>
        <w:t>Monitor Function</w:t>
      </w:r>
      <w:bookmarkEnd w:id="400"/>
    </w:p>
    <w:p w14:paraId="0C1B5E69" w14:textId="7B28FAFC" w:rsidR="00390F63" w:rsidRDefault="00390F63" w:rsidP="00390F63">
      <w:pPr>
        <w:pStyle w:val="Heading2"/>
      </w:pPr>
      <w:bookmarkStart w:id="401" w:name="_Toc202967764"/>
      <w:r>
        <w:lastRenderedPageBreak/>
        <w:t>Copying Sensor Groups</w:t>
      </w:r>
      <w:bookmarkEnd w:id="401"/>
    </w:p>
    <w:p w14:paraId="2CCB7044" w14:textId="29751155" w:rsidR="007B1A40" w:rsidRDefault="007B1A40" w:rsidP="00B52F24">
      <w:pPr>
        <w:pStyle w:val="ListParagraph"/>
        <w:keepNext/>
        <w:numPr>
          <w:ilvl w:val="0"/>
          <w:numId w:val="34"/>
        </w:numPr>
        <w:ind w:left="714" w:hanging="357"/>
      </w:pPr>
      <w:r>
        <w:t>Sensor groups may be copied and edited, facilitating switching between multiple different sensor configurations.</w:t>
      </w:r>
      <w:r w:rsidR="00D57D5A">
        <w:t xml:space="preserve"> Click the </w:t>
      </w:r>
      <w:r w:rsidR="00D57D5A" w:rsidRPr="00D57D5A">
        <w:rPr>
          <w:i/>
        </w:rPr>
        <w:t>Copy…</w:t>
      </w:r>
      <w:r w:rsidR="00D57D5A">
        <w:t xml:space="preserve"> button on the Configuring Sensors and Switches window.</w:t>
      </w:r>
    </w:p>
    <w:p w14:paraId="2CCB7045" w14:textId="04E42617" w:rsidR="007B1A40" w:rsidRDefault="00390F63" w:rsidP="004C45AD">
      <w:pPr>
        <w:keepNext/>
        <w:ind w:left="360"/>
        <w:jc w:val="center"/>
      </w:pPr>
      <w:del w:id="402" w:author="Andrew Instone-Cowie" w:date="2024-06-20T14:56:00Z" w16du:dateUtc="2024-06-20T13:56:00Z">
        <w:r w:rsidDel="00B662DF">
          <w:rPr>
            <w:noProof/>
          </w:rPr>
          <w:drawing>
            <wp:inline distT="0" distB="0" distL="0" distR="0" wp14:anchorId="199D64F2" wp14:editId="0BBA5099">
              <wp:extent cx="3960000" cy="4168800"/>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B10.png"/>
                      <pic:cNvPicPr/>
                    </pic:nvPicPr>
                    <pic:blipFill>
                      <a:blip r:embed="rId29">
                        <a:extLst>
                          <a:ext uri="{28A0092B-C50C-407E-A947-70E740481C1C}">
                            <a14:useLocalDpi xmlns:a14="http://schemas.microsoft.com/office/drawing/2010/main" val="0"/>
                          </a:ext>
                        </a:extLst>
                      </a:blip>
                      <a:stretch>
                        <a:fillRect/>
                      </a:stretch>
                    </pic:blipFill>
                    <pic:spPr>
                      <a:xfrm>
                        <a:off x="0" y="0"/>
                        <a:ext cx="3960000" cy="4168800"/>
                      </a:xfrm>
                      <a:prstGeom prst="rect">
                        <a:avLst/>
                      </a:prstGeom>
                    </pic:spPr>
                  </pic:pic>
                </a:graphicData>
              </a:graphic>
            </wp:inline>
          </w:drawing>
        </w:r>
      </w:del>
      <w:ins w:id="403" w:author="Andrew Instone-Cowie" w:date="2024-06-20T14:56:00Z" w16du:dateUtc="2024-06-20T13:56:00Z">
        <w:r w:rsidR="00B662DF">
          <w:rPr>
            <w:noProof/>
          </w:rPr>
          <w:drawing>
            <wp:inline distT="0" distB="0" distL="0" distR="0" wp14:anchorId="3F95F22F" wp14:editId="1669FA07">
              <wp:extent cx="3960000" cy="4230000"/>
              <wp:effectExtent l="0" t="0" r="2540" b="0"/>
              <wp:docPr id="112952050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0509" name="Picture 1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60000" cy="4230000"/>
                      </a:xfrm>
                      <a:prstGeom prst="rect">
                        <a:avLst/>
                      </a:prstGeom>
                    </pic:spPr>
                  </pic:pic>
                </a:graphicData>
              </a:graphic>
            </wp:inline>
          </w:drawing>
        </w:r>
      </w:ins>
    </w:p>
    <w:p w14:paraId="2CCB7046" w14:textId="57A2C7CC" w:rsidR="007B1A40" w:rsidRDefault="007B1A40" w:rsidP="004C45AD">
      <w:pPr>
        <w:pStyle w:val="Caption"/>
        <w:ind w:left="360"/>
        <w:jc w:val="center"/>
      </w:pPr>
      <w:bookmarkStart w:id="404" w:name="_Toc202967780"/>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84016E">
        <w:rPr>
          <w:noProof/>
        </w:rPr>
        <w:t>11</w:t>
      </w:r>
      <w:r w:rsidR="00CD4720">
        <w:rPr>
          <w:noProof/>
        </w:rPr>
        <w:fldChar w:fldCharType="end"/>
      </w:r>
      <w:r>
        <w:t xml:space="preserve"> </w:t>
      </w:r>
      <w:r w:rsidRPr="00672BF1">
        <w:t xml:space="preserve">– Virtual Belfry </w:t>
      </w:r>
      <w:r>
        <w:t>– Copy Sensor Group</w:t>
      </w:r>
      <w:bookmarkEnd w:id="404"/>
    </w:p>
    <w:bookmarkEnd w:id="351"/>
    <w:p w14:paraId="321117F5" w14:textId="1C1FB526" w:rsidR="00D57D5A" w:rsidRDefault="00D57D5A" w:rsidP="00D57D5A">
      <w:pPr>
        <w:pStyle w:val="ListParagraph"/>
        <w:keepNext/>
        <w:numPr>
          <w:ilvl w:val="0"/>
          <w:numId w:val="34"/>
        </w:numPr>
        <w:ind w:left="714" w:hanging="357"/>
      </w:pPr>
      <w:r>
        <w:lastRenderedPageBreak/>
        <w:t xml:space="preserve">Then click </w:t>
      </w:r>
      <w:r w:rsidRPr="00D57D5A">
        <w:rPr>
          <w:i/>
        </w:rPr>
        <w:t>OK</w:t>
      </w:r>
      <w:r>
        <w:t xml:space="preserve"> to create a copy of the current group.</w:t>
      </w:r>
    </w:p>
    <w:p w14:paraId="54D0EF10" w14:textId="0AA348DF" w:rsidR="00D57D5A" w:rsidRDefault="00D57D5A" w:rsidP="00D57D5A">
      <w:pPr>
        <w:keepNext/>
        <w:ind w:left="360"/>
        <w:jc w:val="center"/>
      </w:pPr>
      <w:del w:id="405" w:author="Andrew Instone-Cowie" w:date="2024-06-20T14:56:00Z" w16du:dateUtc="2024-06-20T13:56:00Z">
        <w:r w:rsidDel="00B662DF">
          <w:rPr>
            <w:noProof/>
          </w:rPr>
          <w:drawing>
            <wp:inline distT="0" distB="0" distL="0" distR="0" wp14:anchorId="48DB2DA5" wp14:editId="018F0886">
              <wp:extent cx="3960000" cy="420120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B11.png"/>
                      <pic:cNvPicPr/>
                    </pic:nvPicPr>
                    <pic:blipFill>
                      <a:blip r:embed="rId31">
                        <a:extLst>
                          <a:ext uri="{28A0092B-C50C-407E-A947-70E740481C1C}">
                            <a14:useLocalDpi xmlns:a14="http://schemas.microsoft.com/office/drawing/2010/main" val="0"/>
                          </a:ext>
                        </a:extLst>
                      </a:blip>
                      <a:stretch>
                        <a:fillRect/>
                      </a:stretch>
                    </pic:blipFill>
                    <pic:spPr>
                      <a:xfrm>
                        <a:off x="0" y="0"/>
                        <a:ext cx="3960000" cy="4201200"/>
                      </a:xfrm>
                      <a:prstGeom prst="rect">
                        <a:avLst/>
                      </a:prstGeom>
                    </pic:spPr>
                  </pic:pic>
                </a:graphicData>
              </a:graphic>
            </wp:inline>
          </w:drawing>
        </w:r>
      </w:del>
      <w:ins w:id="406" w:author="Andrew Instone-Cowie" w:date="2024-06-20T14:56:00Z" w16du:dateUtc="2024-06-20T13:56:00Z">
        <w:r w:rsidR="00B662DF">
          <w:rPr>
            <w:noProof/>
          </w:rPr>
          <w:drawing>
            <wp:inline distT="0" distB="0" distL="0" distR="0" wp14:anchorId="352F5014" wp14:editId="499B0EB3">
              <wp:extent cx="3960000" cy="4248000"/>
              <wp:effectExtent l="0" t="0" r="2540" b="635"/>
              <wp:docPr id="95076638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66386" name="Picture 13"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60000" cy="4248000"/>
                      </a:xfrm>
                      <a:prstGeom prst="rect">
                        <a:avLst/>
                      </a:prstGeom>
                    </pic:spPr>
                  </pic:pic>
                </a:graphicData>
              </a:graphic>
            </wp:inline>
          </w:drawing>
        </w:r>
      </w:ins>
    </w:p>
    <w:p w14:paraId="6E702994" w14:textId="5DE05ED8" w:rsidR="00D57D5A" w:rsidRDefault="00D57D5A" w:rsidP="00D57D5A">
      <w:pPr>
        <w:pStyle w:val="Caption"/>
        <w:ind w:left="360"/>
        <w:jc w:val="center"/>
      </w:pPr>
      <w:bookmarkStart w:id="407" w:name="_Toc202967781"/>
      <w:r>
        <w:t xml:space="preserve">Figure </w:t>
      </w:r>
      <w:r>
        <w:rPr>
          <w:noProof/>
        </w:rPr>
        <w:fldChar w:fldCharType="begin"/>
      </w:r>
      <w:r>
        <w:rPr>
          <w:noProof/>
        </w:rPr>
        <w:instrText xml:space="preserve"> SEQ Figure \* ARABIC </w:instrText>
      </w:r>
      <w:r>
        <w:rPr>
          <w:noProof/>
        </w:rPr>
        <w:fldChar w:fldCharType="separate"/>
      </w:r>
      <w:r w:rsidR="0084016E">
        <w:rPr>
          <w:noProof/>
        </w:rPr>
        <w:t>12</w:t>
      </w:r>
      <w:r>
        <w:rPr>
          <w:noProof/>
        </w:rPr>
        <w:fldChar w:fldCharType="end"/>
      </w:r>
      <w:r>
        <w:t xml:space="preserve"> </w:t>
      </w:r>
      <w:r w:rsidRPr="00672BF1">
        <w:t xml:space="preserve">– Virtual Belfry </w:t>
      </w:r>
      <w:r>
        <w:t>– Confirm Copy</w:t>
      </w:r>
      <w:bookmarkEnd w:id="407"/>
    </w:p>
    <w:p w14:paraId="1AF52169" w14:textId="45E955EC" w:rsidR="00D57D5A" w:rsidRPr="00D57D5A" w:rsidRDefault="00D57D5A" w:rsidP="00D57D5A">
      <w:pPr>
        <w:pStyle w:val="ListParagraph"/>
        <w:numPr>
          <w:ilvl w:val="0"/>
          <w:numId w:val="34"/>
        </w:numPr>
      </w:pPr>
      <w:r>
        <w:t xml:space="preserve">The new sensor group will have the same name as the original, with the word </w:t>
      </w:r>
      <w:r w:rsidRPr="00D57D5A">
        <w:rPr>
          <w:i/>
        </w:rPr>
        <w:t>(copy)</w:t>
      </w:r>
      <w:r>
        <w:t xml:space="preserve"> appended.</w:t>
      </w:r>
    </w:p>
    <w:p w14:paraId="31CCEEE9" w14:textId="650B416C" w:rsidR="00D57D5A" w:rsidRDefault="00D57D5A" w:rsidP="00D57D5A">
      <w:pPr>
        <w:pStyle w:val="ListParagraph"/>
        <w:keepNext/>
        <w:numPr>
          <w:ilvl w:val="0"/>
          <w:numId w:val="34"/>
        </w:numPr>
        <w:ind w:left="714" w:hanging="357"/>
      </w:pPr>
      <w:r>
        <w:lastRenderedPageBreak/>
        <w:t xml:space="preserve">To rename the new group, click the </w:t>
      </w:r>
      <w:r w:rsidRPr="00D57D5A">
        <w:rPr>
          <w:i/>
        </w:rPr>
        <w:t>Edit…</w:t>
      </w:r>
      <w:r>
        <w:t xml:space="preserve"> button, enter a new name for the group, and click </w:t>
      </w:r>
      <w:r w:rsidRPr="00D57D5A">
        <w:rPr>
          <w:i/>
        </w:rPr>
        <w:t>OK</w:t>
      </w:r>
      <w:r>
        <w:t>.</w:t>
      </w:r>
    </w:p>
    <w:p w14:paraId="1DF628F4" w14:textId="3EAADCE4" w:rsidR="00D57D5A" w:rsidRDefault="00D57D5A" w:rsidP="00D57D5A">
      <w:pPr>
        <w:keepNext/>
        <w:ind w:left="360"/>
        <w:jc w:val="center"/>
      </w:pPr>
      <w:del w:id="408" w:author="Andrew Instone-Cowie" w:date="2024-06-20T14:57:00Z" w16du:dateUtc="2024-06-20T13:57:00Z">
        <w:r w:rsidDel="00B662DF">
          <w:rPr>
            <w:noProof/>
          </w:rPr>
          <w:drawing>
            <wp:inline distT="0" distB="0" distL="0" distR="0" wp14:anchorId="443EA85A" wp14:editId="3EA2ADE1">
              <wp:extent cx="3960000" cy="4194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B12.png"/>
                      <pic:cNvPicPr/>
                    </pic:nvPicPr>
                    <pic:blipFill>
                      <a:blip r:embed="rId33">
                        <a:extLst>
                          <a:ext uri="{28A0092B-C50C-407E-A947-70E740481C1C}">
                            <a14:useLocalDpi xmlns:a14="http://schemas.microsoft.com/office/drawing/2010/main" val="0"/>
                          </a:ext>
                        </a:extLst>
                      </a:blip>
                      <a:stretch>
                        <a:fillRect/>
                      </a:stretch>
                    </pic:blipFill>
                    <pic:spPr>
                      <a:xfrm>
                        <a:off x="0" y="0"/>
                        <a:ext cx="3960000" cy="4194000"/>
                      </a:xfrm>
                      <a:prstGeom prst="rect">
                        <a:avLst/>
                      </a:prstGeom>
                    </pic:spPr>
                  </pic:pic>
                </a:graphicData>
              </a:graphic>
            </wp:inline>
          </w:drawing>
        </w:r>
      </w:del>
      <w:ins w:id="409" w:author="Andrew Instone-Cowie" w:date="2024-06-20T14:57:00Z" w16du:dateUtc="2024-06-20T13:57:00Z">
        <w:r w:rsidR="00B662DF">
          <w:rPr>
            <w:noProof/>
          </w:rPr>
          <w:drawing>
            <wp:inline distT="0" distB="0" distL="0" distR="0" wp14:anchorId="3BE8EDE5" wp14:editId="31C9B956">
              <wp:extent cx="3960000" cy="4248000"/>
              <wp:effectExtent l="0" t="0" r="2540" b="635"/>
              <wp:docPr id="578958836"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58836" name="Picture 14"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960000" cy="4248000"/>
                      </a:xfrm>
                      <a:prstGeom prst="rect">
                        <a:avLst/>
                      </a:prstGeom>
                    </pic:spPr>
                  </pic:pic>
                </a:graphicData>
              </a:graphic>
            </wp:inline>
          </w:drawing>
        </w:r>
      </w:ins>
    </w:p>
    <w:p w14:paraId="078DD6FC" w14:textId="10CC1795" w:rsidR="00D57D5A" w:rsidRDefault="00D57D5A" w:rsidP="00D57D5A">
      <w:pPr>
        <w:pStyle w:val="Caption"/>
        <w:ind w:left="360"/>
        <w:jc w:val="center"/>
      </w:pPr>
      <w:bookmarkStart w:id="410" w:name="_Toc202967782"/>
      <w:r>
        <w:t xml:space="preserve">Figure </w:t>
      </w:r>
      <w:r>
        <w:rPr>
          <w:noProof/>
        </w:rPr>
        <w:fldChar w:fldCharType="begin"/>
      </w:r>
      <w:r>
        <w:rPr>
          <w:noProof/>
        </w:rPr>
        <w:instrText xml:space="preserve"> SEQ Figure \* ARABIC </w:instrText>
      </w:r>
      <w:r>
        <w:rPr>
          <w:noProof/>
        </w:rPr>
        <w:fldChar w:fldCharType="separate"/>
      </w:r>
      <w:r w:rsidR="0084016E">
        <w:rPr>
          <w:noProof/>
        </w:rPr>
        <w:t>13</w:t>
      </w:r>
      <w:r>
        <w:rPr>
          <w:noProof/>
        </w:rPr>
        <w:fldChar w:fldCharType="end"/>
      </w:r>
      <w:r>
        <w:t xml:space="preserve"> </w:t>
      </w:r>
      <w:r w:rsidRPr="00672BF1">
        <w:t xml:space="preserve">– Virtual Belfry </w:t>
      </w:r>
      <w:r>
        <w:t>– Rename Sensor Group</w:t>
      </w:r>
      <w:bookmarkEnd w:id="410"/>
    </w:p>
    <w:p w14:paraId="41F4EF7F" w14:textId="69DE20EC" w:rsidR="00D57D5A" w:rsidRPr="00D57D5A" w:rsidRDefault="00D57D5A" w:rsidP="00D57D5A">
      <w:pPr>
        <w:pStyle w:val="ListParagraph"/>
        <w:numPr>
          <w:ilvl w:val="0"/>
          <w:numId w:val="41"/>
        </w:numPr>
      </w:pPr>
      <w:r>
        <w:t>Now change the configuration of the sensors in the new group as required.</w:t>
      </w:r>
    </w:p>
    <w:p w14:paraId="7BD9AFE3" w14:textId="41EC1B28" w:rsidR="00D57D5A" w:rsidRDefault="00D57D5A" w:rsidP="00D57D5A">
      <w:pPr>
        <w:pStyle w:val="ListParagraph"/>
        <w:keepNext/>
        <w:numPr>
          <w:ilvl w:val="0"/>
          <w:numId w:val="34"/>
        </w:numPr>
        <w:ind w:left="714" w:hanging="357"/>
      </w:pPr>
      <w:r>
        <w:t xml:space="preserve">You can switch to the new sensor group by using the dropdown on the </w:t>
      </w:r>
      <w:r w:rsidRPr="00D57D5A">
        <w:rPr>
          <w:i/>
        </w:rPr>
        <w:t>Sensor</w:t>
      </w:r>
      <w:r>
        <w:t xml:space="preserve"> tab of the main window.</w:t>
      </w:r>
    </w:p>
    <w:p w14:paraId="693D87A1" w14:textId="24D99839" w:rsidR="00D57D5A" w:rsidRDefault="00D57D5A" w:rsidP="00D57D5A">
      <w:pPr>
        <w:keepNext/>
        <w:ind w:left="360"/>
        <w:jc w:val="center"/>
      </w:pPr>
      <w:del w:id="411" w:author="Andrew Instone-Cowie" w:date="2024-06-20T14:57:00Z" w16du:dateUtc="2024-06-20T13:57:00Z">
        <w:r w:rsidDel="00B662DF">
          <w:rPr>
            <w:noProof/>
          </w:rPr>
          <w:drawing>
            <wp:inline distT="0" distB="0" distL="0" distR="0" wp14:anchorId="3026BCF2" wp14:editId="4F328B18">
              <wp:extent cx="3600000" cy="2077200"/>
              <wp:effectExtent l="19050" t="19050" r="19685"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B13.png"/>
                      <pic:cNvPicPr/>
                    </pic:nvPicPr>
                    <pic:blipFill>
                      <a:blip r:embed="rId35">
                        <a:extLst>
                          <a:ext uri="{28A0092B-C50C-407E-A947-70E740481C1C}">
                            <a14:useLocalDpi xmlns:a14="http://schemas.microsoft.com/office/drawing/2010/main" val="0"/>
                          </a:ext>
                        </a:extLst>
                      </a:blip>
                      <a:stretch>
                        <a:fillRect/>
                      </a:stretch>
                    </pic:blipFill>
                    <pic:spPr>
                      <a:xfrm>
                        <a:off x="0" y="0"/>
                        <a:ext cx="3600000" cy="2077200"/>
                      </a:xfrm>
                      <a:prstGeom prst="rect">
                        <a:avLst/>
                      </a:prstGeom>
                      <a:ln w="12700">
                        <a:solidFill>
                          <a:schemeClr val="tx1"/>
                        </a:solidFill>
                      </a:ln>
                    </pic:spPr>
                  </pic:pic>
                </a:graphicData>
              </a:graphic>
            </wp:inline>
          </w:drawing>
        </w:r>
      </w:del>
      <w:ins w:id="412" w:author="Andrew Instone-Cowie" w:date="2024-06-20T14:58:00Z" w16du:dateUtc="2024-06-20T13:58:00Z">
        <w:r w:rsidR="00B662DF">
          <w:rPr>
            <w:noProof/>
          </w:rPr>
          <w:drawing>
            <wp:inline distT="0" distB="0" distL="0" distR="0" wp14:anchorId="4AB17BCD" wp14:editId="408A8B95">
              <wp:extent cx="3921081" cy="2286486"/>
              <wp:effectExtent l="19050" t="19050" r="22860" b="19050"/>
              <wp:docPr id="144013075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30754" name="Picture 1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21081" cy="2286486"/>
                      </a:xfrm>
                      <a:prstGeom prst="rect">
                        <a:avLst/>
                      </a:prstGeom>
                      <a:ln w="3175">
                        <a:solidFill>
                          <a:schemeClr val="tx1"/>
                        </a:solidFill>
                      </a:ln>
                    </pic:spPr>
                  </pic:pic>
                </a:graphicData>
              </a:graphic>
            </wp:inline>
          </w:drawing>
        </w:r>
      </w:ins>
    </w:p>
    <w:p w14:paraId="7889288A" w14:textId="2EE8802A" w:rsidR="00D57D5A" w:rsidRDefault="00D57D5A" w:rsidP="00D57D5A">
      <w:pPr>
        <w:pStyle w:val="Caption"/>
        <w:ind w:left="360"/>
        <w:jc w:val="center"/>
      </w:pPr>
      <w:bookmarkStart w:id="413" w:name="_Toc202967783"/>
      <w:r>
        <w:t xml:space="preserve">Figure </w:t>
      </w:r>
      <w:r>
        <w:rPr>
          <w:noProof/>
        </w:rPr>
        <w:fldChar w:fldCharType="begin"/>
      </w:r>
      <w:r>
        <w:rPr>
          <w:noProof/>
        </w:rPr>
        <w:instrText xml:space="preserve"> SEQ Figure \* ARABIC </w:instrText>
      </w:r>
      <w:r>
        <w:rPr>
          <w:noProof/>
        </w:rPr>
        <w:fldChar w:fldCharType="separate"/>
      </w:r>
      <w:r w:rsidR="0084016E">
        <w:rPr>
          <w:noProof/>
        </w:rPr>
        <w:t>14</w:t>
      </w:r>
      <w:r>
        <w:rPr>
          <w:noProof/>
        </w:rPr>
        <w:fldChar w:fldCharType="end"/>
      </w:r>
      <w:r>
        <w:t xml:space="preserve"> </w:t>
      </w:r>
      <w:r w:rsidRPr="00672BF1">
        <w:t xml:space="preserve">– Virtual Belfry </w:t>
      </w:r>
      <w:r>
        <w:t>– Select Sensor Group</w:t>
      </w:r>
      <w:bookmarkEnd w:id="413"/>
    </w:p>
    <w:p w14:paraId="3D31BA62" w14:textId="1352FC4A" w:rsidR="00924D8E" w:rsidRDefault="00924D8E" w:rsidP="00924D8E">
      <w:pPr>
        <w:pStyle w:val="Heading2"/>
        <w:rPr>
          <w:ins w:id="414" w:author="Andrew Instone-Cowie" w:date="2024-06-20T15:20:00Z" w16du:dateUtc="2024-06-20T14:20:00Z"/>
        </w:rPr>
      </w:pPr>
      <w:bookmarkStart w:id="415" w:name="_Toc202967765"/>
      <w:bookmarkStart w:id="416" w:name="_Toc415420539"/>
      <w:ins w:id="417" w:author="Andrew Instone-Cowie" w:date="2024-06-20T15:20:00Z" w16du:dateUtc="2024-06-20T14:20:00Z">
        <w:r>
          <w:lastRenderedPageBreak/>
          <w:t>Moving Ringers</w:t>
        </w:r>
        <w:bookmarkEnd w:id="415"/>
      </w:ins>
    </w:p>
    <w:p w14:paraId="37C80FFA" w14:textId="1F0A7156" w:rsidR="00924D8E" w:rsidRDefault="00924D8E" w:rsidP="00924D8E">
      <w:pPr>
        <w:pStyle w:val="ListParagraph"/>
        <w:keepNext/>
        <w:numPr>
          <w:ilvl w:val="0"/>
          <w:numId w:val="34"/>
        </w:numPr>
        <w:ind w:left="714" w:hanging="357"/>
        <w:rPr>
          <w:ins w:id="418" w:author="Andrew Instone-Cowie" w:date="2024-06-20T15:20:00Z" w16du:dateUtc="2024-06-20T14:20:00Z"/>
        </w:rPr>
      </w:pPr>
      <w:ins w:id="419" w:author="Andrew Instone-Cowie" w:date="2024-06-20T15:21:00Z" w16du:dateUtc="2024-06-20T14:21:00Z">
        <w:r>
          <w:t xml:space="preserve">When using the simulator </w:t>
        </w:r>
      </w:ins>
      <w:ins w:id="420" w:author="Andrew Instone-Cowie" w:date="2024-06-20T15:23:00Z" w16du:dateUtc="2024-06-20T14:23:00Z">
        <w:r>
          <w:t xml:space="preserve">for practice </w:t>
        </w:r>
      </w:ins>
      <w:ins w:id="421" w:author="Andrew Instone-Cowie" w:date="2024-06-20T15:21:00Z" w16du:dateUtc="2024-06-20T14:21:00Z">
        <w:r>
          <w:t>with a singl</w:t>
        </w:r>
      </w:ins>
      <w:ins w:id="422" w:author="Andrew Instone-Cowie" w:date="2024-06-20T15:22:00Z" w16du:dateUtc="2024-06-20T14:22:00Z">
        <w:r>
          <w:t xml:space="preserve">e </w:t>
        </w:r>
      </w:ins>
      <w:ins w:id="423" w:author="Andrew Instone-Cowie" w:date="2024-06-20T15:21:00Z" w16du:dateUtc="2024-06-20T14:21:00Z">
        <w:r>
          <w:t xml:space="preserve">dumb bell </w:t>
        </w:r>
      </w:ins>
      <w:ins w:id="424" w:author="Andrew Instone-Cowie" w:date="2024-06-20T15:22:00Z" w16du:dateUtc="2024-06-20T14:22:00Z">
        <w:r>
          <w:t xml:space="preserve">and the </w:t>
        </w:r>
      </w:ins>
      <w:ins w:id="425" w:author="Andrew Instone-Cowie" w:date="2024-06-20T15:21:00Z" w16du:dateUtc="2024-06-20T14:21:00Z">
        <w:r>
          <w:t xml:space="preserve">animated </w:t>
        </w:r>
      </w:ins>
      <w:ins w:id="426" w:author="Andrew Instone-Cowie" w:date="2024-06-20T15:24:00Z" w16du:dateUtc="2024-06-20T14:24:00Z">
        <w:r>
          <w:t xml:space="preserve">ropes or </w:t>
        </w:r>
      </w:ins>
      <w:ins w:id="427" w:author="Andrew Instone-Cowie" w:date="2024-06-20T15:21:00Z" w16du:dateUtc="2024-06-20T14:21:00Z">
        <w:r>
          <w:t xml:space="preserve">ringers </w:t>
        </w:r>
      </w:ins>
      <w:ins w:id="428" w:author="Andrew Instone-Cowie" w:date="2024-06-20T15:22:00Z" w16du:dateUtc="2024-06-20T14:22:00Z">
        <w:r>
          <w:t>on screen, it can be distracting to see the image corresponding to your own rope moving</w:t>
        </w:r>
      </w:ins>
      <w:ins w:id="429" w:author="Andrew Instone-Cowie" w:date="2024-06-20T15:23:00Z" w16du:dateUtc="2024-06-20T14:23:00Z">
        <w:r>
          <w:t xml:space="preserve"> on screen</w:t>
        </w:r>
      </w:ins>
      <w:ins w:id="430" w:author="Andrew Instone-Cowie" w:date="2024-06-20T15:22:00Z" w16du:dateUtc="2024-06-20T14:22:00Z">
        <w:r>
          <w:t xml:space="preserve">. You can turn off the display of your own rope </w:t>
        </w:r>
      </w:ins>
      <w:ins w:id="431" w:author="Andrew Instone-Cowie" w:date="2024-06-20T15:23:00Z" w16du:dateUtc="2024-06-20T14:23:00Z">
        <w:r>
          <w:t xml:space="preserve">by unticking the </w:t>
        </w:r>
        <w:r w:rsidRPr="00924D8E">
          <w:rPr>
            <w:i/>
            <w:iCs/>
            <w:rPrChange w:id="432" w:author="Andrew Instone-Cowie" w:date="2024-06-20T15:24:00Z" w16du:dateUtc="2024-06-20T14:24:00Z">
              <w:rPr/>
            </w:rPrChange>
          </w:rPr>
          <w:t>Own rope(s) when ri</w:t>
        </w:r>
      </w:ins>
      <w:ins w:id="433" w:author="Andrew Instone-Cowie" w:date="2024-06-20T15:24:00Z" w16du:dateUtc="2024-06-20T14:24:00Z">
        <w:r w:rsidRPr="00924D8E">
          <w:rPr>
            <w:i/>
            <w:iCs/>
            <w:rPrChange w:id="434" w:author="Andrew Instone-Cowie" w:date="2024-06-20T15:24:00Z" w16du:dateUtc="2024-06-20T14:24:00Z">
              <w:rPr/>
            </w:rPrChange>
          </w:rPr>
          <w:t>nging</w:t>
        </w:r>
        <w:r>
          <w:t xml:space="preserve"> option on the </w:t>
        </w:r>
      </w:ins>
      <w:ins w:id="435" w:author="Andrew Instone-Cowie" w:date="2024-06-20T15:36:00Z" w16du:dateUtc="2024-06-20T14:36:00Z">
        <w:r w:rsidR="00F43ADB">
          <w:rPr>
            <w:i/>
            <w:iCs/>
          </w:rPr>
          <w:t>Ropes</w:t>
        </w:r>
      </w:ins>
      <w:ins w:id="436" w:author="Andrew Instone-Cowie" w:date="2024-06-20T15:24:00Z" w16du:dateUtc="2024-06-20T14:24:00Z">
        <w:r>
          <w:t xml:space="preserve"> vertical tab.</w:t>
        </w:r>
      </w:ins>
    </w:p>
    <w:p w14:paraId="1119C383" w14:textId="610D8EB8" w:rsidR="00924D8E" w:rsidRDefault="00812115" w:rsidP="00924D8E">
      <w:pPr>
        <w:keepNext/>
        <w:ind w:left="360"/>
        <w:jc w:val="center"/>
        <w:rPr>
          <w:ins w:id="437" w:author="Andrew Instone-Cowie" w:date="2024-06-20T15:20:00Z" w16du:dateUtc="2024-06-20T14:20:00Z"/>
        </w:rPr>
      </w:pPr>
      <w:ins w:id="438" w:author="Andrew Instone-Cowie" w:date="2024-06-20T15:39:00Z" w16du:dateUtc="2024-06-20T14:39:00Z">
        <w:r>
          <w:rPr>
            <w:noProof/>
          </w:rPr>
          <w:drawing>
            <wp:inline distT="0" distB="0" distL="0" distR="0" wp14:anchorId="60290FF2" wp14:editId="3213F18D">
              <wp:extent cx="2412973" cy="3434594"/>
              <wp:effectExtent l="19050" t="19050" r="26035" b="13970"/>
              <wp:docPr id="68541282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12829" name="Picture 2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12973" cy="3434594"/>
                      </a:xfrm>
                      <a:prstGeom prst="rect">
                        <a:avLst/>
                      </a:prstGeom>
                      <a:ln w="3175">
                        <a:solidFill>
                          <a:schemeClr val="tx1"/>
                        </a:solidFill>
                      </a:ln>
                    </pic:spPr>
                  </pic:pic>
                </a:graphicData>
              </a:graphic>
            </wp:inline>
          </w:drawing>
        </w:r>
      </w:ins>
    </w:p>
    <w:p w14:paraId="246E3C54" w14:textId="0D5796A4" w:rsidR="00924D8E" w:rsidRDefault="00924D8E" w:rsidP="00924D8E">
      <w:pPr>
        <w:pStyle w:val="Caption"/>
        <w:ind w:left="360"/>
        <w:jc w:val="center"/>
        <w:rPr>
          <w:ins w:id="439" w:author="Andrew Instone-Cowie" w:date="2024-06-20T15:20:00Z" w16du:dateUtc="2024-06-20T14:20:00Z"/>
        </w:rPr>
      </w:pPr>
      <w:bookmarkStart w:id="440" w:name="_Toc202967784"/>
      <w:ins w:id="441" w:author="Andrew Instone-Cowie" w:date="2024-06-20T15:20:00Z" w16du:dateUtc="2024-06-20T14:20:00Z">
        <w:r>
          <w:t xml:space="preserve">Figure </w:t>
        </w:r>
        <w:r>
          <w:rPr>
            <w:noProof/>
          </w:rPr>
          <w:fldChar w:fldCharType="begin"/>
        </w:r>
        <w:r>
          <w:rPr>
            <w:noProof/>
          </w:rPr>
          <w:instrText xml:space="preserve"> SEQ Figure \* ARABIC </w:instrText>
        </w:r>
        <w:r>
          <w:rPr>
            <w:noProof/>
          </w:rPr>
          <w:fldChar w:fldCharType="separate"/>
        </w:r>
      </w:ins>
      <w:ins w:id="442" w:author="Andrew Instone-Cowie" w:date="2025-07-09T15:48:00Z" w16du:dateUtc="2025-07-09T14:48:00Z">
        <w:r w:rsidR="0084016E">
          <w:rPr>
            <w:noProof/>
          </w:rPr>
          <w:t>15</w:t>
        </w:r>
      </w:ins>
      <w:ins w:id="443" w:author="Andrew Instone-Cowie" w:date="2024-06-20T15:20:00Z" w16du:dateUtc="2024-06-20T14:20:00Z">
        <w:r>
          <w:rPr>
            <w:noProof/>
          </w:rPr>
          <w:fldChar w:fldCharType="end"/>
        </w:r>
        <w:r>
          <w:t xml:space="preserve"> </w:t>
        </w:r>
        <w:r w:rsidRPr="00672BF1">
          <w:t xml:space="preserve">– Virtual Belfry </w:t>
        </w:r>
        <w:r>
          <w:t xml:space="preserve">– </w:t>
        </w:r>
      </w:ins>
      <w:ins w:id="444" w:author="Andrew Instone-Cowie" w:date="2024-06-20T15:24:00Z" w16du:dateUtc="2024-06-20T14:24:00Z">
        <w:r>
          <w:t xml:space="preserve">Turning Off </w:t>
        </w:r>
      </w:ins>
      <w:ins w:id="445" w:author="Andrew Instone-Cowie" w:date="2024-06-20T15:26:00Z" w16du:dateUtc="2024-06-20T14:26:00Z">
        <w:r>
          <w:t>“</w:t>
        </w:r>
      </w:ins>
      <w:ins w:id="446" w:author="Andrew Instone-Cowie" w:date="2024-06-20T15:24:00Z" w16du:dateUtc="2024-06-20T14:24:00Z">
        <w:r>
          <w:t>Own Rope</w:t>
        </w:r>
      </w:ins>
      <w:ins w:id="447" w:author="Andrew Instone-Cowie" w:date="2024-06-20T15:26:00Z" w16du:dateUtc="2024-06-20T14:26:00Z">
        <w:r>
          <w:t>”</w:t>
        </w:r>
      </w:ins>
      <w:ins w:id="448" w:author="Andrew Instone-Cowie" w:date="2024-06-20T15:25:00Z" w16du:dateUtc="2024-06-20T14:25:00Z">
        <w:r>
          <w:t xml:space="preserve"> Option</w:t>
        </w:r>
      </w:ins>
      <w:bookmarkEnd w:id="440"/>
    </w:p>
    <w:p w14:paraId="72C379BB" w14:textId="5ACE429E" w:rsidR="00924D8E" w:rsidRDefault="00924D8E">
      <w:pPr>
        <w:keepNext/>
        <w:rPr>
          <w:ins w:id="449" w:author="Andrew Instone-Cowie" w:date="2024-06-20T15:25:00Z" w16du:dateUtc="2024-06-20T14:25:00Z"/>
        </w:rPr>
        <w:pPrChange w:id="450" w:author="Andrew Instone-Cowie" w:date="2024-06-20T15:40:00Z" w16du:dateUtc="2024-06-20T14:40:00Z">
          <w:pPr/>
        </w:pPrChange>
      </w:pPr>
      <w:ins w:id="451" w:author="Andrew Instone-Cowie" w:date="2024-06-20T15:26:00Z" w16du:dateUtc="2024-06-20T14:26:00Z">
        <w:r>
          <w:lastRenderedPageBreak/>
          <w:t xml:space="preserve">When input from the simulator </w:t>
        </w:r>
      </w:ins>
      <w:ins w:id="452" w:author="Andrew Instone-Cowie" w:date="2024-06-20T15:28:00Z" w16du:dateUtc="2024-06-20T14:28:00Z">
        <w:r>
          <w:t xml:space="preserve">sensor </w:t>
        </w:r>
      </w:ins>
      <w:ins w:id="453" w:author="Andrew Instone-Cowie" w:date="2024-06-20T15:26:00Z" w16du:dateUtc="2024-06-20T14:26:00Z">
        <w:r>
          <w:t>is detected, Virtual Belfry remove</w:t>
        </w:r>
      </w:ins>
      <w:ins w:id="454" w:author="Andrew Instone-Cowie" w:date="2024-06-20T15:28:00Z" w16du:dateUtc="2024-06-20T14:28:00Z">
        <w:r>
          <w:t xml:space="preserve">s from the screen </w:t>
        </w:r>
      </w:ins>
      <w:ins w:id="455" w:author="Andrew Instone-Cowie" w:date="2024-06-20T15:26:00Z" w16du:dateUtc="2024-06-20T14:26:00Z">
        <w:r>
          <w:t xml:space="preserve">the </w:t>
        </w:r>
      </w:ins>
      <w:ins w:id="456" w:author="Andrew Instone-Cowie" w:date="2024-06-20T15:28:00Z" w16du:dateUtc="2024-06-20T14:28:00Z">
        <w:r>
          <w:t xml:space="preserve">image of the </w:t>
        </w:r>
      </w:ins>
      <w:ins w:id="457" w:author="Andrew Instone-Cowie" w:date="2024-06-20T15:26:00Z" w16du:dateUtc="2024-06-20T14:26:00Z">
        <w:r>
          <w:t>ringer or rop</w:t>
        </w:r>
      </w:ins>
      <w:ins w:id="458" w:author="Andrew Instone-Cowie" w:date="2024-06-20T15:27:00Z" w16du:dateUtc="2024-06-20T14:27:00Z">
        <w:r>
          <w:t>e for the selected sensor, as shown in the following screenshot</w:t>
        </w:r>
      </w:ins>
      <w:ins w:id="459" w:author="Andrew Instone-Cowie" w:date="2024-06-20T15:41:00Z" w16du:dateUtc="2024-06-20T14:41:00Z">
        <w:r w:rsidR="00812115">
          <w:t xml:space="preserve"> (where the dumb bell is being rung as the third)</w:t>
        </w:r>
      </w:ins>
      <w:ins w:id="460" w:author="Andrew Instone-Cowie" w:date="2024-06-20T15:27:00Z" w16du:dateUtc="2024-06-20T14:27:00Z">
        <w:r>
          <w:t>.</w:t>
        </w:r>
      </w:ins>
    </w:p>
    <w:p w14:paraId="1F591F37" w14:textId="33E948C5" w:rsidR="00924D8E" w:rsidRDefault="00924D8E">
      <w:pPr>
        <w:keepNext/>
        <w:rPr>
          <w:ins w:id="461" w:author="Andrew Instone-Cowie" w:date="2024-06-20T15:25:00Z" w16du:dateUtc="2024-06-20T14:25:00Z"/>
        </w:rPr>
        <w:pPrChange w:id="462" w:author="Andrew Instone-Cowie" w:date="2024-06-20T15:27:00Z" w16du:dateUtc="2024-06-20T14:27:00Z">
          <w:pPr/>
        </w:pPrChange>
      </w:pPr>
      <w:ins w:id="463" w:author="Andrew Instone-Cowie" w:date="2024-06-20T15:25:00Z" w16du:dateUtc="2024-06-20T14:25:00Z">
        <w:r>
          <w:rPr>
            <w:noProof/>
          </w:rPr>
          <w:drawing>
            <wp:inline distT="0" distB="0" distL="0" distR="0" wp14:anchorId="17997DBE" wp14:editId="76794311">
              <wp:extent cx="5731510" cy="3157855"/>
              <wp:effectExtent l="19050" t="19050" r="21590" b="23495"/>
              <wp:docPr id="1752226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2615" name="Picture 175222615"/>
                      <pic:cNvPicPr/>
                    </pic:nvPicPr>
                    <pic:blipFill>
                      <a:blip r:embed="rId38">
                        <a:extLst>
                          <a:ext uri="{28A0092B-C50C-407E-A947-70E740481C1C}">
                            <a14:useLocalDpi xmlns:a14="http://schemas.microsoft.com/office/drawing/2010/main" val="0"/>
                          </a:ext>
                        </a:extLst>
                      </a:blip>
                      <a:stretch>
                        <a:fillRect/>
                      </a:stretch>
                    </pic:blipFill>
                    <pic:spPr>
                      <a:xfrm>
                        <a:off x="0" y="0"/>
                        <a:ext cx="5731510" cy="3157855"/>
                      </a:xfrm>
                      <a:prstGeom prst="rect">
                        <a:avLst/>
                      </a:prstGeom>
                      <a:ln w="3175">
                        <a:solidFill>
                          <a:schemeClr val="tx1"/>
                        </a:solidFill>
                      </a:ln>
                    </pic:spPr>
                  </pic:pic>
                </a:graphicData>
              </a:graphic>
            </wp:inline>
          </w:drawing>
        </w:r>
      </w:ins>
    </w:p>
    <w:p w14:paraId="4EA748E2" w14:textId="0FFCB466" w:rsidR="00924D8E" w:rsidRDefault="00924D8E" w:rsidP="00924D8E">
      <w:pPr>
        <w:pStyle w:val="Caption"/>
        <w:ind w:left="360"/>
        <w:jc w:val="center"/>
        <w:rPr>
          <w:ins w:id="464" w:author="Andrew Instone-Cowie" w:date="2024-06-20T15:25:00Z" w16du:dateUtc="2024-06-20T14:25:00Z"/>
        </w:rPr>
      </w:pPr>
      <w:bookmarkStart w:id="465" w:name="_Toc202967785"/>
      <w:ins w:id="466" w:author="Andrew Instone-Cowie" w:date="2024-06-20T15:25:00Z" w16du:dateUtc="2024-06-20T14:25:00Z">
        <w:r>
          <w:t xml:space="preserve">Figure </w:t>
        </w:r>
        <w:r>
          <w:rPr>
            <w:noProof/>
          </w:rPr>
          <w:fldChar w:fldCharType="begin"/>
        </w:r>
        <w:r>
          <w:rPr>
            <w:noProof/>
          </w:rPr>
          <w:instrText xml:space="preserve"> SEQ Figure \* ARABIC </w:instrText>
        </w:r>
        <w:r>
          <w:rPr>
            <w:noProof/>
          </w:rPr>
          <w:fldChar w:fldCharType="separate"/>
        </w:r>
      </w:ins>
      <w:ins w:id="467" w:author="Andrew Instone-Cowie" w:date="2025-07-09T15:48:00Z" w16du:dateUtc="2025-07-09T14:48:00Z">
        <w:r w:rsidR="0084016E">
          <w:rPr>
            <w:noProof/>
          </w:rPr>
          <w:t>16</w:t>
        </w:r>
      </w:ins>
      <w:ins w:id="468" w:author="Andrew Instone-Cowie" w:date="2024-06-20T15:25:00Z" w16du:dateUtc="2024-06-20T14:25:00Z">
        <w:r>
          <w:rPr>
            <w:noProof/>
          </w:rPr>
          <w:fldChar w:fldCharType="end"/>
        </w:r>
        <w:r>
          <w:t xml:space="preserve"> </w:t>
        </w:r>
        <w:r w:rsidRPr="00672BF1">
          <w:t xml:space="preserve">– Virtual Belfry </w:t>
        </w:r>
        <w:r>
          <w:t xml:space="preserve">– </w:t>
        </w:r>
      </w:ins>
      <w:ins w:id="469" w:author="Andrew Instone-Cowie" w:date="2024-06-20T15:26:00Z" w16du:dateUtc="2024-06-20T14:26:00Z">
        <w:r>
          <w:t>“</w:t>
        </w:r>
      </w:ins>
      <w:ins w:id="470" w:author="Andrew Instone-Cowie" w:date="2024-06-20T15:25:00Z" w16du:dateUtc="2024-06-20T14:25:00Z">
        <w:r>
          <w:t>Own Rope</w:t>
        </w:r>
      </w:ins>
      <w:ins w:id="471" w:author="Andrew Instone-Cowie" w:date="2024-06-20T15:26:00Z" w16du:dateUtc="2024-06-20T14:26:00Z">
        <w:r>
          <w:t>” Turned Off</w:t>
        </w:r>
      </w:ins>
      <w:bookmarkEnd w:id="465"/>
    </w:p>
    <w:p w14:paraId="2CCB705B" w14:textId="5159804D" w:rsidR="001D20BB" w:rsidRDefault="001D20BB" w:rsidP="00E2167D">
      <w:pPr>
        <w:pStyle w:val="Heading1"/>
      </w:pPr>
      <w:bookmarkStart w:id="472" w:name="_Toc202967766"/>
      <w:r>
        <w:t>Delay Timer Calibration</w:t>
      </w:r>
      <w:bookmarkEnd w:id="416"/>
      <w:bookmarkEnd w:id="472"/>
    </w:p>
    <w:p w14:paraId="2F29944D" w14:textId="095B282B" w:rsidR="00D57D5A" w:rsidRPr="007D2792" w:rsidRDefault="00D57D5A" w:rsidP="00D57D5A">
      <w:r w:rsidRPr="007D2792">
        <w:t>For accurate simulation of the real bells, the si</w:t>
      </w:r>
      <w:r>
        <w:t xml:space="preserve">mulator </w:t>
      </w:r>
      <w:r w:rsidRPr="007D2792">
        <w:t xml:space="preserve">requires that the delay timer for each bell is set so that the </w:t>
      </w:r>
      <w:r>
        <w:t xml:space="preserve">delay applied after </w:t>
      </w:r>
      <w:r w:rsidRPr="007D2792">
        <w:t xml:space="preserve">Simulator Interface sends the strike signal to the Simulator </w:t>
      </w:r>
      <w:r>
        <w:t>(</w:t>
      </w:r>
      <w:r w:rsidRPr="007D2792">
        <w:t xml:space="preserve">at exactly the point at which the real bell </w:t>
      </w:r>
      <w:r>
        <w:t xml:space="preserve">passes through bottom dead centre of its swing) results in the simulator sounding at the same time that the open bell </w:t>
      </w:r>
      <w:del w:id="473" w:author="Andrew Instone-Cowie" w:date="2024-06-20T14:59:00Z" w16du:dateUtc="2024-06-20T13:59:00Z">
        <w:r w:rsidDel="00B662DF">
          <w:delText xml:space="preserve"> </w:delText>
        </w:r>
      </w:del>
      <w:r w:rsidRPr="007D2792">
        <w:t xml:space="preserve">would have struck. This delay time is specific to each bell, but for most bells is </w:t>
      </w:r>
      <w:r>
        <w:t xml:space="preserve">somewhere </w:t>
      </w:r>
      <w:r w:rsidRPr="007D2792">
        <w:t>a</w:t>
      </w:r>
      <w:r>
        <w:t xml:space="preserve">round </w:t>
      </w:r>
      <w:r w:rsidRPr="007D2792">
        <w:t>0.5s</w:t>
      </w:r>
      <w:r>
        <w:t xml:space="preserve"> (or 500 milliseconds).</w:t>
      </w:r>
    </w:p>
    <w:p w14:paraId="692B2736" w14:textId="77777777" w:rsidR="00D57D5A" w:rsidRDefault="00D57D5A" w:rsidP="00D57D5A">
      <w:r>
        <w:t>The simplest method of setting the timer values is to ring each bell open alongside the simulator.</w:t>
      </w:r>
    </w:p>
    <w:p w14:paraId="378C2945" w14:textId="77970669" w:rsidR="00D57D5A" w:rsidRDefault="00D57D5A" w:rsidP="00D57D5A">
      <w:pPr>
        <w:pStyle w:val="ListParagraph"/>
        <w:keepNext/>
        <w:numPr>
          <w:ilvl w:val="0"/>
          <w:numId w:val="42"/>
        </w:numPr>
      </w:pPr>
      <w:r>
        <w:t>Start Virtual Belfry on the Simulator PC.</w:t>
      </w:r>
    </w:p>
    <w:p w14:paraId="17181010" w14:textId="77777777" w:rsidR="00D57D5A" w:rsidRDefault="00D57D5A" w:rsidP="00D57D5A">
      <w:pPr>
        <w:pStyle w:val="ListParagraph"/>
        <w:numPr>
          <w:ilvl w:val="0"/>
          <w:numId w:val="42"/>
        </w:numPr>
      </w:pPr>
      <w:r>
        <w:t>Ring each bell in turn, open, and compare the sound of the bell and the simulated sound from the simulator.</w:t>
      </w:r>
    </w:p>
    <w:p w14:paraId="112D010B" w14:textId="77777777" w:rsidR="00D57D5A" w:rsidRDefault="00D57D5A" w:rsidP="00D57D5A">
      <w:pPr>
        <w:pStyle w:val="ListParagraph"/>
        <w:numPr>
          <w:ilvl w:val="0"/>
          <w:numId w:val="42"/>
        </w:numPr>
      </w:pPr>
      <w:r>
        <w:t>If the real bell sounds before the simulator, reduce that bell’s delay timer value.</w:t>
      </w:r>
    </w:p>
    <w:p w14:paraId="068DC490" w14:textId="77777777" w:rsidR="00D57D5A" w:rsidRDefault="00D57D5A" w:rsidP="00D57D5A">
      <w:pPr>
        <w:pStyle w:val="ListParagraph"/>
        <w:numPr>
          <w:ilvl w:val="0"/>
          <w:numId w:val="42"/>
        </w:numPr>
      </w:pPr>
      <w:r>
        <w:t>If the simulator sounds before the real bell, increase that bell’s delay timer value.</w:t>
      </w:r>
    </w:p>
    <w:p w14:paraId="07BA7952" w14:textId="77777777" w:rsidR="00D57D5A" w:rsidRDefault="00D57D5A" w:rsidP="00D57D5A">
      <w:pPr>
        <w:pStyle w:val="ListParagraph"/>
        <w:numPr>
          <w:ilvl w:val="0"/>
          <w:numId w:val="42"/>
        </w:numPr>
      </w:pPr>
      <w:r>
        <w:t>Repeat this process until the sound of the real bell and the sound from the simulator are as close to coincident as possible.</w:t>
      </w:r>
    </w:p>
    <w:p w14:paraId="17CCEA53" w14:textId="77777777" w:rsidR="00D57D5A" w:rsidRDefault="00D57D5A" w:rsidP="00D57D5A">
      <w:pPr>
        <w:pStyle w:val="ListParagraph"/>
        <w:numPr>
          <w:ilvl w:val="0"/>
          <w:numId w:val="42"/>
        </w:numPr>
      </w:pPr>
      <w:r>
        <w:t>Repeat for each of the other bells in turn.</w:t>
      </w:r>
    </w:p>
    <w:p w14:paraId="2B463A16" w14:textId="77777777" w:rsidR="00D57D5A" w:rsidRDefault="00D57D5A" w:rsidP="00D57D5A">
      <w:r>
        <w:t>Tip: A useful starting point for delay timer values is to measure the period of oscillation of the bell for small swings and set the timer to ¼ of that value. Then fine tune the value as described above.</w:t>
      </w:r>
    </w:p>
    <w:p w14:paraId="25B3A051" w14:textId="77777777" w:rsidR="00077E1A" w:rsidRDefault="00077E1A" w:rsidP="00077E1A">
      <w:pPr>
        <w:pStyle w:val="Heading1"/>
        <w:pageBreakBefore/>
      </w:pPr>
      <w:bookmarkStart w:id="474" w:name="_Toc20770125"/>
      <w:bookmarkStart w:id="475" w:name="_Toc202967767"/>
      <w:bookmarkStart w:id="476" w:name="_Hlk20770424"/>
      <w:r>
        <w:lastRenderedPageBreak/>
        <w:t>Using Multiple PCs</w:t>
      </w:r>
      <w:bookmarkEnd w:id="474"/>
      <w:bookmarkEnd w:id="475"/>
    </w:p>
    <w:p w14:paraId="771A16F8" w14:textId="77777777" w:rsidR="00077E1A" w:rsidRDefault="00077E1A" w:rsidP="00077E1A">
      <w:r>
        <w:t xml:space="preserve">If you want to use multiple PCs concurrently, please refer the </w:t>
      </w:r>
      <w:r w:rsidRPr="001E13DF">
        <w:rPr>
          <w:b/>
          <w:bCs/>
          <w:i/>
          <w:iCs/>
        </w:rPr>
        <w:t>Multi-PC Guide</w:t>
      </w:r>
      <w:r w:rsidRPr="00147004">
        <w:t xml:space="preserve"> for information on </w:t>
      </w:r>
      <w:r>
        <w:t xml:space="preserve">building either the </w:t>
      </w:r>
      <w:r w:rsidRPr="00147004">
        <w:t>Second PC module or the Basic Serial Splitter module.</w:t>
      </w:r>
      <w:r>
        <w:t xml:space="preserve"> The Second PC module allows two PCs to be used concurrently, the Basic Serial Splitter up to a maximum of 16.</w:t>
      </w:r>
    </w:p>
    <w:p w14:paraId="3EF0163D" w14:textId="77777777" w:rsidR="00077E1A" w:rsidRPr="001564E9" w:rsidRDefault="00077E1A" w:rsidP="00077E1A">
      <w:r>
        <w:t xml:space="preserve">A </w:t>
      </w:r>
      <w:proofErr w:type="gramStart"/>
      <w:r>
        <w:t>Multi-PC</w:t>
      </w:r>
      <w:proofErr w:type="gramEnd"/>
      <w:r>
        <w:t xml:space="preserve"> configuration typically </w:t>
      </w:r>
      <w:r w:rsidRPr="00E83890">
        <w:t xml:space="preserve">allows </w:t>
      </w:r>
      <w:r>
        <w:t xml:space="preserve">more than one </w:t>
      </w:r>
      <w:r w:rsidRPr="00E83890">
        <w:t xml:space="preserve">ringer </w:t>
      </w:r>
      <w:r>
        <w:t xml:space="preserve">(with headphones) </w:t>
      </w:r>
      <w:r w:rsidRPr="00E83890">
        <w:t>to use the simulator with a simulated band at the same time</w:t>
      </w:r>
      <w:r>
        <w:t>, each ringing a different physical bell.</w:t>
      </w:r>
    </w:p>
    <w:p w14:paraId="1B91FC9A" w14:textId="77777777" w:rsidR="00077E1A" w:rsidRPr="001E13DF" w:rsidRDefault="00077E1A" w:rsidP="00077E1A">
      <w:pPr>
        <w:pStyle w:val="Heading2"/>
      </w:pPr>
      <w:bookmarkStart w:id="477" w:name="_Toc20770126"/>
      <w:bookmarkStart w:id="478" w:name="_Toc202967768"/>
      <w:r w:rsidRPr="001E13DF">
        <w:t>Second PC Module &amp; Basic Serial Splitter Module</w:t>
      </w:r>
      <w:bookmarkEnd w:id="477"/>
      <w:bookmarkEnd w:id="478"/>
    </w:p>
    <w:p w14:paraId="4A945CA3" w14:textId="74A03292" w:rsidR="00077E1A" w:rsidRPr="001E13DF" w:rsidRDefault="00077E1A" w:rsidP="00077E1A">
      <w:r w:rsidRPr="001E13DF">
        <w:t xml:space="preserve">From the point of view of </w:t>
      </w:r>
      <w:r>
        <w:t>Virtual Belfry</w:t>
      </w:r>
      <w:r w:rsidRPr="001E13DF">
        <w:t xml:space="preserve">, all PCs connected using either the Second PC module or the Basic Serial Splitter module behave in a similar manner. All PCs receive all the </w:t>
      </w:r>
      <w:r>
        <w:t xml:space="preserve">sensor </w:t>
      </w:r>
      <w:r w:rsidRPr="001E13DF">
        <w:t>signals from the Simulator Interface module, all the time.</w:t>
      </w:r>
    </w:p>
    <w:p w14:paraId="38B2B800" w14:textId="0B53A77D" w:rsidR="00077E1A" w:rsidRPr="001E13DF" w:rsidRDefault="00077E1A" w:rsidP="00077E1A">
      <w:r w:rsidRPr="001E13DF">
        <w:t xml:space="preserve">Each copy of </w:t>
      </w:r>
      <w:r>
        <w:t>Virtual Belfry</w:t>
      </w:r>
      <w:r w:rsidRPr="001E13DF">
        <w:t xml:space="preserve"> </w:t>
      </w:r>
      <w:bookmarkStart w:id="479" w:name="_Hlk20771239"/>
      <w:r w:rsidRPr="001E13DF">
        <w:t xml:space="preserve">must be configured to </w:t>
      </w:r>
      <w:r>
        <w:t xml:space="preserve">respond to the desired bell or bells and </w:t>
      </w:r>
      <w:r w:rsidRPr="001E13DF">
        <w:t>filter out the unwanted signals</w:t>
      </w:r>
      <w:r>
        <w:t xml:space="preserve">. </w:t>
      </w:r>
      <w:bookmarkEnd w:id="479"/>
      <w:r>
        <w:t xml:space="preserve">This can be done </w:t>
      </w:r>
      <w:r w:rsidRPr="001E13DF">
        <w:t xml:space="preserve">either by using a different </w:t>
      </w:r>
      <w:r w:rsidRPr="00A256E9">
        <w:rPr>
          <w:i/>
          <w:iCs/>
        </w:rPr>
        <w:t>Sensor Group</w:t>
      </w:r>
      <w:r>
        <w:t xml:space="preserve"> </w:t>
      </w:r>
      <w:r w:rsidRPr="00077E1A">
        <w:t>c</w:t>
      </w:r>
      <w:r w:rsidRPr="00A256E9">
        <w:t>onfiguration</w:t>
      </w:r>
      <w:r w:rsidRPr="001E13DF">
        <w:t xml:space="preserve"> on each PC, or “on the fly”</w:t>
      </w:r>
      <w:r>
        <w:t xml:space="preserve"> by un-checking </w:t>
      </w:r>
      <w:r w:rsidRPr="001E13DF">
        <w:t>the</w:t>
      </w:r>
      <w:r>
        <w:t xml:space="preserve"> unwanted</w:t>
      </w:r>
      <w:r w:rsidRPr="001E13DF">
        <w:t xml:space="preserve"> </w:t>
      </w:r>
      <w:r w:rsidRPr="00A256E9">
        <w:rPr>
          <w:i/>
          <w:iCs/>
        </w:rPr>
        <w:t>Sensor #...</w:t>
      </w:r>
      <w:r>
        <w:t xml:space="preserve"> check boxes on the </w:t>
      </w:r>
      <w:r w:rsidRPr="00A256E9">
        <w:rPr>
          <w:i/>
          <w:iCs/>
        </w:rPr>
        <w:t>Main</w:t>
      </w:r>
      <w:r>
        <w:t xml:space="preserve"> tab.</w:t>
      </w:r>
    </w:p>
    <w:p w14:paraId="3B49A939" w14:textId="1BDF67DE" w:rsidR="00077E1A" w:rsidRDefault="00077E1A" w:rsidP="00077E1A">
      <w:pPr>
        <w:keepNext/>
        <w:jc w:val="center"/>
      </w:pPr>
      <w:del w:id="480" w:author="Andrew Instone-Cowie" w:date="2024-06-20T14:59:00Z" w16du:dateUtc="2024-06-20T13:59:00Z">
        <w:r w:rsidDel="00B662DF">
          <w:rPr>
            <w:noProof/>
          </w:rPr>
          <w:drawing>
            <wp:inline distT="0" distB="0" distL="0" distR="0" wp14:anchorId="088EF43C" wp14:editId="67ECA1EB">
              <wp:extent cx="2811892" cy="3765405"/>
              <wp:effectExtent l="0" t="0" r="7620" b="698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B8 - Disable Sensors.png"/>
                      <pic:cNvPicPr/>
                    </pic:nvPicPr>
                    <pic:blipFill>
                      <a:blip r:embed="rId39">
                        <a:extLst>
                          <a:ext uri="{28A0092B-C50C-407E-A947-70E740481C1C}">
                            <a14:useLocalDpi xmlns:a14="http://schemas.microsoft.com/office/drawing/2010/main" val="0"/>
                          </a:ext>
                        </a:extLst>
                      </a:blip>
                      <a:stretch>
                        <a:fillRect/>
                      </a:stretch>
                    </pic:blipFill>
                    <pic:spPr>
                      <a:xfrm>
                        <a:off x="0" y="0"/>
                        <a:ext cx="2811892" cy="3765405"/>
                      </a:xfrm>
                      <a:prstGeom prst="rect">
                        <a:avLst/>
                      </a:prstGeom>
                    </pic:spPr>
                  </pic:pic>
                </a:graphicData>
              </a:graphic>
            </wp:inline>
          </w:drawing>
        </w:r>
      </w:del>
      <w:ins w:id="481" w:author="Andrew Instone-Cowie" w:date="2024-06-20T15:00:00Z" w16du:dateUtc="2024-06-20T14:00:00Z">
        <w:r w:rsidR="00B662DF">
          <w:rPr>
            <w:noProof/>
          </w:rPr>
          <w:drawing>
            <wp:inline distT="0" distB="0" distL="0" distR="0" wp14:anchorId="64A07734" wp14:editId="29A76CB9">
              <wp:extent cx="2422703" cy="3901621"/>
              <wp:effectExtent l="19050" t="19050" r="15875" b="22860"/>
              <wp:docPr id="90718959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89597" name="Picture 18"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422703" cy="3901621"/>
                      </a:xfrm>
                      <a:prstGeom prst="rect">
                        <a:avLst/>
                      </a:prstGeom>
                      <a:ln w="3175">
                        <a:solidFill>
                          <a:schemeClr val="tx1"/>
                        </a:solidFill>
                      </a:ln>
                    </pic:spPr>
                  </pic:pic>
                </a:graphicData>
              </a:graphic>
            </wp:inline>
          </w:drawing>
        </w:r>
      </w:ins>
    </w:p>
    <w:p w14:paraId="13EDC5A7" w14:textId="7AB8978F" w:rsidR="00077E1A" w:rsidRDefault="00077E1A" w:rsidP="00077E1A">
      <w:pPr>
        <w:pStyle w:val="Caption"/>
        <w:jc w:val="center"/>
        <w:rPr>
          <w:highlight w:val="yellow"/>
        </w:rPr>
      </w:pPr>
      <w:bookmarkStart w:id="482" w:name="_Toc20770139"/>
      <w:bookmarkStart w:id="483" w:name="_Toc202967786"/>
      <w:r>
        <w:t xml:space="preserve">Figure </w:t>
      </w:r>
      <w:fldSimple w:instr=" SEQ Figure \* ARABIC ">
        <w:ins w:id="484" w:author="Andrew Instone-Cowie" w:date="2025-07-09T15:48:00Z" w16du:dateUtc="2025-07-09T14:48:00Z">
          <w:r w:rsidR="0084016E">
            <w:rPr>
              <w:noProof/>
            </w:rPr>
            <w:t>17</w:t>
          </w:r>
        </w:ins>
        <w:del w:id="485" w:author="Andrew Instone-Cowie" w:date="2024-06-20T15:28:00Z" w16du:dateUtc="2024-06-20T14:28:00Z">
          <w:r w:rsidR="00C65A81" w:rsidDel="00924D8E">
            <w:rPr>
              <w:noProof/>
            </w:rPr>
            <w:delText>15</w:delText>
          </w:r>
        </w:del>
      </w:fldSimple>
      <w:r>
        <w:t xml:space="preserve"> – Virtual Belfry – Disable Sensors</w:t>
      </w:r>
      <w:bookmarkEnd w:id="482"/>
      <w:bookmarkEnd w:id="483"/>
    </w:p>
    <w:p w14:paraId="23C45842" w14:textId="77777777" w:rsidR="00077E1A" w:rsidRPr="001E13DF" w:rsidRDefault="00077E1A" w:rsidP="00077E1A">
      <w:pPr>
        <w:pStyle w:val="Heading2"/>
      </w:pPr>
      <w:bookmarkStart w:id="486" w:name="_Toc20770127"/>
      <w:bookmarkStart w:id="487" w:name="_Toc202967769"/>
      <w:bookmarkStart w:id="488" w:name="_Hlk20769831"/>
      <w:r w:rsidRPr="001E13DF">
        <w:t>Configuring the Interface</w:t>
      </w:r>
      <w:bookmarkEnd w:id="486"/>
      <w:bookmarkEnd w:id="487"/>
    </w:p>
    <w:p w14:paraId="3E7AA57B" w14:textId="77777777" w:rsidR="00077E1A" w:rsidRPr="001E13DF" w:rsidRDefault="00077E1A" w:rsidP="00077E1A">
      <w:r w:rsidRPr="001E13DF">
        <w:t xml:space="preserve">When multiple PCs are connected, only one PC can be used to configure the Simulator Interface using a terminal emulator (as described in the </w:t>
      </w:r>
      <w:r w:rsidRPr="001E13DF">
        <w:rPr>
          <w:b/>
          <w:bCs/>
          <w:i/>
          <w:iCs/>
        </w:rPr>
        <w:t>Build &amp; Installation Guide</w:t>
      </w:r>
      <w:r w:rsidRPr="001E13DF">
        <w:t xml:space="preserve"> and the </w:t>
      </w:r>
      <w:r w:rsidRPr="001E13DF">
        <w:rPr>
          <w:b/>
          <w:bCs/>
          <w:i/>
          <w:iCs/>
        </w:rPr>
        <w:t>Multi-PC Guide</w:t>
      </w:r>
      <w:r w:rsidRPr="001E13DF">
        <w:t>).</w:t>
      </w:r>
    </w:p>
    <w:p w14:paraId="64945690" w14:textId="234D2474" w:rsidR="00283F90" w:rsidRPr="009B27F9" w:rsidRDefault="00077E1A">
      <w:r>
        <w:t xml:space="preserve">The PC used for </w:t>
      </w:r>
      <w:r w:rsidRPr="001E13DF">
        <w:t xml:space="preserve">Interface configuration depends on the hardware in use. This is covered in the </w:t>
      </w:r>
      <w:r w:rsidRPr="001E13DF">
        <w:rPr>
          <w:b/>
          <w:bCs/>
          <w:i/>
          <w:iCs/>
        </w:rPr>
        <w:t>Multi-PC Guide</w:t>
      </w:r>
      <w:r w:rsidRPr="001E13DF">
        <w:t>.</w:t>
      </w:r>
      <w:bookmarkEnd w:id="476"/>
      <w:bookmarkEnd w:id="488"/>
    </w:p>
    <w:sectPr w:rsidR="00283F90" w:rsidRPr="009B27F9" w:rsidSect="00E2167D">
      <w:headerReference w:type="even" r:id="rId41"/>
      <w:headerReference w:type="default" r:id="rId42"/>
      <w:footerReference w:type="even" r:id="rId43"/>
      <w:footerReference w:type="default" r:id="rId44"/>
      <w:footerReference w:type="first" r:id="rId45"/>
      <w:endnotePr>
        <w:numFmt w:val="decimal"/>
      </w:endnotePr>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A3FDF9" w14:textId="77777777" w:rsidR="00204C2B" w:rsidRDefault="00204C2B" w:rsidP="00787764">
      <w:pPr>
        <w:spacing w:after="0" w:line="240" w:lineRule="auto"/>
      </w:pPr>
      <w:r>
        <w:separator/>
      </w:r>
    </w:p>
  </w:endnote>
  <w:endnote w:type="continuationSeparator" w:id="0">
    <w:p w14:paraId="4AA727D9" w14:textId="77777777" w:rsidR="00204C2B" w:rsidRDefault="00204C2B"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6242264"/>
      <w:docPartObj>
        <w:docPartGallery w:val="Page Numbers (Bottom of Page)"/>
        <w:docPartUnique/>
      </w:docPartObj>
    </w:sdtPr>
    <w:sdtEndPr>
      <w:rPr>
        <w:noProof/>
      </w:rPr>
    </w:sdtEndPr>
    <w:sdtContent>
      <w:p w14:paraId="2CCB73C9" w14:textId="77777777" w:rsidR="001C5EE5" w:rsidRDefault="001C5EE5">
        <w:pPr>
          <w:pStyle w:val="Footer"/>
          <w:jc w:val="center"/>
        </w:pPr>
        <w:r>
          <w:fldChar w:fldCharType="begin"/>
        </w:r>
        <w:r>
          <w:instrText xml:space="preserve"> PAGE   \* MERGEFORMAT </w:instrText>
        </w:r>
        <w:r>
          <w:fldChar w:fldCharType="separate"/>
        </w:r>
        <w:r>
          <w:rPr>
            <w:noProof/>
          </w:rPr>
          <w:t>86</w:t>
        </w:r>
        <w:r>
          <w:rPr>
            <w:noProof/>
          </w:rPr>
          <w:fldChar w:fldCharType="end"/>
        </w:r>
      </w:p>
    </w:sdtContent>
  </w:sdt>
  <w:p w14:paraId="2CCB73CA" w14:textId="77777777" w:rsidR="001C5EE5" w:rsidRDefault="001C5EE5" w:rsidP="00F10E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0763057"/>
      <w:docPartObj>
        <w:docPartGallery w:val="Page Numbers (Bottom of Page)"/>
        <w:docPartUnique/>
      </w:docPartObj>
    </w:sdtPr>
    <w:sdtEndPr>
      <w:rPr>
        <w:noProof/>
      </w:rPr>
    </w:sdtEndPr>
    <w:sdtContent>
      <w:p w14:paraId="2CCB73CB" w14:textId="77777777" w:rsidR="001C5EE5" w:rsidRDefault="001C5EE5">
        <w:pPr>
          <w:pStyle w:val="Footer"/>
          <w:jc w:val="center"/>
        </w:pPr>
        <w:r>
          <w:fldChar w:fldCharType="begin"/>
        </w:r>
        <w:r>
          <w:instrText xml:space="preserve"> PAGE   \* MERGEFORMAT </w:instrText>
        </w:r>
        <w:r>
          <w:fldChar w:fldCharType="separate"/>
        </w:r>
        <w:r>
          <w:rPr>
            <w:noProof/>
          </w:rPr>
          <w:t>85</w:t>
        </w:r>
        <w:r>
          <w:rPr>
            <w:noProof/>
          </w:rPr>
          <w:fldChar w:fldCharType="end"/>
        </w:r>
      </w:p>
    </w:sdtContent>
  </w:sdt>
  <w:p w14:paraId="2CCB73CC" w14:textId="77777777" w:rsidR="001C5EE5" w:rsidRDefault="001C5EE5" w:rsidP="00F10E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B73CD" w14:textId="77777777" w:rsidR="001C5EE5" w:rsidRDefault="001C5EE5">
    <w:pPr>
      <w:pStyle w:val="Footer"/>
      <w:jc w:val="center"/>
    </w:pPr>
  </w:p>
  <w:p w14:paraId="2CCB73CE" w14:textId="77777777" w:rsidR="001C5EE5" w:rsidRDefault="001C5E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33069E" w14:textId="77777777" w:rsidR="00204C2B" w:rsidRDefault="00204C2B" w:rsidP="00787764">
      <w:pPr>
        <w:spacing w:after="0" w:line="240" w:lineRule="auto"/>
      </w:pPr>
      <w:r>
        <w:separator/>
      </w:r>
    </w:p>
  </w:footnote>
  <w:footnote w:type="continuationSeparator" w:id="0">
    <w:p w14:paraId="380280EC" w14:textId="77777777" w:rsidR="00204C2B" w:rsidRDefault="00204C2B" w:rsidP="00787764">
      <w:pPr>
        <w:spacing w:after="0" w:line="240" w:lineRule="auto"/>
      </w:pPr>
      <w:r>
        <w:continuationSeparator/>
      </w:r>
    </w:p>
  </w:footnote>
  <w:footnote w:id="1">
    <w:p w14:paraId="2CCB73CF" w14:textId="5E34F0CF" w:rsidR="001C5EE5" w:rsidRDefault="001C5EE5">
      <w:pPr>
        <w:pStyle w:val="FootnoteText"/>
      </w:pPr>
      <w:r>
        <w:rPr>
          <w:rStyle w:val="FootnoteReference"/>
        </w:rPr>
        <w:footnoteRef/>
      </w:r>
      <w:r>
        <w:t xml:space="preserve"> </w:t>
      </w:r>
      <w:r>
        <w:fldChar w:fldCharType="begin"/>
      </w:r>
      <w:ins w:id="308" w:author="Andrew Instone-Cowie" w:date="2024-06-18T15:03:00Z" w16du:dateUtc="2024-06-18T14:03:00Z">
        <w:r w:rsidR="006D61F3">
          <w:instrText>HYPERLINK "https://creativecommons.org/licenses/by-sa/4.0/"</w:instrText>
        </w:r>
      </w:ins>
      <w:del w:id="309" w:author="Andrew Instone-Cowie" w:date="2024-06-18T15:03:00Z" w16du:dateUtc="2024-06-18T14:03:00Z">
        <w:r w:rsidDel="006D61F3">
          <w:delInstrText>HYPERLINK "http://creativecommons.org/licenses/by-sa/4.0/"</w:delInstrText>
        </w:r>
      </w:del>
      <w:r>
        <w:fldChar w:fldCharType="separate"/>
      </w:r>
      <w:del w:id="310" w:author="Andrew Instone-Cowie" w:date="2024-06-18T15:03:00Z" w16du:dateUtc="2024-06-18T14:03:00Z">
        <w:r w:rsidRPr="00C146CF" w:rsidDel="006D61F3">
          <w:rPr>
            <w:rStyle w:val="Hyperlink"/>
          </w:rPr>
          <w:delText>http://creativecommons.org/licenses/by-sa/4.0/</w:delText>
        </w:r>
      </w:del>
      <w:ins w:id="311" w:author="Andrew Instone-Cowie" w:date="2024-06-18T15:03:00Z" w16du:dateUtc="2024-06-18T14:03:00Z">
        <w:r w:rsidR="006D61F3">
          <w:rPr>
            <w:rStyle w:val="Hyperlink"/>
          </w:rPr>
          <w:t>https://creativecommons.org/licenses/by-sa/4.0/</w:t>
        </w:r>
      </w:ins>
      <w:r>
        <w:rPr>
          <w:rStyle w:val="Hyperlink"/>
        </w:rPr>
        <w:fldChar w:fldCharType="end"/>
      </w:r>
      <w:r>
        <w:rPr>
          <w:i/>
        </w:rPr>
        <w:t xml:space="preserve"> </w:t>
      </w:r>
    </w:p>
  </w:footnote>
  <w:footnote w:id="2">
    <w:p w14:paraId="0BF08C6C" w14:textId="33C307D2" w:rsidR="001C5EE5" w:rsidRDefault="001C5EE5" w:rsidP="00A314F3">
      <w:pPr>
        <w:pStyle w:val="FootnoteText"/>
      </w:pPr>
      <w:r>
        <w:rPr>
          <w:rStyle w:val="FootnoteReference"/>
        </w:rPr>
        <w:footnoteRef/>
      </w:r>
      <w:r>
        <w:t xml:space="preserve"> </w:t>
      </w:r>
      <w:r>
        <w:fldChar w:fldCharType="begin"/>
      </w:r>
      <w:ins w:id="330" w:author="Andrew Instone-Cowie" w:date="2024-06-18T15:04:00Z" w16du:dateUtc="2024-06-18T14:04:00Z">
        <w:r w:rsidR="006D61F3">
          <w:instrText>HYPERLINK "https://www.abelsim.co.uk/doc/welcome1.htm"</w:instrText>
        </w:r>
      </w:ins>
      <w:del w:id="331" w:author="Andrew Instone-Cowie" w:date="2024-06-18T15:04:00Z" w16du:dateUtc="2024-06-18T14:04:00Z">
        <w:r w:rsidDel="006D61F3">
          <w:delInstrText>HYPERLINK "http://www.abelsim.co.uk/"</w:delInstrText>
        </w:r>
      </w:del>
      <w:r>
        <w:fldChar w:fldCharType="separate"/>
      </w:r>
      <w:del w:id="332" w:author="Andrew Instone-Cowie" w:date="2024-06-18T15:04:00Z" w16du:dateUtc="2024-06-18T14:04:00Z">
        <w:r w:rsidRPr="00997920" w:rsidDel="006D61F3">
          <w:rPr>
            <w:rStyle w:val="Hyperlink"/>
          </w:rPr>
          <w:delText>http://www.abelsim.co.uk/</w:delText>
        </w:r>
      </w:del>
      <w:ins w:id="333" w:author="Andrew Instone-Cowie" w:date="2024-06-18T15:04:00Z" w16du:dateUtc="2024-06-18T14:04:00Z">
        <w:r w:rsidR="006D61F3">
          <w:rPr>
            <w:rStyle w:val="Hyperlink"/>
          </w:rPr>
          <w:t>https://www.abelsim.co.uk/</w:t>
        </w:r>
      </w:ins>
      <w:r>
        <w:rPr>
          <w:rStyle w:val="Hyperlink"/>
        </w:rPr>
        <w:fldChar w:fldCharType="end"/>
      </w:r>
      <w:r>
        <w:t xml:space="preserve"> </w:t>
      </w:r>
    </w:p>
  </w:footnote>
  <w:footnote w:id="3">
    <w:p w14:paraId="2647B08D" w14:textId="7086EA9C" w:rsidR="001C5EE5" w:rsidRDefault="001C5EE5" w:rsidP="00A314F3">
      <w:pPr>
        <w:pStyle w:val="FootnoteText"/>
      </w:pPr>
      <w:r>
        <w:rPr>
          <w:rStyle w:val="FootnoteReference"/>
        </w:rPr>
        <w:footnoteRef/>
      </w:r>
      <w:r>
        <w:t xml:space="preserve"> </w:t>
      </w:r>
      <w:r>
        <w:fldChar w:fldCharType="begin"/>
      </w:r>
      <w:ins w:id="334" w:author="Andrew Instone-Cowie" w:date="2024-06-18T15:04:00Z" w16du:dateUtc="2024-06-18T14:04:00Z">
        <w:r w:rsidR="006D61F3">
          <w:instrText>HYPERLINK "https://www.beltower.co.uk/"</w:instrText>
        </w:r>
      </w:ins>
      <w:del w:id="335" w:author="Andrew Instone-Cowie" w:date="2024-06-18T15:04:00Z" w16du:dateUtc="2024-06-18T14:04:00Z">
        <w:r w:rsidDel="006D61F3">
          <w:delInstrText>HYPERLINK "http://www.beltower.co.uk/"</w:delInstrText>
        </w:r>
      </w:del>
      <w:r>
        <w:fldChar w:fldCharType="separate"/>
      </w:r>
      <w:del w:id="336" w:author="Andrew Instone-Cowie" w:date="2024-06-18T15:04:00Z" w16du:dateUtc="2024-06-18T14:04:00Z">
        <w:r w:rsidRPr="00997920" w:rsidDel="006D61F3">
          <w:rPr>
            <w:rStyle w:val="Hyperlink"/>
          </w:rPr>
          <w:delText>http://www.beltower.co.uk/</w:delText>
        </w:r>
      </w:del>
      <w:ins w:id="337" w:author="Andrew Instone-Cowie" w:date="2024-06-18T15:04:00Z" w16du:dateUtc="2024-06-18T14:04:00Z">
        <w:r w:rsidR="006D61F3">
          <w:rPr>
            <w:rStyle w:val="Hyperlink"/>
          </w:rPr>
          <w:t>https://www.beltower.co.uk/</w:t>
        </w:r>
      </w:ins>
      <w:r>
        <w:rPr>
          <w:rStyle w:val="Hyperlink"/>
        </w:rPr>
        <w:fldChar w:fldCharType="end"/>
      </w:r>
      <w:r>
        <w:t xml:space="preserve"> </w:t>
      </w:r>
    </w:p>
  </w:footnote>
  <w:footnote w:id="4">
    <w:p w14:paraId="274CD63C" w14:textId="5B61958D" w:rsidR="001C5EE5" w:rsidRDefault="001C5EE5" w:rsidP="00A314F3">
      <w:pPr>
        <w:pStyle w:val="FootnoteText"/>
      </w:pPr>
      <w:r>
        <w:rPr>
          <w:rStyle w:val="FootnoteReference"/>
        </w:rPr>
        <w:footnoteRef/>
      </w:r>
      <w:r>
        <w:t xml:space="preserve"> </w:t>
      </w:r>
      <w:r>
        <w:fldChar w:fldCharType="begin"/>
      </w:r>
      <w:ins w:id="338" w:author="Andrew Instone-Cowie" w:date="2024-06-18T15:04:00Z" w16du:dateUtc="2024-06-18T14:04:00Z">
        <w:r w:rsidR="006D61F3">
          <w:instrText>HYPERLINK "https://www.belfryware.com/"</w:instrText>
        </w:r>
      </w:ins>
      <w:del w:id="339" w:author="Andrew Instone-Cowie" w:date="2024-06-18T15:04:00Z" w16du:dateUtc="2024-06-18T14:04:00Z">
        <w:r w:rsidDel="006D61F3">
          <w:delInstrText>HYPERLINK "http://www.belfryware.com/"</w:delInstrText>
        </w:r>
      </w:del>
      <w:r>
        <w:fldChar w:fldCharType="separate"/>
      </w:r>
      <w:del w:id="340" w:author="Andrew Instone-Cowie" w:date="2024-06-18T15:04:00Z" w16du:dateUtc="2024-06-18T14:04:00Z">
        <w:r w:rsidRPr="00997920" w:rsidDel="006D61F3">
          <w:rPr>
            <w:rStyle w:val="Hyperlink"/>
          </w:rPr>
          <w:delText>http://www.belfryware.com/</w:delText>
        </w:r>
      </w:del>
      <w:ins w:id="341" w:author="Andrew Instone-Cowie" w:date="2024-06-18T15:04:00Z" w16du:dateUtc="2024-06-18T14:04:00Z">
        <w:r w:rsidR="006D61F3">
          <w:rPr>
            <w:rStyle w:val="Hyperlink"/>
          </w:rPr>
          <w:t>https://www.belfryware.com/</w:t>
        </w:r>
      </w:ins>
      <w:r>
        <w:rPr>
          <w:rStyle w:val="Hyperlink"/>
        </w:rPr>
        <w:fldChar w:fldCharType="end"/>
      </w:r>
      <w:r>
        <w:t xml:space="preserve"> </w:t>
      </w:r>
    </w:p>
  </w:footnote>
  <w:footnote w:id="5">
    <w:p w14:paraId="49C37A70" w14:textId="77777777" w:rsidR="001C5EE5" w:rsidRDefault="001C5EE5" w:rsidP="00A314F3">
      <w:pPr>
        <w:pStyle w:val="FootnoteText"/>
      </w:pPr>
      <w:r>
        <w:rPr>
          <w:rStyle w:val="FootnoteReference"/>
        </w:rPr>
        <w:footnoteRef/>
      </w:r>
      <w:r>
        <w:t xml:space="preserve"> Association of Ringing Teachers</w:t>
      </w:r>
    </w:p>
  </w:footnote>
  <w:footnote w:id="6">
    <w:p w14:paraId="6B3CEED4" w14:textId="0317BA54" w:rsidR="001C5EE5" w:rsidRDefault="001C5EE5" w:rsidP="00A314F3">
      <w:pPr>
        <w:pStyle w:val="FootnoteText"/>
      </w:pPr>
      <w:r>
        <w:rPr>
          <w:rStyle w:val="FootnoteReference"/>
        </w:rPr>
        <w:footnoteRef/>
      </w:r>
      <w:r>
        <w:t xml:space="preserve"> </w:t>
      </w:r>
      <w:r>
        <w:fldChar w:fldCharType="begin"/>
      </w:r>
      <w:ins w:id="345" w:author="Andrew Instone-Cowie" w:date="2024-06-18T15:05:00Z" w16du:dateUtc="2024-06-18T14:05:00Z">
        <w:r w:rsidR="006D61F3">
          <w:instrText>HYPERLINK "https://shop.bellringing.org/"</w:instrText>
        </w:r>
      </w:ins>
      <w:del w:id="346" w:author="Andrew Instone-Cowie" w:date="2024-06-18T15:05:00Z" w16du:dateUtc="2024-06-18T14:05:00Z">
        <w:r w:rsidDel="006D61F3">
          <w:delInstrText>HYPERLINK "http://ringingteachers.org/resource-centre/shop"</w:delInstrText>
        </w:r>
      </w:del>
      <w:r>
        <w:fldChar w:fldCharType="separate"/>
      </w:r>
      <w:del w:id="347" w:author="Andrew Instone-Cowie" w:date="2024-06-18T15:05:00Z" w16du:dateUtc="2024-06-18T14:05:00Z">
        <w:r w:rsidRPr="00490F76" w:rsidDel="006D61F3">
          <w:rPr>
            <w:rStyle w:val="Hyperlink"/>
          </w:rPr>
          <w:delText>http://ringingteachers.org/resource-centre/shop</w:delText>
        </w:r>
      </w:del>
      <w:ins w:id="348" w:author="Andrew Instone-Cowie" w:date="2024-06-18T15:05:00Z" w16du:dateUtc="2024-06-18T14:05:00Z">
        <w:r w:rsidR="006D61F3">
          <w:rPr>
            <w:rStyle w:val="Hyperlink"/>
          </w:rPr>
          <w:t>https://shop.bellringing.org</w:t>
        </w:r>
      </w:ins>
      <w:r>
        <w:rPr>
          <w:rStyle w:val="Hyperlink"/>
        </w:rP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B73C7" w14:textId="4C921C87" w:rsidR="001C5EE5" w:rsidRDefault="001C5EE5" w:rsidP="00111092">
    <w:pPr>
      <w:pStyle w:val="Header"/>
    </w:pPr>
    <w:r>
      <w:t xml:space="preserve">Type 2 Simulator – Configuring Virtual Belfry Guide </w:t>
    </w:r>
    <w:r w:rsidR="003A4FDF">
      <w:t>1.</w:t>
    </w:r>
    <w:ins w:id="489" w:author="Andrew Instone-Cowie" w:date="2024-06-18T15:00:00Z" w16du:dateUtc="2024-06-18T14:00:00Z">
      <w:r w:rsidR="006D61F3">
        <w:t>3</w:t>
      </w:r>
    </w:ins>
    <w:del w:id="490" w:author="Andrew Instone-Cowie" w:date="2024-06-18T15:00:00Z" w16du:dateUtc="2024-06-18T14:00:00Z">
      <w:r w:rsidR="00A256E9" w:rsidDel="006D61F3">
        <w:delText>2</w:delText>
      </w:r>
    </w:del>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C5BCC" w14:textId="2C6EF5AD" w:rsidR="001C5EE5" w:rsidRDefault="001C5EE5" w:rsidP="004F4C74">
    <w:pPr>
      <w:pStyle w:val="Header"/>
      <w:jc w:val="right"/>
    </w:pPr>
    <w:r>
      <w:t xml:space="preserve">Type 2 Simulator – Configuring Virtual Belfry Guide </w:t>
    </w:r>
    <w:r w:rsidR="003A4FDF">
      <w:t>1.</w:t>
    </w:r>
    <w:ins w:id="491" w:author="Andrew Instone-Cowie" w:date="2024-06-18T15:00:00Z" w16du:dateUtc="2024-06-18T14:00:00Z">
      <w:r w:rsidR="006D61F3">
        <w:t>3</w:t>
      </w:r>
    </w:ins>
    <w:del w:id="492" w:author="Andrew Instone-Cowie" w:date="2024-06-18T15:00:00Z" w16du:dateUtc="2024-06-18T14:00:00Z">
      <w:r w:rsidR="00A256E9" w:rsidDel="006D61F3">
        <w:delText>2</w:delText>
      </w:r>
    </w:del>
  </w:p>
  <w:p w14:paraId="2CCB73C8" w14:textId="56A18A1D" w:rsidR="001C5EE5" w:rsidRPr="004F4C74" w:rsidRDefault="001C5EE5" w:rsidP="004F4C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54EA"/>
    <w:multiLevelType w:val="hybridMultilevel"/>
    <w:tmpl w:val="9EAC9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427AED"/>
    <w:multiLevelType w:val="hybridMultilevel"/>
    <w:tmpl w:val="8B944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E20724"/>
    <w:multiLevelType w:val="hybridMultilevel"/>
    <w:tmpl w:val="5AB65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5C43E1"/>
    <w:multiLevelType w:val="hybridMultilevel"/>
    <w:tmpl w:val="9AA07122"/>
    <w:lvl w:ilvl="0" w:tplc="9556893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5C5636"/>
    <w:multiLevelType w:val="hybridMultilevel"/>
    <w:tmpl w:val="A34C04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977C02"/>
    <w:multiLevelType w:val="hybridMultilevel"/>
    <w:tmpl w:val="5BDA3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9F14C9"/>
    <w:multiLevelType w:val="hybridMultilevel"/>
    <w:tmpl w:val="1986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F03E76"/>
    <w:multiLevelType w:val="hybridMultilevel"/>
    <w:tmpl w:val="29A2B2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7E8184F"/>
    <w:multiLevelType w:val="hybridMultilevel"/>
    <w:tmpl w:val="8E303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FD5161"/>
    <w:multiLevelType w:val="hybridMultilevel"/>
    <w:tmpl w:val="EB1AF33E"/>
    <w:lvl w:ilvl="0" w:tplc="63AC574C">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497CD4"/>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9F1B5A"/>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A4503C"/>
    <w:multiLevelType w:val="hybridMultilevel"/>
    <w:tmpl w:val="826270D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A63E58"/>
    <w:multiLevelType w:val="hybridMultilevel"/>
    <w:tmpl w:val="06A42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AC12F7"/>
    <w:multiLevelType w:val="hybridMultilevel"/>
    <w:tmpl w:val="9E525BA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AB6838"/>
    <w:multiLevelType w:val="hybridMultilevel"/>
    <w:tmpl w:val="DBDE8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483A2C"/>
    <w:multiLevelType w:val="hybridMultilevel"/>
    <w:tmpl w:val="C71AB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EC4A06"/>
    <w:multiLevelType w:val="hybridMultilevel"/>
    <w:tmpl w:val="47227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2C475D"/>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C40F3B"/>
    <w:multiLevelType w:val="hybridMultilevel"/>
    <w:tmpl w:val="EBEA2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D62867"/>
    <w:multiLevelType w:val="hybridMultilevel"/>
    <w:tmpl w:val="56CE8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6A3A9A"/>
    <w:multiLevelType w:val="hybridMultilevel"/>
    <w:tmpl w:val="60A28E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3C2849"/>
    <w:multiLevelType w:val="hybridMultilevel"/>
    <w:tmpl w:val="0F1048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2B6498"/>
    <w:multiLevelType w:val="hybridMultilevel"/>
    <w:tmpl w:val="ED1CE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F33D30"/>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90772F"/>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C5854BF"/>
    <w:multiLevelType w:val="hybridMultilevel"/>
    <w:tmpl w:val="E1CA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E44FDA"/>
    <w:multiLevelType w:val="hybridMultilevel"/>
    <w:tmpl w:val="F8462E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1F4303"/>
    <w:multiLevelType w:val="hybridMultilevel"/>
    <w:tmpl w:val="F7CE2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5F24DDA"/>
    <w:multiLevelType w:val="hybridMultilevel"/>
    <w:tmpl w:val="5052B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AA217C"/>
    <w:multiLevelType w:val="hybridMultilevel"/>
    <w:tmpl w:val="74429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823108"/>
    <w:multiLevelType w:val="hybridMultilevel"/>
    <w:tmpl w:val="78189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DC1EDE"/>
    <w:multiLevelType w:val="hybridMultilevel"/>
    <w:tmpl w:val="CA48C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06667E"/>
    <w:multiLevelType w:val="hybridMultilevel"/>
    <w:tmpl w:val="887EDCF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134960"/>
    <w:multiLevelType w:val="hybridMultilevel"/>
    <w:tmpl w:val="DF0C7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19300F"/>
    <w:multiLevelType w:val="hybridMultilevel"/>
    <w:tmpl w:val="B508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5C5A35"/>
    <w:multiLevelType w:val="hybridMultilevel"/>
    <w:tmpl w:val="B7DC16B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9F03819"/>
    <w:multiLevelType w:val="hybridMultilevel"/>
    <w:tmpl w:val="AD088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C9D53CB"/>
    <w:multiLevelType w:val="hybridMultilevel"/>
    <w:tmpl w:val="445E4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FE66512"/>
    <w:multiLevelType w:val="hybridMultilevel"/>
    <w:tmpl w:val="3DF65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5380516">
    <w:abstractNumId w:val="1"/>
  </w:num>
  <w:num w:numId="2" w16cid:durableId="504594365">
    <w:abstractNumId w:val="39"/>
  </w:num>
  <w:num w:numId="3" w16cid:durableId="1947956451">
    <w:abstractNumId w:val="31"/>
  </w:num>
  <w:num w:numId="4" w16cid:durableId="285232727">
    <w:abstractNumId w:val="27"/>
  </w:num>
  <w:num w:numId="5" w16cid:durableId="995575084">
    <w:abstractNumId w:val="30"/>
  </w:num>
  <w:num w:numId="6" w16cid:durableId="1528062131">
    <w:abstractNumId w:val="36"/>
  </w:num>
  <w:num w:numId="7" w16cid:durableId="1025398327">
    <w:abstractNumId w:val="14"/>
  </w:num>
  <w:num w:numId="8" w16cid:durableId="1571236266">
    <w:abstractNumId w:val="40"/>
  </w:num>
  <w:num w:numId="9" w16cid:durableId="1984657431">
    <w:abstractNumId w:val="16"/>
  </w:num>
  <w:num w:numId="10" w16cid:durableId="1174610975">
    <w:abstractNumId w:val="21"/>
  </w:num>
  <w:num w:numId="11" w16cid:durableId="1083143372">
    <w:abstractNumId w:val="33"/>
  </w:num>
  <w:num w:numId="12" w16cid:durableId="568686944">
    <w:abstractNumId w:val="37"/>
  </w:num>
  <w:num w:numId="13" w16cid:durableId="1978872438">
    <w:abstractNumId w:val="15"/>
  </w:num>
  <w:num w:numId="14" w16cid:durableId="377120946">
    <w:abstractNumId w:val="34"/>
  </w:num>
  <w:num w:numId="15" w16cid:durableId="1667245166">
    <w:abstractNumId w:val="20"/>
  </w:num>
  <w:num w:numId="16" w16cid:durableId="734857911">
    <w:abstractNumId w:val="6"/>
  </w:num>
  <w:num w:numId="17" w16cid:durableId="273905809">
    <w:abstractNumId w:val="2"/>
  </w:num>
  <w:num w:numId="18" w16cid:durableId="1834056115">
    <w:abstractNumId w:val="8"/>
  </w:num>
  <w:num w:numId="19" w16cid:durableId="98526724">
    <w:abstractNumId w:val="22"/>
  </w:num>
  <w:num w:numId="20" w16cid:durableId="2047488474">
    <w:abstractNumId w:val="10"/>
  </w:num>
  <w:num w:numId="21" w16cid:durableId="673873492">
    <w:abstractNumId w:val="35"/>
  </w:num>
  <w:num w:numId="22" w16cid:durableId="847326109">
    <w:abstractNumId w:val="41"/>
  </w:num>
  <w:num w:numId="23" w16cid:durableId="563636824">
    <w:abstractNumId w:val="4"/>
  </w:num>
  <w:num w:numId="24" w16cid:durableId="739790450">
    <w:abstractNumId w:val="5"/>
  </w:num>
  <w:num w:numId="25" w16cid:durableId="1746606256">
    <w:abstractNumId w:val="9"/>
  </w:num>
  <w:num w:numId="26" w16cid:durableId="1000081084">
    <w:abstractNumId w:val="3"/>
  </w:num>
  <w:num w:numId="27" w16cid:durableId="1395619210">
    <w:abstractNumId w:val="29"/>
  </w:num>
  <w:num w:numId="28" w16cid:durableId="1433628159">
    <w:abstractNumId w:val="24"/>
  </w:num>
  <w:num w:numId="29" w16cid:durableId="1369985984">
    <w:abstractNumId w:val="0"/>
  </w:num>
  <w:num w:numId="30" w16cid:durableId="1534885639">
    <w:abstractNumId w:val="11"/>
  </w:num>
  <w:num w:numId="31" w16cid:durableId="1571233407">
    <w:abstractNumId w:val="19"/>
  </w:num>
  <w:num w:numId="32" w16cid:durableId="1687705697">
    <w:abstractNumId w:val="26"/>
  </w:num>
  <w:num w:numId="33" w16cid:durableId="2142796808">
    <w:abstractNumId w:val="12"/>
  </w:num>
  <w:num w:numId="34" w16cid:durableId="1581284858">
    <w:abstractNumId w:val="18"/>
  </w:num>
  <w:num w:numId="35" w16cid:durableId="1453667860">
    <w:abstractNumId w:val="7"/>
  </w:num>
  <w:num w:numId="36" w16cid:durableId="83889582">
    <w:abstractNumId w:val="13"/>
  </w:num>
  <w:num w:numId="37" w16cid:durableId="997923437">
    <w:abstractNumId w:val="17"/>
  </w:num>
  <w:num w:numId="38" w16cid:durableId="994993488">
    <w:abstractNumId w:val="28"/>
  </w:num>
  <w:num w:numId="39" w16cid:durableId="193077711">
    <w:abstractNumId w:val="23"/>
  </w:num>
  <w:num w:numId="40" w16cid:durableId="1478187531">
    <w:abstractNumId w:val="25"/>
  </w:num>
  <w:num w:numId="41" w16cid:durableId="1914774744">
    <w:abstractNumId w:val="32"/>
  </w:num>
  <w:num w:numId="42" w16cid:durableId="1104501442">
    <w:abstractNumId w:val="38"/>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57"/>
  <w:proofState w:grammar="clean"/>
  <w:trackRevisions/>
  <w:defaultTabStop w:val="720"/>
  <w:evenAndOddHeaders/>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9E5"/>
    <w:rsid w:val="00000A96"/>
    <w:rsid w:val="00006D96"/>
    <w:rsid w:val="00011217"/>
    <w:rsid w:val="000175E1"/>
    <w:rsid w:val="00026457"/>
    <w:rsid w:val="00030E5F"/>
    <w:rsid w:val="00035D65"/>
    <w:rsid w:val="00051339"/>
    <w:rsid w:val="000542B3"/>
    <w:rsid w:val="00054E8E"/>
    <w:rsid w:val="00060914"/>
    <w:rsid w:val="00064FD2"/>
    <w:rsid w:val="00065D66"/>
    <w:rsid w:val="00077E1A"/>
    <w:rsid w:val="00080785"/>
    <w:rsid w:val="00080BB1"/>
    <w:rsid w:val="00083948"/>
    <w:rsid w:val="000843D0"/>
    <w:rsid w:val="00087329"/>
    <w:rsid w:val="000903D8"/>
    <w:rsid w:val="0009270C"/>
    <w:rsid w:val="00092A62"/>
    <w:rsid w:val="00094D60"/>
    <w:rsid w:val="00094DA6"/>
    <w:rsid w:val="00097412"/>
    <w:rsid w:val="000A1F80"/>
    <w:rsid w:val="000A3B23"/>
    <w:rsid w:val="000B2B8C"/>
    <w:rsid w:val="000B6C76"/>
    <w:rsid w:val="000C0ADF"/>
    <w:rsid w:val="000D3235"/>
    <w:rsid w:val="000D4B02"/>
    <w:rsid w:val="000D4F0D"/>
    <w:rsid w:val="000E021A"/>
    <w:rsid w:val="000E2149"/>
    <w:rsid w:val="000E7515"/>
    <w:rsid w:val="000F197E"/>
    <w:rsid w:val="000F6726"/>
    <w:rsid w:val="000F684D"/>
    <w:rsid w:val="00100B7C"/>
    <w:rsid w:val="00104AF3"/>
    <w:rsid w:val="001060D5"/>
    <w:rsid w:val="001077FA"/>
    <w:rsid w:val="00107E45"/>
    <w:rsid w:val="00110B37"/>
    <w:rsid w:val="00111092"/>
    <w:rsid w:val="00111EED"/>
    <w:rsid w:val="00114560"/>
    <w:rsid w:val="001242B5"/>
    <w:rsid w:val="00124D88"/>
    <w:rsid w:val="00125A57"/>
    <w:rsid w:val="001325AF"/>
    <w:rsid w:val="00133500"/>
    <w:rsid w:val="001346DB"/>
    <w:rsid w:val="001363EA"/>
    <w:rsid w:val="00136CCA"/>
    <w:rsid w:val="00136DDA"/>
    <w:rsid w:val="00142C50"/>
    <w:rsid w:val="00142D48"/>
    <w:rsid w:val="00143D50"/>
    <w:rsid w:val="0014461C"/>
    <w:rsid w:val="00145656"/>
    <w:rsid w:val="001519A1"/>
    <w:rsid w:val="00151ED1"/>
    <w:rsid w:val="00152A9A"/>
    <w:rsid w:val="00155DDE"/>
    <w:rsid w:val="001562F8"/>
    <w:rsid w:val="00156DB0"/>
    <w:rsid w:val="00167E55"/>
    <w:rsid w:val="00170129"/>
    <w:rsid w:val="0017543C"/>
    <w:rsid w:val="00176610"/>
    <w:rsid w:val="001818BB"/>
    <w:rsid w:val="00183E7C"/>
    <w:rsid w:val="00187C41"/>
    <w:rsid w:val="001933DC"/>
    <w:rsid w:val="00196224"/>
    <w:rsid w:val="00196939"/>
    <w:rsid w:val="001A3114"/>
    <w:rsid w:val="001B1BB1"/>
    <w:rsid w:val="001B2E22"/>
    <w:rsid w:val="001B3732"/>
    <w:rsid w:val="001C1ADC"/>
    <w:rsid w:val="001C5EE5"/>
    <w:rsid w:val="001D15CF"/>
    <w:rsid w:val="001D1D5D"/>
    <w:rsid w:val="001D20BB"/>
    <w:rsid w:val="001D2322"/>
    <w:rsid w:val="001D63BF"/>
    <w:rsid w:val="001E1E40"/>
    <w:rsid w:val="001E1F78"/>
    <w:rsid w:val="001E396D"/>
    <w:rsid w:val="001E5638"/>
    <w:rsid w:val="001E7349"/>
    <w:rsid w:val="001F0059"/>
    <w:rsid w:val="001F5333"/>
    <w:rsid w:val="001F5966"/>
    <w:rsid w:val="002038EB"/>
    <w:rsid w:val="00204C2B"/>
    <w:rsid w:val="00206F6E"/>
    <w:rsid w:val="00211292"/>
    <w:rsid w:val="0021223B"/>
    <w:rsid w:val="0021418D"/>
    <w:rsid w:val="00214BA5"/>
    <w:rsid w:val="00215D7E"/>
    <w:rsid w:val="00215F07"/>
    <w:rsid w:val="002229FA"/>
    <w:rsid w:val="00224E97"/>
    <w:rsid w:val="002301A9"/>
    <w:rsid w:val="00231358"/>
    <w:rsid w:val="002437BA"/>
    <w:rsid w:val="00251800"/>
    <w:rsid w:val="00256E3C"/>
    <w:rsid w:val="00257834"/>
    <w:rsid w:val="00257A6F"/>
    <w:rsid w:val="00257E24"/>
    <w:rsid w:val="00262CAA"/>
    <w:rsid w:val="002663FF"/>
    <w:rsid w:val="00266864"/>
    <w:rsid w:val="0027272C"/>
    <w:rsid w:val="002742F0"/>
    <w:rsid w:val="00276DDE"/>
    <w:rsid w:val="00283898"/>
    <w:rsid w:val="00283A0F"/>
    <w:rsid w:val="00283F90"/>
    <w:rsid w:val="00285ABD"/>
    <w:rsid w:val="002871BD"/>
    <w:rsid w:val="0029215C"/>
    <w:rsid w:val="002930DA"/>
    <w:rsid w:val="00297EA5"/>
    <w:rsid w:val="002A44F4"/>
    <w:rsid w:val="002A4E47"/>
    <w:rsid w:val="002B0B68"/>
    <w:rsid w:val="002B3BDA"/>
    <w:rsid w:val="002B3F80"/>
    <w:rsid w:val="002B4356"/>
    <w:rsid w:val="002B7C93"/>
    <w:rsid w:val="002B7EE5"/>
    <w:rsid w:val="002C04E7"/>
    <w:rsid w:val="002C2E75"/>
    <w:rsid w:val="002E1C6E"/>
    <w:rsid w:val="002E502A"/>
    <w:rsid w:val="002E5A4F"/>
    <w:rsid w:val="002E6732"/>
    <w:rsid w:val="002F1A01"/>
    <w:rsid w:val="002F5000"/>
    <w:rsid w:val="002F5C4D"/>
    <w:rsid w:val="002F67A6"/>
    <w:rsid w:val="002F6A98"/>
    <w:rsid w:val="002F6FC7"/>
    <w:rsid w:val="002F7CAE"/>
    <w:rsid w:val="003031B5"/>
    <w:rsid w:val="003105FB"/>
    <w:rsid w:val="00312C51"/>
    <w:rsid w:val="00314976"/>
    <w:rsid w:val="0032060D"/>
    <w:rsid w:val="00322AAC"/>
    <w:rsid w:val="00325B20"/>
    <w:rsid w:val="00326979"/>
    <w:rsid w:val="00326BC0"/>
    <w:rsid w:val="003300EC"/>
    <w:rsid w:val="003313E0"/>
    <w:rsid w:val="003330E9"/>
    <w:rsid w:val="0033556A"/>
    <w:rsid w:val="003373E2"/>
    <w:rsid w:val="003417AE"/>
    <w:rsid w:val="0034409E"/>
    <w:rsid w:val="00344B53"/>
    <w:rsid w:val="00355593"/>
    <w:rsid w:val="00355F79"/>
    <w:rsid w:val="00357DAC"/>
    <w:rsid w:val="00363EFD"/>
    <w:rsid w:val="00375324"/>
    <w:rsid w:val="00376237"/>
    <w:rsid w:val="00376386"/>
    <w:rsid w:val="00380EEA"/>
    <w:rsid w:val="00380F33"/>
    <w:rsid w:val="00382709"/>
    <w:rsid w:val="0039016D"/>
    <w:rsid w:val="00390F63"/>
    <w:rsid w:val="003922C1"/>
    <w:rsid w:val="00393B25"/>
    <w:rsid w:val="00395444"/>
    <w:rsid w:val="003968E0"/>
    <w:rsid w:val="00397758"/>
    <w:rsid w:val="003A018A"/>
    <w:rsid w:val="003A0C36"/>
    <w:rsid w:val="003A2065"/>
    <w:rsid w:val="003A26C7"/>
    <w:rsid w:val="003A28B0"/>
    <w:rsid w:val="003A3D10"/>
    <w:rsid w:val="003A4FDF"/>
    <w:rsid w:val="003B40EC"/>
    <w:rsid w:val="003B42AC"/>
    <w:rsid w:val="003B6F74"/>
    <w:rsid w:val="003B7101"/>
    <w:rsid w:val="003C320E"/>
    <w:rsid w:val="003C52F3"/>
    <w:rsid w:val="003C6C71"/>
    <w:rsid w:val="003D20CC"/>
    <w:rsid w:val="003D2EF6"/>
    <w:rsid w:val="003D4027"/>
    <w:rsid w:val="003D4E09"/>
    <w:rsid w:val="003D5EC0"/>
    <w:rsid w:val="003D7BE9"/>
    <w:rsid w:val="003E6321"/>
    <w:rsid w:val="003E6D21"/>
    <w:rsid w:val="003E7E0F"/>
    <w:rsid w:val="003F1EC6"/>
    <w:rsid w:val="00401D30"/>
    <w:rsid w:val="004055D3"/>
    <w:rsid w:val="00406CEA"/>
    <w:rsid w:val="004079B5"/>
    <w:rsid w:val="00407C92"/>
    <w:rsid w:val="00407E8E"/>
    <w:rsid w:val="00411143"/>
    <w:rsid w:val="00413F10"/>
    <w:rsid w:val="00415060"/>
    <w:rsid w:val="00415C86"/>
    <w:rsid w:val="00424328"/>
    <w:rsid w:val="004304DB"/>
    <w:rsid w:val="00432304"/>
    <w:rsid w:val="004344A1"/>
    <w:rsid w:val="0043570E"/>
    <w:rsid w:val="00437796"/>
    <w:rsid w:val="004402CA"/>
    <w:rsid w:val="0044053F"/>
    <w:rsid w:val="004408BF"/>
    <w:rsid w:val="0044502E"/>
    <w:rsid w:val="00445DC6"/>
    <w:rsid w:val="00456713"/>
    <w:rsid w:val="004614DE"/>
    <w:rsid w:val="0046319A"/>
    <w:rsid w:val="00466CAD"/>
    <w:rsid w:val="004702F5"/>
    <w:rsid w:val="00475963"/>
    <w:rsid w:val="004776A2"/>
    <w:rsid w:val="00483BB7"/>
    <w:rsid w:val="00490520"/>
    <w:rsid w:val="00492AE5"/>
    <w:rsid w:val="0049320E"/>
    <w:rsid w:val="00493697"/>
    <w:rsid w:val="0049533D"/>
    <w:rsid w:val="004A04C9"/>
    <w:rsid w:val="004A1829"/>
    <w:rsid w:val="004A19E5"/>
    <w:rsid w:val="004A3B22"/>
    <w:rsid w:val="004A5B04"/>
    <w:rsid w:val="004B1D71"/>
    <w:rsid w:val="004B2B79"/>
    <w:rsid w:val="004B72AD"/>
    <w:rsid w:val="004C27F1"/>
    <w:rsid w:val="004C342C"/>
    <w:rsid w:val="004C42A5"/>
    <w:rsid w:val="004C45AD"/>
    <w:rsid w:val="004C7E86"/>
    <w:rsid w:val="004D2501"/>
    <w:rsid w:val="004D639C"/>
    <w:rsid w:val="004D7582"/>
    <w:rsid w:val="004E0108"/>
    <w:rsid w:val="004E23E2"/>
    <w:rsid w:val="004E2986"/>
    <w:rsid w:val="004E57EF"/>
    <w:rsid w:val="004F0F66"/>
    <w:rsid w:val="004F1145"/>
    <w:rsid w:val="004F3A7E"/>
    <w:rsid w:val="004F4C74"/>
    <w:rsid w:val="004F644B"/>
    <w:rsid w:val="00500527"/>
    <w:rsid w:val="00506102"/>
    <w:rsid w:val="005115DD"/>
    <w:rsid w:val="0051426B"/>
    <w:rsid w:val="005158FE"/>
    <w:rsid w:val="00520540"/>
    <w:rsid w:val="00524404"/>
    <w:rsid w:val="00530DD5"/>
    <w:rsid w:val="0053685D"/>
    <w:rsid w:val="00536DDD"/>
    <w:rsid w:val="00537138"/>
    <w:rsid w:val="005379B9"/>
    <w:rsid w:val="00537B70"/>
    <w:rsid w:val="00542E76"/>
    <w:rsid w:val="00544CBF"/>
    <w:rsid w:val="00557FB7"/>
    <w:rsid w:val="0056516D"/>
    <w:rsid w:val="0056613E"/>
    <w:rsid w:val="00566B9A"/>
    <w:rsid w:val="00570EE7"/>
    <w:rsid w:val="005713E3"/>
    <w:rsid w:val="00572583"/>
    <w:rsid w:val="005824E8"/>
    <w:rsid w:val="0058461D"/>
    <w:rsid w:val="00592C85"/>
    <w:rsid w:val="00593725"/>
    <w:rsid w:val="00593EBB"/>
    <w:rsid w:val="005972DB"/>
    <w:rsid w:val="005A56D1"/>
    <w:rsid w:val="005B0DE3"/>
    <w:rsid w:val="005B6D89"/>
    <w:rsid w:val="005C1C23"/>
    <w:rsid w:val="005C2081"/>
    <w:rsid w:val="005C299D"/>
    <w:rsid w:val="005C2FA2"/>
    <w:rsid w:val="005C6AD2"/>
    <w:rsid w:val="005C7CF5"/>
    <w:rsid w:val="005D3B0A"/>
    <w:rsid w:val="005E0537"/>
    <w:rsid w:val="005E09F9"/>
    <w:rsid w:val="005E1F4A"/>
    <w:rsid w:val="005E404B"/>
    <w:rsid w:val="005E47F9"/>
    <w:rsid w:val="005F22D7"/>
    <w:rsid w:val="005F2FD4"/>
    <w:rsid w:val="005F49F3"/>
    <w:rsid w:val="005F77C3"/>
    <w:rsid w:val="00602948"/>
    <w:rsid w:val="0060312C"/>
    <w:rsid w:val="00604085"/>
    <w:rsid w:val="006128A1"/>
    <w:rsid w:val="00620159"/>
    <w:rsid w:val="00620856"/>
    <w:rsid w:val="00621BC0"/>
    <w:rsid w:val="0062540C"/>
    <w:rsid w:val="006264CE"/>
    <w:rsid w:val="00631198"/>
    <w:rsid w:val="00632A88"/>
    <w:rsid w:val="006350AF"/>
    <w:rsid w:val="0064239D"/>
    <w:rsid w:val="00644B80"/>
    <w:rsid w:val="00646DF5"/>
    <w:rsid w:val="00650ABB"/>
    <w:rsid w:val="006561AB"/>
    <w:rsid w:val="00656B1E"/>
    <w:rsid w:val="00666B73"/>
    <w:rsid w:val="006708BA"/>
    <w:rsid w:val="00671D64"/>
    <w:rsid w:val="006723C7"/>
    <w:rsid w:val="00672C50"/>
    <w:rsid w:val="006734D2"/>
    <w:rsid w:val="00677FFD"/>
    <w:rsid w:val="00681D68"/>
    <w:rsid w:val="00685F46"/>
    <w:rsid w:val="00686BAE"/>
    <w:rsid w:val="00695784"/>
    <w:rsid w:val="006958B3"/>
    <w:rsid w:val="006975F8"/>
    <w:rsid w:val="006A02C6"/>
    <w:rsid w:val="006A3934"/>
    <w:rsid w:val="006A710F"/>
    <w:rsid w:val="006B00E3"/>
    <w:rsid w:val="006B15EE"/>
    <w:rsid w:val="006B65C2"/>
    <w:rsid w:val="006B7665"/>
    <w:rsid w:val="006C4748"/>
    <w:rsid w:val="006D1561"/>
    <w:rsid w:val="006D1C30"/>
    <w:rsid w:val="006D5852"/>
    <w:rsid w:val="006D61F3"/>
    <w:rsid w:val="006E422A"/>
    <w:rsid w:val="006E520B"/>
    <w:rsid w:val="006E5727"/>
    <w:rsid w:val="006F08A8"/>
    <w:rsid w:val="006F4B5C"/>
    <w:rsid w:val="006F668A"/>
    <w:rsid w:val="006F74F0"/>
    <w:rsid w:val="0070333A"/>
    <w:rsid w:val="00705901"/>
    <w:rsid w:val="007077FF"/>
    <w:rsid w:val="00712D31"/>
    <w:rsid w:val="00714478"/>
    <w:rsid w:val="0071502F"/>
    <w:rsid w:val="00715718"/>
    <w:rsid w:val="00720025"/>
    <w:rsid w:val="007214A0"/>
    <w:rsid w:val="007314EE"/>
    <w:rsid w:val="0073358F"/>
    <w:rsid w:val="00736C53"/>
    <w:rsid w:val="00736D37"/>
    <w:rsid w:val="0073712C"/>
    <w:rsid w:val="00737DBB"/>
    <w:rsid w:val="00740FFC"/>
    <w:rsid w:val="007422A7"/>
    <w:rsid w:val="007426D0"/>
    <w:rsid w:val="00746FAD"/>
    <w:rsid w:val="00754CE0"/>
    <w:rsid w:val="00756131"/>
    <w:rsid w:val="00757682"/>
    <w:rsid w:val="0076349F"/>
    <w:rsid w:val="007639F0"/>
    <w:rsid w:val="007661F0"/>
    <w:rsid w:val="00777A4E"/>
    <w:rsid w:val="00780077"/>
    <w:rsid w:val="00781F35"/>
    <w:rsid w:val="00787764"/>
    <w:rsid w:val="00790655"/>
    <w:rsid w:val="0079138A"/>
    <w:rsid w:val="00794151"/>
    <w:rsid w:val="0079577A"/>
    <w:rsid w:val="007964CF"/>
    <w:rsid w:val="00797DB8"/>
    <w:rsid w:val="007A0C7C"/>
    <w:rsid w:val="007A44F9"/>
    <w:rsid w:val="007A4ECF"/>
    <w:rsid w:val="007A5F0C"/>
    <w:rsid w:val="007A69A4"/>
    <w:rsid w:val="007A772C"/>
    <w:rsid w:val="007B1A40"/>
    <w:rsid w:val="007B248F"/>
    <w:rsid w:val="007B7AEC"/>
    <w:rsid w:val="007C0016"/>
    <w:rsid w:val="007C3A2A"/>
    <w:rsid w:val="007C3EAC"/>
    <w:rsid w:val="007D2792"/>
    <w:rsid w:val="007D5EFC"/>
    <w:rsid w:val="007D69D5"/>
    <w:rsid w:val="007D6C49"/>
    <w:rsid w:val="007D6DD5"/>
    <w:rsid w:val="007D71D0"/>
    <w:rsid w:val="007E0D00"/>
    <w:rsid w:val="007E120A"/>
    <w:rsid w:val="007E3F59"/>
    <w:rsid w:val="007E4CA5"/>
    <w:rsid w:val="007F0F07"/>
    <w:rsid w:val="007F17FA"/>
    <w:rsid w:val="007F2193"/>
    <w:rsid w:val="007F3454"/>
    <w:rsid w:val="007F3572"/>
    <w:rsid w:val="007F788B"/>
    <w:rsid w:val="007F7E8A"/>
    <w:rsid w:val="008000C0"/>
    <w:rsid w:val="00803592"/>
    <w:rsid w:val="0080445A"/>
    <w:rsid w:val="00806A62"/>
    <w:rsid w:val="00806B26"/>
    <w:rsid w:val="00812115"/>
    <w:rsid w:val="0081281D"/>
    <w:rsid w:val="008131E3"/>
    <w:rsid w:val="0081434A"/>
    <w:rsid w:val="00814FDE"/>
    <w:rsid w:val="00817250"/>
    <w:rsid w:val="008224DB"/>
    <w:rsid w:val="00825FC5"/>
    <w:rsid w:val="008303AA"/>
    <w:rsid w:val="008326A6"/>
    <w:rsid w:val="00835317"/>
    <w:rsid w:val="0084016E"/>
    <w:rsid w:val="00840B8C"/>
    <w:rsid w:val="00841641"/>
    <w:rsid w:val="00841C2B"/>
    <w:rsid w:val="00843EE4"/>
    <w:rsid w:val="00844EF4"/>
    <w:rsid w:val="008450F9"/>
    <w:rsid w:val="00853170"/>
    <w:rsid w:val="008533D1"/>
    <w:rsid w:val="0085346D"/>
    <w:rsid w:val="00857E9E"/>
    <w:rsid w:val="008732BD"/>
    <w:rsid w:val="00874309"/>
    <w:rsid w:val="0087584D"/>
    <w:rsid w:val="008759C7"/>
    <w:rsid w:val="008772AE"/>
    <w:rsid w:val="00877B5C"/>
    <w:rsid w:val="00882400"/>
    <w:rsid w:val="00884FDA"/>
    <w:rsid w:val="00886D1A"/>
    <w:rsid w:val="00887643"/>
    <w:rsid w:val="008911A3"/>
    <w:rsid w:val="0089136C"/>
    <w:rsid w:val="00891731"/>
    <w:rsid w:val="008A1FC4"/>
    <w:rsid w:val="008A236E"/>
    <w:rsid w:val="008A2497"/>
    <w:rsid w:val="008A5F6B"/>
    <w:rsid w:val="008B04C6"/>
    <w:rsid w:val="008B0EA2"/>
    <w:rsid w:val="008B147E"/>
    <w:rsid w:val="008B2177"/>
    <w:rsid w:val="008B46DB"/>
    <w:rsid w:val="008B651B"/>
    <w:rsid w:val="008B71E7"/>
    <w:rsid w:val="008B7539"/>
    <w:rsid w:val="008B7CE4"/>
    <w:rsid w:val="008B7DA0"/>
    <w:rsid w:val="008C37FF"/>
    <w:rsid w:val="008C46AD"/>
    <w:rsid w:val="008C6543"/>
    <w:rsid w:val="008C7A7F"/>
    <w:rsid w:val="008C7B76"/>
    <w:rsid w:val="008E059E"/>
    <w:rsid w:val="008E3B38"/>
    <w:rsid w:val="008E56C7"/>
    <w:rsid w:val="008E7D1B"/>
    <w:rsid w:val="008F0E54"/>
    <w:rsid w:val="008F201B"/>
    <w:rsid w:val="008F5297"/>
    <w:rsid w:val="008F57A9"/>
    <w:rsid w:val="008F67D7"/>
    <w:rsid w:val="008F7177"/>
    <w:rsid w:val="0090134D"/>
    <w:rsid w:val="009030AD"/>
    <w:rsid w:val="0091340F"/>
    <w:rsid w:val="00917857"/>
    <w:rsid w:val="00924AB5"/>
    <w:rsid w:val="00924D8E"/>
    <w:rsid w:val="0093516A"/>
    <w:rsid w:val="00936DEF"/>
    <w:rsid w:val="00937C95"/>
    <w:rsid w:val="0094027C"/>
    <w:rsid w:val="009438BD"/>
    <w:rsid w:val="0095033B"/>
    <w:rsid w:val="00951C55"/>
    <w:rsid w:val="0095679A"/>
    <w:rsid w:val="00962E8D"/>
    <w:rsid w:val="009642B2"/>
    <w:rsid w:val="009656B9"/>
    <w:rsid w:val="00965D6A"/>
    <w:rsid w:val="00966018"/>
    <w:rsid w:val="00970EDC"/>
    <w:rsid w:val="00973DB9"/>
    <w:rsid w:val="009746F9"/>
    <w:rsid w:val="00975A82"/>
    <w:rsid w:val="00977A19"/>
    <w:rsid w:val="00984B01"/>
    <w:rsid w:val="0099183A"/>
    <w:rsid w:val="0099187D"/>
    <w:rsid w:val="009935F4"/>
    <w:rsid w:val="009978A6"/>
    <w:rsid w:val="00997C90"/>
    <w:rsid w:val="009A09B5"/>
    <w:rsid w:val="009A575D"/>
    <w:rsid w:val="009A5B7E"/>
    <w:rsid w:val="009A7468"/>
    <w:rsid w:val="009B27F9"/>
    <w:rsid w:val="009B2B07"/>
    <w:rsid w:val="009B5FE2"/>
    <w:rsid w:val="009C0ED9"/>
    <w:rsid w:val="009C36BF"/>
    <w:rsid w:val="009C5386"/>
    <w:rsid w:val="009D5CA6"/>
    <w:rsid w:val="009D705A"/>
    <w:rsid w:val="009E107B"/>
    <w:rsid w:val="009E4601"/>
    <w:rsid w:val="009E4668"/>
    <w:rsid w:val="009F0812"/>
    <w:rsid w:val="009F32C4"/>
    <w:rsid w:val="009F5001"/>
    <w:rsid w:val="00A001B0"/>
    <w:rsid w:val="00A02E53"/>
    <w:rsid w:val="00A061B4"/>
    <w:rsid w:val="00A076AF"/>
    <w:rsid w:val="00A10BC2"/>
    <w:rsid w:val="00A121E5"/>
    <w:rsid w:val="00A14AB7"/>
    <w:rsid w:val="00A15557"/>
    <w:rsid w:val="00A2147D"/>
    <w:rsid w:val="00A21BA1"/>
    <w:rsid w:val="00A22206"/>
    <w:rsid w:val="00A256E9"/>
    <w:rsid w:val="00A301C8"/>
    <w:rsid w:val="00A314F3"/>
    <w:rsid w:val="00A31914"/>
    <w:rsid w:val="00A33666"/>
    <w:rsid w:val="00A35396"/>
    <w:rsid w:val="00A357C8"/>
    <w:rsid w:val="00A44814"/>
    <w:rsid w:val="00A450E9"/>
    <w:rsid w:val="00A46E0E"/>
    <w:rsid w:val="00A520C5"/>
    <w:rsid w:val="00A551AE"/>
    <w:rsid w:val="00A55A46"/>
    <w:rsid w:val="00A62A0F"/>
    <w:rsid w:val="00A64417"/>
    <w:rsid w:val="00A6520A"/>
    <w:rsid w:val="00A764ED"/>
    <w:rsid w:val="00A77120"/>
    <w:rsid w:val="00A81427"/>
    <w:rsid w:val="00A871C0"/>
    <w:rsid w:val="00A927C0"/>
    <w:rsid w:val="00A94841"/>
    <w:rsid w:val="00A960F8"/>
    <w:rsid w:val="00A964DD"/>
    <w:rsid w:val="00AA1813"/>
    <w:rsid w:val="00AA49A8"/>
    <w:rsid w:val="00AA4FD7"/>
    <w:rsid w:val="00AB38AD"/>
    <w:rsid w:val="00AB3F75"/>
    <w:rsid w:val="00AB7F72"/>
    <w:rsid w:val="00AC1650"/>
    <w:rsid w:val="00AC40D2"/>
    <w:rsid w:val="00AC78CA"/>
    <w:rsid w:val="00AD0901"/>
    <w:rsid w:val="00AD3D85"/>
    <w:rsid w:val="00AD4B47"/>
    <w:rsid w:val="00AD4C07"/>
    <w:rsid w:val="00AD4EB0"/>
    <w:rsid w:val="00AE359C"/>
    <w:rsid w:val="00AE5C83"/>
    <w:rsid w:val="00AE6363"/>
    <w:rsid w:val="00AF618E"/>
    <w:rsid w:val="00AF683D"/>
    <w:rsid w:val="00B0640D"/>
    <w:rsid w:val="00B067E3"/>
    <w:rsid w:val="00B1151E"/>
    <w:rsid w:val="00B122E3"/>
    <w:rsid w:val="00B13DDB"/>
    <w:rsid w:val="00B25124"/>
    <w:rsid w:val="00B308CC"/>
    <w:rsid w:val="00B30973"/>
    <w:rsid w:val="00B3201F"/>
    <w:rsid w:val="00B332E5"/>
    <w:rsid w:val="00B42B7C"/>
    <w:rsid w:val="00B46565"/>
    <w:rsid w:val="00B52F24"/>
    <w:rsid w:val="00B53E60"/>
    <w:rsid w:val="00B56143"/>
    <w:rsid w:val="00B62BA1"/>
    <w:rsid w:val="00B64158"/>
    <w:rsid w:val="00B64BA0"/>
    <w:rsid w:val="00B65B84"/>
    <w:rsid w:val="00B65F5B"/>
    <w:rsid w:val="00B662DF"/>
    <w:rsid w:val="00B67046"/>
    <w:rsid w:val="00B7092D"/>
    <w:rsid w:val="00B7322D"/>
    <w:rsid w:val="00B74644"/>
    <w:rsid w:val="00B7533B"/>
    <w:rsid w:val="00B75510"/>
    <w:rsid w:val="00B76689"/>
    <w:rsid w:val="00B76A21"/>
    <w:rsid w:val="00B80BD8"/>
    <w:rsid w:val="00B81758"/>
    <w:rsid w:val="00B836FB"/>
    <w:rsid w:val="00B8621B"/>
    <w:rsid w:val="00B8755F"/>
    <w:rsid w:val="00B90DE3"/>
    <w:rsid w:val="00B93231"/>
    <w:rsid w:val="00B94C44"/>
    <w:rsid w:val="00BA08DE"/>
    <w:rsid w:val="00BA1450"/>
    <w:rsid w:val="00BA1AEE"/>
    <w:rsid w:val="00BA4F35"/>
    <w:rsid w:val="00BB578F"/>
    <w:rsid w:val="00BB5DB9"/>
    <w:rsid w:val="00BB6742"/>
    <w:rsid w:val="00BB7932"/>
    <w:rsid w:val="00BC0C02"/>
    <w:rsid w:val="00BC22EA"/>
    <w:rsid w:val="00BC75A4"/>
    <w:rsid w:val="00BD116B"/>
    <w:rsid w:val="00BD25FB"/>
    <w:rsid w:val="00BD5CAC"/>
    <w:rsid w:val="00BD7089"/>
    <w:rsid w:val="00BE5731"/>
    <w:rsid w:val="00BF30B8"/>
    <w:rsid w:val="00C02830"/>
    <w:rsid w:val="00C03C6E"/>
    <w:rsid w:val="00C05D0D"/>
    <w:rsid w:val="00C146CF"/>
    <w:rsid w:val="00C15FE4"/>
    <w:rsid w:val="00C17A87"/>
    <w:rsid w:val="00C2205D"/>
    <w:rsid w:val="00C23EE2"/>
    <w:rsid w:val="00C25634"/>
    <w:rsid w:val="00C26866"/>
    <w:rsid w:val="00C31976"/>
    <w:rsid w:val="00C3463F"/>
    <w:rsid w:val="00C34CBC"/>
    <w:rsid w:val="00C34F4D"/>
    <w:rsid w:val="00C3508E"/>
    <w:rsid w:val="00C37582"/>
    <w:rsid w:val="00C375BF"/>
    <w:rsid w:val="00C37C0C"/>
    <w:rsid w:val="00C46F1F"/>
    <w:rsid w:val="00C508EE"/>
    <w:rsid w:val="00C5143D"/>
    <w:rsid w:val="00C55B4E"/>
    <w:rsid w:val="00C64E35"/>
    <w:rsid w:val="00C65A81"/>
    <w:rsid w:val="00C70790"/>
    <w:rsid w:val="00C72AF3"/>
    <w:rsid w:val="00C733DC"/>
    <w:rsid w:val="00C7795F"/>
    <w:rsid w:val="00C85A1B"/>
    <w:rsid w:val="00C91D9E"/>
    <w:rsid w:val="00C92076"/>
    <w:rsid w:val="00C92F77"/>
    <w:rsid w:val="00C9401E"/>
    <w:rsid w:val="00C94427"/>
    <w:rsid w:val="00C9540A"/>
    <w:rsid w:val="00C96CD6"/>
    <w:rsid w:val="00CA0B70"/>
    <w:rsid w:val="00CA10C5"/>
    <w:rsid w:val="00CA2473"/>
    <w:rsid w:val="00CA4E7F"/>
    <w:rsid w:val="00CA51E6"/>
    <w:rsid w:val="00CB203A"/>
    <w:rsid w:val="00CB469A"/>
    <w:rsid w:val="00CB5FC9"/>
    <w:rsid w:val="00CC6BE5"/>
    <w:rsid w:val="00CD4720"/>
    <w:rsid w:val="00CD768A"/>
    <w:rsid w:val="00CE0F0B"/>
    <w:rsid w:val="00CE3A3F"/>
    <w:rsid w:val="00CF0608"/>
    <w:rsid w:val="00CF28E1"/>
    <w:rsid w:val="00CF2DC8"/>
    <w:rsid w:val="00CF6D73"/>
    <w:rsid w:val="00D03205"/>
    <w:rsid w:val="00D07519"/>
    <w:rsid w:val="00D11C76"/>
    <w:rsid w:val="00D15925"/>
    <w:rsid w:val="00D16725"/>
    <w:rsid w:val="00D16863"/>
    <w:rsid w:val="00D16CF7"/>
    <w:rsid w:val="00D21C1D"/>
    <w:rsid w:val="00D21C5E"/>
    <w:rsid w:val="00D23245"/>
    <w:rsid w:val="00D25005"/>
    <w:rsid w:val="00D324BD"/>
    <w:rsid w:val="00D3619F"/>
    <w:rsid w:val="00D36A92"/>
    <w:rsid w:val="00D40C92"/>
    <w:rsid w:val="00D47E39"/>
    <w:rsid w:val="00D50639"/>
    <w:rsid w:val="00D51E99"/>
    <w:rsid w:val="00D525A7"/>
    <w:rsid w:val="00D54498"/>
    <w:rsid w:val="00D55A61"/>
    <w:rsid w:val="00D56FCF"/>
    <w:rsid w:val="00D57D5A"/>
    <w:rsid w:val="00D648F2"/>
    <w:rsid w:val="00D700EA"/>
    <w:rsid w:val="00D717AA"/>
    <w:rsid w:val="00D72A9A"/>
    <w:rsid w:val="00D736D6"/>
    <w:rsid w:val="00D73D65"/>
    <w:rsid w:val="00D751C9"/>
    <w:rsid w:val="00D81E25"/>
    <w:rsid w:val="00D8238D"/>
    <w:rsid w:val="00D85978"/>
    <w:rsid w:val="00D85A24"/>
    <w:rsid w:val="00D85EDF"/>
    <w:rsid w:val="00D9385E"/>
    <w:rsid w:val="00D93B79"/>
    <w:rsid w:val="00DA16B3"/>
    <w:rsid w:val="00DA557F"/>
    <w:rsid w:val="00DA5E27"/>
    <w:rsid w:val="00DA65F1"/>
    <w:rsid w:val="00DB0A53"/>
    <w:rsid w:val="00DB0B29"/>
    <w:rsid w:val="00DB2BC9"/>
    <w:rsid w:val="00DB6478"/>
    <w:rsid w:val="00DC17A5"/>
    <w:rsid w:val="00DC5413"/>
    <w:rsid w:val="00DC6AE5"/>
    <w:rsid w:val="00DD2547"/>
    <w:rsid w:val="00DD43DA"/>
    <w:rsid w:val="00DD60CE"/>
    <w:rsid w:val="00DE2A44"/>
    <w:rsid w:val="00DE5FF8"/>
    <w:rsid w:val="00DF056B"/>
    <w:rsid w:val="00DF18A0"/>
    <w:rsid w:val="00DF1BEF"/>
    <w:rsid w:val="00DF3BEB"/>
    <w:rsid w:val="00DF3D47"/>
    <w:rsid w:val="00DF74BA"/>
    <w:rsid w:val="00E044A1"/>
    <w:rsid w:val="00E0584C"/>
    <w:rsid w:val="00E0665F"/>
    <w:rsid w:val="00E06C8A"/>
    <w:rsid w:val="00E07BE8"/>
    <w:rsid w:val="00E11DDF"/>
    <w:rsid w:val="00E11EBB"/>
    <w:rsid w:val="00E202D6"/>
    <w:rsid w:val="00E2167D"/>
    <w:rsid w:val="00E2398C"/>
    <w:rsid w:val="00E25716"/>
    <w:rsid w:val="00E27643"/>
    <w:rsid w:val="00E35643"/>
    <w:rsid w:val="00E35852"/>
    <w:rsid w:val="00E377C0"/>
    <w:rsid w:val="00E410E3"/>
    <w:rsid w:val="00E52D99"/>
    <w:rsid w:val="00E63440"/>
    <w:rsid w:val="00E6503D"/>
    <w:rsid w:val="00E65397"/>
    <w:rsid w:val="00E667C9"/>
    <w:rsid w:val="00E67DBF"/>
    <w:rsid w:val="00E71675"/>
    <w:rsid w:val="00E72B38"/>
    <w:rsid w:val="00E76443"/>
    <w:rsid w:val="00E76876"/>
    <w:rsid w:val="00E76CA8"/>
    <w:rsid w:val="00E832C8"/>
    <w:rsid w:val="00E833F3"/>
    <w:rsid w:val="00E839AD"/>
    <w:rsid w:val="00E8494B"/>
    <w:rsid w:val="00E856B8"/>
    <w:rsid w:val="00E906D4"/>
    <w:rsid w:val="00E91616"/>
    <w:rsid w:val="00E91A7E"/>
    <w:rsid w:val="00E93D1C"/>
    <w:rsid w:val="00EA10C5"/>
    <w:rsid w:val="00EA2591"/>
    <w:rsid w:val="00EA79DD"/>
    <w:rsid w:val="00EB2E10"/>
    <w:rsid w:val="00EB5D79"/>
    <w:rsid w:val="00EB7440"/>
    <w:rsid w:val="00EC1EB4"/>
    <w:rsid w:val="00EC2FE0"/>
    <w:rsid w:val="00EC4DEF"/>
    <w:rsid w:val="00EC7D52"/>
    <w:rsid w:val="00ED015A"/>
    <w:rsid w:val="00ED695F"/>
    <w:rsid w:val="00EE1743"/>
    <w:rsid w:val="00EE2B9E"/>
    <w:rsid w:val="00EE5574"/>
    <w:rsid w:val="00EE56CB"/>
    <w:rsid w:val="00EE7DD4"/>
    <w:rsid w:val="00EF15A5"/>
    <w:rsid w:val="00EF4767"/>
    <w:rsid w:val="00F10033"/>
    <w:rsid w:val="00F1005C"/>
    <w:rsid w:val="00F102A1"/>
    <w:rsid w:val="00F10EC4"/>
    <w:rsid w:val="00F13535"/>
    <w:rsid w:val="00F14ACA"/>
    <w:rsid w:val="00F159D2"/>
    <w:rsid w:val="00F224B4"/>
    <w:rsid w:val="00F24052"/>
    <w:rsid w:val="00F32849"/>
    <w:rsid w:val="00F349FE"/>
    <w:rsid w:val="00F34B4A"/>
    <w:rsid w:val="00F415EF"/>
    <w:rsid w:val="00F42674"/>
    <w:rsid w:val="00F43ADB"/>
    <w:rsid w:val="00F44AA1"/>
    <w:rsid w:val="00F474FE"/>
    <w:rsid w:val="00F651B7"/>
    <w:rsid w:val="00F65B97"/>
    <w:rsid w:val="00F670F9"/>
    <w:rsid w:val="00F70EBB"/>
    <w:rsid w:val="00F73B53"/>
    <w:rsid w:val="00F771CA"/>
    <w:rsid w:val="00F80FC0"/>
    <w:rsid w:val="00F83A61"/>
    <w:rsid w:val="00F918C4"/>
    <w:rsid w:val="00FA13D8"/>
    <w:rsid w:val="00FA21D8"/>
    <w:rsid w:val="00FA2B2C"/>
    <w:rsid w:val="00FA60BA"/>
    <w:rsid w:val="00FA6344"/>
    <w:rsid w:val="00FB1524"/>
    <w:rsid w:val="00FB6DAB"/>
    <w:rsid w:val="00FC0F6F"/>
    <w:rsid w:val="00FC562B"/>
    <w:rsid w:val="00FD28E1"/>
    <w:rsid w:val="00FD485A"/>
    <w:rsid w:val="00FD70DD"/>
    <w:rsid w:val="00FE45C8"/>
    <w:rsid w:val="00FE492E"/>
    <w:rsid w:val="00FE625D"/>
    <w:rsid w:val="00FE65AA"/>
    <w:rsid w:val="00FE6BBA"/>
    <w:rsid w:val="00FE6E12"/>
    <w:rsid w:val="00FE7EA5"/>
    <w:rsid w:val="00FF349F"/>
    <w:rsid w:val="00FF37FC"/>
    <w:rsid w:val="00FF49B2"/>
    <w:rsid w:val="00FF5E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B6C4A"/>
  <w15:docId w15:val="{15DC60E3-8B0C-4EA9-8D2A-17A9A875A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character" w:styleId="UnresolvedMention">
    <w:name w:val="Unresolved Mention"/>
    <w:basedOn w:val="DefaultParagraphFont"/>
    <w:uiPriority w:val="99"/>
    <w:semiHidden/>
    <w:unhideWhenUsed/>
    <w:rsid w:val="007F3454"/>
    <w:rPr>
      <w:color w:val="605E5C"/>
      <w:shd w:val="clear" w:color="auto" w:fill="E1DFDD"/>
    </w:rPr>
  </w:style>
  <w:style w:type="paragraph" w:styleId="Revision">
    <w:name w:val="Revision"/>
    <w:hidden/>
    <w:uiPriority w:val="99"/>
    <w:semiHidden/>
    <w:rsid w:val="00B8621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84D9C-EA57-4DB0-A684-6943CB20B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21</Pages>
  <Words>2701</Words>
  <Characters>15401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05 – Configuring Virtual Belfry Guide</vt:lpstr>
    </vt:vector>
  </TitlesOfParts>
  <Company/>
  <LinksUpToDate>false</LinksUpToDate>
  <CharactersWithSpaces>18066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05 – Configuring Virtual Belfry Guide</dc:title>
  <dc:creator>Andrew Instone-Cowie</dc:creator>
  <cp:lastModifiedBy>Andrew Instone-Cowie</cp:lastModifiedBy>
  <cp:revision>19</cp:revision>
  <cp:lastPrinted>2025-07-09T14:48:00Z</cp:lastPrinted>
  <dcterms:created xsi:type="dcterms:W3CDTF">2024-06-18T13:58:00Z</dcterms:created>
  <dcterms:modified xsi:type="dcterms:W3CDTF">2025-07-09T14:48:00Z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