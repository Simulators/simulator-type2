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CB6C4A" w14:textId="3DF43795" w:rsidR="0051426B" w:rsidRPr="006B7665" w:rsidRDefault="00F10EC4" w:rsidP="00F10EC4">
      <w:pPr>
        <w:jc w:val="center"/>
        <w:rPr>
          <w:rFonts w:ascii="Garamond" w:hAnsi="Garamond"/>
          <w:b/>
          <w:sz w:val="96"/>
          <w:szCs w:val="96"/>
        </w:rPr>
      </w:pPr>
      <w:r w:rsidRPr="006B7665">
        <w:rPr>
          <w:rFonts w:ascii="Garamond" w:hAnsi="Garamond"/>
          <w:b/>
          <w:sz w:val="96"/>
          <w:szCs w:val="96"/>
        </w:rPr>
        <w:t>T</w:t>
      </w:r>
      <w:r w:rsidR="0099183A">
        <w:rPr>
          <w:rFonts w:ascii="Garamond" w:hAnsi="Garamond"/>
          <w:b/>
          <w:sz w:val="96"/>
          <w:szCs w:val="96"/>
        </w:rPr>
        <w:t>ype 2</w:t>
      </w:r>
      <w:r w:rsidRPr="006B7665">
        <w:rPr>
          <w:rFonts w:ascii="Garamond" w:hAnsi="Garamond"/>
          <w:b/>
          <w:sz w:val="96"/>
          <w:szCs w:val="96"/>
        </w:rPr>
        <w:t xml:space="preserve"> </w:t>
      </w:r>
      <w:r w:rsidR="0051426B" w:rsidRPr="006B7665">
        <w:rPr>
          <w:rFonts w:ascii="Garamond" w:hAnsi="Garamond"/>
          <w:b/>
          <w:sz w:val="96"/>
          <w:szCs w:val="96"/>
        </w:rPr>
        <w:t>Liverpool</w:t>
      </w:r>
      <w:r w:rsidR="001E1F78" w:rsidRPr="006B7665">
        <w:rPr>
          <w:rFonts w:ascii="Garamond" w:hAnsi="Garamond"/>
          <w:b/>
          <w:sz w:val="96"/>
          <w:szCs w:val="96"/>
        </w:rPr>
        <w:t xml:space="preserve"> Ringing </w:t>
      </w:r>
      <w:r w:rsidR="0051426B" w:rsidRPr="006B7665">
        <w:rPr>
          <w:rFonts w:ascii="Garamond" w:hAnsi="Garamond"/>
          <w:b/>
          <w:sz w:val="96"/>
          <w:szCs w:val="96"/>
        </w:rPr>
        <w:t>Simulator</w:t>
      </w:r>
    </w:p>
    <w:p w14:paraId="2CCB6C4B" w14:textId="583C4571" w:rsidR="00E906D4" w:rsidRPr="006B7665" w:rsidRDefault="0099183A" w:rsidP="0062540C">
      <w:pPr>
        <w:jc w:val="center"/>
        <w:rPr>
          <w:sz w:val="48"/>
          <w:szCs w:val="48"/>
        </w:rPr>
      </w:pPr>
      <w:r>
        <w:rPr>
          <w:sz w:val="48"/>
          <w:szCs w:val="48"/>
        </w:rPr>
        <w:t xml:space="preserve">05 – </w:t>
      </w:r>
      <w:r w:rsidR="00283F90">
        <w:rPr>
          <w:sz w:val="48"/>
          <w:szCs w:val="48"/>
        </w:rPr>
        <w:t xml:space="preserve">Configuring </w:t>
      </w:r>
      <w:r w:rsidR="004F4C74">
        <w:rPr>
          <w:sz w:val="48"/>
          <w:szCs w:val="48"/>
        </w:rPr>
        <w:t xml:space="preserve">Virtual Belfry </w:t>
      </w:r>
      <w:r w:rsidR="00283F90">
        <w:rPr>
          <w:sz w:val="48"/>
          <w:szCs w:val="48"/>
        </w:rPr>
        <w:t>Guide</w:t>
      </w:r>
    </w:p>
    <w:p w14:paraId="2CCB6C4C" w14:textId="77777777" w:rsidR="00AD3D85" w:rsidRPr="00AD3D85" w:rsidRDefault="00AD3D85" w:rsidP="0062540C">
      <w:pPr>
        <w:jc w:val="center"/>
        <w:rPr>
          <w:color w:val="00B050"/>
        </w:rPr>
      </w:pPr>
    </w:p>
    <w:p w14:paraId="2CCB6C4D" w14:textId="77777777" w:rsidR="00F10EC4" w:rsidRDefault="00C31976" w:rsidP="007E4CA5">
      <w:pPr>
        <w:jc w:val="center"/>
      </w:pPr>
      <w:r>
        <w:rPr>
          <w:noProof/>
          <w:lang w:eastAsia="en-GB"/>
        </w:rPr>
        <w:drawing>
          <wp:inline distT="0" distB="0" distL="0" distR="0" wp14:anchorId="2CCB7321" wp14:editId="2CCB7322">
            <wp:extent cx="3744000" cy="4993200"/>
            <wp:effectExtent l="38100" t="38100" r="46990" b="361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ions_for_the_Steeple-Keeper_-_geograph.org.uk_-_871574.jpg"/>
                    <pic:cNvPicPr/>
                  </pic:nvPicPr>
                  <pic:blipFill>
                    <a:blip r:embed="rId8">
                      <a:extLst>
                        <a:ext uri="{28A0092B-C50C-407E-A947-70E740481C1C}">
                          <a14:useLocalDpi xmlns:a14="http://schemas.microsoft.com/office/drawing/2010/main" val="0"/>
                        </a:ext>
                      </a:extLst>
                    </a:blip>
                    <a:stretch>
                      <a:fillRect/>
                    </a:stretch>
                  </pic:blipFill>
                  <pic:spPr>
                    <a:xfrm>
                      <a:off x="0" y="0"/>
                      <a:ext cx="3744000" cy="4993200"/>
                    </a:xfrm>
                    <a:prstGeom prst="rect">
                      <a:avLst/>
                    </a:prstGeom>
                    <a:ln w="31750" cmpd="thickThin">
                      <a:solidFill>
                        <a:schemeClr val="tx1"/>
                      </a:solidFill>
                    </a:ln>
                  </pic:spPr>
                </pic:pic>
              </a:graphicData>
            </a:graphic>
          </wp:inline>
        </w:drawing>
      </w:r>
    </w:p>
    <w:p w14:paraId="2CCB6C4E" w14:textId="77777777" w:rsidR="00D16CF7" w:rsidRDefault="00D16CF7" w:rsidP="00D16CF7">
      <w:pPr>
        <w:spacing w:after="0"/>
      </w:pPr>
    </w:p>
    <w:p w14:paraId="2CCB6C4F" w14:textId="77777777" w:rsidR="007F7E8A" w:rsidRPr="006B7665" w:rsidRDefault="00D16CF7" w:rsidP="00D16CF7">
      <w:pPr>
        <w:spacing w:after="0"/>
      </w:pPr>
      <w:r w:rsidRPr="006B7665">
        <w:t>Author: Andrew Instone-Cowie</w:t>
      </w:r>
    </w:p>
    <w:p w14:paraId="2CCB6C50" w14:textId="41E9D5AD" w:rsidR="00D16CF7" w:rsidRPr="006B7665" w:rsidRDefault="00D16CF7" w:rsidP="00D16CF7">
      <w:pPr>
        <w:spacing w:after="0"/>
      </w:pPr>
      <w:r w:rsidRPr="006B7665">
        <w:t xml:space="preserve">Date: </w:t>
      </w:r>
      <w:del w:id="0" w:author="Andrew Instone-Cowie" w:date="2024-06-20T14:44:00Z" w16du:dateUtc="2024-06-20T13:44:00Z">
        <w:r w:rsidR="00A256E9" w:rsidDel="00B662DF">
          <w:delText xml:space="preserve">18 </w:delText>
        </w:r>
      </w:del>
      <w:ins w:id="1" w:author="Andrew Instone-Cowie" w:date="2024-06-20T14:44:00Z" w16du:dateUtc="2024-06-20T13:44:00Z">
        <w:r w:rsidR="00B662DF">
          <w:t>20</w:t>
        </w:r>
        <w:r w:rsidR="00B662DF">
          <w:t xml:space="preserve"> </w:t>
        </w:r>
      </w:ins>
      <w:ins w:id="2" w:author="Andrew Instone-Cowie" w:date="2024-06-18T15:00:00Z" w16du:dateUtc="2024-06-18T14:00:00Z">
        <w:r w:rsidR="006D61F3">
          <w:t>June 2024</w:t>
        </w:r>
      </w:ins>
      <w:del w:id="3" w:author="Andrew Instone-Cowie" w:date="2024-06-18T15:00:00Z" w16du:dateUtc="2024-06-18T14:00:00Z">
        <w:r w:rsidR="00A256E9" w:rsidDel="006D61F3">
          <w:delText>August 2020</w:delText>
        </w:r>
      </w:del>
    </w:p>
    <w:p w14:paraId="2CCB6C51" w14:textId="1C65C1CF" w:rsidR="00D16CF7" w:rsidRPr="006B7665" w:rsidRDefault="00D16CF7">
      <w:r w:rsidRPr="006B7665">
        <w:t xml:space="preserve">Version: </w:t>
      </w:r>
      <w:r w:rsidR="003A4FDF">
        <w:t>1.</w:t>
      </w:r>
      <w:ins w:id="4" w:author="Andrew Instone-Cowie" w:date="2024-06-18T15:00:00Z" w16du:dateUtc="2024-06-18T14:00:00Z">
        <w:r w:rsidR="006D61F3">
          <w:t>3</w:t>
        </w:r>
      </w:ins>
      <w:del w:id="5" w:author="Andrew Instone-Cowie" w:date="2024-06-18T15:00:00Z" w16du:dateUtc="2024-06-18T14:00:00Z">
        <w:r w:rsidR="00A256E9" w:rsidDel="006D61F3">
          <w:delText>2</w:delText>
        </w:r>
      </w:del>
    </w:p>
    <w:sdt>
      <w:sdtPr>
        <w:rPr>
          <w:rFonts w:asciiTheme="minorHAnsi" w:eastAsiaTheme="minorHAnsi" w:hAnsiTheme="minorHAnsi" w:cstheme="minorBidi"/>
          <w:b w:val="0"/>
          <w:bCs w:val="0"/>
          <w:color w:val="auto"/>
          <w:sz w:val="22"/>
          <w:szCs w:val="22"/>
          <w:lang w:val="en-GB" w:eastAsia="en-US"/>
        </w:rPr>
        <w:id w:val="2041779946"/>
        <w:docPartObj>
          <w:docPartGallery w:val="Table of Contents"/>
          <w:docPartUnique/>
        </w:docPartObj>
      </w:sdtPr>
      <w:sdtEndPr>
        <w:rPr>
          <w:noProof/>
        </w:rPr>
      </w:sdtEndPr>
      <w:sdtContent>
        <w:p w14:paraId="2CCB6C52" w14:textId="77777777" w:rsidR="004A19E5" w:rsidRDefault="004A19E5" w:rsidP="007F7E8A">
          <w:pPr>
            <w:pStyle w:val="TOCHeading"/>
            <w:pageBreakBefore/>
          </w:pPr>
          <w:r>
            <w:t>Contents</w:t>
          </w:r>
        </w:p>
        <w:p w14:paraId="05D535FD" w14:textId="62D45BBD" w:rsidR="00924D8E" w:rsidRDefault="004A19E5">
          <w:pPr>
            <w:pStyle w:val="TOC1"/>
            <w:tabs>
              <w:tab w:val="right" w:leader="dot" w:pos="9016"/>
            </w:tabs>
            <w:rPr>
              <w:ins w:id="6" w:author="Andrew Instone-Cowie" w:date="2024-06-20T15:28:00Z" w16du:dateUtc="2024-06-20T14:28:00Z"/>
              <w:rFonts w:eastAsiaTheme="minorEastAsia"/>
              <w:noProof/>
              <w:kern w:val="2"/>
              <w:sz w:val="24"/>
              <w:szCs w:val="24"/>
              <w:lang w:eastAsia="en-GB"/>
              <w14:ligatures w14:val="standardContextual"/>
            </w:rPr>
          </w:pPr>
          <w:r>
            <w:fldChar w:fldCharType="begin"/>
          </w:r>
          <w:r>
            <w:instrText xml:space="preserve"> TOC \o "1-3" \h \z \u </w:instrText>
          </w:r>
          <w:r>
            <w:fldChar w:fldCharType="separate"/>
          </w:r>
          <w:ins w:id="7" w:author="Andrew Instone-Cowie" w:date="2024-06-20T15:28:00Z" w16du:dateUtc="2024-06-20T14:28:00Z">
            <w:r w:rsidR="00924D8E" w:rsidRPr="00FF39F9">
              <w:rPr>
                <w:rStyle w:val="Hyperlink"/>
                <w:noProof/>
              </w:rPr>
              <w:fldChar w:fldCharType="begin"/>
            </w:r>
            <w:r w:rsidR="00924D8E" w:rsidRPr="00FF39F9">
              <w:rPr>
                <w:rStyle w:val="Hyperlink"/>
                <w:noProof/>
              </w:rPr>
              <w:instrText xml:space="preserve"> </w:instrText>
            </w:r>
            <w:r w:rsidR="00924D8E">
              <w:rPr>
                <w:noProof/>
              </w:rPr>
              <w:instrText>HYPERLINK \l "_Toc169789743"</w:instrText>
            </w:r>
            <w:r w:rsidR="00924D8E" w:rsidRPr="00FF39F9">
              <w:rPr>
                <w:rStyle w:val="Hyperlink"/>
                <w:noProof/>
              </w:rPr>
              <w:instrText xml:space="preserve"> </w:instrText>
            </w:r>
            <w:r w:rsidR="00924D8E" w:rsidRPr="00FF39F9">
              <w:rPr>
                <w:rStyle w:val="Hyperlink"/>
                <w:noProof/>
              </w:rPr>
            </w:r>
            <w:r w:rsidR="00924D8E" w:rsidRPr="00FF39F9">
              <w:rPr>
                <w:rStyle w:val="Hyperlink"/>
                <w:noProof/>
              </w:rPr>
              <w:fldChar w:fldCharType="separate"/>
            </w:r>
            <w:r w:rsidR="00924D8E" w:rsidRPr="00FF39F9">
              <w:rPr>
                <w:rStyle w:val="Hyperlink"/>
                <w:noProof/>
              </w:rPr>
              <w:t>Index of Figures</w:t>
            </w:r>
            <w:r w:rsidR="00924D8E">
              <w:rPr>
                <w:noProof/>
                <w:webHidden/>
              </w:rPr>
              <w:tab/>
            </w:r>
            <w:r w:rsidR="00924D8E">
              <w:rPr>
                <w:noProof/>
                <w:webHidden/>
              </w:rPr>
              <w:fldChar w:fldCharType="begin"/>
            </w:r>
            <w:r w:rsidR="00924D8E">
              <w:rPr>
                <w:noProof/>
                <w:webHidden/>
              </w:rPr>
              <w:instrText xml:space="preserve"> PAGEREF _Toc169789743 \h </w:instrText>
            </w:r>
            <w:r w:rsidR="00924D8E">
              <w:rPr>
                <w:noProof/>
                <w:webHidden/>
              </w:rPr>
            </w:r>
          </w:ins>
          <w:r w:rsidR="00924D8E">
            <w:rPr>
              <w:noProof/>
              <w:webHidden/>
            </w:rPr>
            <w:fldChar w:fldCharType="separate"/>
          </w:r>
          <w:ins w:id="8" w:author="Andrew Instone-Cowie" w:date="2024-06-20T15:41:00Z" w16du:dateUtc="2024-06-20T14:41:00Z">
            <w:r w:rsidR="00FF349F">
              <w:rPr>
                <w:noProof/>
                <w:webHidden/>
              </w:rPr>
              <w:t>2</w:t>
            </w:r>
          </w:ins>
          <w:ins w:id="9" w:author="Andrew Instone-Cowie" w:date="2024-06-20T15:28:00Z" w16du:dateUtc="2024-06-20T14:28:00Z">
            <w:r w:rsidR="00924D8E">
              <w:rPr>
                <w:noProof/>
                <w:webHidden/>
              </w:rPr>
              <w:fldChar w:fldCharType="end"/>
            </w:r>
            <w:r w:rsidR="00924D8E" w:rsidRPr="00FF39F9">
              <w:rPr>
                <w:rStyle w:val="Hyperlink"/>
                <w:noProof/>
              </w:rPr>
              <w:fldChar w:fldCharType="end"/>
            </w:r>
          </w:ins>
        </w:p>
        <w:p w14:paraId="5F84CE80" w14:textId="412AD7C2" w:rsidR="00924D8E" w:rsidRDefault="00924D8E">
          <w:pPr>
            <w:pStyle w:val="TOC1"/>
            <w:tabs>
              <w:tab w:val="right" w:leader="dot" w:pos="9016"/>
            </w:tabs>
            <w:rPr>
              <w:ins w:id="10" w:author="Andrew Instone-Cowie" w:date="2024-06-20T15:28:00Z" w16du:dateUtc="2024-06-20T14:28:00Z"/>
              <w:rFonts w:eastAsiaTheme="minorEastAsia"/>
              <w:noProof/>
              <w:kern w:val="2"/>
              <w:sz w:val="24"/>
              <w:szCs w:val="24"/>
              <w:lang w:eastAsia="en-GB"/>
              <w14:ligatures w14:val="standardContextual"/>
            </w:rPr>
          </w:pPr>
          <w:ins w:id="11"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"_Toc169789744"</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Document History</w:t>
            </w:r>
            <w:r>
              <w:rPr>
                <w:noProof/>
                <w:webHidden/>
              </w:rPr>
              <w:tab/>
            </w:r>
            <w:r>
              <w:rPr>
                <w:noProof/>
                <w:webHidden/>
              </w:rPr>
              <w:fldChar w:fldCharType="begin"/>
            </w:r>
            <w:r>
              <w:rPr>
                <w:noProof/>
                <w:webHidden/>
              </w:rPr>
              <w:instrText xml:space="preserve"> PAGEREF _Toc169789744 \h </w:instrText>
            </w:r>
            <w:r>
              <w:rPr>
                <w:noProof/>
                <w:webHidden/>
              </w:rPr>
            </w:r>
          </w:ins>
          <w:r>
            <w:rPr>
              <w:noProof/>
              <w:webHidden/>
            </w:rPr>
            <w:fldChar w:fldCharType="separate"/>
          </w:r>
          <w:ins w:id="12" w:author="Andrew Instone-Cowie" w:date="2024-06-20T15:41:00Z" w16du:dateUtc="2024-06-20T14:41:00Z">
            <w:r w:rsidR="00FF349F">
              <w:rPr>
                <w:noProof/>
                <w:webHidden/>
              </w:rPr>
              <w:t>4</w:t>
            </w:r>
          </w:ins>
          <w:ins w:id="13" w:author="Andrew Instone-Cowie" w:date="2024-06-20T15:28:00Z" w16du:dateUtc="2024-06-20T14:28:00Z">
            <w:r>
              <w:rPr>
                <w:noProof/>
                <w:webHidden/>
              </w:rPr>
              <w:fldChar w:fldCharType="end"/>
            </w:r>
            <w:r w:rsidRPr="00FF39F9">
              <w:rPr>
                <w:rStyle w:val="Hyperlink"/>
                <w:noProof/>
              </w:rPr>
              <w:fldChar w:fldCharType="end"/>
            </w:r>
          </w:ins>
        </w:p>
        <w:p w14:paraId="04F2E90F" w14:textId="64C55699" w:rsidR="00924D8E" w:rsidRDefault="00924D8E">
          <w:pPr>
            <w:pStyle w:val="TOC1"/>
            <w:tabs>
              <w:tab w:val="right" w:leader="dot" w:pos="9016"/>
            </w:tabs>
            <w:rPr>
              <w:ins w:id="14" w:author="Andrew Instone-Cowie" w:date="2024-06-20T15:28:00Z" w16du:dateUtc="2024-06-20T14:28:00Z"/>
              <w:rFonts w:eastAsiaTheme="minorEastAsia"/>
              <w:noProof/>
              <w:kern w:val="2"/>
              <w:sz w:val="24"/>
              <w:szCs w:val="24"/>
              <w:lang w:eastAsia="en-GB"/>
              <w14:ligatures w14:val="standardContextual"/>
            </w:rPr>
          </w:pPr>
          <w:ins w:id="15"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"_Toc169789745"</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Licence</w:t>
            </w:r>
            <w:r>
              <w:rPr>
                <w:noProof/>
                <w:webHidden/>
              </w:rPr>
              <w:tab/>
            </w:r>
            <w:r>
              <w:rPr>
                <w:noProof/>
                <w:webHidden/>
              </w:rPr>
              <w:fldChar w:fldCharType="begin"/>
            </w:r>
            <w:r>
              <w:rPr>
                <w:noProof/>
                <w:webHidden/>
              </w:rPr>
              <w:instrText xml:space="preserve"> PAGEREF _Toc169789745 \h </w:instrText>
            </w:r>
            <w:r>
              <w:rPr>
                <w:noProof/>
                <w:webHidden/>
              </w:rPr>
            </w:r>
          </w:ins>
          <w:r>
            <w:rPr>
              <w:noProof/>
              <w:webHidden/>
            </w:rPr>
            <w:fldChar w:fldCharType="separate"/>
          </w:r>
          <w:ins w:id="16" w:author="Andrew Instone-Cowie" w:date="2024-06-20T15:41:00Z" w16du:dateUtc="2024-06-20T14:41:00Z">
            <w:r w:rsidR="00FF349F">
              <w:rPr>
                <w:noProof/>
                <w:webHidden/>
              </w:rPr>
              <w:t>4</w:t>
            </w:r>
          </w:ins>
          <w:ins w:id="17" w:author="Andrew Instone-Cowie" w:date="2024-06-20T15:28:00Z" w16du:dateUtc="2024-06-20T14:28:00Z">
            <w:r>
              <w:rPr>
                <w:noProof/>
                <w:webHidden/>
              </w:rPr>
              <w:fldChar w:fldCharType="end"/>
            </w:r>
            <w:r w:rsidRPr="00FF39F9">
              <w:rPr>
                <w:rStyle w:val="Hyperlink"/>
                <w:noProof/>
              </w:rPr>
              <w:fldChar w:fldCharType="end"/>
            </w:r>
          </w:ins>
        </w:p>
        <w:p w14:paraId="75E38EC8" w14:textId="43FD24E7" w:rsidR="00924D8E" w:rsidRDefault="00924D8E">
          <w:pPr>
            <w:pStyle w:val="TOC1"/>
            <w:tabs>
              <w:tab w:val="right" w:leader="dot" w:pos="9016"/>
            </w:tabs>
            <w:rPr>
              <w:ins w:id="18" w:author="Andrew Instone-Cowie" w:date="2024-06-20T15:28:00Z" w16du:dateUtc="2024-06-20T14:28:00Z"/>
              <w:rFonts w:eastAsiaTheme="minorEastAsia"/>
              <w:noProof/>
              <w:kern w:val="2"/>
              <w:sz w:val="24"/>
              <w:szCs w:val="24"/>
              <w:lang w:eastAsia="en-GB"/>
              <w14:ligatures w14:val="standardContextual"/>
            </w:rPr>
          </w:pPr>
          <w:ins w:id="19"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"_Toc169789746"</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Documentation Map</w:t>
            </w:r>
            <w:r>
              <w:rPr>
                <w:noProof/>
                <w:webHidden/>
              </w:rPr>
              <w:tab/>
            </w:r>
            <w:r>
              <w:rPr>
                <w:noProof/>
                <w:webHidden/>
              </w:rPr>
              <w:fldChar w:fldCharType="begin"/>
            </w:r>
            <w:r>
              <w:rPr>
                <w:noProof/>
                <w:webHidden/>
              </w:rPr>
              <w:instrText xml:space="preserve"> PAGEREF _Toc169789746 \h </w:instrText>
            </w:r>
            <w:r>
              <w:rPr>
                <w:noProof/>
                <w:webHidden/>
              </w:rPr>
            </w:r>
          </w:ins>
          <w:r>
            <w:rPr>
              <w:noProof/>
              <w:webHidden/>
            </w:rPr>
            <w:fldChar w:fldCharType="separate"/>
          </w:r>
          <w:ins w:id="20" w:author="Andrew Instone-Cowie" w:date="2024-06-20T15:41:00Z" w16du:dateUtc="2024-06-20T14:41:00Z">
            <w:r w:rsidR="00FF349F">
              <w:rPr>
                <w:noProof/>
                <w:webHidden/>
              </w:rPr>
              <w:t>5</w:t>
            </w:r>
          </w:ins>
          <w:ins w:id="21" w:author="Andrew Instone-Cowie" w:date="2024-06-20T15:28:00Z" w16du:dateUtc="2024-06-20T14:28:00Z">
            <w:r>
              <w:rPr>
                <w:noProof/>
                <w:webHidden/>
              </w:rPr>
              <w:fldChar w:fldCharType="end"/>
            </w:r>
            <w:r w:rsidRPr="00FF39F9">
              <w:rPr>
                <w:rStyle w:val="Hyperlink"/>
                <w:noProof/>
              </w:rPr>
              <w:fldChar w:fldCharType="end"/>
            </w:r>
          </w:ins>
        </w:p>
        <w:p w14:paraId="35E9808C" w14:textId="2622C8BD" w:rsidR="00924D8E" w:rsidRDefault="00924D8E">
          <w:pPr>
            <w:pStyle w:val="TOC1"/>
            <w:tabs>
              <w:tab w:val="right" w:leader="dot" w:pos="9016"/>
            </w:tabs>
            <w:rPr>
              <w:ins w:id="22" w:author="Andrew Instone-Cowie" w:date="2024-06-20T15:28:00Z" w16du:dateUtc="2024-06-20T14:28:00Z"/>
              <w:rFonts w:eastAsiaTheme="minorEastAsia"/>
              <w:noProof/>
              <w:kern w:val="2"/>
              <w:sz w:val="24"/>
              <w:szCs w:val="24"/>
              <w:lang w:eastAsia="en-GB"/>
              <w14:ligatures w14:val="standardContextual"/>
            </w:rPr>
          </w:pPr>
          <w:ins w:id="23"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"_Toc169789747"</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About This Guide</w:t>
            </w:r>
            <w:r>
              <w:rPr>
                <w:noProof/>
                <w:webHidden/>
              </w:rPr>
              <w:tab/>
            </w:r>
            <w:r>
              <w:rPr>
                <w:noProof/>
                <w:webHidden/>
              </w:rPr>
              <w:fldChar w:fldCharType="begin"/>
            </w:r>
            <w:r>
              <w:rPr>
                <w:noProof/>
                <w:webHidden/>
              </w:rPr>
              <w:instrText xml:space="preserve"> PAGEREF _Toc169789747 \h </w:instrText>
            </w:r>
            <w:r>
              <w:rPr>
                <w:noProof/>
                <w:webHidden/>
              </w:rPr>
            </w:r>
          </w:ins>
          <w:r>
            <w:rPr>
              <w:noProof/>
              <w:webHidden/>
            </w:rPr>
            <w:fldChar w:fldCharType="separate"/>
          </w:r>
          <w:ins w:id="24" w:author="Andrew Instone-Cowie" w:date="2024-06-20T15:41:00Z" w16du:dateUtc="2024-06-20T14:41:00Z">
            <w:r w:rsidR="00FF349F">
              <w:rPr>
                <w:noProof/>
                <w:webHidden/>
              </w:rPr>
              <w:t>6</w:t>
            </w:r>
          </w:ins>
          <w:ins w:id="25" w:author="Andrew Instone-Cowie" w:date="2024-06-20T15:28:00Z" w16du:dateUtc="2024-06-20T14:28:00Z">
            <w:r>
              <w:rPr>
                <w:noProof/>
                <w:webHidden/>
              </w:rPr>
              <w:fldChar w:fldCharType="end"/>
            </w:r>
            <w:r w:rsidRPr="00FF39F9">
              <w:rPr>
                <w:rStyle w:val="Hyperlink"/>
                <w:noProof/>
              </w:rPr>
              <w:fldChar w:fldCharType="end"/>
            </w:r>
          </w:ins>
        </w:p>
        <w:p w14:paraId="59F5584B" w14:textId="699486B3" w:rsidR="00924D8E" w:rsidRDefault="00924D8E">
          <w:pPr>
            <w:pStyle w:val="TOC2"/>
            <w:tabs>
              <w:tab w:val="right" w:leader="dot" w:pos="9016"/>
            </w:tabs>
            <w:rPr>
              <w:ins w:id="26" w:author="Andrew Instone-Cowie" w:date="2024-06-20T15:28:00Z" w16du:dateUtc="2024-06-20T14:28:00Z"/>
              <w:rFonts w:eastAsiaTheme="minorEastAsia"/>
              <w:noProof/>
              <w:kern w:val="2"/>
              <w:sz w:val="24"/>
              <w:szCs w:val="24"/>
              <w:lang w:eastAsia="en-GB"/>
              <w14:ligatures w14:val="standardContextual"/>
            </w:rPr>
          </w:pPr>
          <w:ins w:id="27"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"_Toc169789748"</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First Steps</w:t>
            </w:r>
            <w:r>
              <w:rPr>
                <w:noProof/>
                <w:webHidden/>
              </w:rPr>
              <w:tab/>
            </w:r>
            <w:r>
              <w:rPr>
                <w:noProof/>
                <w:webHidden/>
              </w:rPr>
              <w:fldChar w:fldCharType="begin"/>
            </w:r>
            <w:r>
              <w:rPr>
                <w:noProof/>
                <w:webHidden/>
              </w:rPr>
              <w:instrText xml:space="preserve"> PAGEREF _Toc169789748 \h </w:instrText>
            </w:r>
            <w:r>
              <w:rPr>
                <w:noProof/>
                <w:webHidden/>
              </w:rPr>
            </w:r>
          </w:ins>
          <w:r>
            <w:rPr>
              <w:noProof/>
              <w:webHidden/>
            </w:rPr>
            <w:fldChar w:fldCharType="separate"/>
          </w:r>
          <w:ins w:id="28" w:author="Andrew Instone-Cowie" w:date="2024-06-20T15:41:00Z" w16du:dateUtc="2024-06-20T14:41:00Z">
            <w:r w:rsidR="00FF349F">
              <w:rPr>
                <w:noProof/>
                <w:webHidden/>
              </w:rPr>
              <w:t>6</w:t>
            </w:r>
          </w:ins>
          <w:ins w:id="29" w:author="Andrew Instone-Cowie" w:date="2024-06-20T15:28:00Z" w16du:dateUtc="2024-06-20T14:28:00Z">
            <w:r>
              <w:rPr>
                <w:noProof/>
                <w:webHidden/>
              </w:rPr>
              <w:fldChar w:fldCharType="end"/>
            </w:r>
            <w:r w:rsidRPr="00FF39F9">
              <w:rPr>
                <w:rStyle w:val="Hyperlink"/>
                <w:noProof/>
              </w:rPr>
              <w:fldChar w:fldCharType="end"/>
            </w:r>
          </w:ins>
        </w:p>
        <w:p w14:paraId="3449227E" w14:textId="6684BBF6" w:rsidR="00924D8E" w:rsidRDefault="00924D8E">
          <w:pPr>
            <w:pStyle w:val="TOC2"/>
            <w:tabs>
              <w:tab w:val="right" w:leader="dot" w:pos="9016"/>
            </w:tabs>
            <w:rPr>
              <w:ins w:id="30" w:author="Andrew Instone-Cowie" w:date="2024-06-20T15:28:00Z" w16du:dateUtc="2024-06-20T14:28:00Z"/>
              <w:rFonts w:eastAsiaTheme="minorEastAsia"/>
              <w:noProof/>
              <w:kern w:val="2"/>
              <w:sz w:val="24"/>
              <w:szCs w:val="24"/>
              <w:lang w:eastAsia="en-GB"/>
              <w14:ligatures w14:val="standardContextual"/>
            </w:rPr>
          </w:pPr>
          <w:ins w:id="31"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"_Toc169789749"</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Next Steps</w:t>
            </w:r>
            <w:r>
              <w:rPr>
                <w:noProof/>
                <w:webHidden/>
              </w:rPr>
              <w:tab/>
            </w:r>
            <w:r>
              <w:rPr>
                <w:noProof/>
                <w:webHidden/>
              </w:rPr>
              <w:fldChar w:fldCharType="begin"/>
            </w:r>
            <w:r>
              <w:rPr>
                <w:noProof/>
                <w:webHidden/>
              </w:rPr>
              <w:instrText xml:space="preserve"> PAGEREF _Toc169789749 \h </w:instrText>
            </w:r>
            <w:r>
              <w:rPr>
                <w:noProof/>
                <w:webHidden/>
              </w:rPr>
            </w:r>
          </w:ins>
          <w:r>
            <w:rPr>
              <w:noProof/>
              <w:webHidden/>
            </w:rPr>
            <w:fldChar w:fldCharType="separate"/>
          </w:r>
          <w:ins w:id="32" w:author="Andrew Instone-Cowie" w:date="2024-06-20T15:41:00Z" w16du:dateUtc="2024-06-20T14:41:00Z">
            <w:r w:rsidR="00FF349F">
              <w:rPr>
                <w:noProof/>
                <w:webHidden/>
              </w:rPr>
              <w:t>6</w:t>
            </w:r>
          </w:ins>
          <w:ins w:id="33" w:author="Andrew Instone-Cowie" w:date="2024-06-20T15:28:00Z" w16du:dateUtc="2024-06-20T14:28:00Z">
            <w:r>
              <w:rPr>
                <w:noProof/>
                <w:webHidden/>
              </w:rPr>
              <w:fldChar w:fldCharType="end"/>
            </w:r>
            <w:r w:rsidRPr="00FF39F9">
              <w:rPr>
                <w:rStyle w:val="Hyperlink"/>
                <w:noProof/>
              </w:rPr>
              <w:fldChar w:fldCharType="end"/>
            </w:r>
          </w:ins>
        </w:p>
        <w:p w14:paraId="74BD0F2A" w14:textId="5F65FE7D" w:rsidR="00924D8E" w:rsidRDefault="00924D8E">
          <w:pPr>
            <w:pStyle w:val="TOC1"/>
            <w:tabs>
              <w:tab w:val="right" w:leader="dot" w:pos="9016"/>
            </w:tabs>
            <w:rPr>
              <w:ins w:id="34" w:author="Andrew Instone-Cowie" w:date="2024-06-20T15:28:00Z" w16du:dateUtc="2024-06-20T14:28:00Z"/>
              <w:rFonts w:eastAsiaTheme="minorEastAsia"/>
              <w:noProof/>
              <w:kern w:val="2"/>
              <w:sz w:val="24"/>
              <w:szCs w:val="24"/>
              <w:lang w:eastAsia="en-GB"/>
              <w14:ligatures w14:val="standardContextual"/>
            </w:rPr>
          </w:pPr>
          <w:ins w:id="35"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"_Toc169789750"</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Virtual Belfry</w:t>
            </w:r>
            <w:r>
              <w:rPr>
                <w:noProof/>
                <w:webHidden/>
              </w:rPr>
              <w:tab/>
            </w:r>
            <w:r>
              <w:rPr>
                <w:noProof/>
                <w:webHidden/>
              </w:rPr>
              <w:fldChar w:fldCharType="begin"/>
            </w:r>
            <w:r>
              <w:rPr>
                <w:noProof/>
                <w:webHidden/>
              </w:rPr>
              <w:instrText xml:space="preserve"> PAGEREF _Toc169789750 \h </w:instrText>
            </w:r>
            <w:r>
              <w:rPr>
                <w:noProof/>
                <w:webHidden/>
              </w:rPr>
            </w:r>
          </w:ins>
          <w:r>
            <w:rPr>
              <w:noProof/>
              <w:webHidden/>
            </w:rPr>
            <w:fldChar w:fldCharType="separate"/>
          </w:r>
          <w:ins w:id="36" w:author="Andrew Instone-Cowie" w:date="2024-06-20T15:41:00Z" w16du:dateUtc="2024-06-20T14:41:00Z">
            <w:r w:rsidR="00FF349F">
              <w:rPr>
                <w:noProof/>
                <w:webHidden/>
              </w:rPr>
              <w:t>7</w:t>
            </w:r>
          </w:ins>
          <w:ins w:id="37" w:author="Andrew Instone-Cowie" w:date="2024-06-20T15:28:00Z" w16du:dateUtc="2024-06-20T14:28:00Z">
            <w:r>
              <w:rPr>
                <w:noProof/>
                <w:webHidden/>
              </w:rPr>
              <w:fldChar w:fldCharType="end"/>
            </w:r>
            <w:r w:rsidRPr="00FF39F9">
              <w:rPr>
                <w:rStyle w:val="Hyperlink"/>
                <w:noProof/>
              </w:rPr>
              <w:fldChar w:fldCharType="end"/>
            </w:r>
          </w:ins>
        </w:p>
        <w:p w14:paraId="13FBC4D5" w14:textId="5AC3BDDF" w:rsidR="00924D8E" w:rsidRDefault="00924D8E">
          <w:pPr>
            <w:pStyle w:val="TOC2"/>
            <w:tabs>
              <w:tab w:val="right" w:leader="dot" w:pos="9016"/>
            </w:tabs>
            <w:rPr>
              <w:ins w:id="38" w:author="Andrew Instone-Cowie" w:date="2024-06-20T15:28:00Z" w16du:dateUtc="2024-06-20T14:28:00Z"/>
              <w:rFonts w:eastAsiaTheme="minorEastAsia"/>
              <w:noProof/>
              <w:kern w:val="2"/>
              <w:sz w:val="24"/>
              <w:szCs w:val="24"/>
              <w:lang w:eastAsia="en-GB"/>
              <w14:ligatures w14:val="standardContextual"/>
            </w:rPr>
          </w:pPr>
          <w:ins w:id="39"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"_Toc169789751"</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Copyrights &amp; Licensing</w:t>
            </w:r>
            <w:r>
              <w:rPr>
                <w:noProof/>
                <w:webHidden/>
              </w:rPr>
              <w:tab/>
            </w:r>
            <w:r>
              <w:rPr>
                <w:noProof/>
                <w:webHidden/>
              </w:rPr>
              <w:fldChar w:fldCharType="begin"/>
            </w:r>
            <w:r>
              <w:rPr>
                <w:noProof/>
                <w:webHidden/>
              </w:rPr>
              <w:instrText xml:space="preserve"> PAGEREF _Toc169789751 \h </w:instrText>
            </w:r>
            <w:r>
              <w:rPr>
                <w:noProof/>
                <w:webHidden/>
              </w:rPr>
            </w:r>
          </w:ins>
          <w:r>
            <w:rPr>
              <w:noProof/>
              <w:webHidden/>
            </w:rPr>
            <w:fldChar w:fldCharType="separate"/>
          </w:r>
          <w:ins w:id="40" w:author="Andrew Instone-Cowie" w:date="2024-06-20T15:41:00Z" w16du:dateUtc="2024-06-20T14:41:00Z">
            <w:r w:rsidR="00FF349F">
              <w:rPr>
                <w:noProof/>
                <w:webHidden/>
              </w:rPr>
              <w:t>7</w:t>
            </w:r>
          </w:ins>
          <w:ins w:id="41" w:author="Andrew Instone-Cowie" w:date="2024-06-20T15:28:00Z" w16du:dateUtc="2024-06-20T14:28:00Z">
            <w:r>
              <w:rPr>
                <w:noProof/>
                <w:webHidden/>
              </w:rPr>
              <w:fldChar w:fldCharType="end"/>
            </w:r>
            <w:r w:rsidRPr="00FF39F9">
              <w:rPr>
                <w:rStyle w:val="Hyperlink"/>
                <w:noProof/>
              </w:rPr>
              <w:fldChar w:fldCharType="end"/>
            </w:r>
          </w:ins>
        </w:p>
        <w:p w14:paraId="3CBADB8C" w14:textId="21E51A86" w:rsidR="00924D8E" w:rsidRDefault="00924D8E">
          <w:pPr>
            <w:pStyle w:val="TOC2"/>
            <w:tabs>
              <w:tab w:val="right" w:leader="dot" w:pos="9016"/>
            </w:tabs>
            <w:rPr>
              <w:ins w:id="42" w:author="Andrew Instone-Cowie" w:date="2024-06-20T15:28:00Z" w16du:dateUtc="2024-06-20T14:28:00Z"/>
              <w:rFonts w:eastAsiaTheme="minorEastAsia"/>
              <w:noProof/>
              <w:kern w:val="2"/>
              <w:sz w:val="24"/>
              <w:szCs w:val="24"/>
              <w:lang w:eastAsia="en-GB"/>
              <w14:ligatures w14:val="standardContextual"/>
            </w:rPr>
          </w:pPr>
          <w:ins w:id="43"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"_Toc169789752"</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Sensors Configuration</w:t>
            </w:r>
            <w:r>
              <w:rPr>
                <w:noProof/>
                <w:webHidden/>
              </w:rPr>
              <w:tab/>
            </w:r>
            <w:r>
              <w:rPr>
                <w:noProof/>
                <w:webHidden/>
              </w:rPr>
              <w:fldChar w:fldCharType="begin"/>
            </w:r>
            <w:r>
              <w:rPr>
                <w:noProof/>
                <w:webHidden/>
              </w:rPr>
              <w:instrText xml:space="preserve"> PAGEREF _Toc169789752 \h </w:instrText>
            </w:r>
            <w:r>
              <w:rPr>
                <w:noProof/>
                <w:webHidden/>
              </w:rPr>
            </w:r>
          </w:ins>
          <w:r>
            <w:rPr>
              <w:noProof/>
              <w:webHidden/>
            </w:rPr>
            <w:fldChar w:fldCharType="separate"/>
          </w:r>
          <w:ins w:id="44" w:author="Andrew Instone-Cowie" w:date="2024-06-20T15:41:00Z" w16du:dateUtc="2024-06-20T14:41:00Z">
            <w:r w:rsidR="00FF349F">
              <w:rPr>
                <w:noProof/>
                <w:webHidden/>
              </w:rPr>
              <w:t>7</w:t>
            </w:r>
          </w:ins>
          <w:ins w:id="45" w:author="Andrew Instone-Cowie" w:date="2024-06-20T15:28:00Z" w16du:dateUtc="2024-06-20T14:28:00Z">
            <w:r>
              <w:rPr>
                <w:noProof/>
                <w:webHidden/>
              </w:rPr>
              <w:fldChar w:fldCharType="end"/>
            </w:r>
            <w:r w:rsidRPr="00FF39F9">
              <w:rPr>
                <w:rStyle w:val="Hyperlink"/>
                <w:noProof/>
              </w:rPr>
              <w:fldChar w:fldCharType="end"/>
            </w:r>
          </w:ins>
        </w:p>
        <w:p w14:paraId="67855E3A" w14:textId="7FA9E98E" w:rsidR="00924D8E" w:rsidRDefault="00924D8E">
          <w:pPr>
            <w:pStyle w:val="TOC2"/>
            <w:tabs>
              <w:tab w:val="right" w:leader="dot" w:pos="9016"/>
            </w:tabs>
            <w:rPr>
              <w:ins w:id="46" w:author="Andrew Instone-Cowie" w:date="2024-06-20T15:28:00Z" w16du:dateUtc="2024-06-20T14:28:00Z"/>
              <w:rFonts w:eastAsiaTheme="minorEastAsia"/>
              <w:noProof/>
              <w:kern w:val="2"/>
              <w:sz w:val="24"/>
              <w:szCs w:val="24"/>
              <w:lang w:eastAsia="en-GB"/>
              <w14:ligatures w14:val="standardContextual"/>
            </w:rPr>
          </w:pPr>
          <w:ins w:id="47"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"_Toc169789753"</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Copying Sensor Groups</w:t>
            </w:r>
            <w:r>
              <w:rPr>
                <w:noProof/>
                <w:webHidden/>
              </w:rPr>
              <w:tab/>
            </w:r>
            <w:r>
              <w:rPr>
                <w:noProof/>
                <w:webHidden/>
              </w:rPr>
              <w:fldChar w:fldCharType="begin"/>
            </w:r>
            <w:r>
              <w:rPr>
                <w:noProof/>
                <w:webHidden/>
              </w:rPr>
              <w:instrText xml:space="preserve"> PAGEREF _Toc169789753 \h </w:instrText>
            </w:r>
            <w:r>
              <w:rPr>
                <w:noProof/>
                <w:webHidden/>
              </w:rPr>
            </w:r>
          </w:ins>
          <w:r>
            <w:rPr>
              <w:noProof/>
              <w:webHidden/>
            </w:rPr>
            <w:fldChar w:fldCharType="separate"/>
          </w:r>
          <w:ins w:id="48" w:author="Andrew Instone-Cowie" w:date="2024-06-20T15:41:00Z" w16du:dateUtc="2024-06-20T14:41:00Z">
            <w:r w:rsidR="00FF349F">
              <w:rPr>
                <w:noProof/>
                <w:webHidden/>
              </w:rPr>
              <w:t>15</w:t>
            </w:r>
          </w:ins>
          <w:ins w:id="49" w:author="Andrew Instone-Cowie" w:date="2024-06-20T15:28:00Z" w16du:dateUtc="2024-06-20T14:28:00Z">
            <w:r>
              <w:rPr>
                <w:noProof/>
                <w:webHidden/>
              </w:rPr>
              <w:fldChar w:fldCharType="end"/>
            </w:r>
            <w:r w:rsidRPr="00FF39F9">
              <w:rPr>
                <w:rStyle w:val="Hyperlink"/>
                <w:noProof/>
              </w:rPr>
              <w:fldChar w:fldCharType="end"/>
            </w:r>
          </w:ins>
        </w:p>
        <w:p w14:paraId="027CC525" w14:textId="1139D745" w:rsidR="00924D8E" w:rsidRDefault="00924D8E">
          <w:pPr>
            <w:pStyle w:val="TOC2"/>
            <w:tabs>
              <w:tab w:val="right" w:leader="dot" w:pos="9016"/>
            </w:tabs>
            <w:rPr>
              <w:ins w:id="50" w:author="Andrew Instone-Cowie" w:date="2024-06-20T15:28:00Z" w16du:dateUtc="2024-06-20T14:28:00Z"/>
              <w:rFonts w:eastAsiaTheme="minorEastAsia"/>
              <w:noProof/>
              <w:kern w:val="2"/>
              <w:sz w:val="24"/>
              <w:szCs w:val="24"/>
              <w:lang w:eastAsia="en-GB"/>
              <w14:ligatures w14:val="standardContextual"/>
            </w:rPr>
          </w:pPr>
          <w:ins w:id="51"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"_Toc169789754"</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Moving Ringers</w:t>
            </w:r>
            <w:r>
              <w:rPr>
                <w:noProof/>
                <w:webHidden/>
              </w:rPr>
              <w:tab/>
            </w:r>
            <w:r>
              <w:rPr>
                <w:noProof/>
                <w:webHidden/>
              </w:rPr>
              <w:fldChar w:fldCharType="begin"/>
            </w:r>
            <w:r>
              <w:rPr>
                <w:noProof/>
                <w:webHidden/>
              </w:rPr>
              <w:instrText xml:space="preserve"> PAGEREF _Toc169789754 \h </w:instrText>
            </w:r>
            <w:r>
              <w:rPr>
                <w:noProof/>
                <w:webHidden/>
              </w:rPr>
            </w:r>
          </w:ins>
          <w:r>
            <w:rPr>
              <w:noProof/>
              <w:webHidden/>
            </w:rPr>
            <w:fldChar w:fldCharType="separate"/>
          </w:r>
          <w:ins w:id="52" w:author="Andrew Instone-Cowie" w:date="2024-06-20T15:41:00Z" w16du:dateUtc="2024-06-20T14:41:00Z">
            <w:r w:rsidR="00FF349F">
              <w:rPr>
                <w:noProof/>
                <w:webHidden/>
              </w:rPr>
              <w:t>18</w:t>
            </w:r>
          </w:ins>
          <w:ins w:id="53" w:author="Andrew Instone-Cowie" w:date="2024-06-20T15:28:00Z" w16du:dateUtc="2024-06-20T14:28:00Z">
            <w:r>
              <w:rPr>
                <w:noProof/>
                <w:webHidden/>
              </w:rPr>
              <w:fldChar w:fldCharType="end"/>
            </w:r>
            <w:r w:rsidRPr="00FF39F9">
              <w:rPr>
                <w:rStyle w:val="Hyperlink"/>
                <w:noProof/>
              </w:rPr>
              <w:fldChar w:fldCharType="end"/>
            </w:r>
          </w:ins>
        </w:p>
        <w:p w14:paraId="07A3C967" w14:textId="049F0EF4" w:rsidR="00924D8E" w:rsidRDefault="00924D8E">
          <w:pPr>
            <w:pStyle w:val="TOC1"/>
            <w:tabs>
              <w:tab w:val="right" w:leader="dot" w:pos="9016"/>
            </w:tabs>
            <w:rPr>
              <w:ins w:id="54" w:author="Andrew Instone-Cowie" w:date="2024-06-20T15:28:00Z" w16du:dateUtc="2024-06-20T14:28:00Z"/>
              <w:rFonts w:eastAsiaTheme="minorEastAsia"/>
              <w:noProof/>
              <w:kern w:val="2"/>
              <w:sz w:val="24"/>
              <w:szCs w:val="24"/>
              <w:lang w:eastAsia="en-GB"/>
              <w14:ligatures w14:val="standardContextual"/>
            </w:rPr>
          </w:pPr>
          <w:ins w:id="55"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"_Toc169789755"</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Delay Timer Calibration</w:t>
            </w:r>
            <w:r>
              <w:rPr>
                <w:noProof/>
                <w:webHidden/>
              </w:rPr>
              <w:tab/>
            </w:r>
            <w:r>
              <w:rPr>
                <w:noProof/>
                <w:webHidden/>
              </w:rPr>
              <w:fldChar w:fldCharType="begin"/>
            </w:r>
            <w:r>
              <w:rPr>
                <w:noProof/>
                <w:webHidden/>
              </w:rPr>
              <w:instrText xml:space="preserve"> PAGEREF _Toc169789755 \h </w:instrText>
            </w:r>
            <w:r>
              <w:rPr>
                <w:noProof/>
                <w:webHidden/>
              </w:rPr>
            </w:r>
          </w:ins>
          <w:r>
            <w:rPr>
              <w:noProof/>
              <w:webHidden/>
            </w:rPr>
            <w:fldChar w:fldCharType="separate"/>
          </w:r>
          <w:ins w:id="56" w:author="Andrew Instone-Cowie" w:date="2024-06-20T15:41:00Z" w16du:dateUtc="2024-06-20T14:41:00Z">
            <w:r w:rsidR="00FF349F">
              <w:rPr>
                <w:noProof/>
                <w:webHidden/>
              </w:rPr>
              <w:t>19</w:t>
            </w:r>
          </w:ins>
          <w:ins w:id="57" w:author="Andrew Instone-Cowie" w:date="2024-06-20T15:28:00Z" w16du:dateUtc="2024-06-20T14:28:00Z">
            <w:r>
              <w:rPr>
                <w:noProof/>
                <w:webHidden/>
              </w:rPr>
              <w:fldChar w:fldCharType="end"/>
            </w:r>
            <w:r w:rsidRPr="00FF39F9">
              <w:rPr>
                <w:rStyle w:val="Hyperlink"/>
                <w:noProof/>
              </w:rPr>
              <w:fldChar w:fldCharType="end"/>
            </w:r>
          </w:ins>
        </w:p>
        <w:p w14:paraId="3172274C" w14:textId="49DFDE3F" w:rsidR="00924D8E" w:rsidRDefault="00924D8E">
          <w:pPr>
            <w:pStyle w:val="TOC1"/>
            <w:tabs>
              <w:tab w:val="right" w:leader="dot" w:pos="9016"/>
            </w:tabs>
            <w:rPr>
              <w:ins w:id="58" w:author="Andrew Instone-Cowie" w:date="2024-06-20T15:28:00Z" w16du:dateUtc="2024-06-20T14:28:00Z"/>
              <w:rFonts w:eastAsiaTheme="minorEastAsia"/>
              <w:noProof/>
              <w:kern w:val="2"/>
              <w:sz w:val="24"/>
              <w:szCs w:val="24"/>
              <w:lang w:eastAsia="en-GB"/>
              <w14:ligatures w14:val="standardContextual"/>
            </w:rPr>
          </w:pPr>
          <w:ins w:id="59"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"_Toc169789756"</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Using Multiple PCs</w:t>
            </w:r>
            <w:r>
              <w:rPr>
                <w:noProof/>
                <w:webHidden/>
              </w:rPr>
              <w:tab/>
            </w:r>
            <w:r>
              <w:rPr>
                <w:noProof/>
                <w:webHidden/>
              </w:rPr>
              <w:fldChar w:fldCharType="begin"/>
            </w:r>
            <w:r>
              <w:rPr>
                <w:noProof/>
                <w:webHidden/>
              </w:rPr>
              <w:instrText xml:space="preserve"> PAGEREF _Toc169789756 \h </w:instrText>
            </w:r>
            <w:r>
              <w:rPr>
                <w:noProof/>
                <w:webHidden/>
              </w:rPr>
            </w:r>
          </w:ins>
          <w:r>
            <w:rPr>
              <w:noProof/>
              <w:webHidden/>
            </w:rPr>
            <w:fldChar w:fldCharType="separate"/>
          </w:r>
          <w:ins w:id="60" w:author="Andrew Instone-Cowie" w:date="2024-06-20T15:41:00Z" w16du:dateUtc="2024-06-20T14:41:00Z">
            <w:r w:rsidR="00FF349F">
              <w:rPr>
                <w:noProof/>
                <w:webHidden/>
              </w:rPr>
              <w:t>20</w:t>
            </w:r>
          </w:ins>
          <w:ins w:id="61" w:author="Andrew Instone-Cowie" w:date="2024-06-20T15:28:00Z" w16du:dateUtc="2024-06-20T14:28:00Z">
            <w:r>
              <w:rPr>
                <w:noProof/>
                <w:webHidden/>
              </w:rPr>
              <w:fldChar w:fldCharType="end"/>
            </w:r>
            <w:r w:rsidRPr="00FF39F9">
              <w:rPr>
                <w:rStyle w:val="Hyperlink"/>
                <w:noProof/>
              </w:rPr>
              <w:fldChar w:fldCharType="end"/>
            </w:r>
          </w:ins>
        </w:p>
        <w:p w14:paraId="035A65E5" w14:textId="2AC662CC" w:rsidR="00924D8E" w:rsidRDefault="00924D8E">
          <w:pPr>
            <w:pStyle w:val="TOC2"/>
            <w:tabs>
              <w:tab w:val="right" w:leader="dot" w:pos="9016"/>
            </w:tabs>
            <w:rPr>
              <w:ins w:id="62" w:author="Andrew Instone-Cowie" w:date="2024-06-20T15:28:00Z" w16du:dateUtc="2024-06-20T14:28:00Z"/>
              <w:rFonts w:eastAsiaTheme="minorEastAsia"/>
              <w:noProof/>
              <w:kern w:val="2"/>
              <w:sz w:val="24"/>
              <w:szCs w:val="24"/>
              <w:lang w:eastAsia="en-GB"/>
              <w14:ligatures w14:val="standardContextual"/>
            </w:rPr>
          </w:pPr>
          <w:ins w:id="63"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"_Toc169789757"</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Second PC Module &amp; Basic Serial Splitter Module</w:t>
            </w:r>
            <w:r>
              <w:rPr>
                <w:noProof/>
                <w:webHidden/>
              </w:rPr>
              <w:tab/>
            </w:r>
            <w:r>
              <w:rPr>
                <w:noProof/>
                <w:webHidden/>
              </w:rPr>
              <w:fldChar w:fldCharType="begin"/>
            </w:r>
            <w:r>
              <w:rPr>
                <w:noProof/>
                <w:webHidden/>
              </w:rPr>
              <w:instrText xml:space="preserve"> PAGEREF _Toc169789757 \h </w:instrText>
            </w:r>
            <w:r>
              <w:rPr>
                <w:noProof/>
                <w:webHidden/>
              </w:rPr>
            </w:r>
          </w:ins>
          <w:r>
            <w:rPr>
              <w:noProof/>
              <w:webHidden/>
            </w:rPr>
            <w:fldChar w:fldCharType="separate"/>
          </w:r>
          <w:ins w:id="64" w:author="Andrew Instone-Cowie" w:date="2024-06-20T15:41:00Z" w16du:dateUtc="2024-06-20T14:41:00Z">
            <w:r w:rsidR="00FF349F">
              <w:rPr>
                <w:noProof/>
                <w:webHidden/>
              </w:rPr>
              <w:t>20</w:t>
            </w:r>
          </w:ins>
          <w:ins w:id="65" w:author="Andrew Instone-Cowie" w:date="2024-06-20T15:28:00Z" w16du:dateUtc="2024-06-20T14:28:00Z">
            <w:r>
              <w:rPr>
                <w:noProof/>
                <w:webHidden/>
              </w:rPr>
              <w:fldChar w:fldCharType="end"/>
            </w:r>
            <w:r w:rsidRPr="00FF39F9">
              <w:rPr>
                <w:rStyle w:val="Hyperlink"/>
                <w:noProof/>
              </w:rPr>
              <w:fldChar w:fldCharType="end"/>
            </w:r>
          </w:ins>
        </w:p>
        <w:p w14:paraId="3E03BDDF" w14:textId="11CE7CCE" w:rsidR="00924D8E" w:rsidRDefault="00924D8E">
          <w:pPr>
            <w:pStyle w:val="TOC2"/>
            <w:tabs>
              <w:tab w:val="right" w:leader="dot" w:pos="9016"/>
            </w:tabs>
            <w:rPr>
              <w:ins w:id="66" w:author="Andrew Instone-Cowie" w:date="2024-06-20T15:28:00Z" w16du:dateUtc="2024-06-20T14:28:00Z"/>
              <w:rFonts w:eastAsiaTheme="minorEastAsia"/>
              <w:noProof/>
              <w:kern w:val="2"/>
              <w:sz w:val="24"/>
              <w:szCs w:val="24"/>
              <w:lang w:eastAsia="en-GB"/>
              <w14:ligatures w14:val="standardContextual"/>
            </w:rPr>
          </w:pPr>
          <w:ins w:id="67" w:author="Andrew Instone-Cowie" w:date="2024-06-20T15:28:00Z" w16du:dateUtc="2024-06-20T14:28:00Z">
            <w:r w:rsidRPr="00FF39F9">
              <w:rPr>
                <w:rStyle w:val="Hyperlink"/>
                <w:noProof/>
              </w:rPr>
              <w:fldChar w:fldCharType="begin"/>
            </w:r>
            <w:r w:rsidRPr="00FF39F9">
              <w:rPr>
                <w:rStyle w:val="Hyperlink"/>
                <w:noProof/>
              </w:rPr>
              <w:instrText xml:space="preserve"> </w:instrText>
            </w:r>
            <w:r>
              <w:rPr>
                <w:noProof/>
              </w:rPr>
              <w:instrText>HYPERLINK \l "_Toc169789758"</w:instrText>
            </w:r>
            <w:r w:rsidRPr="00FF39F9">
              <w:rPr>
                <w:rStyle w:val="Hyperlink"/>
                <w:noProof/>
              </w:rPr>
              <w:instrText xml:space="preserve"> </w:instrText>
            </w:r>
            <w:r w:rsidRPr="00FF39F9">
              <w:rPr>
                <w:rStyle w:val="Hyperlink"/>
                <w:noProof/>
              </w:rPr>
            </w:r>
            <w:r w:rsidRPr="00FF39F9">
              <w:rPr>
                <w:rStyle w:val="Hyperlink"/>
                <w:noProof/>
              </w:rPr>
              <w:fldChar w:fldCharType="separate"/>
            </w:r>
            <w:r w:rsidRPr="00FF39F9">
              <w:rPr>
                <w:rStyle w:val="Hyperlink"/>
                <w:noProof/>
              </w:rPr>
              <w:t>Configuring the Interface</w:t>
            </w:r>
            <w:r>
              <w:rPr>
                <w:noProof/>
                <w:webHidden/>
              </w:rPr>
              <w:tab/>
            </w:r>
            <w:r>
              <w:rPr>
                <w:noProof/>
                <w:webHidden/>
              </w:rPr>
              <w:fldChar w:fldCharType="begin"/>
            </w:r>
            <w:r>
              <w:rPr>
                <w:noProof/>
                <w:webHidden/>
              </w:rPr>
              <w:instrText xml:space="preserve"> PAGEREF _Toc169789758 \h </w:instrText>
            </w:r>
            <w:r>
              <w:rPr>
                <w:noProof/>
                <w:webHidden/>
              </w:rPr>
            </w:r>
          </w:ins>
          <w:r>
            <w:rPr>
              <w:noProof/>
              <w:webHidden/>
            </w:rPr>
            <w:fldChar w:fldCharType="separate"/>
          </w:r>
          <w:ins w:id="68" w:author="Andrew Instone-Cowie" w:date="2024-06-20T15:41:00Z" w16du:dateUtc="2024-06-20T14:41:00Z">
            <w:r w:rsidR="00FF349F">
              <w:rPr>
                <w:noProof/>
                <w:webHidden/>
              </w:rPr>
              <w:t>20</w:t>
            </w:r>
          </w:ins>
          <w:ins w:id="69" w:author="Andrew Instone-Cowie" w:date="2024-06-20T15:28:00Z" w16du:dateUtc="2024-06-20T14:28:00Z">
            <w:r>
              <w:rPr>
                <w:noProof/>
                <w:webHidden/>
              </w:rPr>
              <w:fldChar w:fldCharType="end"/>
            </w:r>
            <w:r w:rsidRPr="00FF39F9">
              <w:rPr>
                <w:rStyle w:val="Hyperlink"/>
                <w:noProof/>
              </w:rPr>
              <w:fldChar w:fldCharType="end"/>
            </w:r>
          </w:ins>
        </w:p>
        <w:p w14:paraId="20E1BB7C" w14:textId="3097F4A2" w:rsidR="00077E1A" w:rsidDel="00924D8E" w:rsidRDefault="00077E1A">
          <w:pPr>
            <w:pStyle w:val="TOC1"/>
            <w:tabs>
              <w:tab w:val="right" w:leader="dot" w:pos="9016"/>
            </w:tabs>
            <w:rPr>
              <w:del w:id="70" w:author="Andrew Instone-Cowie" w:date="2024-06-20T15:28:00Z" w16du:dateUtc="2024-06-20T14:28:00Z"/>
              <w:rFonts w:eastAsiaTheme="minorEastAsia"/>
              <w:noProof/>
              <w:lang w:eastAsia="en-GB"/>
            </w:rPr>
          </w:pPr>
          <w:del w:id="71" w:author="Andrew Instone-Cowie" w:date="2024-06-20T15:28:00Z" w16du:dateUtc="2024-06-20T14:28:00Z">
            <w:r w:rsidRPr="00924D8E" w:rsidDel="00924D8E">
              <w:rPr>
                <w:noProof/>
                <w:rPrChange w:id="72" w:author="Andrew Instone-Cowie" w:date="2024-06-20T15:28:00Z" w16du:dateUtc="2024-06-20T14:28:00Z">
                  <w:rPr>
                    <w:rStyle w:val="Hyperlink"/>
                    <w:noProof/>
                  </w:rPr>
                </w:rPrChange>
              </w:rPr>
              <w:delText>Index of Figures</w:delText>
            </w:r>
            <w:r w:rsidDel="00924D8E">
              <w:rPr>
                <w:noProof/>
                <w:webHidden/>
              </w:rPr>
              <w:tab/>
            </w:r>
            <w:r w:rsidR="00C65A81" w:rsidDel="00924D8E">
              <w:rPr>
                <w:noProof/>
                <w:webHidden/>
              </w:rPr>
              <w:delText>2</w:delText>
            </w:r>
          </w:del>
        </w:p>
        <w:p w14:paraId="0EE24444" w14:textId="0EA752FF" w:rsidR="00077E1A" w:rsidDel="00924D8E" w:rsidRDefault="00077E1A">
          <w:pPr>
            <w:pStyle w:val="TOC1"/>
            <w:tabs>
              <w:tab w:val="right" w:leader="dot" w:pos="9016"/>
            </w:tabs>
            <w:rPr>
              <w:del w:id="73" w:author="Andrew Instone-Cowie" w:date="2024-06-20T15:28:00Z" w16du:dateUtc="2024-06-20T14:28:00Z"/>
              <w:rFonts w:eastAsiaTheme="minorEastAsia"/>
              <w:noProof/>
              <w:lang w:eastAsia="en-GB"/>
            </w:rPr>
          </w:pPr>
          <w:del w:id="74" w:author="Andrew Instone-Cowie" w:date="2024-06-20T15:28:00Z" w16du:dateUtc="2024-06-20T14:28:00Z">
            <w:r w:rsidRPr="00924D8E" w:rsidDel="00924D8E">
              <w:rPr>
                <w:noProof/>
                <w:rPrChange w:id="75" w:author="Andrew Instone-Cowie" w:date="2024-06-20T15:28:00Z" w16du:dateUtc="2024-06-20T14:28:00Z">
                  <w:rPr>
                    <w:rStyle w:val="Hyperlink"/>
                    <w:noProof/>
                  </w:rPr>
                </w:rPrChange>
              </w:rPr>
              <w:delText>Document History</w:delText>
            </w:r>
            <w:r w:rsidDel="00924D8E">
              <w:rPr>
                <w:noProof/>
                <w:webHidden/>
              </w:rPr>
              <w:tab/>
            </w:r>
            <w:r w:rsidR="00C65A81" w:rsidDel="00924D8E">
              <w:rPr>
                <w:noProof/>
                <w:webHidden/>
              </w:rPr>
              <w:delText>4</w:delText>
            </w:r>
          </w:del>
        </w:p>
        <w:p w14:paraId="19618B5E" w14:textId="78408E92" w:rsidR="00077E1A" w:rsidDel="00924D8E" w:rsidRDefault="00077E1A">
          <w:pPr>
            <w:pStyle w:val="TOC1"/>
            <w:tabs>
              <w:tab w:val="right" w:leader="dot" w:pos="9016"/>
            </w:tabs>
            <w:rPr>
              <w:del w:id="76" w:author="Andrew Instone-Cowie" w:date="2024-06-20T15:28:00Z" w16du:dateUtc="2024-06-20T14:28:00Z"/>
              <w:rFonts w:eastAsiaTheme="minorEastAsia"/>
              <w:noProof/>
              <w:lang w:eastAsia="en-GB"/>
            </w:rPr>
          </w:pPr>
          <w:del w:id="77" w:author="Andrew Instone-Cowie" w:date="2024-06-20T15:28:00Z" w16du:dateUtc="2024-06-20T14:28:00Z">
            <w:r w:rsidRPr="00924D8E" w:rsidDel="00924D8E">
              <w:rPr>
                <w:noProof/>
                <w:rPrChange w:id="78" w:author="Andrew Instone-Cowie" w:date="2024-06-20T15:28:00Z" w16du:dateUtc="2024-06-20T14:28:00Z">
                  <w:rPr>
                    <w:rStyle w:val="Hyperlink"/>
                    <w:noProof/>
                  </w:rPr>
                </w:rPrChange>
              </w:rPr>
              <w:delText>Licence</w:delText>
            </w:r>
            <w:r w:rsidDel="00924D8E">
              <w:rPr>
                <w:noProof/>
                <w:webHidden/>
              </w:rPr>
              <w:tab/>
            </w:r>
            <w:r w:rsidR="00C65A81" w:rsidDel="00924D8E">
              <w:rPr>
                <w:noProof/>
                <w:webHidden/>
              </w:rPr>
              <w:delText>4</w:delText>
            </w:r>
          </w:del>
        </w:p>
        <w:p w14:paraId="4E2C647F" w14:textId="4BB20FA2" w:rsidR="00077E1A" w:rsidDel="00924D8E" w:rsidRDefault="00077E1A">
          <w:pPr>
            <w:pStyle w:val="TOC1"/>
            <w:tabs>
              <w:tab w:val="right" w:leader="dot" w:pos="9016"/>
            </w:tabs>
            <w:rPr>
              <w:del w:id="79" w:author="Andrew Instone-Cowie" w:date="2024-06-20T15:28:00Z" w16du:dateUtc="2024-06-20T14:28:00Z"/>
              <w:rFonts w:eastAsiaTheme="minorEastAsia"/>
              <w:noProof/>
              <w:lang w:eastAsia="en-GB"/>
            </w:rPr>
          </w:pPr>
          <w:del w:id="80" w:author="Andrew Instone-Cowie" w:date="2024-06-20T15:28:00Z" w16du:dateUtc="2024-06-20T14:28:00Z">
            <w:r w:rsidRPr="00924D8E" w:rsidDel="00924D8E">
              <w:rPr>
                <w:noProof/>
                <w:rPrChange w:id="81" w:author="Andrew Instone-Cowie" w:date="2024-06-20T15:28:00Z" w16du:dateUtc="2024-06-20T14:28:00Z">
                  <w:rPr>
                    <w:rStyle w:val="Hyperlink"/>
                    <w:noProof/>
                  </w:rPr>
                </w:rPrChange>
              </w:rPr>
              <w:delText>Documentation Map</w:delText>
            </w:r>
            <w:r w:rsidDel="00924D8E">
              <w:rPr>
                <w:noProof/>
                <w:webHidden/>
              </w:rPr>
              <w:tab/>
            </w:r>
            <w:r w:rsidR="00C65A81" w:rsidDel="00924D8E">
              <w:rPr>
                <w:noProof/>
                <w:webHidden/>
              </w:rPr>
              <w:delText>5</w:delText>
            </w:r>
          </w:del>
        </w:p>
        <w:p w14:paraId="181843B1" w14:textId="5EBD853E" w:rsidR="00077E1A" w:rsidDel="00924D8E" w:rsidRDefault="00077E1A">
          <w:pPr>
            <w:pStyle w:val="TOC1"/>
            <w:tabs>
              <w:tab w:val="right" w:leader="dot" w:pos="9016"/>
            </w:tabs>
            <w:rPr>
              <w:del w:id="82" w:author="Andrew Instone-Cowie" w:date="2024-06-20T15:28:00Z" w16du:dateUtc="2024-06-20T14:28:00Z"/>
              <w:rFonts w:eastAsiaTheme="minorEastAsia"/>
              <w:noProof/>
              <w:lang w:eastAsia="en-GB"/>
            </w:rPr>
          </w:pPr>
          <w:del w:id="83" w:author="Andrew Instone-Cowie" w:date="2024-06-20T15:28:00Z" w16du:dateUtc="2024-06-20T14:28:00Z">
            <w:r w:rsidRPr="00924D8E" w:rsidDel="00924D8E">
              <w:rPr>
                <w:noProof/>
                <w:rPrChange w:id="84" w:author="Andrew Instone-Cowie" w:date="2024-06-20T15:28:00Z" w16du:dateUtc="2024-06-20T14:28:00Z">
                  <w:rPr>
                    <w:rStyle w:val="Hyperlink"/>
                    <w:noProof/>
                  </w:rPr>
                </w:rPrChange>
              </w:rPr>
              <w:delText>About This Guide</w:delText>
            </w:r>
            <w:r w:rsidDel="00924D8E">
              <w:rPr>
                <w:noProof/>
                <w:webHidden/>
              </w:rPr>
              <w:tab/>
            </w:r>
            <w:r w:rsidR="00C65A81" w:rsidDel="00924D8E">
              <w:rPr>
                <w:noProof/>
                <w:webHidden/>
              </w:rPr>
              <w:delText>6</w:delText>
            </w:r>
          </w:del>
        </w:p>
        <w:p w14:paraId="75E991D3" w14:textId="7266A6BB" w:rsidR="00077E1A" w:rsidDel="00924D8E" w:rsidRDefault="00077E1A">
          <w:pPr>
            <w:pStyle w:val="TOC2"/>
            <w:tabs>
              <w:tab w:val="right" w:leader="dot" w:pos="9016"/>
            </w:tabs>
            <w:rPr>
              <w:del w:id="85" w:author="Andrew Instone-Cowie" w:date="2024-06-20T15:28:00Z" w16du:dateUtc="2024-06-20T14:28:00Z"/>
              <w:rFonts w:eastAsiaTheme="minorEastAsia"/>
              <w:noProof/>
              <w:lang w:eastAsia="en-GB"/>
            </w:rPr>
          </w:pPr>
          <w:del w:id="86" w:author="Andrew Instone-Cowie" w:date="2024-06-20T15:28:00Z" w16du:dateUtc="2024-06-20T14:28:00Z">
            <w:r w:rsidRPr="00924D8E" w:rsidDel="00924D8E">
              <w:rPr>
                <w:noProof/>
                <w:rPrChange w:id="87" w:author="Andrew Instone-Cowie" w:date="2024-06-20T15:28:00Z" w16du:dateUtc="2024-06-20T14:28:00Z">
                  <w:rPr>
                    <w:rStyle w:val="Hyperlink"/>
                    <w:noProof/>
                  </w:rPr>
                </w:rPrChange>
              </w:rPr>
              <w:delText>First Steps</w:delText>
            </w:r>
            <w:r w:rsidDel="00924D8E">
              <w:rPr>
                <w:noProof/>
                <w:webHidden/>
              </w:rPr>
              <w:tab/>
            </w:r>
            <w:r w:rsidR="00C65A81" w:rsidDel="00924D8E">
              <w:rPr>
                <w:noProof/>
                <w:webHidden/>
              </w:rPr>
              <w:delText>6</w:delText>
            </w:r>
          </w:del>
        </w:p>
        <w:p w14:paraId="1C8C3228" w14:textId="7EA4DBBE" w:rsidR="00077E1A" w:rsidDel="00924D8E" w:rsidRDefault="00077E1A">
          <w:pPr>
            <w:pStyle w:val="TOC2"/>
            <w:tabs>
              <w:tab w:val="right" w:leader="dot" w:pos="9016"/>
            </w:tabs>
            <w:rPr>
              <w:del w:id="88" w:author="Andrew Instone-Cowie" w:date="2024-06-20T15:28:00Z" w16du:dateUtc="2024-06-20T14:28:00Z"/>
              <w:rFonts w:eastAsiaTheme="minorEastAsia"/>
              <w:noProof/>
              <w:lang w:eastAsia="en-GB"/>
            </w:rPr>
          </w:pPr>
          <w:del w:id="89" w:author="Andrew Instone-Cowie" w:date="2024-06-20T15:28:00Z" w16du:dateUtc="2024-06-20T14:28:00Z">
            <w:r w:rsidRPr="00924D8E" w:rsidDel="00924D8E">
              <w:rPr>
                <w:noProof/>
                <w:rPrChange w:id="90" w:author="Andrew Instone-Cowie" w:date="2024-06-20T15:28:00Z" w16du:dateUtc="2024-06-20T14:28:00Z">
                  <w:rPr>
                    <w:rStyle w:val="Hyperlink"/>
                    <w:noProof/>
                  </w:rPr>
                </w:rPrChange>
              </w:rPr>
              <w:delText>Next Steps</w:delText>
            </w:r>
            <w:r w:rsidDel="00924D8E">
              <w:rPr>
                <w:noProof/>
                <w:webHidden/>
              </w:rPr>
              <w:tab/>
            </w:r>
            <w:r w:rsidR="00C65A81" w:rsidDel="00924D8E">
              <w:rPr>
                <w:noProof/>
                <w:webHidden/>
              </w:rPr>
              <w:delText>6</w:delText>
            </w:r>
          </w:del>
        </w:p>
        <w:p w14:paraId="496CEE97" w14:textId="1A21C07A" w:rsidR="00077E1A" w:rsidDel="00924D8E" w:rsidRDefault="00077E1A">
          <w:pPr>
            <w:pStyle w:val="TOC1"/>
            <w:tabs>
              <w:tab w:val="right" w:leader="dot" w:pos="9016"/>
            </w:tabs>
            <w:rPr>
              <w:del w:id="91" w:author="Andrew Instone-Cowie" w:date="2024-06-20T15:28:00Z" w16du:dateUtc="2024-06-20T14:28:00Z"/>
              <w:rFonts w:eastAsiaTheme="minorEastAsia"/>
              <w:noProof/>
              <w:lang w:eastAsia="en-GB"/>
            </w:rPr>
          </w:pPr>
          <w:del w:id="92" w:author="Andrew Instone-Cowie" w:date="2024-06-20T15:28:00Z" w16du:dateUtc="2024-06-20T14:28:00Z">
            <w:r w:rsidRPr="00924D8E" w:rsidDel="00924D8E">
              <w:rPr>
                <w:noProof/>
                <w:rPrChange w:id="93" w:author="Andrew Instone-Cowie" w:date="2024-06-20T15:28:00Z" w16du:dateUtc="2024-06-20T14:28:00Z">
                  <w:rPr>
                    <w:rStyle w:val="Hyperlink"/>
                    <w:noProof/>
                  </w:rPr>
                </w:rPrChange>
              </w:rPr>
              <w:delText>Virtual Belfry</w:delText>
            </w:r>
            <w:r w:rsidDel="00924D8E">
              <w:rPr>
                <w:noProof/>
                <w:webHidden/>
              </w:rPr>
              <w:tab/>
            </w:r>
            <w:r w:rsidR="00C65A81" w:rsidDel="00924D8E">
              <w:rPr>
                <w:noProof/>
                <w:webHidden/>
              </w:rPr>
              <w:delText>7</w:delText>
            </w:r>
          </w:del>
        </w:p>
        <w:p w14:paraId="7309EA53" w14:textId="3FF34AE0" w:rsidR="00077E1A" w:rsidDel="00924D8E" w:rsidRDefault="00077E1A">
          <w:pPr>
            <w:pStyle w:val="TOC2"/>
            <w:tabs>
              <w:tab w:val="right" w:leader="dot" w:pos="9016"/>
            </w:tabs>
            <w:rPr>
              <w:del w:id="94" w:author="Andrew Instone-Cowie" w:date="2024-06-20T15:28:00Z" w16du:dateUtc="2024-06-20T14:28:00Z"/>
              <w:rFonts w:eastAsiaTheme="minorEastAsia"/>
              <w:noProof/>
              <w:lang w:eastAsia="en-GB"/>
            </w:rPr>
          </w:pPr>
          <w:del w:id="95" w:author="Andrew Instone-Cowie" w:date="2024-06-20T15:28:00Z" w16du:dateUtc="2024-06-20T14:28:00Z">
            <w:r w:rsidRPr="00924D8E" w:rsidDel="00924D8E">
              <w:rPr>
                <w:noProof/>
                <w:rPrChange w:id="96" w:author="Andrew Instone-Cowie" w:date="2024-06-20T15:28:00Z" w16du:dateUtc="2024-06-20T14:28:00Z">
                  <w:rPr>
                    <w:rStyle w:val="Hyperlink"/>
                    <w:noProof/>
                  </w:rPr>
                </w:rPrChange>
              </w:rPr>
              <w:delText>Copyrights &amp; Licensing</w:delText>
            </w:r>
            <w:r w:rsidDel="00924D8E">
              <w:rPr>
                <w:noProof/>
                <w:webHidden/>
              </w:rPr>
              <w:tab/>
            </w:r>
            <w:r w:rsidR="00C65A81" w:rsidDel="00924D8E">
              <w:rPr>
                <w:noProof/>
                <w:webHidden/>
              </w:rPr>
              <w:delText>7</w:delText>
            </w:r>
          </w:del>
        </w:p>
        <w:p w14:paraId="5E6F5954" w14:textId="4D108AFC" w:rsidR="00077E1A" w:rsidDel="00924D8E" w:rsidRDefault="00077E1A">
          <w:pPr>
            <w:pStyle w:val="TOC2"/>
            <w:tabs>
              <w:tab w:val="right" w:leader="dot" w:pos="9016"/>
            </w:tabs>
            <w:rPr>
              <w:del w:id="97" w:author="Andrew Instone-Cowie" w:date="2024-06-20T15:28:00Z" w16du:dateUtc="2024-06-20T14:28:00Z"/>
              <w:rFonts w:eastAsiaTheme="minorEastAsia"/>
              <w:noProof/>
              <w:lang w:eastAsia="en-GB"/>
            </w:rPr>
          </w:pPr>
          <w:del w:id="98" w:author="Andrew Instone-Cowie" w:date="2024-06-20T15:28:00Z" w16du:dateUtc="2024-06-20T14:28:00Z">
            <w:r w:rsidRPr="00924D8E" w:rsidDel="00924D8E">
              <w:rPr>
                <w:noProof/>
                <w:rPrChange w:id="99" w:author="Andrew Instone-Cowie" w:date="2024-06-20T15:28:00Z" w16du:dateUtc="2024-06-20T14:28:00Z">
                  <w:rPr>
                    <w:rStyle w:val="Hyperlink"/>
                    <w:noProof/>
                  </w:rPr>
                </w:rPrChange>
              </w:rPr>
              <w:delText>Sensors Configuration</w:delText>
            </w:r>
            <w:r w:rsidDel="00924D8E">
              <w:rPr>
                <w:noProof/>
                <w:webHidden/>
              </w:rPr>
              <w:tab/>
            </w:r>
            <w:r w:rsidR="00C65A81" w:rsidDel="00924D8E">
              <w:rPr>
                <w:noProof/>
                <w:webHidden/>
              </w:rPr>
              <w:delText>7</w:delText>
            </w:r>
          </w:del>
        </w:p>
        <w:p w14:paraId="70C2C9FF" w14:textId="236D2A66" w:rsidR="00077E1A" w:rsidDel="00924D8E" w:rsidRDefault="00077E1A">
          <w:pPr>
            <w:pStyle w:val="TOC2"/>
            <w:tabs>
              <w:tab w:val="right" w:leader="dot" w:pos="9016"/>
            </w:tabs>
            <w:rPr>
              <w:del w:id="100" w:author="Andrew Instone-Cowie" w:date="2024-06-20T15:28:00Z" w16du:dateUtc="2024-06-20T14:28:00Z"/>
              <w:rFonts w:eastAsiaTheme="minorEastAsia"/>
              <w:noProof/>
              <w:lang w:eastAsia="en-GB"/>
            </w:rPr>
          </w:pPr>
          <w:del w:id="101" w:author="Andrew Instone-Cowie" w:date="2024-06-20T15:28:00Z" w16du:dateUtc="2024-06-20T14:28:00Z">
            <w:r w:rsidRPr="00924D8E" w:rsidDel="00924D8E">
              <w:rPr>
                <w:noProof/>
                <w:rPrChange w:id="102" w:author="Andrew Instone-Cowie" w:date="2024-06-20T15:28:00Z" w16du:dateUtc="2024-06-20T14:28:00Z">
                  <w:rPr>
                    <w:rStyle w:val="Hyperlink"/>
                    <w:noProof/>
                  </w:rPr>
                </w:rPrChange>
              </w:rPr>
              <w:delText>Copying Sensor Groups</w:delText>
            </w:r>
            <w:r w:rsidDel="00924D8E">
              <w:rPr>
                <w:noProof/>
                <w:webHidden/>
              </w:rPr>
              <w:tab/>
            </w:r>
            <w:r w:rsidR="00C65A81" w:rsidDel="00924D8E">
              <w:rPr>
                <w:noProof/>
                <w:webHidden/>
              </w:rPr>
              <w:delText>14</w:delText>
            </w:r>
          </w:del>
        </w:p>
        <w:p w14:paraId="7BCC3DB5" w14:textId="1719CEB2" w:rsidR="00077E1A" w:rsidDel="00924D8E" w:rsidRDefault="00077E1A">
          <w:pPr>
            <w:pStyle w:val="TOC1"/>
            <w:tabs>
              <w:tab w:val="right" w:leader="dot" w:pos="9016"/>
            </w:tabs>
            <w:rPr>
              <w:del w:id="103" w:author="Andrew Instone-Cowie" w:date="2024-06-20T15:28:00Z" w16du:dateUtc="2024-06-20T14:28:00Z"/>
              <w:rFonts w:eastAsiaTheme="minorEastAsia"/>
              <w:noProof/>
              <w:lang w:eastAsia="en-GB"/>
            </w:rPr>
          </w:pPr>
          <w:del w:id="104" w:author="Andrew Instone-Cowie" w:date="2024-06-20T15:28:00Z" w16du:dateUtc="2024-06-20T14:28:00Z">
            <w:r w:rsidRPr="00924D8E" w:rsidDel="00924D8E">
              <w:rPr>
                <w:noProof/>
                <w:rPrChange w:id="105" w:author="Andrew Instone-Cowie" w:date="2024-06-20T15:28:00Z" w16du:dateUtc="2024-06-20T14:28:00Z">
                  <w:rPr>
                    <w:rStyle w:val="Hyperlink"/>
                    <w:noProof/>
                  </w:rPr>
                </w:rPrChange>
              </w:rPr>
              <w:delText>Delay Timer Calibration</w:delText>
            </w:r>
            <w:r w:rsidDel="00924D8E">
              <w:rPr>
                <w:noProof/>
                <w:webHidden/>
              </w:rPr>
              <w:tab/>
            </w:r>
            <w:r w:rsidR="00C65A81" w:rsidDel="00924D8E">
              <w:rPr>
                <w:noProof/>
                <w:webHidden/>
              </w:rPr>
              <w:delText>17</w:delText>
            </w:r>
          </w:del>
        </w:p>
        <w:p w14:paraId="6568558B" w14:textId="0E905DD3" w:rsidR="00077E1A" w:rsidDel="00924D8E" w:rsidRDefault="00077E1A">
          <w:pPr>
            <w:pStyle w:val="TOC1"/>
            <w:tabs>
              <w:tab w:val="right" w:leader="dot" w:pos="9016"/>
            </w:tabs>
            <w:rPr>
              <w:del w:id="106" w:author="Andrew Instone-Cowie" w:date="2024-06-20T15:28:00Z" w16du:dateUtc="2024-06-20T14:28:00Z"/>
              <w:rFonts w:eastAsiaTheme="minorEastAsia"/>
              <w:noProof/>
              <w:lang w:eastAsia="en-GB"/>
            </w:rPr>
          </w:pPr>
          <w:del w:id="107" w:author="Andrew Instone-Cowie" w:date="2024-06-20T15:28:00Z" w16du:dateUtc="2024-06-20T14:28:00Z">
            <w:r w:rsidRPr="00924D8E" w:rsidDel="00924D8E">
              <w:rPr>
                <w:noProof/>
                <w:rPrChange w:id="108" w:author="Andrew Instone-Cowie" w:date="2024-06-20T15:28:00Z" w16du:dateUtc="2024-06-20T14:28:00Z">
                  <w:rPr>
                    <w:rStyle w:val="Hyperlink"/>
                    <w:noProof/>
                  </w:rPr>
                </w:rPrChange>
              </w:rPr>
              <w:delText>Using Multiple PCs</w:delText>
            </w:r>
            <w:r w:rsidDel="00924D8E">
              <w:rPr>
                <w:noProof/>
                <w:webHidden/>
              </w:rPr>
              <w:tab/>
            </w:r>
            <w:r w:rsidR="00C65A81" w:rsidDel="00924D8E">
              <w:rPr>
                <w:noProof/>
                <w:webHidden/>
              </w:rPr>
              <w:delText>18</w:delText>
            </w:r>
          </w:del>
        </w:p>
        <w:p w14:paraId="6EA69B05" w14:textId="0A828A65" w:rsidR="00077E1A" w:rsidDel="00924D8E" w:rsidRDefault="00077E1A">
          <w:pPr>
            <w:pStyle w:val="TOC2"/>
            <w:tabs>
              <w:tab w:val="right" w:leader="dot" w:pos="9016"/>
            </w:tabs>
            <w:rPr>
              <w:del w:id="109" w:author="Andrew Instone-Cowie" w:date="2024-06-20T15:28:00Z" w16du:dateUtc="2024-06-20T14:28:00Z"/>
              <w:rFonts w:eastAsiaTheme="minorEastAsia"/>
              <w:noProof/>
              <w:lang w:eastAsia="en-GB"/>
            </w:rPr>
          </w:pPr>
          <w:del w:id="110" w:author="Andrew Instone-Cowie" w:date="2024-06-20T15:28:00Z" w16du:dateUtc="2024-06-20T14:28:00Z">
            <w:r w:rsidRPr="00924D8E" w:rsidDel="00924D8E">
              <w:rPr>
                <w:noProof/>
                <w:rPrChange w:id="111" w:author="Andrew Instone-Cowie" w:date="2024-06-20T15:28:00Z" w16du:dateUtc="2024-06-20T14:28:00Z">
                  <w:rPr>
                    <w:rStyle w:val="Hyperlink"/>
                    <w:noProof/>
                  </w:rPr>
                </w:rPrChange>
              </w:rPr>
              <w:delText>Second PC Module &amp; Basic Serial Splitter Module</w:delText>
            </w:r>
            <w:r w:rsidDel="00924D8E">
              <w:rPr>
                <w:noProof/>
                <w:webHidden/>
              </w:rPr>
              <w:tab/>
            </w:r>
            <w:r w:rsidR="00C65A81" w:rsidDel="00924D8E">
              <w:rPr>
                <w:noProof/>
                <w:webHidden/>
              </w:rPr>
              <w:delText>18</w:delText>
            </w:r>
          </w:del>
        </w:p>
        <w:p w14:paraId="089613BE" w14:textId="40E0A645" w:rsidR="00077E1A" w:rsidDel="00924D8E" w:rsidRDefault="00077E1A">
          <w:pPr>
            <w:pStyle w:val="TOC2"/>
            <w:tabs>
              <w:tab w:val="right" w:leader="dot" w:pos="9016"/>
            </w:tabs>
            <w:rPr>
              <w:del w:id="112" w:author="Andrew Instone-Cowie" w:date="2024-06-20T15:28:00Z" w16du:dateUtc="2024-06-20T14:28:00Z"/>
              <w:rFonts w:eastAsiaTheme="minorEastAsia"/>
              <w:noProof/>
              <w:lang w:eastAsia="en-GB"/>
            </w:rPr>
          </w:pPr>
          <w:del w:id="113" w:author="Andrew Instone-Cowie" w:date="2024-06-20T15:28:00Z" w16du:dateUtc="2024-06-20T14:28:00Z">
            <w:r w:rsidRPr="00924D8E" w:rsidDel="00924D8E">
              <w:rPr>
                <w:noProof/>
                <w:rPrChange w:id="114" w:author="Andrew Instone-Cowie" w:date="2024-06-20T15:28:00Z" w16du:dateUtc="2024-06-20T14:28:00Z">
                  <w:rPr>
                    <w:rStyle w:val="Hyperlink"/>
                    <w:noProof/>
                  </w:rPr>
                </w:rPrChange>
              </w:rPr>
              <w:delText>Configuring the Interface</w:delText>
            </w:r>
            <w:r w:rsidDel="00924D8E">
              <w:rPr>
                <w:noProof/>
                <w:webHidden/>
              </w:rPr>
              <w:tab/>
            </w:r>
            <w:r w:rsidR="00C65A81" w:rsidDel="00924D8E">
              <w:rPr>
                <w:noProof/>
                <w:webHidden/>
              </w:rPr>
              <w:delText>18</w:delText>
            </w:r>
          </w:del>
        </w:p>
        <w:p w14:paraId="2CCB6D0D" w14:textId="1813FFDE" w:rsidR="001060D5" w:rsidRDefault="004A19E5" w:rsidP="00D16CF7">
          <w:pPr>
            <w:rPr>
              <w:noProof/>
            </w:rPr>
          </w:pPr>
          <w:r>
            <w:rPr>
              <w:b/>
              <w:bCs/>
              <w:noProof/>
            </w:rPr>
            <w:fldChar w:fldCharType="end"/>
          </w:r>
        </w:p>
      </w:sdtContent>
    </w:sdt>
    <w:p w14:paraId="2CCB6D0E" w14:textId="77777777" w:rsidR="003A3D10" w:rsidRPr="00787764" w:rsidRDefault="00B7322D" w:rsidP="001E1F78">
      <w:pPr>
        <w:pStyle w:val="Heading1"/>
        <w:spacing w:after="100"/>
      </w:pPr>
      <w:bookmarkStart w:id="115" w:name="_Toc169789743"/>
      <w:r>
        <w:t>I</w:t>
      </w:r>
      <w:r w:rsidR="00E35852">
        <w:t>ndex</w:t>
      </w:r>
      <w:r w:rsidR="003A3D10">
        <w:t xml:space="preserve"> of Figures</w:t>
      </w:r>
      <w:bookmarkEnd w:id="115"/>
    </w:p>
    <w:p w14:paraId="718DC2BE" w14:textId="48B3690D" w:rsidR="00924D8E" w:rsidRDefault="003A3D10" w:rsidP="00924D8E">
      <w:pPr>
        <w:pStyle w:val="TableofFigures"/>
        <w:tabs>
          <w:tab w:val="right" w:leader="dot" w:pos="9016"/>
        </w:tabs>
        <w:spacing w:after="120"/>
        <w:rPr>
          <w:ins w:id="116" w:author="Andrew Instone-Cowie" w:date="2024-06-20T15:28:00Z" w16du:dateUtc="2024-06-20T14:28:00Z"/>
          <w:rFonts w:eastAsiaTheme="minorEastAsia"/>
          <w:noProof/>
          <w:kern w:val="2"/>
          <w:sz w:val="24"/>
          <w:szCs w:val="24"/>
          <w:lang w:eastAsia="en-GB"/>
          <w14:ligatures w14:val="standardContextual"/>
        </w:rPr>
        <w:pPrChange w:id="117" w:author="Andrew Instone-Cowie" w:date="2024-06-20T15:29:00Z" w16du:dateUtc="2024-06-20T14:29:00Z">
          <w:pPr>
            <w:pStyle w:val="TableofFigures"/>
            <w:tabs>
              <w:tab w:val="right" w:leader="dot" w:pos="9016"/>
            </w:tabs>
          </w:pPr>
        </w:pPrChange>
      </w:pPr>
      <w:r>
        <w:rPr>
          <w:i/>
        </w:rPr>
        <w:fldChar w:fldCharType="begin"/>
      </w:r>
      <w:r>
        <w:rPr>
          <w:i/>
        </w:rPr>
        <w:instrText xml:space="preserve"> TOC \h \z \c "Figure" </w:instrText>
      </w:r>
      <w:r>
        <w:rPr>
          <w:i/>
        </w:rPr>
        <w:fldChar w:fldCharType="separate"/>
      </w:r>
      <w:ins w:id="118" w:author="Andrew Instone-Cowie" w:date="2024-06-20T15:28:00Z" w16du:dateUtc="2024-06-20T14:28:00Z">
        <w:r w:rsidR="00924D8E" w:rsidRPr="004020F1">
          <w:rPr>
            <w:rStyle w:val="Hyperlink"/>
            <w:noProof/>
          </w:rPr>
          <w:fldChar w:fldCharType="begin"/>
        </w:r>
        <w:r w:rsidR="00924D8E" w:rsidRPr="004020F1">
          <w:rPr>
            <w:rStyle w:val="Hyperlink"/>
            <w:noProof/>
          </w:rPr>
          <w:instrText xml:space="preserve"> </w:instrText>
        </w:r>
        <w:r w:rsidR="00924D8E">
          <w:rPr>
            <w:noProof/>
          </w:rPr>
          <w:instrText>HYPERLINK \l "_Toc169789759"</w:instrText>
        </w:r>
        <w:r w:rsidR="00924D8E" w:rsidRPr="004020F1">
          <w:rPr>
            <w:rStyle w:val="Hyperlink"/>
            <w:noProof/>
          </w:rPr>
          <w:instrText xml:space="preserve"> </w:instrText>
        </w:r>
        <w:r w:rsidR="00924D8E" w:rsidRPr="004020F1">
          <w:rPr>
            <w:rStyle w:val="Hyperlink"/>
            <w:noProof/>
          </w:rPr>
        </w:r>
        <w:r w:rsidR="00924D8E" w:rsidRPr="004020F1">
          <w:rPr>
            <w:rStyle w:val="Hyperlink"/>
            <w:noProof/>
          </w:rPr>
          <w:fldChar w:fldCharType="separate"/>
        </w:r>
        <w:r w:rsidR="00924D8E" w:rsidRPr="004020F1">
          <w:rPr>
            <w:rStyle w:val="Hyperlink"/>
            <w:noProof/>
          </w:rPr>
          <w:t>Figure 1 – Documentation Map</w:t>
        </w:r>
        <w:r w:rsidR="00924D8E">
          <w:rPr>
            <w:noProof/>
            <w:webHidden/>
          </w:rPr>
          <w:tab/>
        </w:r>
        <w:r w:rsidR="00924D8E">
          <w:rPr>
            <w:noProof/>
            <w:webHidden/>
          </w:rPr>
          <w:fldChar w:fldCharType="begin"/>
        </w:r>
        <w:r w:rsidR="00924D8E">
          <w:rPr>
            <w:noProof/>
            <w:webHidden/>
          </w:rPr>
          <w:instrText xml:space="preserve"> PAGEREF _Toc169789759 \h </w:instrText>
        </w:r>
        <w:r w:rsidR="00924D8E">
          <w:rPr>
            <w:noProof/>
            <w:webHidden/>
          </w:rPr>
        </w:r>
      </w:ins>
      <w:r w:rsidR="00924D8E">
        <w:rPr>
          <w:noProof/>
          <w:webHidden/>
        </w:rPr>
        <w:fldChar w:fldCharType="separate"/>
      </w:r>
      <w:ins w:id="119" w:author="Andrew Instone-Cowie" w:date="2024-06-20T15:41:00Z" w16du:dateUtc="2024-06-20T14:41:00Z">
        <w:r w:rsidR="00FF349F">
          <w:rPr>
            <w:noProof/>
            <w:webHidden/>
          </w:rPr>
          <w:t>5</w:t>
        </w:r>
      </w:ins>
      <w:ins w:id="120" w:author="Andrew Instone-Cowie" w:date="2024-06-20T15:28:00Z" w16du:dateUtc="2024-06-20T14:28:00Z">
        <w:r w:rsidR="00924D8E">
          <w:rPr>
            <w:noProof/>
            <w:webHidden/>
          </w:rPr>
          <w:fldChar w:fldCharType="end"/>
        </w:r>
        <w:r w:rsidR="00924D8E" w:rsidRPr="004020F1">
          <w:rPr>
            <w:rStyle w:val="Hyperlink"/>
            <w:noProof/>
          </w:rPr>
          <w:fldChar w:fldCharType="end"/>
        </w:r>
      </w:ins>
    </w:p>
    <w:p w14:paraId="6674D926" w14:textId="03CDC03C" w:rsidR="00924D8E" w:rsidRDefault="00924D8E" w:rsidP="00924D8E">
      <w:pPr>
        <w:pStyle w:val="TableofFigures"/>
        <w:tabs>
          <w:tab w:val="right" w:leader="dot" w:pos="9016"/>
        </w:tabs>
        <w:spacing w:after="120"/>
        <w:rPr>
          <w:ins w:id="121" w:author="Andrew Instone-Cowie" w:date="2024-06-20T15:28:00Z" w16du:dateUtc="2024-06-20T14:28:00Z"/>
          <w:rFonts w:eastAsiaTheme="minorEastAsia"/>
          <w:noProof/>
          <w:kern w:val="2"/>
          <w:sz w:val="24"/>
          <w:szCs w:val="24"/>
          <w:lang w:eastAsia="en-GB"/>
          <w14:ligatures w14:val="standardContextual"/>
        </w:rPr>
        <w:pPrChange w:id="122" w:author="Andrew Instone-Cowie" w:date="2024-06-20T15:29:00Z" w16du:dateUtc="2024-06-20T14:29:00Z">
          <w:pPr>
            <w:pStyle w:val="TableofFigures"/>
            <w:tabs>
              <w:tab w:val="right" w:leader="dot" w:pos="9016"/>
            </w:tabs>
          </w:pPr>
        </w:pPrChange>
      </w:pPr>
      <w:ins w:id="12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"_Toc169789760"</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2 – Virtual Belfry – Main Window</w:t>
        </w:r>
        <w:r>
          <w:rPr>
            <w:noProof/>
            <w:webHidden/>
          </w:rPr>
          <w:tab/>
        </w:r>
        <w:r>
          <w:rPr>
            <w:noProof/>
            <w:webHidden/>
          </w:rPr>
          <w:fldChar w:fldCharType="begin"/>
        </w:r>
        <w:r>
          <w:rPr>
            <w:noProof/>
            <w:webHidden/>
          </w:rPr>
          <w:instrText xml:space="preserve"> PAGEREF _Toc169789760 \h </w:instrText>
        </w:r>
        <w:r>
          <w:rPr>
            <w:noProof/>
            <w:webHidden/>
          </w:rPr>
        </w:r>
      </w:ins>
      <w:r>
        <w:rPr>
          <w:noProof/>
          <w:webHidden/>
        </w:rPr>
        <w:fldChar w:fldCharType="separate"/>
      </w:r>
      <w:ins w:id="124" w:author="Andrew Instone-Cowie" w:date="2024-06-20T15:41:00Z" w16du:dateUtc="2024-06-20T14:41:00Z">
        <w:r w:rsidR="00FF349F">
          <w:rPr>
            <w:noProof/>
            <w:webHidden/>
          </w:rPr>
          <w:t>7</w:t>
        </w:r>
      </w:ins>
      <w:ins w:id="125" w:author="Andrew Instone-Cowie" w:date="2024-06-20T15:28:00Z" w16du:dateUtc="2024-06-20T14:28:00Z">
        <w:r>
          <w:rPr>
            <w:noProof/>
            <w:webHidden/>
          </w:rPr>
          <w:fldChar w:fldCharType="end"/>
        </w:r>
        <w:r w:rsidRPr="004020F1">
          <w:rPr>
            <w:rStyle w:val="Hyperlink"/>
            <w:noProof/>
          </w:rPr>
          <w:fldChar w:fldCharType="end"/>
        </w:r>
      </w:ins>
    </w:p>
    <w:p w14:paraId="2BBB76D3" w14:textId="4FE8E0D0" w:rsidR="00924D8E" w:rsidRDefault="00924D8E" w:rsidP="00924D8E">
      <w:pPr>
        <w:pStyle w:val="TableofFigures"/>
        <w:tabs>
          <w:tab w:val="right" w:leader="dot" w:pos="9016"/>
        </w:tabs>
        <w:spacing w:after="120"/>
        <w:rPr>
          <w:ins w:id="126" w:author="Andrew Instone-Cowie" w:date="2024-06-20T15:28:00Z" w16du:dateUtc="2024-06-20T14:28:00Z"/>
          <w:rFonts w:eastAsiaTheme="minorEastAsia"/>
          <w:noProof/>
          <w:kern w:val="2"/>
          <w:sz w:val="24"/>
          <w:szCs w:val="24"/>
          <w:lang w:eastAsia="en-GB"/>
          <w14:ligatures w14:val="standardContextual"/>
        </w:rPr>
        <w:pPrChange w:id="127" w:author="Andrew Instone-Cowie" w:date="2024-06-20T15:29:00Z" w16du:dateUtc="2024-06-20T14:29:00Z">
          <w:pPr>
            <w:pStyle w:val="TableofFigures"/>
            <w:tabs>
              <w:tab w:val="right" w:leader="dot" w:pos="9016"/>
            </w:tabs>
          </w:pPr>
        </w:pPrChange>
      </w:pPr>
      <w:ins w:id="12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"_Toc169789761"</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3 – Virtual Belfry – Add New Sensor Group</w:t>
        </w:r>
        <w:r>
          <w:rPr>
            <w:noProof/>
            <w:webHidden/>
          </w:rPr>
          <w:tab/>
        </w:r>
        <w:r>
          <w:rPr>
            <w:noProof/>
            <w:webHidden/>
          </w:rPr>
          <w:fldChar w:fldCharType="begin"/>
        </w:r>
        <w:r>
          <w:rPr>
            <w:noProof/>
            <w:webHidden/>
          </w:rPr>
          <w:instrText xml:space="preserve"> PAGEREF _Toc169789761 \h </w:instrText>
        </w:r>
        <w:r>
          <w:rPr>
            <w:noProof/>
            <w:webHidden/>
          </w:rPr>
        </w:r>
      </w:ins>
      <w:r>
        <w:rPr>
          <w:noProof/>
          <w:webHidden/>
        </w:rPr>
        <w:fldChar w:fldCharType="separate"/>
      </w:r>
      <w:ins w:id="129" w:author="Andrew Instone-Cowie" w:date="2024-06-20T15:41:00Z" w16du:dateUtc="2024-06-20T14:41:00Z">
        <w:r w:rsidR="00FF349F">
          <w:rPr>
            <w:noProof/>
            <w:webHidden/>
          </w:rPr>
          <w:t>8</w:t>
        </w:r>
      </w:ins>
      <w:ins w:id="130" w:author="Andrew Instone-Cowie" w:date="2024-06-20T15:28:00Z" w16du:dateUtc="2024-06-20T14:28:00Z">
        <w:r>
          <w:rPr>
            <w:noProof/>
            <w:webHidden/>
          </w:rPr>
          <w:fldChar w:fldCharType="end"/>
        </w:r>
        <w:r w:rsidRPr="004020F1">
          <w:rPr>
            <w:rStyle w:val="Hyperlink"/>
            <w:noProof/>
          </w:rPr>
          <w:fldChar w:fldCharType="end"/>
        </w:r>
      </w:ins>
    </w:p>
    <w:p w14:paraId="51CA4555" w14:textId="4FEA3CC0" w:rsidR="00924D8E" w:rsidRDefault="00924D8E" w:rsidP="00924D8E">
      <w:pPr>
        <w:pStyle w:val="TableofFigures"/>
        <w:tabs>
          <w:tab w:val="right" w:leader="dot" w:pos="9016"/>
        </w:tabs>
        <w:spacing w:after="120"/>
        <w:rPr>
          <w:ins w:id="131" w:author="Andrew Instone-Cowie" w:date="2024-06-20T15:28:00Z" w16du:dateUtc="2024-06-20T14:28:00Z"/>
          <w:rFonts w:eastAsiaTheme="minorEastAsia"/>
          <w:noProof/>
          <w:kern w:val="2"/>
          <w:sz w:val="24"/>
          <w:szCs w:val="24"/>
          <w:lang w:eastAsia="en-GB"/>
          <w14:ligatures w14:val="standardContextual"/>
        </w:rPr>
        <w:pPrChange w:id="132" w:author="Andrew Instone-Cowie" w:date="2024-06-20T15:29:00Z" w16du:dateUtc="2024-06-20T14:29:00Z">
          <w:pPr>
            <w:pStyle w:val="TableofFigures"/>
            <w:tabs>
              <w:tab w:val="right" w:leader="dot" w:pos="9016"/>
            </w:tabs>
          </w:pPr>
        </w:pPrChange>
      </w:pPr>
      <w:ins w:id="13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"_Toc169789762"</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4 – Virtual Belfry – New Sensor Group</w:t>
        </w:r>
        <w:r>
          <w:rPr>
            <w:noProof/>
            <w:webHidden/>
          </w:rPr>
          <w:tab/>
        </w:r>
        <w:r>
          <w:rPr>
            <w:noProof/>
            <w:webHidden/>
          </w:rPr>
          <w:fldChar w:fldCharType="begin"/>
        </w:r>
        <w:r>
          <w:rPr>
            <w:noProof/>
            <w:webHidden/>
          </w:rPr>
          <w:instrText xml:space="preserve"> PAGEREF _Toc169789762 \h </w:instrText>
        </w:r>
        <w:r>
          <w:rPr>
            <w:noProof/>
            <w:webHidden/>
          </w:rPr>
        </w:r>
      </w:ins>
      <w:r>
        <w:rPr>
          <w:noProof/>
          <w:webHidden/>
        </w:rPr>
        <w:fldChar w:fldCharType="separate"/>
      </w:r>
      <w:ins w:id="134" w:author="Andrew Instone-Cowie" w:date="2024-06-20T15:41:00Z" w16du:dateUtc="2024-06-20T14:41:00Z">
        <w:r w:rsidR="00FF349F">
          <w:rPr>
            <w:noProof/>
            <w:webHidden/>
          </w:rPr>
          <w:t>8</w:t>
        </w:r>
      </w:ins>
      <w:ins w:id="135" w:author="Andrew Instone-Cowie" w:date="2024-06-20T15:28:00Z" w16du:dateUtc="2024-06-20T14:28:00Z">
        <w:r>
          <w:rPr>
            <w:noProof/>
            <w:webHidden/>
          </w:rPr>
          <w:fldChar w:fldCharType="end"/>
        </w:r>
        <w:r w:rsidRPr="004020F1">
          <w:rPr>
            <w:rStyle w:val="Hyperlink"/>
            <w:noProof/>
          </w:rPr>
          <w:fldChar w:fldCharType="end"/>
        </w:r>
      </w:ins>
    </w:p>
    <w:p w14:paraId="57D2AF0F" w14:textId="19956012" w:rsidR="00924D8E" w:rsidRDefault="00924D8E" w:rsidP="00924D8E">
      <w:pPr>
        <w:pStyle w:val="TableofFigures"/>
        <w:tabs>
          <w:tab w:val="right" w:leader="dot" w:pos="9016"/>
        </w:tabs>
        <w:spacing w:after="120"/>
        <w:rPr>
          <w:ins w:id="136" w:author="Andrew Instone-Cowie" w:date="2024-06-20T15:28:00Z" w16du:dateUtc="2024-06-20T14:28:00Z"/>
          <w:rFonts w:eastAsiaTheme="minorEastAsia"/>
          <w:noProof/>
          <w:kern w:val="2"/>
          <w:sz w:val="24"/>
          <w:szCs w:val="24"/>
          <w:lang w:eastAsia="en-GB"/>
          <w14:ligatures w14:val="standardContextual"/>
        </w:rPr>
        <w:pPrChange w:id="137" w:author="Andrew Instone-Cowie" w:date="2024-06-20T15:29:00Z" w16du:dateUtc="2024-06-20T14:29:00Z">
          <w:pPr>
            <w:pStyle w:val="TableofFigures"/>
            <w:tabs>
              <w:tab w:val="right" w:leader="dot" w:pos="9016"/>
            </w:tabs>
          </w:pPr>
        </w:pPrChange>
      </w:pPr>
      <w:ins w:id="13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"_Toc169789763"</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5 – Virtual Belfry – Add New Sensor</w:t>
        </w:r>
        <w:r>
          <w:rPr>
            <w:noProof/>
            <w:webHidden/>
          </w:rPr>
          <w:tab/>
        </w:r>
        <w:r>
          <w:rPr>
            <w:noProof/>
            <w:webHidden/>
          </w:rPr>
          <w:fldChar w:fldCharType="begin"/>
        </w:r>
        <w:r>
          <w:rPr>
            <w:noProof/>
            <w:webHidden/>
          </w:rPr>
          <w:instrText xml:space="preserve"> PAGEREF _Toc169789763 \h </w:instrText>
        </w:r>
        <w:r>
          <w:rPr>
            <w:noProof/>
            <w:webHidden/>
          </w:rPr>
        </w:r>
      </w:ins>
      <w:r>
        <w:rPr>
          <w:noProof/>
          <w:webHidden/>
        </w:rPr>
        <w:fldChar w:fldCharType="separate"/>
      </w:r>
      <w:ins w:id="139" w:author="Andrew Instone-Cowie" w:date="2024-06-20T15:41:00Z" w16du:dateUtc="2024-06-20T14:41:00Z">
        <w:r w:rsidR="00FF349F">
          <w:rPr>
            <w:noProof/>
            <w:webHidden/>
          </w:rPr>
          <w:t>9</w:t>
        </w:r>
      </w:ins>
      <w:ins w:id="140" w:author="Andrew Instone-Cowie" w:date="2024-06-20T15:28:00Z" w16du:dateUtc="2024-06-20T14:28:00Z">
        <w:r>
          <w:rPr>
            <w:noProof/>
            <w:webHidden/>
          </w:rPr>
          <w:fldChar w:fldCharType="end"/>
        </w:r>
        <w:r w:rsidRPr="004020F1">
          <w:rPr>
            <w:rStyle w:val="Hyperlink"/>
            <w:noProof/>
          </w:rPr>
          <w:fldChar w:fldCharType="end"/>
        </w:r>
      </w:ins>
    </w:p>
    <w:p w14:paraId="4892C2D7" w14:textId="39BD98EC" w:rsidR="00924D8E" w:rsidRDefault="00924D8E" w:rsidP="00924D8E">
      <w:pPr>
        <w:pStyle w:val="TableofFigures"/>
        <w:tabs>
          <w:tab w:val="right" w:leader="dot" w:pos="9016"/>
        </w:tabs>
        <w:spacing w:after="120"/>
        <w:rPr>
          <w:ins w:id="141" w:author="Andrew Instone-Cowie" w:date="2024-06-20T15:28:00Z" w16du:dateUtc="2024-06-20T14:28:00Z"/>
          <w:rFonts w:eastAsiaTheme="minorEastAsia"/>
          <w:noProof/>
          <w:kern w:val="2"/>
          <w:sz w:val="24"/>
          <w:szCs w:val="24"/>
          <w:lang w:eastAsia="en-GB"/>
          <w14:ligatures w14:val="standardContextual"/>
        </w:rPr>
        <w:pPrChange w:id="142" w:author="Andrew Instone-Cowie" w:date="2024-06-20T15:29:00Z" w16du:dateUtc="2024-06-20T14:29:00Z">
          <w:pPr>
            <w:pStyle w:val="TableofFigures"/>
            <w:tabs>
              <w:tab w:val="right" w:leader="dot" w:pos="9016"/>
            </w:tabs>
          </w:pPr>
        </w:pPrChange>
      </w:pPr>
      <w:ins w:id="14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"_Toc169789764"</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6 – Virtual Belfry – First New Sensor</w:t>
        </w:r>
        <w:r>
          <w:rPr>
            <w:noProof/>
            <w:webHidden/>
          </w:rPr>
          <w:tab/>
        </w:r>
        <w:r>
          <w:rPr>
            <w:noProof/>
            <w:webHidden/>
          </w:rPr>
          <w:fldChar w:fldCharType="begin"/>
        </w:r>
        <w:r>
          <w:rPr>
            <w:noProof/>
            <w:webHidden/>
          </w:rPr>
          <w:instrText xml:space="preserve"> PAGEREF _Toc169789764 \h </w:instrText>
        </w:r>
        <w:r>
          <w:rPr>
            <w:noProof/>
            <w:webHidden/>
          </w:rPr>
        </w:r>
      </w:ins>
      <w:r>
        <w:rPr>
          <w:noProof/>
          <w:webHidden/>
        </w:rPr>
        <w:fldChar w:fldCharType="separate"/>
      </w:r>
      <w:ins w:id="144" w:author="Andrew Instone-Cowie" w:date="2024-06-20T15:41:00Z" w16du:dateUtc="2024-06-20T14:41:00Z">
        <w:r w:rsidR="00FF349F">
          <w:rPr>
            <w:noProof/>
            <w:webHidden/>
          </w:rPr>
          <w:t>10</w:t>
        </w:r>
      </w:ins>
      <w:ins w:id="145" w:author="Andrew Instone-Cowie" w:date="2024-06-20T15:28:00Z" w16du:dateUtc="2024-06-20T14:28:00Z">
        <w:r>
          <w:rPr>
            <w:noProof/>
            <w:webHidden/>
          </w:rPr>
          <w:fldChar w:fldCharType="end"/>
        </w:r>
        <w:r w:rsidRPr="004020F1">
          <w:rPr>
            <w:rStyle w:val="Hyperlink"/>
            <w:noProof/>
          </w:rPr>
          <w:fldChar w:fldCharType="end"/>
        </w:r>
      </w:ins>
    </w:p>
    <w:p w14:paraId="41499DA1" w14:textId="5C46BC2A" w:rsidR="00924D8E" w:rsidRDefault="00924D8E" w:rsidP="00924D8E">
      <w:pPr>
        <w:pStyle w:val="TableofFigures"/>
        <w:tabs>
          <w:tab w:val="right" w:leader="dot" w:pos="9016"/>
        </w:tabs>
        <w:spacing w:after="120"/>
        <w:rPr>
          <w:ins w:id="146" w:author="Andrew Instone-Cowie" w:date="2024-06-20T15:28:00Z" w16du:dateUtc="2024-06-20T14:28:00Z"/>
          <w:rFonts w:eastAsiaTheme="minorEastAsia"/>
          <w:noProof/>
          <w:kern w:val="2"/>
          <w:sz w:val="24"/>
          <w:szCs w:val="24"/>
          <w:lang w:eastAsia="en-GB"/>
          <w14:ligatures w14:val="standardContextual"/>
        </w:rPr>
        <w:pPrChange w:id="147" w:author="Andrew Instone-Cowie" w:date="2024-06-20T15:29:00Z" w16du:dateUtc="2024-06-20T14:29:00Z">
          <w:pPr>
            <w:pStyle w:val="TableofFigures"/>
            <w:tabs>
              <w:tab w:val="right" w:leader="dot" w:pos="9016"/>
            </w:tabs>
          </w:pPr>
        </w:pPrChange>
      </w:pPr>
      <w:ins w:id="14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"_Toc169789765"</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7 – Virtual Belfry – Subsequent Sensors</w:t>
        </w:r>
        <w:r>
          <w:rPr>
            <w:noProof/>
            <w:webHidden/>
          </w:rPr>
          <w:tab/>
        </w:r>
        <w:r>
          <w:rPr>
            <w:noProof/>
            <w:webHidden/>
          </w:rPr>
          <w:fldChar w:fldCharType="begin"/>
        </w:r>
        <w:r>
          <w:rPr>
            <w:noProof/>
            <w:webHidden/>
          </w:rPr>
          <w:instrText xml:space="preserve"> PAGEREF _Toc169789765 \h </w:instrText>
        </w:r>
        <w:r>
          <w:rPr>
            <w:noProof/>
            <w:webHidden/>
          </w:rPr>
        </w:r>
      </w:ins>
      <w:r>
        <w:rPr>
          <w:noProof/>
          <w:webHidden/>
        </w:rPr>
        <w:fldChar w:fldCharType="separate"/>
      </w:r>
      <w:ins w:id="149" w:author="Andrew Instone-Cowie" w:date="2024-06-20T15:41:00Z" w16du:dateUtc="2024-06-20T14:41:00Z">
        <w:r w:rsidR="00FF349F">
          <w:rPr>
            <w:noProof/>
            <w:webHidden/>
          </w:rPr>
          <w:t>11</w:t>
        </w:r>
      </w:ins>
      <w:ins w:id="150" w:author="Andrew Instone-Cowie" w:date="2024-06-20T15:28:00Z" w16du:dateUtc="2024-06-20T14:28:00Z">
        <w:r>
          <w:rPr>
            <w:noProof/>
            <w:webHidden/>
          </w:rPr>
          <w:fldChar w:fldCharType="end"/>
        </w:r>
        <w:r w:rsidRPr="004020F1">
          <w:rPr>
            <w:rStyle w:val="Hyperlink"/>
            <w:noProof/>
          </w:rPr>
          <w:fldChar w:fldCharType="end"/>
        </w:r>
      </w:ins>
    </w:p>
    <w:p w14:paraId="4030F611" w14:textId="3D4DCA69" w:rsidR="00924D8E" w:rsidRDefault="00924D8E" w:rsidP="00924D8E">
      <w:pPr>
        <w:pStyle w:val="TableofFigures"/>
        <w:tabs>
          <w:tab w:val="right" w:leader="dot" w:pos="9016"/>
        </w:tabs>
        <w:spacing w:after="120"/>
        <w:rPr>
          <w:ins w:id="151" w:author="Andrew Instone-Cowie" w:date="2024-06-20T15:28:00Z" w16du:dateUtc="2024-06-20T14:28:00Z"/>
          <w:rFonts w:eastAsiaTheme="minorEastAsia"/>
          <w:noProof/>
          <w:kern w:val="2"/>
          <w:sz w:val="24"/>
          <w:szCs w:val="24"/>
          <w:lang w:eastAsia="en-GB"/>
          <w14:ligatures w14:val="standardContextual"/>
        </w:rPr>
        <w:pPrChange w:id="152" w:author="Andrew Instone-Cowie" w:date="2024-06-20T15:29:00Z" w16du:dateUtc="2024-06-20T14:29:00Z">
          <w:pPr>
            <w:pStyle w:val="TableofFigures"/>
            <w:tabs>
              <w:tab w:val="right" w:leader="dot" w:pos="9016"/>
            </w:tabs>
          </w:pPr>
        </w:pPrChange>
      </w:pPr>
      <w:ins w:id="15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"_Toc169789766"</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8 – Virtual Belfry – Completed Sensor Configuration Example</w:t>
        </w:r>
        <w:r>
          <w:rPr>
            <w:noProof/>
            <w:webHidden/>
          </w:rPr>
          <w:tab/>
        </w:r>
        <w:r>
          <w:rPr>
            <w:noProof/>
            <w:webHidden/>
          </w:rPr>
          <w:fldChar w:fldCharType="begin"/>
        </w:r>
        <w:r>
          <w:rPr>
            <w:noProof/>
            <w:webHidden/>
          </w:rPr>
          <w:instrText xml:space="preserve"> PAGEREF _Toc169789766 \h </w:instrText>
        </w:r>
        <w:r>
          <w:rPr>
            <w:noProof/>
            <w:webHidden/>
          </w:rPr>
        </w:r>
      </w:ins>
      <w:r>
        <w:rPr>
          <w:noProof/>
          <w:webHidden/>
        </w:rPr>
        <w:fldChar w:fldCharType="separate"/>
      </w:r>
      <w:ins w:id="154" w:author="Andrew Instone-Cowie" w:date="2024-06-20T15:41:00Z" w16du:dateUtc="2024-06-20T14:41:00Z">
        <w:r w:rsidR="00FF349F">
          <w:rPr>
            <w:noProof/>
            <w:webHidden/>
          </w:rPr>
          <w:t>12</w:t>
        </w:r>
      </w:ins>
      <w:ins w:id="155" w:author="Andrew Instone-Cowie" w:date="2024-06-20T15:28:00Z" w16du:dateUtc="2024-06-20T14:28:00Z">
        <w:r>
          <w:rPr>
            <w:noProof/>
            <w:webHidden/>
          </w:rPr>
          <w:fldChar w:fldCharType="end"/>
        </w:r>
        <w:r w:rsidRPr="004020F1">
          <w:rPr>
            <w:rStyle w:val="Hyperlink"/>
            <w:noProof/>
          </w:rPr>
          <w:fldChar w:fldCharType="end"/>
        </w:r>
      </w:ins>
    </w:p>
    <w:p w14:paraId="315CB614" w14:textId="7ADF5995" w:rsidR="00924D8E" w:rsidRDefault="00924D8E" w:rsidP="00924D8E">
      <w:pPr>
        <w:pStyle w:val="TableofFigures"/>
        <w:tabs>
          <w:tab w:val="right" w:leader="dot" w:pos="9016"/>
        </w:tabs>
        <w:spacing w:after="120"/>
        <w:rPr>
          <w:ins w:id="156" w:author="Andrew Instone-Cowie" w:date="2024-06-20T15:28:00Z" w16du:dateUtc="2024-06-20T14:28:00Z"/>
          <w:rFonts w:eastAsiaTheme="minorEastAsia"/>
          <w:noProof/>
          <w:kern w:val="2"/>
          <w:sz w:val="24"/>
          <w:szCs w:val="24"/>
          <w:lang w:eastAsia="en-GB"/>
          <w14:ligatures w14:val="standardContextual"/>
        </w:rPr>
        <w:pPrChange w:id="157" w:author="Andrew Instone-Cowie" w:date="2024-06-20T15:29:00Z" w16du:dateUtc="2024-06-20T14:29:00Z">
          <w:pPr>
            <w:pStyle w:val="TableofFigures"/>
            <w:tabs>
              <w:tab w:val="right" w:leader="dot" w:pos="9016"/>
            </w:tabs>
          </w:pPr>
        </w:pPrChange>
      </w:pPr>
      <w:ins w:id="15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"_Toc169789767"</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9 – Virtual Belfry – Using Sensors</w:t>
        </w:r>
        <w:r>
          <w:rPr>
            <w:noProof/>
            <w:webHidden/>
          </w:rPr>
          <w:tab/>
        </w:r>
        <w:r>
          <w:rPr>
            <w:noProof/>
            <w:webHidden/>
          </w:rPr>
          <w:fldChar w:fldCharType="begin"/>
        </w:r>
        <w:r>
          <w:rPr>
            <w:noProof/>
            <w:webHidden/>
          </w:rPr>
          <w:instrText xml:space="preserve"> PAGEREF _Toc169789767 \h </w:instrText>
        </w:r>
        <w:r>
          <w:rPr>
            <w:noProof/>
            <w:webHidden/>
          </w:rPr>
        </w:r>
      </w:ins>
      <w:r>
        <w:rPr>
          <w:noProof/>
          <w:webHidden/>
        </w:rPr>
        <w:fldChar w:fldCharType="separate"/>
      </w:r>
      <w:ins w:id="159" w:author="Andrew Instone-Cowie" w:date="2024-06-20T15:41:00Z" w16du:dateUtc="2024-06-20T14:41:00Z">
        <w:r w:rsidR="00FF349F">
          <w:rPr>
            <w:noProof/>
            <w:webHidden/>
          </w:rPr>
          <w:t>13</w:t>
        </w:r>
      </w:ins>
      <w:ins w:id="160" w:author="Andrew Instone-Cowie" w:date="2024-06-20T15:28:00Z" w16du:dateUtc="2024-06-20T14:28:00Z">
        <w:r>
          <w:rPr>
            <w:noProof/>
            <w:webHidden/>
          </w:rPr>
          <w:fldChar w:fldCharType="end"/>
        </w:r>
        <w:r w:rsidRPr="004020F1">
          <w:rPr>
            <w:rStyle w:val="Hyperlink"/>
            <w:noProof/>
          </w:rPr>
          <w:fldChar w:fldCharType="end"/>
        </w:r>
      </w:ins>
    </w:p>
    <w:p w14:paraId="4CC1F72E" w14:textId="7B92A6F3" w:rsidR="00924D8E" w:rsidRDefault="00924D8E" w:rsidP="00924D8E">
      <w:pPr>
        <w:pStyle w:val="TableofFigures"/>
        <w:tabs>
          <w:tab w:val="right" w:leader="dot" w:pos="9016"/>
        </w:tabs>
        <w:spacing w:after="120"/>
        <w:rPr>
          <w:ins w:id="161" w:author="Andrew Instone-Cowie" w:date="2024-06-20T15:28:00Z" w16du:dateUtc="2024-06-20T14:28:00Z"/>
          <w:rFonts w:eastAsiaTheme="minorEastAsia"/>
          <w:noProof/>
          <w:kern w:val="2"/>
          <w:sz w:val="24"/>
          <w:szCs w:val="24"/>
          <w:lang w:eastAsia="en-GB"/>
          <w14:ligatures w14:val="standardContextual"/>
        </w:rPr>
        <w:pPrChange w:id="162" w:author="Andrew Instone-Cowie" w:date="2024-06-20T15:29:00Z" w16du:dateUtc="2024-06-20T14:29:00Z">
          <w:pPr>
            <w:pStyle w:val="TableofFigures"/>
            <w:tabs>
              <w:tab w:val="right" w:leader="dot" w:pos="9016"/>
            </w:tabs>
          </w:pPr>
        </w:pPrChange>
      </w:pPr>
      <w:ins w:id="16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"_Toc169789768"</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10 – Virtual Belfry – Monitor Function</w:t>
        </w:r>
        <w:r>
          <w:rPr>
            <w:noProof/>
            <w:webHidden/>
          </w:rPr>
          <w:tab/>
        </w:r>
        <w:r>
          <w:rPr>
            <w:noProof/>
            <w:webHidden/>
          </w:rPr>
          <w:fldChar w:fldCharType="begin"/>
        </w:r>
        <w:r>
          <w:rPr>
            <w:noProof/>
            <w:webHidden/>
          </w:rPr>
          <w:instrText xml:space="preserve"> PAGEREF _Toc169789768 \h </w:instrText>
        </w:r>
        <w:r>
          <w:rPr>
            <w:noProof/>
            <w:webHidden/>
          </w:rPr>
        </w:r>
      </w:ins>
      <w:r>
        <w:rPr>
          <w:noProof/>
          <w:webHidden/>
        </w:rPr>
        <w:fldChar w:fldCharType="separate"/>
      </w:r>
      <w:ins w:id="164" w:author="Andrew Instone-Cowie" w:date="2024-06-20T15:41:00Z" w16du:dateUtc="2024-06-20T14:41:00Z">
        <w:r w:rsidR="00FF349F">
          <w:rPr>
            <w:noProof/>
            <w:webHidden/>
          </w:rPr>
          <w:t>14</w:t>
        </w:r>
      </w:ins>
      <w:ins w:id="165" w:author="Andrew Instone-Cowie" w:date="2024-06-20T15:28:00Z" w16du:dateUtc="2024-06-20T14:28:00Z">
        <w:r>
          <w:rPr>
            <w:noProof/>
            <w:webHidden/>
          </w:rPr>
          <w:fldChar w:fldCharType="end"/>
        </w:r>
        <w:r w:rsidRPr="004020F1">
          <w:rPr>
            <w:rStyle w:val="Hyperlink"/>
            <w:noProof/>
          </w:rPr>
          <w:fldChar w:fldCharType="end"/>
        </w:r>
      </w:ins>
    </w:p>
    <w:p w14:paraId="4834785A" w14:textId="74731005" w:rsidR="00924D8E" w:rsidRDefault="00924D8E" w:rsidP="00924D8E">
      <w:pPr>
        <w:pStyle w:val="TableofFigures"/>
        <w:tabs>
          <w:tab w:val="right" w:leader="dot" w:pos="9016"/>
        </w:tabs>
        <w:spacing w:after="120"/>
        <w:rPr>
          <w:ins w:id="166" w:author="Andrew Instone-Cowie" w:date="2024-06-20T15:28:00Z" w16du:dateUtc="2024-06-20T14:28:00Z"/>
          <w:rFonts w:eastAsiaTheme="minorEastAsia"/>
          <w:noProof/>
          <w:kern w:val="2"/>
          <w:sz w:val="24"/>
          <w:szCs w:val="24"/>
          <w:lang w:eastAsia="en-GB"/>
          <w14:ligatures w14:val="standardContextual"/>
        </w:rPr>
        <w:pPrChange w:id="167" w:author="Andrew Instone-Cowie" w:date="2024-06-20T15:29:00Z" w16du:dateUtc="2024-06-20T14:29:00Z">
          <w:pPr>
            <w:pStyle w:val="TableofFigures"/>
            <w:tabs>
              <w:tab w:val="right" w:leader="dot" w:pos="9016"/>
            </w:tabs>
          </w:pPr>
        </w:pPrChange>
      </w:pPr>
      <w:ins w:id="16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"_Toc169789769"</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11 – Virtual Belfry – Copy Sensor Group</w:t>
        </w:r>
        <w:r>
          <w:rPr>
            <w:noProof/>
            <w:webHidden/>
          </w:rPr>
          <w:tab/>
        </w:r>
        <w:r>
          <w:rPr>
            <w:noProof/>
            <w:webHidden/>
          </w:rPr>
          <w:fldChar w:fldCharType="begin"/>
        </w:r>
        <w:r>
          <w:rPr>
            <w:noProof/>
            <w:webHidden/>
          </w:rPr>
          <w:instrText xml:space="preserve"> PAGEREF _Toc169789769 \h </w:instrText>
        </w:r>
        <w:r>
          <w:rPr>
            <w:noProof/>
            <w:webHidden/>
          </w:rPr>
        </w:r>
      </w:ins>
      <w:r>
        <w:rPr>
          <w:noProof/>
          <w:webHidden/>
        </w:rPr>
        <w:fldChar w:fldCharType="separate"/>
      </w:r>
      <w:ins w:id="169" w:author="Andrew Instone-Cowie" w:date="2024-06-20T15:41:00Z" w16du:dateUtc="2024-06-20T14:41:00Z">
        <w:r w:rsidR="00FF349F">
          <w:rPr>
            <w:noProof/>
            <w:webHidden/>
          </w:rPr>
          <w:t>15</w:t>
        </w:r>
      </w:ins>
      <w:ins w:id="170" w:author="Andrew Instone-Cowie" w:date="2024-06-20T15:28:00Z" w16du:dateUtc="2024-06-20T14:28:00Z">
        <w:r>
          <w:rPr>
            <w:noProof/>
            <w:webHidden/>
          </w:rPr>
          <w:fldChar w:fldCharType="end"/>
        </w:r>
        <w:r w:rsidRPr="004020F1">
          <w:rPr>
            <w:rStyle w:val="Hyperlink"/>
            <w:noProof/>
          </w:rPr>
          <w:fldChar w:fldCharType="end"/>
        </w:r>
      </w:ins>
    </w:p>
    <w:p w14:paraId="1FF9E9F7" w14:textId="48AB990C" w:rsidR="00924D8E" w:rsidRDefault="00924D8E" w:rsidP="00924D8E">
      <w:pPr>
        <w:pStyle w:val="TableofFigures"/>
        <w:tabs>
          <w:tab w:val="right" w:leader="dot" w:pos="9016"/>
        </w:tabs>
        <w:spacing w:after="120"/>
        <w:rPr>
          <w:ins w:id="171" w:author="Andrew Instone-Cowie" w:date="2024-06-20T15:28:00Z" w16du:dateUtc="2024-06-20T14:28:00Z"/>
          <w:rFonts w:eastAsiaTheme="minorEastAsia"/>
          <w:noProof/>
          <w:kern w:val="2"/>
          <w:sz w:val="24"/>
          <w:szCs w:val="24"/>
          <w:lang w:eastAsia="en-GB"/>
          <w14:ligatures w14:val="standardContextual"/>
        </w:rPr>
        <w:pPrChange w:id="172" w:author="Andrew Instone-Cowie" w:date="2024-06-20T15:29:00Z" w16du:dateUtc="2024-06-20T14:29:00Z">
          <w:pPr>
            <w:pStyle w:val="TableofFigures"/>
            <w:tabs>
              <w:tab w:val="right" w:leader="dot" w:pos="9016"/>
            </w:tabs>
          </w:pPr>
        </w:pPrChange>
      </w:pPr>
      <w:ins w:id="17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"_Toc169789770"</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12 – Virtual Belfry – Confirm Copy</w:t>
        </w:r>
        <w:r>
          <w:rPr>
            <w:noProof/>
            <w:webHidden/>
          </w:rPr>
          <w:tab/>
        </w:r>
        <w:r>
          <w:rPr>
            <w:noProof/>
            <w:webHidden/>
          </w:rPr>
          <w:fldChar w:fldCharType="begin"/>
        </w:r>
        <w:r>
          <w:rPr>
            <w:noProof/>
            <w:webHidden/>
          </w:rPr>
          <w:instrText xml:space="preserve"> PAGEREF _Toc169789770 \h </w:instrText>
        </w:r>
        <w:r>
          <w:rPr>
            <w:noProof/>
            <w:webHidden/>
          </w:rPr>
        </w:r>
      </w:ins>
      <w:r>
        <w:rPr>
          <w:noProof/>
          <w:webHidden/>
        </w:rPr>
        <w:fldChar w:fldCharType="separate"/>
      </w:r>
      <w:ins w:id="174" w:author="Andrew Instone-Cowie" w:date="2024-06-20T15:41:00Z" w16du:dateUtc="2024-06-20T14:41:00Z">
        <w:r w:rsidR="00FF349F">
          <w:rPr>
            <w:noProof/>
            <w:webHidden/>
          </w:rPr>
          <w:t>16</w:t>
        </w:r>
      </w:ins>
      <w:ins w:id="175" w:author="Andrew Instone-Cowie" w:date="2024-06-20T15:28:00Z" w16du:dateUtc="2024-06-20T14:28:00Z">
        <w:r>
          <w:rPr>
            <w:noProof/>
            <w:webHidden/>
          </w:rPr>
          <w:fldChar w:fldCharType="end"/>
        </w:r>
        <w:r w:rsidRPr="004020F1">
          <w:rPr>
            <w:rStyle w:val="Hyperlink"/>
            <w:noProof/>
          </w:rPr>
          <w:fldChar w:fldCharType="end"/>
        </w:r>
      </w:ins>
    </w:p>
    <w:p w14:paraId="51917754" w14:textId="008FF2A7" w:rsidR="00924D8E" w:rsidRDefault="00924D8E" w:rsidP="00924D8E">
      <w:pPr>
        <w:pStyle w:val="TableofFigures"/>
        <w:tabs>
          <w:tab w:val="right" w:leader="dot" w:pos="9016"/>
        </w:tabs>
        <w:spacing w:after="120"/>
        <w:rPr>
          <w:ins w:id="176" w:author="Andrew Instone-Cowie" w:date="2024-06-20T15:28:00Z" w16du:dateUtc="2024-06-20T14:28:00Z"/>
          <w:rFonts w:eastAsiaTheme="minorEastAsia"/>
          <w:noProof/>
          <w:kern w:val="2"/>
          <w:sz w:val="24"/>
          <w:szCs w:val="24"/>
          <w:lang w:eastAsia="en-GB"/>
          <w14:ligatures w14:val="standardContextual"/>
        </w:rPr>
        <w:pPrChange w:id="177" w:author="Andrew Instone-Cowie" w:date="2024-06-20T15:29:00Z" w16du:dateUtc="2024-06-20T14:29:00Z">
          <w:pPr>
            <w:pStyle w:val="TableofFigures"/>
            <w:tabs>
              <w:tab w:val="right" w:leader="dot" w:pos="9016"/>
            </w:tabs>
          </w:pPr>
        </w:pPrChange>
      </w:pPr>
      <w:ins w:id="17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"_Toc169789771"</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13 – Virtual Belfry – Rename Sensor Group</w:t>
        </w:r>
        <w:r>
          <w:rPr>
            <w:noProof/>
            <w:webHidden/>
          </w:rPr>
          <w:tab/>
        </w:r>
        <w:r>
          <w:rPr>
            <w:noProof/>
            <w:webHidden/>
          </w:rPr>
          <w:fldChar w:fldCharType="begin"/>
        </w:r>
        <w:r>
          <w:rPr>
            <w:noProof/>
            <w:webHidden/>
          </w:rPr>
          <w:instrText xml:space="preserve"> PAGEREF _Toc169789771 \h </w:instrText>
        </w:r>
        <w:r>
          <w:rPr>
            <w:noProof/>
            <w:webHidden/>
          </w:rPr>
        </w:r>
      </w:ins>
      <w:r>
        <w:rPr>
          <w:noProof/>
          <w:webHidden/>
        </w:rPr>
        <w:fldChar w:fldCharType="separate"/>
      </w:r>
      <w:ins w:id="179" w:author="Andrew Instone-Cowie" w:date="2024-06-20T15:41:00Z" w16du:dateUtc="2024-06-20T14:41:00Z">
        <w:r w:rsidR="00FF349F">
          <w:rPr>
            <w:noProof/>
            <w:webHidden/>
          </w:rPr>
          <w:t>17</w:t>
        </w:r>
      </w:ins>
      <w:ins w:id="180" w:author="Andrew Instone-Cowie" w:date="2024-06-20T15:28:00Z" w16du:dateUtc="2024-06-20T14:28:00Z">
        <w:r>
          <w:rPr>
            <w:noProof/>
            <w:webHidden/>
          </w:rPr>
          <w:fldChar w:fldCharType="end"/>
        </w:r>
        <w:r w:rsidRPr="004020F1">
          <w:rPr>
            <w:rStyle w:val="Hyperlink"/>
            <w:noProof/>
          </w:rPr>
          <w:fldChar w:fldCharType="end"/>
        </w:r>
      </w:ins>
    </w:p>
    <w:p w14:paraId="549BC01C" w14:textId="57036640" w:rsidR="00924D8E" w:rsidRDefault="00924D8E" w:rsidP="00924D8E">
      <w:pPr>
        <w:pStyle w:val="TableofFigures"/>
        <w:tabs>
          <w:tab w:val="right" w:leader="dot" w:pos="9016"/>
        </w:tabs>
        <w:spacing w:after="120"/>
        <w:rPr>
          <w:ins w:id="181" w:author="Andrew Instone-Cowie" w:date="2024-06-20T15:28:00Z" w16du:dateUtc="2024-06-20T14:28:00Z"/>
          <w:rFonts w:eastAsiaTheme="minorEastAsia"/>
          <w:noProof/>
          <w:kern w:val="2"/>
          <w:sz w:val="24"/>
          <w:szCs w:val="24"/>
          <w:lang w:eastAsia="en-GB"/>
          <w14:ligatures w14:val="standardContextual"/>
        </w:rPr>
        <w:pPrChange w:id="182" w:author="Andrew Instone-Cowie" w:date="2024-06-20T15:29:00Z" w16du:dateUtc="2024-06-20T14:29:00Z">
          <w:pPr>
            <w:pStyle w:val="TableofFigures"/>
            <w:tabs>
              <w:tab w:val="right" w:leader="dot" w:pos="9016"/>
            </w:tabs>
          </w:pPr>
        </w:pPrChange>
      </w:pPr>
      <w:ins w:id="183" w:author="Andrew Instone-Cowie" w:date="2024-06-20T15:28:00Z" w16du:dateUtc="2024-06-20T14:28:00Z">
        <w:r w:rsidRPr="004020F1">
          <w:rPr>
            <w:rStyle w:val="Hyperlink"/>
            <w:noProof/>
          </w:rPr>
          <w:lastRenderedPageBreak/>
          <w:fldChar w:fldCharType="begin"/>
        </w:r>
        <w:r w:rsidRPr="004020F1">
          <w:rPr>
            <w:rStyle w:val="Hyperlink"/>
            <w:noProof/>
          </w:rPr>
          <w:instrText xml:space="preserve"> </w:instrText>
        </w:r>
        <w:r>
          <w:rPr>
            <w:noProof/>
          </w:rPr>
          <w:instrText>HYPERLINK \l "_Toc169789772"</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14 – Virtual Belfry – Select Sensor Group</w:t>
        </w:r>
        <w:r>
          <w:rPr>
            <w:noProof/>
            <w:webHidden/>
          </w:rPr>
          <w:tab/>
        </w:r>
        <w:r>
          <w:rPr>
            <w:noProof/>
            <w:webHidden/>
          </w:rPr>
          <w:fldChar w:fldCharType="begin"/>
        </w:r>
        <w:r>
          <w:rPr>
            <w:noProof/>
            <w:webHidden/>
          </w:rPr>
          <w:instrText xml:space="preserve"> PAGEREF _Toc169789772 \h </w:instrText>
        </w:r>
        <w:r>
          <w:rPr>
            <w:noProof/>
            <w:webHidden/>
          </w:rPr>
        </w:r>
      </w:ins>
      <w:r>
        <w:rPr>
          <w:noProof/>
          <w:webHidden/>
        </w:rPr>
        <w:fldChar w:fldCharType="separate"/>
      </w:r>
      <w:ins w:id="184" w:author="Andrew Instone-Cowie" w:date="2024-06-20T15:41:00Z" w16du:dateUtc="2024-06-20T14:41:00Z">
        <w:r w:rsidR="00FF349F">
          <w:rPr>
            <w:noProof/>
            <w:webHidden/>
          </w:rPr>
          <w:t>17</w:t>
        </w:r>
      </w:ins>
      <w:ins w:id="185" w:author="Andrew Instone-Cowie" w:date="2024-06-20T15:28:00Z" w16du:dateUtc="2024-06-20T14:28:00Z">
        <w:r>
          <w:rPr>
            <w:noProof/>
            <w:webHidden/>
          </w:rPr>
          <w:fldChar w:fldCharType="end"/>
        </w:r>
        <w:r w:rsidRPr="004020F1">
          <w:rPr>
            <w:rStyle w:val="Hyperlink"/>
            <w:noProof/>
          </w:rPr>
          <w:fldChar w:fldCharType="end"/>
        </w:r>
      </w:ins>
    </w:p>
    <w:p w14:paraId="7625CFE7" w14:textId="367BE58B" w:rsidR="00924D8E" w:rsidRDefault="00924D8E" w:rsidP="00924D8E">
      <w:pPr>
        <w:pStyle w:val="TableofFigures"/>
        <w:tabs>
          <w:tab w:val="right" w:leader="dot" w:pos="9016"/>
        </w:tabs>
        <w:spacing w:after="120"/>
        <w:rPr>
          <w:ins w:id="186" w:author="Andrew Instone-Cowie" w:date="2024-06-20T15:28:00Z" w16du:dateUtc="2024-06-20T14:28:00Z"/>
          <w:rFonts w:eastAsiaTheme="minorEastAsia"/>
          <w:noProof/>
          <w:kern w:val="2"/>
          <w:sz w:val="24"/>
          <w:szCs w:val="24"/>
          <w:lang w:eastAsia="en-GB"/>
          <w14:ligatures w14:val="standardContextual"/>
        </w:rPr>
        <w:pPrChange w:id="187" w:author="Andrew Instone-Cowie" w:date="2024-06-20T15:29:00Z" w16du:dateUtc="2024-06-20T14:29:00Z">
          <w:pPr>
            <w:pStyle w:val="TableofFigures"/>
            <w:tabs>
              <w:tab w:val="right" w:leader="dot" w:pos="9016"/>
            </w:tabs>
          </w:pPr>
        </w:pPrChange>
      </w:pPr>
      <w:ins w:id="18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"_Toc169789773"</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11 – Virtual Belfry – Turning Off “Own Rope” Option</w:t>
        </w:r>
        <w:r>
          <w:rPr>
            <w:noProof/>
            <w:webHidden/>
          </w:rPr>
          <w:tab/>
        </w:r>
        <w:r>
          <w:rPr>
            <w:noProof/>
            <w:webHidden/>
          </w:rPr>
          <w:fldChar w:fldCharType="begin"/>
        </w:r>
        <w:r>
          <w:rPr>
            <w:noProof/>
            <w:webHidden/>
          </w:rPr>
          <w:instrText xml:space="preserve"> PAGEREF _Toc169789773 \h </w:instrText>
        </w:r>
        <w:r>
          <w:rPr>
            <w:noProof/>
            <w:webHidden/>
          </w:rPr>
        </w:r>
      </w:ins>
      <w:r>
        <w:rPr>
          <w:noProof/>
          <w:webHidden/>
        </w:rPr>
        <w:fldChar w:fldCharType="separate"/>
      </w:r>
      <w:ins w:id="189" w:author="Andrew Instone-Cowie" w:date="2024-06-20T15:41:00Z" w16du:dateUtc="2024-06-20T14:41:00Z">
        <w:r w:rsidR="00FF349F">
          <w:rPr>
            <w:noProof/>
            <w:webHidden/>
          </w:rPr>
          <w:t>18</w:t>
        </w:r>
      </w:ins>
      <w:ins w:id="190" w:author="Andrew Instone-Cowie" w:date="2024-06-20T15:28:00Z" w16du:dateUtc="2024-06-20T14:28:00Z">
        <w:r>
          <w:rPr>
            <w:noProof/>
            <w:webHidden/>
          </w:rPr>
          <w:fldChar w:fldCharType="end"/>
        </w:r>
        <w:r w:rsidRPr="004020F1">
          <w:rPr>
            <w:rStyle w:val="Hyperlink"/>
            <w:noProof/>
          </w:rPr>
          <w:fldChar w:fldCharType="end"/>
        </w:r>
      </w:ins>
    </w:p>
    <w:p w14:paraId="23A5DA0A" w14:textId="0DC45779" w:rsidR="00924D8E" w:rsidRDefault="00924D8E" w:rsidP="00924D8E">
      <w:pPr>
        <w:pStyle w:val="TableofFigures"/>
        <w:tabs>
          <w:tab w:val="right" w:leader="dot" w:pos="9016"/>
        </w:tabs>
        <w:spacing w:after="120"/>
        <w:rPr>
          <w:ins w:id="191" w:author="Andrew Instone-Cowie" w:date="2024-06-20T15:28:00Z" w16du:dateUtc="2024-06-20T14:28:00Z"/>
          <w:rFonts w:eastAsiaTheme="minorEastAsia"/>
          <w:noProof/>
          <w:kern w:val="2"/>
          <w:sz w:val="24"/>
          <w:szCs w:val="24"/>
          <w:lang w:eastAsia="en-GB"/>
          <w14:ligatures w14:val="standardContextual"/>
        </w:rPr>
        <w:pPrChange w:id="192" w:author="Andrew Instone-Cowie" w:date="2024-06-20T15:29:00Z" w16du:dateUtc="2024-06-20T14:29:00Z">
          <w:pPr>
            <w:pStyle w:val="TableofFigures"/>
            <w:tabs>
              <w:tab w:val="right" w:leader="dot" w:pos="9016"/>
            </w:tabs>
          </w:pPr>
        </w:pPrChange>
      </w:pPr>
      <w:ins w:id="193"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"_Toc169789774"</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11 – Virtual Belfry – “Own Rope” Turned Off</w:t>
        </w:r>
        <w:r>
          <w:rPr>
            <w:noProof/>
            <w:webHidden/>
          </w:rPr>
          <w:tab/>
        </w:r>
        <w:r>
          <w:rPr>
            <w:noProof/>
            <w:webHidden/>
          </w:rPr>
          <w:fldChar w:fldCharType="begin"/>
        </w:r>
        <w:r>
          <w:rPr>
            <w:noProof/>
            <w:webHidden/>
          </w:rPr>
          <w:instrText xml:space="preserve"> PAGEREF _Toc169789774 \h </w:instrText>
        </w:r>
        <w:r>
          <w:rPr>
            <w:noProof/>
            <w:webHidden/>
          </w:rPr>
        </w:r>
      </w:ins>
      <w:r>
        <w:rPr>
          <w:noProof/>
          <w:webHidden/>
        </w:rPr>
        <w:fldChar w:fldCharType="separate"/>
      </w:r>
      <w:ins w:id="194" w:author="Andrew Instone-Cowie" w:date="2024-06-20T15:41:00Z" w16du:dateUtc="2024-06-20T14:41:00Z">
        <w:r w:rsidR="00FF349F">
          <w:rPr>
            <w:noProof/>
            <w:webHidden/>
          </w:rPr>
          <w:t>19</w:t>
        </w:r>
      </w:ins>
      <w:ins w:id="195" w:author="Andrew Instone-Cowie" w:date="2024-06-20T15:28:00Z" w16du:dateUtc="2024-06-20T14:28:00Z">
        <w:r>
          <w:rPr>
            <w:noProof/>
            <w:webHidden/>
          </w:rPr>
          <w:fldChar w:fldCharType="end"/>
        </w:r>
        <w:r w:rsidRPr="004020F1">
          <w:rPr>
            <w:rStyle w:val="Hyperlink"/>
            <w:noProof/>
          </w:rPr>
          <w:fldChar w:fldCharType="end"/>
        </w:r>
      </w:ins>
    </w:p>
    <w:p w14:paraId="2CAA74B2" w14:textId="367756CE" w:rsidR="00924D8E" w:rsidRDefault="00924D8E" w:rsidP="00924D8E">
      <w:pPr>
        <w:pStyle w:val="TableofFigures"/>
        <w:tabs>
          <w:tab w:val="right" w:leader="dot" w:pos="9016"/>
        </w:tabs>
        <w:spacing w:after="120"/>
        <w:rPr>
          <w:ins w:id="196" w:author="Andrew Instone-Cowie" w:date="2024-06-20T15:28:00Z" w16du:dateUtc="2024-06-20T14:28:00Z"/>
          <w:rFonts w:eastAsiaTheme="minorEastAsia"/>
          <w:noProof/>
          <w:kern w:val="2"/>
          <w:sz w:val="24"/>
          <w:szCs w:val="24"/>
          <w:lang w:eastAsia="en-GB"/>
          <w14:ligatures w14:val="standardContextual"/>
        </w:rPr>
        <w:pPrChange w:id="197" w:author="Andrew Instone-Cowie" w:date="2024-06-20T15:29:00Z" w16du:dateUtc="2024-06-20T14:29:00Z">
          <w:pPr>
            <w:pStyle w:val="TableofFigures"/>
            <w:tabs>
              <w:tab w:val="right" w:leader="dot" w:pos="9016"/>
            </w:tabs>
          </w:pPr>
        </w:pPrChange>
      </w:pPr>
      <w:ins w:id="198" w:author="Andrew Instone-Cowie" w:date="2024-06-20T15:28:00Z" w16du:dateUtc="2024-06-20T14:28:00Z">
        <w:r w:rsidRPr="004020F1">
          <w:rPr>
            <w:rStyle w:val="Hyperlink"/>
            <w:noProof/>
          </w:rPr>
          <w:fldChar w:fldCharType="begin"/>
        </w:r>
        <w:r w:rsidRPr="004020F1">
          <w:rPr>
            <w:rStyle w:val="Hyperlink"/>
            <w:noProof/>
          </w:rPr>
          <w:instrText xml:space="preserve"> </w:instrText>
        </w:r>
        <w:r>
          <w:rPr>
            <w:noProof/>
          </w:rPr>
          <w:instrText>HYPERLINK \l "_Toc169789775"</w:instrText>
        </w:r>
        <w:r w:rsidRPr="004020F1">
          <w:rPr>
            <w:rStyle w:val="Hyperlink"/>
            <w:noProof/>
          </w:rPr>
          <w:instrText xml:space="preserve"> </w:instrText>
        </w:r>
        <w:r w:rsidRPr="004020F1">
          <w:rPr>
            <w:rStyle w:val="Hyperlink"/>
            <w:noProof/>
          </w:rPr>
        </w:r>
        <w:r w:rsidRPr="004020F1">
          <w:rPr>
            <w:rStyle w:val="Hyperlink"/>
            <w:noProof/>
          </w:rPr>
          <w:fldChar w:fldCharType="separate"/>
        </w:r>
        <w:r w:rsidRPr="004020F1">
          <w:rPr>
            <w:rStyle w:val="Hyperlink"/>
            <w:noProof/>
          </w:rPr>
          <w:t>Figure 15 – Virtual Belfry – Disable Sensors</w:t>
        </w:r>
        <w:r>
          <w:rPr>
            <w:noProof/>
            <w:webHidden/>
          </w:rPr>
          <w:tab/>
        </w:r>
        <w:r>
          <w:rPr>
            <w:noProof/>
            <w:webHidden/>
          </w:rPr>
          <w:fldChar w:fldCharType="begin"/>
        </w:r>
        <w:r>
          <w:rPr>
            <w:noProof/>
            <w:webHidden/>
          </w:rPr>
          <w:instrText xml:space="preserve"> PAGEREF _Toc169789775 \h </w:instrText>
        </w:r>
        <w:r>
          <w:rPr>
            <w:noProof/>
            <w:webHidden/>
          </w:rPr>
        </w:r>
      </w:ins>
      <w:r>
        <w:rPr>
          <w:noProof/>
          <w:webHidden/>
        </w:rPr>
        <w:fldChar w:fldCharType="separate"/>
      </w:r>
      <w:ins w:id="199" w:author="Andrew Instone-Cowie" w:date="2024-06-20T15:41:00Z" w16du:dateUtc="2024-06-20T14:41:00Z">
        <w:r w:rsidR="00FF349F">
          <w:rPr>
            <w:noProof/>
            <w:webHidden/>
          </w:rPr>
          <w:t>20</w:t>
        </w:r>
      </w:ins>
      <w:ins w:id="200" w:author="Andrew Instone-Cowie" w:date="2024-06-20T15:28:00Z" w16du:dateUtc="2024-06-20T14:28:00Z">
        <w:r>
          <w:rPr>
            <w:noProof/>
            <w:webHidden/>
          </w:rPr>
          <w:fldChar w:fldCharType="end"/>
        </w:r>
        <w:r w:rsidRPr="004020F1">
          <w:rPr>
            <w:rStyle w:val="Hyperlink"/>
            <w:noProof/>
          </w:rPr>
          <w:fldChar w:fldCharType="end"/>
        </w:r>
      </w:ins>
    </w:p>
    <w:p w14:paraId="28FF5BA9" w14:textId="224B99F2" w:rsidR="00077E1A" w:rsidDel="00924D8E" w:rsidRDefault="00077E1A" w:rsidP="00A256E9">
      <w:pPr>
        <w:pStyle w:val="TableofFigures"/>
        <w:tabs>
          <w:tab w:val="right" w:leader="dot" w:pos="9016"/>
        </w:tabs>
        <w:spacing w:after="100"/>
        <w:rPr>
          <w:del w:id="201" w:author="Andrew Instone-Cowie" w:date="2024-06-20T15:28:00Z" w16du:dateUtc="2024-06-20T14:28:00Z"/>
          <w:rFonts w:eastAsiaTheme="minorEastAsia"/>
          <w:noProof/>
          <w:lang w:eastAsia="en-GB"/>
        </w:rPr>
      </w:pPr>
      <w:del w:id="202" w:author="Andrew Instone-Cowie" w:date="2024-06-20T15:28:00Z" w16du:dateUtc="2024-06-20T14:28:00Z">
        <w:r w:rsidRPr="00924D8E" w:rsidDel="00924D8E">
          <w:rPr>
            <w:noProof/>
            <w:rPrChange w:id="203" w:author="Andrew Instone-Cowie" w:date="2024-06-20T15:28:00Z" w16du:dateUtc="2024-06-20T14:28:00Z">
              <w:rPr>
                <w:rStyle w:val="Hyperlink"/>
                <w:noProof/>
              </w:rPr>
            </w:rPrChange>
          </w:rPr>
          <w:delText>Figure 1 – Documentation Map</w:delText>
        </w:r>
        <w:r w:rsidDel="00924D8E">
          <w:rPr>
            <w:noProof/>
            <w:webHidden/>
          </w:rPr>
          <w:tab/>
        </w:r>
        <w:r w:rsidR="00C65A81" w:rsidDel="00924D8E">
          <w:rPr>
            <w:noProof/>
            <w:webHidden/>
          </w:rPr>
          <w:delText>5</w:delText>
        </w:r>
      </w:del>
    </w:p>
    <w:p w14:paraId="676C1FD5" w14:textId="5A15A930" w:rsidR="00077E1A" w:rsidDel="00924D8E" w:rsidRDefault="00077E1A" w:rsidP="00A256E9">
      <w:pPr>
        <w:pStyle w:val="TableofFigures"/>
        <w:tabs>
          <w:tab w:val="right" w:leader="dot" w:pos="9016"/>
        </w:tabs>
        <w:spacing w:after="100"/>
        <w:rPr>
          <w:del w:id="204" w:author="Andrew Instone-Cowie" w:date="2024-06-20T15:28:00Z" w16du:dateUtc="2024-06-20T14:28:00Z"/>
          <w:rFonts w:eastAsiaTheme="minorEastAsia"/>
          <w:noProof/>
          <w:lang w:eastAsia="en-GB"/>
        </w:rPr>
      </w:pPr>
      <w:del w:id="205" w:author="Andrew Instone-Cowie" w:date="2024-06-20T15:28:00Z" w16du:dateUtc="2024-06-20T14:28:00Z">
        <w:r w:rsidRPr="00924D8E" w:rsidDel="00924D8E">
          <w:rPr>
            <w:noProof/>
            <w:rPrChange w:id="206" w:author="Andrew Instone-Cowie" w:date="2024-06-20T15:28:00Z" w16du:dateUtc="2024-06-20T14:28:00Z">
              <w:rPr>
                <w:rStyle w:val="Hyperlink"/>
                <w:noProof/>
              </w:rPr>
            </w:rPrChange>
          </w:rPr>
          <w:delText>Figure 2 – Virtual Belfry – Main Window</w:delText>
        </w:r>
        <w:r w:rsidDel="00924D8E">
          <w:rPr>
            <w:noProof/>
            <w:webHidden/>
          </w:rPr>
          <w:tab/>
        </w:r>
        <w:r w:rsidR="00C65A81" w:rsidDel="00924D8E">
          <w:rPr>
            <w:noProof/>
            <w:webHidden/>
          </w:rPr>
          <w:delText>7</w:delText>
        </w:r>
      </w:del>
    </w:p>
    <w:p w14:paraId="3A0E2C7C" w14:textId="4A457472" w:rsidR="00077E1A" w:rsidDel="00924D8E" w:rsidRDefault="00077E1A" w:rsidP="00A256E9">
      <w:pPr>
        <w:pStyle w:val="TableofFigures"/>
        <w:tabs>
          <w:tab w:val="right" w:leader="dot" w:pos="9016"/>
        </w:tabs>
        <w:spacing w:after="100"/>
        <w:rPr>
          <w:del w:id="207" w:author="Andrew Instone-Cowie" w:date="2024-06-20T15:28:00Z" w16du:dateUtc="2024-06-20T14:28:00Z"/>
          <w:rFonts w:eastAsiaTheme="minorEastAsia"/>
          <w:noProof/>
          <w:lang w:eastAsia="en-GB"/>
        </w:rPr>
      </w:pPr>
      <w:del w:id="208" w:author="Andrew Instone-Cowie" w:date="2024-06-20T15:28:00Z" w16du:dateUtc="2024-06-20T14:28:00Z">
        <w:r w:rsidRPr="00924D8E" w:rsidDel="00924D8E">
          <w:rPr>
            <w:noProof/>
            <w:rPrChange w:id="209" w:author="Andrew Instone-Cowie" w:date="2024-06-20T15:28:00Z" w16du:dateUtc="2024-06-20T14:28:00Z">
              <w:rPr>
                <w:rStyle w:val="Hyperlink"/>
                <w:noProof/>
              </w:rPr>
            </w:rPrChange>
          </w:rPr>
          <w:delText>Figure 3 – Virtual Belfry – Add New Sensor Group</w:delText>
        </w:r>
        <w:r w:rsidDel="00924D8E">
          <w:rPr>
            <w:noProof/>
            <w:webHidden/>
          </w:rPr>
          <w:tab/>
        </w:r>
        <w:r w:rsidR="00C65A81" w:rsidDel="00924D8E">
          <w:rPr>
            <w:noProof/>
            <w:webHidden/>
          </w:rPr>
          <w:delText>8</w:delText>
        </w:r>
      </w:del>
    </w:p>
    <w:p w14:paraId="4CCD5F6C" w14:textId="1BFA9E52" w:rsidR="00077E1A" w:rsidDel="00924D8E" w:rsidRDefault="00077E1A" w:rsidP="00A256E9">
      <w:pPr>
        <w:pStyle w:val="TableofFigures"/>
        <w:tabs>
          <w:tab w:val="right" w:leader="dot" w:pos="9016"/>
        </w:tabs>
        <w:spacing w:after="100"/>
        <w:rPr>
          <w:del w:id="210" w:author="Andrew Instone-Cowie" w:date="2024-06-20T15:28:00Z" w16du:dateUtc="2024-06-20T14:28:00Z"/>
          <w:rFonts w:eastAsiaTheme="minorEastAsia"/>
          <w:noProof/>
          <w:lang w:eastAsia="en-GB"/>
        </w:rPr>
      </w:pPr>
      <w:del w:id="211" w:author="Andrew Instone-Cowie" w:date="2024-06-20T15:28:00Z" w16du:dateUtc="2024-06-20T14:28:00Z">
        <w:r w:rsidRPr="00924D8E" w:rsidDel="00924D8E">
          <w:rPr>
            <w:noProof/>
            <w:rPrChange w:id="212" w:author="Andrew Instone-Cowie" w:date="2024-06-20T15:28:00Z" w16du:dateUtc="2024-06-20T14:28:00Z">
              <w:rPr>
                <w:rStyle w:val="Hyperlink"/>
                <w:noProof/>
              </w:rPr>
            </w:rPrChange>
          </w:rPr>
          <w:delText>Figure 4 – Virtual Belfry – New Sensor Group</w:delText>
        </w:r>
        <w:r w:rsidDel="00924D8E">
          <w:rPr>
            <w:noProof/>
            <w:webHidden/>
          </w:rPr>
          <w:tab/>
        </w:r>
        <w:r w:rsidR="00C65A81" w:rsidDel="00924D8E">
          <w:rPr>
            <w:noProof/>
            <w:webHidden/>
          </w:rPr>
          <w:delText>8</w:delText>
        </w:r>
      </w:del>
    </w:p>
    <w:p w14:paraId="7DD28BEC" w14:textId="2052B215" w:rsidR="00077E1A" w:rsidDel="00924D8E" w:rsidRDefault="00077E1A" w:rsidP="00A256E9">
      <w:pPr>
        <w:pStyle w:val="TableofFigures"/>
        <w:tabs>
          <w:tab w:val="right" w:leader="dot" w:pos="9016"/>
        </w:tabs>
        <w:spacing w:after="100"/>
        <w:rPr>
          <w:del w:id="213" w:author="Andrew Instone-Cowie" w:date="2024-06-20T15:28:00Z" w16du:dateUtc="2024-06-20T14:28:00Z"/>
          <w:rFonts w:eastAsiaTheme="minorEastAsia"/>
          <w:noProof/>
          <w:lang w:eastAsia="en-GB"/>
        </w:rPr>
      </w:pPr>
      <w:del w:id="214" w:author="Andrew Instone-Cowie" w:date="2024-06-20T15:28:00Z" w16du:dateUtc="2024-06-20T14:28:00Z">
        <w:r w:rsidRPr="00924D8E" w:rsidDel="00924D8E">
          <w:rPr>
            <w:noProof/>
            <w:rPrChange w:id="215" w:author="Andrew Instone-Cowie" w:date="2024-06-20T15:28:00Z" w16du:dateUtc="2024-06-20T14:28:00Z">
              <w:rPr>
                <w:rStyle w:val="Hyperlink"/>
                <w:noProof/>
              </w:rPr>
            </w:rPrChange>
          </w:rPr>
          <w:delText>Figure 5 – Virtual Belfry – Add New Sensor</w:delText>
        </w:r>
        <w:r w:rsidDel="00924D8E">
          <w:rPr>
            <w:noProof/>
            <w:webHidden/>
          </w:rPr>
          <w:tab/>
        </w:r>
        <w:r w:rsidR="00C65A81" w:rsidDel="00924D8E">
          <w:rPr>
            <w:noProof/>
            <w:webHidden/>
          </w:rPr>
          <w:delText>9</w:delText>
        </w:r>
      </w:del>
    </w:p>
    <w:p w14:paraId="114EC6D6" w14:textId="71BB68CF" w:rsidR="00077E1A" w:rsidDel="00924D8E" w:rsidRDefault="00077E1A" w:rsidP="00A256E9">
      <w:pPr>
        <w:pStyle w:val="TableofFigures"/>
        <w:tabs>
          <w:tab w:val="right" w:leader="dot" w:pos="9016"/>
        </w:tabs>
        <w:spacing w:after="100"/>
        <w:rPr>
          <w:del w:id="216" w:author="Andrew Instone-Cowie" w:date="2024-06-20T15:28:00Z" w16du:dateUtc="2024-06-20T14:28:00Z"/>
          <w:rFonts w:eastAsiaTheme="minorEastAsia"/>
          <w:noProof/>
          <w:lang w:eastAsia="en-GB"/>
        </w:rPr>
      </w:pPr>
      <w:del w:id="217" w:author="Andrew Instone-Cowie" w:date="2024-06-20T15:28:00Z" w16du:dateUtc="2024-06-20T14:28:00Z">
        <w:r w:rsidRPr="00924D8E" w:rsidDel="00924D8E">
          <w:rPr>
            <w:noProof/>
            <w:rPrChange w:id="218" w:author="Andrew Instone-Cowie" w:date="2024-06-20T15:28:00Z" w16du:dateUtc="2024-06-20T14:28:00Z">
              <w:rPr>
                <w:rStyle w:val="Hyperlink"/>
                <w:noProof/>
              </w:rPr>
            </w:rPrChange>
          </w:rPr>
          <w:delText>Figure 6 – Virtual Belfry – First New Sensor</w:delText>
        </w:r>
        <w:r w:rsidDel="00924D8E">
          <w:rPr>
            <w:noProof/>
            <w:webHidden/>
          </w:rPr>
          <w:tab/>
        </w:r>
        <w:r w:rsidR="00C65A81" w:rsidDel="00924D8E">
          <w:rPr>
            <w:noProof/>
            <w:webHidden/>
          </w:rPr>
          <w:delText>10</w:delText>
        </w:r>
      </w:del>
    </w:p>
    <w:p w14:paraId="162EBB03" w14:textId="279F1B63" w:rsidR="00077E1A" w:rsidDel="00924D8E" w:rsidRDefault="00077E1A" w:rsidP="00A256E9">
      <w:pPr>
        <w:pStyle w:val="TableofFigures"/>
        <w:tabs>
          <w:tab w:val="right" w:leader="dot" w:pos="9016"/>
        </w:tabs>
        <w:spacing w:after="100"/>
        <w:rPr>
          <w:del w:id="219" w:author="Andrew Instone-Cowie" w:date="2024-06-20T15:28:00Z" w16du:dateUtc="2024-06-20T14:28:00Z"/>
          <w:rFonts w:eastAsiaTheme="minorEastAsia"/>
          <w:noProof/>
          <w:lang w:eastAsia="en-GB"/>
        </w:rPr>
      </w:pPr>
      <w:del w:id="220" w:author="Andrew Instone-Cowie" w:date="2024-06-20T15:28:00Z" w16du:dateUtc="2024-06-20T14:28:00Z">
        <w:r w:rsidRPr="00924D8E" w:rsidDel="00924D8E">
          <w:rPr>
            <w:noProof/>
            <w:rPrChange w:id="221" w:author="Andrew Instone-Cowie" w:date="2024-06-20T15:28:00Z" w16du:dateUtc="2024-06-20T14:28:00Z">
              <w:rPr>
                <w:rStyle w:val="Hyperlink"/>
                <w:noProof/>
              </w:rPr>
            </w:rPrChange>
          </w:rPr>
          <w:delText>Figure 7 – Virtual Belfry – Subsequent Sensors</w:delText>
        </w:r>
        <w:r w:rsidDel="00924D8E">
          <w:rPr>
            <w:noProof/>
            <w:webHidden/>
          </w:rPr>
          <w:tab/>
        </w:r>
        <w:r w:rsidR="00C65A81" w:rsidDel="00924D8E">
          <w:rPr>
            <w:noProof/>
            <w:webHidden/>
          </w:rPr>
          <w:delText>10</w:delText>
        </w:r>
      </w:del>
    </w:p>
    <w:p w14:paraId="19C92F91" w14:textId="6412A1FA" w:rsidR="00077E1A" w:rsidDel="00924D8E" w:rsidRDefault="00077E1A" w:rsidP="00A256E9">
      <w:pPr>
        <w:pStyle w:val="TableofFigures"/>
        <w:tabs>
          <w:tab w:val="right" w:leader="dot" w:pos="9016"/>
        </w:tabs>
        <w:spacing w:after="100"/>
        <w:rPr>
          <w:del w:id="222" w:author="Andrew Instone-Cowie" w:date="2024-06-20T15:28:00Z" w16du:dateUtc="2024-06-20T14:28:00Z"/>
          <w:rFonts w:eastAsiaTheme="minorEastAsia"/>
          <w:noProof/>
          <w:lang w:eastAsia="en-GB"/>
        </w:rPr>
      </w:pPr>
      <w:del w:id="223" w:author="Andrew Instone-Cowie" w:date="2024-06-20T15:28:00Z" w16du:dateUtc="2024-06-20T14:28:00Z">
        <w:r w:rsidRPr="00924D8E" w:rsidDel="00924D8E">
          <w:rPr>
            <w:noProof/>
            <w:rPrChange w:id="224" w:author="Andrew Instone-Cowie" w:date="2024-06-20T15:28:00Z" w16du:dateUtc="2024-06-20T14:28:00Z">
              <w:rPr>
                <w:rStyle w:val="Hyperlink"/>
                <w:noProof/>
              </w:rPr>
            </w:rPrChange>
          </w:rPr>
          <w:delText>Figure 8 – Virtual Belfry – Completed Sensor Configuration Example</w:delText>
        </w:r>
        <w:r w:rsidDel="00924D8E">
          <w:rPr>
            <w:noProof/>
            <w:webHidden/>
          </w:rPr>
          <w:tab/>
        </w:r>
        <w:r w:rsidR="00C65A81" w:rsidDel="00924D8E">
          <w:rPr>
            <w:noProof/>
            <w:webHidden/>
          </w:rPr>
          <w:delText>11</w:delText>
        </w:r>
      </w:del>
    </w:p>
    <w:p w14:paraId="5632A078" w14:textId="0552BCAE" w:rsidR="00077E1A" w:rsidDel="00924D8E" w:rsidRDefault="00077E1A" w:rsidP="00A256E9">
      <w:pPr>
        <w:pStyle w:val="TableofFigures"/>
        <w:tabs>
          <w:tab w:val="right" w:leader="dot" w:pos="9016"/>
        </w:tabs>
        <w:spacing w:after="100"/>
        <w:rPr>
          <w:del w:id="225" w:author="Andrew Instone-Cowie" w:date="2024-06-20T15:28:00Z" w16du:dateUtc="2024-06-20T14:28:00Z"/>
          <w:rFonts w:eastAsiaTheme="minorEastAsia"/>
          <w:noProof/>
          <w:lang w:eastAsia="en-GB"/>
        </w:rPr>
      </w:pPr>
      <w:del w:id="226" w:author="Andrew Instone-Cowie" w:date="2024-06-20T15:28:00Z" w16du:dateUtc="2024-06-20T14:28:00Z">
        <w:r w:rsidRPr="00924D8E" w:rsidDel="00924D8E">
          <w:rPr>
            <w:noProof/>
            <w:rPrChange w:id="227" w:author="Andrew Instone-Cowie" w:date="2024-06-20T15:28:00Z" w16du:dateUtc="2024-06-20T14:28:00Z">
              <w:rPr>
                <w:rStyle w:val="Hyperlink"/>
                <w:noProof/>
              </w:rPr>
            </w:rPrChange>
          </w:rPr>
          <w:delText>Figure 9 – Virtual Belfry – Using Sensors</w:delText>
        </w:r>
        <w:r w:rsidDel="00924D8E">
          <w:rPr>
            <w:noProof/>
            <w:webHidden/>
          </w:rPr>
          <w:tab/>
        </w:r>
        <w:r w:rsidR="00C65A81" w:rsidDel="00924D8E">
          <w:rPr>
            <w:noProof/>
            <w:webHidden/>
          </w:rPr>
          <w:delText>12</w:delText>
        </w:r>
      </w:del>
    </w:p>
    <w:p w14:paraId="6F4310C7" w14:textId="240925B2" w:rsidR="00077E1A" w:rsidDel="00924D8E" w:rsidRDefault="00077E1A" w:rsidP="00A256E9">
      <w:pPr>
        <w:pStyle w:val="TableofFigures"/>
        <w:tabs>
          <w:tab w:val="right" w:leader="dot" w:pos="9016"/>
        </w:tabs>
        <w:spacing w:after="100"/>
        <w:rPr>
          <w:del w:id="228" w:author="Andrew Instone-Cowie" w:date="2024-06-20T15:28:00Z" w16du:dateUtc="2024-06-20T14:28:00Z"/>
          <w:rFonts w:eastAsiaTheme="minorEastAsia"/>
          <w:noProof/>
          <w:lang w:eastAsia="en-GB"/>
        </w:rPr>
      </w:pPr>
      <w:del w:id="229" w:author="Andrew Instone-Cowie" w:date="2024-06-20T15:28:00Z" w16du:dateUtc="2024-06-20T14:28:00Z">
        <w:r w:rsidRPr="00924D8E" w:rsidDel="00924D8E">
          <w:rPr>
            <w:noProof/>
            <w:rPrChange w:id="230" w:author="Andrew Instone-Cowie" w:date="2024-06-20T15:28:00Z" w16du:dateUtc="2024-06-20T14:28:00Z">
              <w:rPr>
                <w:rStyle w:val="Hyperlink"/>
                <w:noProof/>
              </w:rPr>
            </w:rPrChange>
          </w:rPr>
          <w:delText>Figure 10 – Virtual Belfry – Monitor Function</w:delText>
        </w:r>
        <w:r w:rsidDel="00924D8E">
          <w:rPr>
            <w:noProof/>
            <w:webHidden/>
          </w:rPr>
          <w:tab/>
        </w:r>
        <w:r w:rsidR="00C65A81" w:rsidDel="00924D8E">
          <w:rPr>
            <w:noProof/>
            <w:webHidden/>
          </w:rPr>
          <w:delText>13</w:delText>
        </w:r>
      </w:del>
    </w:p>
    <w:p w14:paraId="7AE7A5CA" w14:textId="113F975D" w:rsidR="00077E1A" w:rsidDel="00924D8E" w:rsidRDefault="00077E1A" w:rsidP="00A256E9">
      <w:pPr>
        <w:pStyle w:val="TableofFigures"/>
        <w:tabs>
          <w:tab w:val="right" w:leader="dot" w:pos="9016"/>
        </w:tabs>
        <w:spacing w:after="100"/>
        <w:rPr>
          <w:del w:id="231" w:author="Andrew Instone-Cowie" w:date="2024-06-20T15:28:00Z" w16du:dateUtc="2024-06-20T14:28:00Z"/>
          <w:rFonts w:eastAsiaTheme="minorEastAsia"/>
          <w:noProof/>
          <w:lang w:eastAsia="en-GB"/>
        </w:rPr>
      </w:pPr>
      <w:del w:id="232" w:author="Andrew Instone-Cowie" w:date="2024-06-20T15:28:00Z" w16du:dateUtc="2024-06-20T14:28:00Z">
        <w:r w:rsidRPr="00924D8E" w:rsidDel="00924D8E">
          <w:rPr>
            <w:noProof/>
            <w:rPrChange w:id="233" w:author="Andrew Instone-Cowie" w:date="2024-06-20T15:28:00Z" w16du:dateUtc="2024-06-20T14:28:00Z">
              <w:rPr>
                <w:rStyle w:val="Hyperlink"/>
                <w:noProof/>
              </w:rPr>
            </w:rPrChange>
          </w:rPr>
          <w:delText>Figure 11 – Virtual Belfry – Copy Sensor Group</w:delText>
        </w:r>
        <w:r w:rsidDel="00924D8E">
          <w:rPr>
            <w:noProof/>
            <w:webHidden/>
          </w:rPr>
          <w:tab/>
        </w:r>
        <w:r w:rsidR="00C65A81" w:rsidDel="00924D8E">
          <w:rPr>
            <w:noProof/>
            <w:webHidden/>
          </w:rPr>
          <w:delText>14</w:delText>
        </w:r>
      </w:del>
    </w:p>
    <w:p w14:paraId="23D02E32" w14:textId="527843CC" w:rsidR="00077E1A" w:rsidDel="00924D8E" w:rsidRDefault="00077E1A" w:rsidP="00A256E9">
      <w:pPr>
        <w:pStyle w:val="TableofFigures"/>
        <w:tabs>
          <w:tab w:val="right" w:leader="dot" w:pos="9016"/>
        </w:tabs>
        <w:spacing w:after="100"/>
        <w:rPr>
          <w:del w:id="234" w:author="Andrew Instone-Cowie" w:date="2024-06-20T15:28:00Z" w16du:dateUtc="2024-06-20T14:28:00Z"/>
          <w:rFonts w:eastAsiaTheme="minorEastAsia"/>
          <w:noProof/>
          <w:lang w:eastAsia="en-GB"/>
        </w:rPr>
      </w:pPr>
      <w:del w:id="235" w:author="Andrew Instone-Cowie" w:date="2024-06-20T15:28:00Z" w16du:dateUtc="2024-06-20T14:28:00Z">
        <w:r w:rsidRPr="00924D8E" w:rsidDel="00924D8E">
          <w:rPr>
            <w:noProof/>
            <w:rPrChange w:id="236" w:author="Andrew Instone-Cowie" w:date="2024-06-20T15:28:00Z" w16du:dateUtc="2024-06-20T14:28:00Z">
              <w:rPr>
                <w:rStyle w:val="Hyperlink"/>
                <w:noProof/>
              </w:rPr>
            </w:rPrChange>
          </w:rPr>
          <w:delText>Figure 12 – Virtual Belfry – Confirm Copy</w:delText>
        </w:r>
        <w:r w:rsidDel="00924D8E">
          <w:rPr>
            <w:noProof/>
            <w:webHidden/>
          </w:rPr>
          <w:tab/>
        </w:r>
        <w:r w:rsidR="00C65A81" w:rsidDel="00924D8E">
          <w:rPr>
            <w:noProof/>
            <w:webHidden/>
          </w:rPr>
          <w:delText>15</w:delText>
        </w:r>
      </w:del>
    </w:p>
    <w:p w14:paraId="0488F8BA" w14:textId="73242F15" w:rsidR="00077E1A" w:rsidDel="00924D8E" w:rsidRDefault="00077E1A" w:rsidP="00A256E9">
      <w:pPr>
        <w:pStyle w:val="TableofFigures"/>
        <w:tabs>
          <w:tab w:val="right" w:leader="dot" w:pos="9016"/>
        </w:tabs>
        <w:spacing w:after="100"/>
        <w:rPr>
          <w:del w:id="237" w:author="Andrew Instone-Cowie" w:date="2024-06-20T15:28:00Z" w16du:dateUtc="2024-06-20T14:28:00Z"/>
          <w:rFonts w:eastAsiaTheme="minorEastAsia"/>
          <w:noProof/>
          <w:lang w:eastAsia="en-GB"/>
        </w:rPr>
      </w:pPr>
      <w:del w:id="238" w:author="Andrew Instone-Cowie" w:date="2024-06-20T15:28:00Z" w16du:dateUtc="2024-06-20T14:28:00Z">
        <w:r w:rsidRPr="00924D8E" w:rsidDel="00924D8E">
          <w:rPr>
            <w:noProof/>
            <w:rPrChange w:id="239" w:author="Andrew Instone-Cowie" w:date="2024-06-20T15:28:00Z" w16du:dateUtc="2024-06-20T14:28:00Z">
              <w:rPr>
                <w:rStyle w:val="Hyperlink"/>
                <w:noProof/>
              </w:rPr>
            </w:rPrChange>
          </w:rPr>
          <w:delText>Figure 13 – Virtual Belfry – Rename Sensor Group</w:delText>
        </w:r>
        <w:r w:rsidDel="00924D8E">
          <w:rPr>
            <w:noProof/>
            <w:webHidden/>
          </w:rPr>
          <w:tab/>
        </w:r>
        <w:r w:rsidR="00C65A81" w:rsidDel="00924D8E">
          <w:rPr>
            <w:noProof/>
            <w:webHidden/>
          </w:rPr>
          <w:delText>16</w:delText>
        </w:r>
      </w:del>
    </w:p>
    <w:p w14:paraId="15BAB2C4" w14:textId="0B3216EF" w:rsidR="00077E1A" w:rsidDel="00924D8E" w:rsidRDefault="00077E1A" w:rsidP="00A256E9">
      <w:pPr>
        <w:pStyle w:val="TableofFigures"/>
        <w:tabs>
          <w:tab w:val="right" w:leader="dot" w:pos="9016"/>
        </w:tabs>
        <w:spacing w:after="100"/>
        <w:rPr>
          <w:del w:id="240" w:author="Andrew Instone-Cowie" w:date="2024-06-20T15:28:00Z" w16du:dateUtc="2024-06-20T14:28:00Z"/>
          <w:rFonts w:eastAsiaTheme="minorEastAsia"/>
          <w:noProof/>
          <w:lang w:eastAsia="en-GB"/>
        </w:rPr>
      </w:pPr>
      <w:del w:id="241" w:author="Andrew Instone-Cowie" w:date="2024-06-20T15:28:00Z" w16du:dateUtc="2024-06-20T14:28:00Z">
        <w:r w:rsidRPr="00924D8E" w:rsidDel="00924D8E">
          <w:rPr>
            <w:noProof/>
            <w:rPrChange w:id="242" w:author="Andrew Instone-Cowie" w:date="2024-06-20T15:28:00Z" w16du:dateUtc="2024-06-20T14:28:00Z">
              <w:rPr>
                <w:rStyle w:val="Hyperlink"/>
                <w:noProof/>
              </w:rPr>
            </w:rPrChange>
          </w:rPr>
          <w:delText>Figure 14 – Virtual Belfry – Select Sensor Group</w:delText>
        </w:r>
        <w:r w:rsidDel="00924D8E">
          <w:rPr>
            <w:noProof/>
            <w:webHidden/>
          </w:rPr>
          <w:tab/>
        </w:r>
        <w:r w:rsidR="00C65A81" w:rsidDel="00924D8E">
          <w:rPr>
            <w:noProof/>
            <w:webHidden/>
          </w:rPr>
          <w:delText>16</w:delText>
        </w:r>
      </w:del>
    </w:p>
    <w:p w14:paraId="3668CFB6" w14:textId="7E8ABD2A" w:rsidR="00077E1A" w:rsidDel="00924D8E" w:rsidRDefault="00077E1A">
      <w:pPr>
        <w:pStyle w:val="TableofFigures"/>
        <w:tabs>
          <w:tab w:val="right" w:leader="dot" w:pos="9016"/>
        </w:tabs>
        <w:rPr>
          <w:del w:id="243" w:author="Andrew Instone-Cowie" w:date="2024-06-20T15:28:00Z" w16du:dateUtc="2024-06-20T14:28:00Z"/>
          <w:rFonts w:eastAsiaTheme="minorEastAsia"/>
          <w:noProof/>
          <w:lang w:eastAsia="en-GB"/>
        </w:rPr>
      </w:pPr>
      <w:del w:id="244" w:author="Andrew Instone-Cowie" w:date="2024-06-20T15:28:00Z" w16du:dateUtc="2024-06-20T14:28:00Z">
        <w:r w:rsidRPr="00924D8E" w:rsidDel="00924D8E">
          <w:rPr>
            <w:noProof/>
            <w:rPrChange w:id="245" w:author="Andrew Instone-Cowie" w:date="2024-06-20T15:28:00Z" w16du:dateUtc="2024-06-20T14:28:00Z">
              <w:rPr>
                <w:rStyle w:val="Hyperlink"/>
                <w:noProof/>
              </w:rPr>
            </w:rPrChange>
          </w:rPr>
          <w:delText>Figure 12 – Virtual Belfry – Disable Sensors</w:delText>
        </w:r>
        <w:r w:rsidDel="00924D8E">
          <w:rPr>
            <w:noProof/>
            <w:webHidden/>
          </w:rPr>
          <w:tab/>
        </w:r>
        <w:r w:rsidR="00C65A81" w:rsidDel="00924D8E">
          <w:rPr>
            <w:noProof/>
            <w:webHidden/>
          </w:rPr>
          <w:delText>18</w:delText>
        </w:r>
      </w:del>
    </w:p>
    <w:p w14:paraId="2CCB6DB8" w14:textId="70FA4795" w:rsidR="004D7582" w:rsidRPr="00787764" w:rsidRDefault="003A3D10" w:rsidP="00D57D5A">
      <w:pPr>
        <w:pStyle w:val="Heading1"/>
        <w:pageBreakBefore/>
        <w:spacing w:after="100"/>
      </w:pPr>
      <w:r>
        <w:lastRenderedPageBreak/>
        <w:fldChar w:fldCharType="end"/>
      </w:r>
      <w:bookmarkStart w:id="246" w:name="_Toc169789744"/>
      <w:r w:rsidR="004D7582">
        <w:t>Document History</w:t>
      </w:r>
      <w:bookmarkEnd w:id="24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842"/>
        <w:gridCol w:w="1278"/>
        <w:gridCol w:w="5021"/>
      </w:tblGrid>
      <w:tr w:rsidR="00483BB7" w:rsidRPr="006B7665" w14:paraId="2CCB6DBD" w14:textId="77777777" w:rsidTr="00483BB7">
        <w:tc>
          <w:tcPr>
            <w:tcW w:w="993" w:type="dxa"/>
            <w:shd w:val="clear" w:color="auto" w:fill="D9D9D9" w:themeFill="background1" w:themeFillShade="D9"/>
          </w:tcPr>
          <w:p w14:paraId="2CCB6DB9" w14:textId="77777777" w:rsidR="00483BB7" w:rsidRPr="006B7665" w:rsidRDefault="00483BB7" w:rsidP="00483BB7">
            <w:pPr>
              <w:contextualSpacing/>
              <w:rPr>
                <w:b/>
              </w:rPr>
            </w:pPr>
            <w:r w:rsidRPr="006B7665">
              <w:rPr>
                <w:b/>
              </w:rPr>
              <w:t>Version</w:t>
            </w:r>
          </w:p>
        </w:tc>
        <w:tc>
          <w:tcPr>
            <w:tcW w:w="1842" w:type="dxa"/>
            <w:shd w:val="clear" w:color="auto" w:fill="D9D9D9" w:themeFill="background1" w:themeFillShade="D9"/>
          </w:tcPr>
          <w:p w14:paraId="2CCB6DBA" w14:textId="77777777" w:rsidR="00483BB7" w:rsidRPr="006B7665" w:rsidRDefault="00483BB7" w:rsidP="00483BB7">
            <w:pPr>
              <w:contextualSpacing/>
              <w:rPr>
                <w:b/>
              </w:rPr>
            </w:pPr>
            <w:r w:rsidRPr="006B7665">
              <w:rPr>
                <w:b/>
              </w:rPr>
              <w:t>Author</w:t>
            </w:r>
          </w:p>
        </w:tc>
        <w:tc>
          <w:tcPr>
            <w:tcW w:w="1278" w:type="dxa"/>
            <w:shd w:val="clear" w:color="auto" w:fill="D9D9D9" w:themeFill="background1" w:themeFillShade="D9"/>
          </w:tcPr>
          <w:p w14:paraId="2CCB6DBB" w14:textId="77777777" w:rsidR="00483BB7" w:rsidRPr="006B7665" w:rsidRDefault="00483BB7" w:rsidP="00483BB7">
            <w:pPr>
              <w:contextualSpacing/>
              <w:rPr>
                <w:b/>
              </w:rPr>
            </w:pPr>
            <w:r w:rsidRPr="006B7665">
              <w:rPr>
                <w:b/>
              </w:rPr>
              <w:t>Date</w:t>
            </w:r>
          </w:p>
        </w:tc>
        <w:tc>
          <w:tcPr>
            <w:tcW w:w="5021" w:type="dxa"/>
            <w:shd w:val="clear" w:color="auto" w:fill="D9D9D9" w:themeFill="background1" w:themeFillShade="D9"/>
          </w:tcPr>
          <w:p w14:paraId="2CCB6DBC" w14:textId="77777777" w:rsidR="00483BB7" w:rsidRPr="006B7665" w:rsidRDefault="00483BB7" w:rsidP="00483BB7">
            <w:pPr>
              <w:contextualSpacing/>
              <w:rPr>
                <w:b/>
              </w:rPr>
            </w:pPr>
            <w:r w:rsidRPr="006B7665">
              <w:rPr>
                <w:b/>
              </w:rPr>
              <w:t>Changes</w:t>
            </w:r>
          </w:p>
        </w:tc>
      </w:tr>
      <w:tr w:rsidR="00283F90" w:rsidRPr="006B7665" w14:paraId="2CCB6DC2" w14:textId="77777777" w:rsidTr="00483BB7">
        <w:tc>
          <w:tcPr>
            <w:tcW w:w="993" w:type="dxa"/>
          </w:tcPr>
          <w:p w14:paraId="2CCB6DBE" w14:textId="27923733" w:rsidR="00283F90" w:rsidRPr="006B7665" w:rsidRDefault="00283F90" w:rsidP="00283F90">
            <w:pPr>
              <w:contextualSpacing/>
            </w:pPr>
            <w:r w:rsidRPr="00212D29">
              <w:t>0.1</w:t>
            </w:r>
          </w:p>
        </w:tc>
        <w:tc>
          <w:tcPr>
            <w:tcW w:w="1842" w:type="dxa"/>
          </w:tcPr>
          <w:p w14:paraId="2CCB6DBF" w14:textId="069B0000" w:rsidR="00283F90" w:rsidRPr="006B7665" w:rsidRDefault="00283F90" w:rsidP="00283F90">
            <w:pPr>
              <w:contextualSpacing/>
            </w:pPr>
            <w:r w:rsidRPr="00212D29">
              <w:t>A J Instone-Cowie</w:t>
            </w:r>
          </w:p>
        </w:tc>
        <w:tc>
          <w:tcPr>
            <w:tcW w:w="1278" w:type="dxa"/>
          </w:tcPr>
          <w:p w14:paraId="2CCB6DC0" w14:textId="33B6B68A" w:rsidR="00283F90" w:rsidRPr="006B7665" w:rsidRDefault="0099183A" w:rsidP="00283F90">
            <w:pPr>
              <w:contextualSpacing/>
            </w:pPr>
            <w:r>
              <w:t>10</w:t>
            </w:r>
            <w:r w:rsidR="00283F90" w:rsidRPr="00212D29">
              <w:t>/09/2018</w:t>
            </w:r>
          </w:p>
        </w:tc>
        <w:tc>
          <w:tcPr>
            <w:tcW w:w="5021" w:type="dxa"/>
          </w:tcPr>
          <w:p w14:paraId="2CCB6DC1" w14:textId="0E56428E" w:rsidR="00283F90" w:rsidRPr="006B7665" w:rsidRDefault="00283F90" w:rsidP="00283F90">
            <w:pPr>
              <w:contextualSpacing/>
            </w:pPr>
            <w:r w:rsidRPr="00212D29">
              <w:t>First Draft.</w:t>
            </w:r>
          </w:p>
        </w:tc>
      </w:tr>
      <w:tr w:rsidR="003A4FDF" w:rsidRPr="006B7665" w14:paraId="2CCB6DC7" w14:textId="77777777" w:rsidTr="00483BB7">
        <w:tc>
          <w:tcPr>
            <w:tcW w:w="993" w:type="dxa"/>
          </w:tcPr>
          <w:p w14:paraId="2CCB6DC3" w14:textId="4DD85D15" w:rsidR="003A4FDF" w:rsidRPr="006B7665" w:rsidRDefault="003A4FDF" w:rsidP="003A4FDF">
            <w:pPr>
              <w:contextualSpacing/>
            </w:pPr>
            <w:r>
              <w:t>1.0</w:t>
            </w:r>
          </w:p>
        </w:tc>
        <w:tc>
          <w:tcPr>
            <w:tcW w:w="1842" w:type="dxa"/>
          </w:tcPr>
          <w:p w14:paraId="2CCB6DC4" w14:textId="145A3D5F" w:rsidR="003A4FDF" w:rsidRPr="006B7665" w:rsidRDefault="003A4FDF" w:rsidP="003A4FDF">
            <w:pPr>
              <w:contextualSpacing/>
            </w:pPr>
            <w:r w:rsidRPr="00212D29">
              <w:t>A J Instone-Cowie</w:t>
            </w:r>
          </w:p>
        </w:tc>
        <w:tc>
          <w:tcPr>
            <w:tcW w:w="1278" w:type="dxa"/>
          </w:tcPr>
          <w:p w14:paraId="2CCB6DC5" w14:textId="169AA177" w:rsidR="003A4FDF" w:rsidRPr="006B7665" w:rsidRDefault="003A4FDF" w:rsidP="003A4FDF">
            <w:pPr>
              <w:contextualSpacing/>
            </w:pPr>
            <w:r>
              <w:t>03/08/2019</w:t>
            </w:r>
          </w:p>
        </w:tc>
        <w:tc>
          <w:tcPr>
            <w:tcW w:w="5021" w:type="dxa"/>
          </w:tcPr>
          <w:p w14:paraId="2CCB6DC6" w14:textId="348A13F9" w:rsidR="003A4FDF" w:rsidRPr="006B7665" w:rsidRDefault="003A4FDF" w:rsidP="003A4FDF">
            <w:pPr>
              <w:contextualSpacing/>
            </w:pPr>
            <w:r w:rsidRPr="00212D29">
              <w:t xml:space="preserve">First </w:t>
            </w:r>
            <w:r>
              <w:t>Release</w:t>
            </w:r>
            <w:r w:rsidRPr="00212D29">
              <w:t>.</w:t>
            </w:r>
          </w:p>
        </w:tc>
      </w:tr>
      <w:tr w:rsidR="00077E1A" w:rsidRPr="006B7665" w14:paraId="2CCB6DCC" w14:textId="77777777" w:rsidTr="00483BB7">
        <w:tc>
          <w:tcPr>
            <w:tcW w:w="993" w:type="dxa"/>
          </w:tcPr>
          <w:p w14:paraId="2CCB6DC8" w14:textId="6A94EDE4" w:rsidR="00077E1A" w:rsidRPr="006B7665" w:rsidRDefault="00077E1A" w:rsidP="00077E1A">
            <w:pPr>
              <w:contextualSpacing/>
            </w:pPr>
            <w:r>
              <w:t>1.1</w:t>
            </w:r>
          </w:p>
        </w:tc>
        <w:tc>
          <w:tcPr>
            <w:tcW w:w="1842" w:type="dxa"/>
          </w:tcPr>
          <w:p w14:paraId="2CCB6DC9" w14:textId="6E773C89" w:rsidR="00077E1A" w:rsidRPr="006B7665" w:rsidRDefault="00077E1A" w:rsidP="00077E1A">
            <w:pPr>
              <w:contextualSpacing/>
            </w:pPr>
            <w:r w:rsidRPr="00212D29">
              <w:t>A J Instone-Cowie</w:t>
            </w:r>
          </w:p>
        </w:tc>
        <w:tc>
          <w:tcPr>
            <w:tcW w:w="1278" w:type="dxa"/>
          </w:tcPr>
          <w:p w14:paraId="2CCB6DCA" w14:textId="6F5A4582" w:rsidR="00077E1A" w:rsidRPr="006B7665" w:rsidRDefault="00077E1A" w:rsidP="00077E1A">
            <w:pPr>
              <w:contextualSpacing/>
            </w:pPr>
            <w:r>
              <w:t>01/10/2019</w:t>
            </w:r>
          </w:p>
        </w:tc>
        <w:tc>
          <w:tcPr>
            <w:tcW w:w="5021" w:type="dxa"/>
          </w:tcPr>
          <w:p w14:paraId="2CCB6DCB" w14:textId="7529823C" w:rsidR="00077E1A" w:rsidRPr="006B7665" w:rsidRDefault="00077E1A" w:rsidP="00077E1A">
            <w:pPr>
              <w:contextualSpacing/>
            </w:pPr>
            <w:r>
              <w:t>Multi-PC Options.</w:t>
            </w:r>
          </w:p>
        </w:tc>
      </w:tr>
      <w:tr w:rsidR="00A256E9" w:rsidRPr="006B7665" w14:paraId="7FF3D955" w14:textId="77777777" w:rsidTr="00483BB7">
        <w:tc>
          <w:tcPr>
            <w:tcW w:w="993" w:type="dxa"/>
          </w:tcPr>
          <w:p w14:paraId="1E9C14FD" w14:textId="75F74A72" w:rsidR="00A256E9" w:rsidRDefault="00A256E9" w:rsidP="00A256E9">
            <w:pPr>
              <w:contextualSpacing/>
            </w:pPr>
            <w:r>
              <w:t>1.2</w:t>
            </w:r>
          </w:p>
        </w:tc>
        <w:tc>
          <w:tcPr>
            <w:tcW w:w="1842" w:type="dxa"/>
          </w:tcPr>
          <w:p w14:paraId="64DDE6DB" w14:textId="77B13126" w:rsidR="00A256E9" w:rsidRPr="00212D29" w:rsidRDefault="00A256E9" w:rsidP="00A256E9">
            <w:pPr>
              <w:contextualSpacing/>
            </w:pPr>
            <w:r w:rsidRPr="00212D29">
              <w:t>A J Instone-Cowie</w:t>
            </w:r>
          </w:p>
        </w:tc>
        <w:tc>
          <w:tcPr>
            <w:tcW w:w="1278" w:type="dxa"/>
          </w:tcPr>
          <w:p w14:paraId="2FEE3B32" w14:textId="0B71DBF6" w:rsidR="00A256E9" w:rsidRDefault="00A256E9" w:rsidP="00A256E9">
            <w:pPr>
              <w:contextualSpacing/>
            </w:pPr>
            <w:r>
              <w:t>18/08/2020</w:t>
            </w:r>
          </w:p>
        </w:tc>
        <w:tc>
          <w:tcPr>
            <w:tcW w:w="5021" w:type="dxa"/>
          </w:tcPr>
          <w:p w14:paraId="6161CC9F" w14:textId="33D670ED" w:rsidR="00A256E9" w:rsidRDefault="00A256E9" w:rsidP="00A256E9">
            <w:pPr>
              <w:contextualSpacing/>
            </w:pPr>
            <w:r>
              <w:t>Minor update.</w:t>
            </w:r>
          </w:p>
        </w:tc>
      </w:tr>
      <w:tr w:rsidR="006D61F3" w:rsidRPr="006B7665" w14:paraId="5087B8F7" w14:textId="77777777" w:rsidTr="00483BB7">
        <w:trPr>
          <w:ins w:id="247" w:author="Andrew Instone-Cowie" w:date="2024-06-18T15:00:00Z"/>
        </w:trPr>
        <w:tc>
          <w:tcPr>
            <w:tcW w:w="993" w:type="dxa"/>
          </w:tcPr>
          <w:p w14:paraId="0CE64004" w14:textId="350F0C97" w:rsidR="006D61F3" w:rsidRDefault="006D61F3" w:rsidP="00A256E9">
            <w:pPr>
              <w:contextualSpacing/>
              <w:rPr>
                <w:ins w:id="248" w:author="Andrew Instone-Cowie" w:date="2024-06-18T15:00:00Z" w16du:dateUtc="2024-06-18T14:00:00Z"/>
              </w:rPr>
            </w:pPr>
            <w:ins w:id="249" w:author="Andrew Instone-Cowie" w:date="2024-06-18T15:01:00Z" w16du:dateUtc="2024-06-18T14:01:00Z">
              <w:r>
                <w:t>1.3</w:t>
              </w:r>
            </w:ins>
          </w:p>
        </w:tc>
        <w:tc>
          <w:tcPr>
            <w:tcW w:w="1842" w:type="dxa"/>
          </w:tcPr>
          <w:p w14:paraId="783291B9" w14:textId="058F5D6E" w:rsidR="006D61F3" w:rsidRPr="00212D29" w:rsidRDefault="006D61F3" w:rsidP="00A256E9">
            <w:pPr>
              <w:contextualSpacing/>
              <w:rPr>
                <w:ins w:id="250" w:author="Andrew Instone-Cowie" w:date="2024-06-18T15:00:00Z" w16du:dateUtc="2024-06-18T14:00:00Z"/>
              </w:rPr>
            </w:pPr>
            <w:ins w:id="251" w:author="Andrew Instone-Cowie" w:date="2024-06-18T15:01:00Z" w16du:dateUtc="2024-06-18T14:01:00Z">
              <w:r>
                <w:t>A J Instone-Cowie</w:t>
              </w:r>
            </w:ins>
          </w:p>
        </w:tc>
        <w:tc>
          <w:tcPr>
            <w:tcW w:w="1278" w:type="dxa"/>
          </w:tcPr>
          <w:p w14:paraId="470D4FDB" w14:textId="644191EF" w:rsidR="006D61F3" w:rsidRDefault="006D61F3" w:rsidP="00A256E9">
            <w:pPr>
              <w:contextualSpacing/>
              <w:rPr>
                <w:ins w:id="252" w:author="Andrew Instone-Cowie" w:date="2024-06-18T15:00:00Z" w16du:dateUtc="2024-06-18T14:00:00Z"/>
              </w:rPr>
            </w:pPr>
            <w:ins w:id="253" w:author="Andrew Instone-Cowie" w:date="2024-06-18T15:01:00Z" w16du:dateUtc="2024-06-18T14:01:00Z">
              <w:r>
                <w:t>18/06/2024</w:t>
              </w:r>
            </w:ins>
          </w:p>
        </w:tc>
        <w:tc>
          <w:tcPr>
            <w:tcW w:w="5021" w:type="dxa"/>
          </w:tcPr>
          <w:p w14:paraId="64BD62E4" w14:textId="57AF67F1" w:rsidR="006D61F3" w:rsidRDefault="006D61F3" w:rsidP="00A256E9">
            <w:pPr>
              <w:contextualSpacing/>
              <w:rPr>
                <w:ins w:id="254" w:author="Andrew Instone-Cowie" w:date="2024-06-18T15:00:00Z" w16du:dateUtc="2024-06-18T14:00:00Z"/>
              </w:rPr>
            </w:pPr>
            <w:ins w:id="255" w:author="Andrew Instone-Cowie" w:date="2024-06-18T15:02:00Z" w16du:dateUtc="2024-06-18T14:02:00Z">
              <w:r>
                <w:t xml:space="preserve">Update for </w:t>
              </w:r>
            </w:ins>
            <w:ins w:id="256" w:author="Andrew Instone-Cowie" w:date="2024-06-18T15:03:00Z" w16du:dateUtc="2024-06-18T14:03:00Z">
              <w:r>
                <w:t>Virtual Belfry 3.10</w:t>
              </w:r>
            </w:ins>
            <w:ins w:id="257" w:author="Andrew Instone-Cowie" w:date="2024-06-18T15:02:00Z" w16du:dateUtc="2024-06-18T14:02:00Z">
              <w:r>
                <w:t>.</w:t>
              </w:r>
            </w:ins>
            <w:ins w:id="258" w:author="Andrew Instone-Cowie" w:date="2024-06-18T15:03:00Z" w16du:dateUtc="2024-06-18T14:03:00Z">
              <w:r>
                <w:br/>
              </w:r>
            </w:ins>
            <w:ins w:id="259" w:author="Andrew Instone-Cowie" w:date="2024-06-18T15:02:00Z" w16du:dateUtc="2024-06-18T14:02:00Z">
              <w:r>
                <w:t xml:space="preserve">Update external </w:t>
              </w:r>
            </w:ins>
            <w:ins w:id="260" w:author="Andrew Instone-Cowie" w:date="2024-06-18T15:56:00Z" w16du:dateUtc="2024-06-18T14:56:00Z">
              <w:r w:rsidR="00D73D65">
                <w:t>links</w:t>
              </w:r>
            </w:ins>
            <w:ins w:id="261" w:author="Andrew Instone-Cowie" w:date="2024-06-18T15:02:00Z" w16du:dateUtc="2024-06-18T14:02:00Z">
              <w:r>
                <w:t>.</w:t>
              </w:r>
            </w:ins>
          </w:p>
        </w:tc>
      </w:tr>
    </w:tbl>
    <w:p w14:paraId="2CCB6DDF" w14:textId="77777777" w:rsidR="004D7582" w:rsidRPr="006B7665" w:rsidRDefault="004D7582" w:rsidP="00483BB7"/>
    <w:p w14:paraId="2CCB6DE0" w14:textId="375609F4" w:rsidR="002663FF" w:rsidRDefault="002663FF" w:rsidP="00756131">
      <w:pPr>
        <w:rPr>
          <w:i/>
        </w:rPr>
      </w:pPr>
      <w:r w:rsidRPr="006B7665">
        <w:rPr>
          <w:i/>
        </w:rPr>
        <w:t>Copyright ©201</w:t>
      </w:r>
      <w:r w:rsidR="00283F90">
        <w:rPr>
          <w:i/>
        </w:rPr>
        <w:t>8</w:t>
      </w:r>
      <w:r w:rsidR="003A4FDF">
        <w:rPr>
          <w:i/>
        </w:rPr>
        <w:t>-</w:t>
      </w:r>
      <w:r w:rsidR="00A256E9">
        <w:rPr>
          <w:i/>
        </w:rPr>
        <w:t>2</w:t>
      </w:r>
      <w:ins w:id="262" w:author="Andrew Instone-Cowie" w:date="2024-06-18T15:01:00Z" w16du:dateUtc="2024-06-18T14:01:00Z">
        <w:r w:rsidR="006D61F3">
          <w:rPr>
            <w:i/>
          </w:rPr>
          <w:t>4</w:t>
        </w:r>
      </w:ins>
      <w:del w:id="263" w:author="Andrew Instone-Cowie" w:date="2024-06-18T15:01:00Z" w16du:dateUtc="2024-06-18T14:01:00Z">
        <w:r w:rsidR="00A256E9" w:rsidDel="006D61F3">
          <w:rPr>
            <w:i/>
          </w:rPr>
          <w:delText>0</w:delText>
        </w:r>
      </w:del>
      <w:r w:rsidRPr="006B7665">
        <w:rPr>
          <w:i/>
        </w:rPr>
        <w:t xml:space="preserve"> Andrew Instone-Cowie.</w:t>
      </w:r>
    </w:p>
    <w:p w14:paraId="2CCB6DE1" w14:textId="77777777" w:rsidR="00CE3A3F" w:rsidRDefault="00C31976" w:rsidP="00756131">
      <w:pPr>
        <w:contextualSpacing/>
        <w:rPr>
          <w:i/>
        </w:rPr>
      </w:pPr>
      <w:r>
        <w:rPr>
          <w:i/>
        </w:rPr>
        <w:t xml:space="preserve">Cover photograph: </w:t>
      </w:r>
      <w:r w:rsidR="00CE3A3F">
        <w:rPr>
          <w:i/>
        </w:rPr>
        <w:t>“</w:t>
      </w:r>
      <w:r>
        <w:rPr>
          <w:i/>
        </w:rPr>
        <w:t>Directions for the Steeple-Keeper</w:t>
      </w:r>
      <w:r w:rsidR="00CE3A3F">
        <w:rPr>
          <w:i/>
        </w:rPr>
        <w:t>”</w:t>
      </w:r>
      <w:r>
        <w:rPr>
          <w:i/>
        </w:rPr>
        <w:t xml:space="preserve">. </w:t>
      </w:r>
      <w:r w:rsidRPr="006B7665">
        <w:rPr>
          <w:i/>
        </w:rPr>
        <w:t>©</w:t>
      </w:r>
      <w:r>
        <w:rPr>
          <w:i/>
        </w:rPr>
        <w:t xml:space="preserve"> 2008 </w:t>
      </w:r>
      <w:r w:rsidR="00CE3A3F">
        <w:rPr>
          <w:i/>
        </w:rPr>
        <w:t>Keith Edkins</w:t>
      </w:r>
    </w:p>
    <w:p w14:paraId="2CCB6DE2" w14:textId="286C82D9" w:rsidR="00C31976" w:rsidRDefault="00C31976" w:rsidP="00756131">
      <w:pPr>
        <w:rPr>
          <w:i/>
        </w:rPr>
      </w:pPr>
      <w:r w:rsidRPr="00C31976">
        <w:rPr>
          <w:i/>
        </w:rPr>
        <w:t>[CC BY-SA 2.0 (</w:t>
      </w:r>
      <w:r>
        <w:fldChar w:fldCharType="begin"/>
      </w:r>
      <w:ins w:id="264" w:author="Andrew Instone-Cowie" w:date="2024-06-18T15:03:00Z" w16du:dateUtc="2024-06-18T14:03:00Z">
        <w:r w:rsidR="006D61F3">
          <w:instrText>HYPERLINK "https://creativecommons.org/licenses/by-sa/2.0"</w:instrText>
        </w:r>
      </w:ins>
      <w:del w:id="265" w:author="Andrew Instone-Cowie" w:date="2024-06-18T15:03:00Z" w16du:dateUtc="2024-06-18T14:03:00Z">
        <w:r w:rsidDel="006D61F3">
          <w:delInstrText>HYPERLINK "http://creativecommons.org/licenses/by-sa/2.0"</w:delInstrText>
        </w:r>
      </w:del>
      <w:ins w:id="266" w:author="Andrew Instone-Cowie" w:date="2024-06-20T15:28:00Z" w16du:dateUtc="2024-06-20T14:28:00Z"/>
      <w:r>
        <w:fldChar w:fldCharType="separate"/>
      </w:r>
      <w:del w:id="267" w:author="Andrew Instone-Cowie" w:date="2024-06-18T15:03:00Z" w16du:dateUtc="2024-06-18T14:03:00Z">
        <w:r w:rsidRPr="00FD4225" w:rsidDel="006D61F3">
          <w:rPr>
            <w:rStyle w:val="Hyperlink"/>
            <w:i/>
          </w:rPr>
          <w:delText>http://creativecommons.org/licenses/by-sa/2.0</w:delText>
        </w:r>
      </w:del>
      <w:ins w:id="268" w:author="Andrew Instone-Cowie" w:date="2024-06-18T15:03:00Z" w16du:dateUtc="2024-06-18T14:03:00Z">
        <w:r w:rsidR="006D61F3">
          <w:rPr>
            <w:rStyle w:val="Hyperlink"/>
            <w:i/>
          </w:rPr>
          <w:t>https://creativecommons.org/licenses/by-sa/2.0</w:t>
        </w:r>
      </w:ins>
      <w:r>
        <w:rPr>
          <w:rStyle w:val="Hyperlink"/>
          <w:i/>
        </w:rPr>
        <w:fldChar w:fldCharType="end"/>
      </w:r>
      <w:r>
        <w:rPr>
          <w:i/>
        </w:rPr>
        <w:t>)</w:t>
      </w:r>
      <w:r w:rsidRPr="00C31976">
        <w:rPr>
          <w:i/>
        </w:rPr>
        <w:t>], via Wikimedia Commons</w:t>
      </w:r>
    </w:p>
    <w:p w14:paraId="2CCB6DE4" w14:textId="77777777" w:rsidR="00C146CF" w:rsidRDefault="00C146CF" w:rsidP="00C146CF">
      <w:pPr>
        <w:pStyle w:val="Heading1"/>
      </w:pPr>
      <w:bookmarkStart w:id="269" w:name="_Toc169789745"/>
      <w:r>
        <w:t>Licence</w:t>
      </w:r>
      <w:bookmarkEnd w:id="269"/>
    </w:p>
    <w:p w14:paraId="2CCB6DE5" w14:textId="77777777" w:rsidR="00AD4EB0" w:rsidRDefault="00AD4EB0" w:rsidP="00756131">
      <w:pPr>
        <w:rPr>
          <w:i/>
        </w:rPr>
      </w:pPr>
      <w:r>
        <w:rPr>
          <w:i/>
          <w:noProof/>
          <w:lang w:eastAsia="en-GB"/>
        </w:rPr>
        <w:drawing>
          <wp:inline distT="0" distB="0" distL="0" distR="0" wp14:anchorId="2CCB7323" wp14:editId="2CCB7324">
            <wp:extent cx="1227411" cy="429442"/>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by-s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7411" cy="429442"/>
                    </a:xfrm>
                    <a:prstGeom prst="rect">
                      <a:avLst/>
                    </a:prstGeom>
                  </pic:spPr>
                </pic:pic>
              </a:graphicData>
            </a:graphic>
          </wp:inline>
        </w:drawing>
      </w:r>
    </w:p>
    <w:p w14:paraId="2CCB6DE6" w14:textId="77777777" w:rsidR="00AD4EB0" w:rsidRPr="006B7665" w:rsidRDefault="00AD4EB0" w:rsidP="00756131">
      <w:pPr>
        <w:rPr>
          <w:i/>
        </w:rPr>
      </w:pPr>
      <w:r w:rsidRPr="006B7665">
        <w:rPr>
          <w:i/>
        </w:rPr>
        <w:t>This work is licensed under a Creative Commons Attribution-</w:t>
      </w:r>
      <w:proofErr w:type="spellStart"/>
      <w:r w:rsidRPr="006B7665">
        <w:rPr>
          <w:i/>
        </w:rPr>
        <w:t>ShareAlike</w:t>
      </w:r>
      <w:proofErr w:type="spellEnd"/>
      <w:r w:rsidRPr="006B7665">
        <w:rPr>
          <w:i/>
        </w:rPr>
        <w:t xml:space="preserve"> 4.0 International License.</w:t>
      </w:r>
      <w:r w:rsidR="00C146CF" w:rsidRPr="006B7665">
        <w:rPr>
          <w:rStyle w:val="FootnoteReference"/>
          <w:i/>
        </w:rPr>
        <w:footnoteReference w:id="1"/>
      </w:r>
    </w:p>
    <w:p w14:paraId="2CCB6DE7" w14:textId="77777777" w:rsidR="00C146CF" w:rsidRPr="006B7665" w:rsidRDefault="00C146CF" w:rsidP="00C146CF">
      <w:pPr>
        <w:rPr>
          <w:i/>
          <w:lang w:eastAsia="en-GB"/>
        </w:rPr>
      </w:pPr>
      <w:r w:rsidRPr="006B7665">
        <w:rPr>
          <w:i/>
          <w:lang w:eastAsia="en-GB"/>
        </w:rPr>
        <w:t>Unless otherwise separately undertaken by the Licensor, to the extent possible, the Licensor offers the Licensed Material as-is and as-</w:t>
      </w:r>
      <w:proofErr w:type="gramStart"/>
      <w:r w:rsidRPr="006B7665">
        <w:rPr>
          <w:i/>
          <w:lang w:eastAsia="en-GB"/>
        </w:rPr>
        <w:t>available, and</w:t>
      </w:r>
      <w:proofErr w:type="gramEnd"/>
      <w:r w:rsidRPr="006B7665">
        <w:rPr>
          <w:i/>
          <w:lang w:eastAsia="en-GB"/>
        </w:rPr>
        <w:t xml:space="preserve"> makes no representations or warranties of any kind concerning the Licensed Material, whether express, implied, statutory, or other. This includes, without limitation, warranties of title, merchantability, fitness for a particular purpose, non-infringement, absence of latent or other defects, accuracy, or the presence or absence of errors, </w:t>
      </w:r>
      <w:proofErr w:type="gramStart"/>
      <w:r w:rsidRPr="006B7665">
        <w:rPr>
          <w:i/>
          <w:lang w:eastAsia="en-GB"/>
        </w:rPr>
        <w:t>whether or not</w:t>
      </w:r>
      <w:proofErr w:type="gramEnd"/>
      <w:r w:rsidRPr="006B7665">
        <w:rPr>
          <w:i/>
          <w:lang w:eastAsia="en-GB"/>
        </w:rPr>
        <w:t xml:space="preserve"> known or discoverable. Where disclaimers of warranties are not allowed in full or in part, this disclaimer may not apply to You.</w:t>
      </w:r>
    </w:p>
    <w:p w14:paraId="2CCB6DE8" w14:textId="77777777" w:rsidR="00C146CF" w:rsidRPr="006B7665" w:rsidRDefault="00C146CF" w:rsidP="00C146CF">
      <w:pPr>
        <w:rPr>
          <w:i/>
          <w:lang w:eastAsia="en-GB"/>
        </w:rPr>
      </w:pPr>
      <w:r w:rsidRPr="006B7665">
        <w:rPr>
          <w:i/>
          <w:lang w:eastAsia="en-GB"/>
        </w:rPr>
        <w:t>To the extent possible, in no event will the Licensor be liable to You on any legal theory (including, without limitation, negligence) or otherwise for any direct, special, indirect, incidental, consequential, punitive, exemplary, or other losses, costs, expenses, or damages arising out of this Public License or use of the Licensed Material, even if the Licensor has been advised of the possibility of such losses, costs, expenses, or damages. Where a limitation of liability is not allowed in full or in part, this limitation may not apply to You.</w:t>
      </w:r>
    </w:p>
    <w:p w14:paraId="4CC4A22B" w14:textId="77777777" w:rsidR="00283F90" w:rsidRDefault="00283F90" w:rsidP="00283F90">
      <w:pPr>
        <w:pStyle w:val="Heading1"/>
      </w:pPr>
      <w:bookmarkStart w:id="274" w:name="_Toc524279440"/>
      <w:bookmarkStart w:id="275" w:name="_Toc169789746"/>
      <w:r>
        <w:lastRenderedPageBreak/>
        <w:t>Documentation Map</w:t>
      </w:r>
      <w:bookmarkEnd w:id="274"/>
      <w:bookmarkEnd w:id="275"/>
    </w:p>
    <w:p w14:paraId="2E8E3340" w14:textId="77777777" w:rsidR="00283F90" w:rsidRPr="00212D29" w:rsidRDefault="00283F90" w:rsidP="00283F90">
      <w:pPr>
        <w:keepNext/>
      </w:pPr>
    </w:p>
    <w:p w14:paraId="2050D9BF" w14:textId="12734F27" w:rsidR="00283F90" w:rsidRDefault="00077E1A" w:rsidP="00283F90">
      <w:pPr>
        <w:keepNext/>
        <w:jc w:val="center"/>
      </w:pPr>
      <w:r>
        <w:rPr>
          <w:noProof/>
        </w:rPr>
        <w:drawing>
          <wp:inline distT="0" distB="0" distL="0" distR="0" wp14:anchorId="7FA08669" wp14:editId="43BB2C78">
            <wp:extent cx="4752000" cy="5832000"/>
            <wp:effectExtent l="19050" t="19050" r="10795" b="16510"/>
            <wp:docPr id="13" name="Picture 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2 DocMap 5 Config VB v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2000" cy="5832000"/>
                    </a:xfrm>
                    <a:prstGeom prst="rect">
                      <a:avLst/>
                    </a:prstGeom>
                    <a:ln w="12700">
                      <a:solidFill>
                        <a:schemeClr val="tx1"/>
                      </a:solidFill>
                    </a:ln>
                  </pic:spPr>
                </pic:pic>
              </a:graphicData>
            </a:graphic>
          </wp:inline>
        </w:drawing>
      </w:r>
    </w:p>
    <w:p w14:paraId="58BE3067" w14:textId="3AA13CDF" w:rsidR="00283F90" w:rsidRDefault="00283F90" w:rsidP="00283F90">
      <w:pPr>
        <w:pStyle w:val="Caption"/>
        <w:jc w:val="center"/>
      </w:pPr>
      <w:bookmarkStart w:id="276" w:name="_Toc169789759"/>
      <w:r>
        <w:t xml:space="preserve">Figure </w:t>
      </w:r>
      <w:r>
        <w:rPr>
          <w:noProof/>
        </w:rPr>
        <w:fldChar w:fldCharType="begin"/>
      </w:r>
      <w:r>
        <w:rPr>
          <w:noProof/>
        </w:rPr>
        <w:instrText xml:space="preserve"> SEQ Figure \* ARABIC </w:instrText>
      </w:r>
      <w:r>
        <w:rPr>
          <w:noProof/>
        </w:rPr>
        <w:fldChar w:fldCharType="separate"/>
      </w:r>
      <w:r w:rsidR="00FF349F">
        <w:rPr>
          <w:noProof/>
        </w:rPr>
        <w:t>1</w:t>
      </w:r>
      <w:r>
        <w:rPr>
          <w:noProof/>
        </w:rPr>
        <w:fldChar w:fldCharType="end"/>
      </w:r>
      <w:r>
        <w:t xml:space="preserve"> – Documentation Map</w:t>
      </w:r>
      <w:bookmarkEnd w:id="276"/>
    </w:p>
    <w:p w14:paraId="2CCB6DEA" w14:textId="144970CF" w:rsidR="004C27F1" w:rsidRDefault="00283F90" w:rsidP="00283F90">
      <w:pPr>
        <w:pStyle w:val="Heading1"/>
        <w:pageBreakBefore/>
      </w:pPr>
      <w:bookmarkStart w:id="277" w:name="_Toc169789747"/>
      <w:r>
        <w:lastRenderedPageBreak/>
        <w:t>About This Guide</w:t>
      </w:r>
      <w:bookmarkEnd w:id="277"/>
    </w:p>
    <w:p w14:paraId="3E27FFC5" w14:textId="77777777" w:rsidR="00A314F3" w:rsidRPr="003405C9" w:rsidRDefault="00A314F3" w:rsidP="00A314F3">
      <w:r w:rsidRPr="003405C9">
        <w:t>The Type 2 Liverpool Ringing Simulator allows sensors, attached to one or more real tower bells or teaching dumb bells, to be connected to a computer Simulator Software Package such as Abel</w:t>
      </w:r>
      <w:r w:rsidRPr="003405C9">
        <w:rPr>
          <w:rStyle w:val="FootnoteReference"/>
        </w:rPr>
        <w:footnoteReference w:id="2"/>
      </w:r>
      <w:r w:rsidRPr="003405C9">
        <w:t xml:space="preserve">, </w:t>
      </w:r>
      <w:proofErr w:type="spellStart"/>
      <w:r w:rsidRPr="003405C9">
        <w:t>Beltower</w:t>
      </w:r>
      <w:proofErr w:type="spellEnd"/>
      <w:r w:rsidRPr="003405C9">
        <w:rPr>
          <w:rStyle w:val="FootnoteReference"/>
        </w:rPr>
        <w:footnoteReference w:id="3"/>
      </w:r>
      <w:r w:rsidRPr="003405C9">
        <w:t xml:space="preserve"> or Virtual Belfry</w:t>
      </w:r>
      <w:r w:rsidRPr="003405C9">
        <w:rPr>
          <w:rStyle w:val="FootnoteReference"/>
        </w:rPr>
        <w:footnoteReference w:id="4"/>
      </w:r>
      <w:r w:rsidRPr="003405C9">
        <w:t>. This allows you to extend and augment the teaching and practice opportunities in your tower.</w:t>
      </w:r>
    </w:p>
    <w:p w14:paraId="1F8C07A7" w14:textId="1855E989" w:rsidR="00A314F3" w:rsidRDefault="00A314F3" w:rsidP="00A314F3">
      <w:r w:rsidRPr="003405C9">
        <w:t>This</w:t>
      </w:r>
      <w:r>
        <w:t xml:space="preserve"> brief </w:t>
      </w:r>
      <w:r w:rsidRPr="001564E9">
        <w:rPr>
          <w:b/>
          <w:i/>
        </w:rPr>
        <w:t xml:space="preserve">Configuring </w:t>
      </w:r>
      <w:r>
        <w:rPr>
          <w:b/>
          <w:i/>
        </w:rPr>
        <w:t>Virtual Belfry</w:t>
      </w:r>
      <w:r w:rsidRPr="001564E9">
        <w:rPr>
          <w:b/>
          <w:i/>
        </w:rPr>
        <w:t xml:space="preserve"> Guide</w:t>
      </w:r>
      <w:r w:rsidRPr="003405C9">
        <w:t xml:space="preserve"> shows you how to configure the </w:t>
      </w:r>
      <w:r>
        <w:t>Virtual Belfry</w:t>
      </w:r>
      <w:r w:rsidRPr="003405C9">
        <w:t xml:space="preserve"> Simulator Software Package to work with the Type 2 Liverpool Ringing Simulator.</w:t>
      </w:r>
    </w:p>
    <w:p w14:paraId="5A0E5866" w14:textId="14C3070D" w:rsidR="00A314F3" w:rsidRDefault="00A314F3" w:rsidP="00A314F3">
      <w:r w:rsidRPr="00C0188B">
        <w:t xml:space="preserve">Other </w:t>
      </w:r>
      <w:r>
        <w:t>project g</w:t>
      </w:r>
      <w:r w:rsidRPr="00C0188B">
        <w:t xml:space="preserve">uides are available for the </w:t>
      </w:r>
      <w:r>
        <w:t xml:space="preserve">Abel and </w:t>
      </w:r>
      <w:proofErr w:type="spellStart"/>
      <w:r w:rsidRPr="00C0188B">
        <w:t>Beltower</w:t>
      </w:r>
      <w:proofErr w:type="spellEnd"/>
      <w:r w:rsidRPr="00C0188B">
        <w:t xml:space="preserve"> packages.</w:t>
      </w:r>
    </w:p>
    <w:p w14:paraId="73622CE0" w14:textId="77777777" w:rsidR="00A314F3" w:rsidRPr="001564E9" w:rsidRDefault="00A314F3" w:rsidP="00A314F3">
      <w:pPr>
        <w:pStyle w:val="Heading2"/>
      </w:pPr>
      <w:bookmarkStart w:id="290" w:name="_Toc169789748"/>
      <w:r w:rsidRPr="001564E9">
        <w:t>First Steps</w:t>
      </w:r>
      <w:bookmarkEnd w:id="290"/>
    </w:p>
    <w:p w14:paraId="186075D4" w14:textId="59ECFF01" w:rsidR="00A314F3" w:rsidRPr="001564E9" w:rsidRDefault="00A314F3" w:rsidP="00A314F3">
      <w:r w:rsidRPr="001564E9">
        <w:t xml:space="preserve">This guide begins from the point that you have completed building and installing your Type 2 Liverpool Simulator </w:t>
      </w:r>
      <w:proofErr w:type="gramStart"/>
      <w:r w:rsidRPr="001564E9">
        <w:t>hardware, and</w:t>
      </w:r>
      <w:proofErr w:type="gramEnd"/>
      <w:r w:rsidRPr="001564E9">
        <w:t xml:space="preserve"> are now ready to configure </w:t>
      </w:r>
      <w:r>
        <w:t>Virtual Belfry</w:t>
      </w:r>
      <w:r w:rsidRPr="001564E9">
        <w:t xml:space="preserve"> to work with the simulator.</w:t>
      </w:r>
    </w:p>
    <w:p w14:paraId="47950195" w14:textId="3A6340DE" w:rsidR="00A314F3" w:rsidRDefault="00A314F3" w:rsidP="00A314F3">
      <w:r w:rsidRPr="001564E9">
        <w:t xml:space="preserve">For guidance on building and installing the Type 2 Liverpool Simulator, please refer to the </w:t>
      </w:r>
      <w:r w:rsidRPr="001564E9">
        <w:rPr>
          <w:b/>
          <w:i/>
        </w:rPr>
        <w:t>Build &amp; Installation Guide</w:t>
      </w:r>
      <w:r w:rsidRPr="001564E9">
        <w:t xml:space="preserve">. For detailed technical information, see also the </w:t>
      </w:r>
      <w:r w:rsidRPr="001564E9">
        <w:rPr>
          <w:b/>
          <w:i/>
        </w:rPr>
        <w:t>Technical Reference Guide</w:t>
      </w:r>
      <w:r w:rsidRPr="001564E9">
        <w:t>.</w:t>
      </w:r>
    </w:p>
    <w:p w14:paraId="36D0EFE0" w14:textId="77777777" w:rsidR="00077E1A" w:rsidRPr="001564E9" w:rsidRDefault="00077E1A" w:rsidP="00077E1A">
      <w:bookmarkStart w:id="291" w:name="_Hlk20770350"/>
      <w:r>
        <w:t xml:space="preserve">If you want to use multiple PCs concurrently, please refer the </w:t>
      </w:r>
      <w:r w:rsidRPr="001E13DF">
        <w:rPr>
          <w:b/>
          <w:bCs/>
          <w:i/>
          <w:iCs/>
        </w:rPr>
        <w:t>Multi-PC Guide</w:t>
      </w:r>
      <w:r w:rsidRPr="00147004">
        <w:t xml:space="preserve"> for information on </w:t>
      </w:r>
      <w:r>
        <w:t xml:space="preserve">building either the </w:t>
      </w:r>
      <w:r w:rsidRPr="00147004">
        <w:t>Second PC module or the Basic Serial Splitter module.</w:t>
      </w:r>
      <w:r>
        <w:t xml:space="preserve"> The Second PC module allows two PCs to be used concurrently, the Basic Serial Splitter up to a maximum of 16.</w:t>
      </w:r>
    </w:p>
    <w:p w14:paraId="3A6A9A7B" w14:textId="77777777" w:rsidR="00A314F3" w:rsidRDefault="00A314F3" w:rsidP="00A314F3">
      <w:pPr>
        <w:pStyle w:val="Heading2"/>
      </w:pPr>
      <w:bookmarkStart w:id="292" w:name="_Toc169789749"/>
      <w:bookmarkEnd w:id="291"/>
      <w:r>
        <w:t>Next Steps</w:t>
      </w:r>
      <w:bookmarkEnd w:id="292"/>
    </w:p>
    <w:p w14:paraId="26B522FF" w14:textId="11277DC7" w:rsidR="00A314F3" w:rsidRDefault="00A314F3" w:rsidP="00A314F3">
      <w:r w:rsidRPr="00C0188B">
        <w:t xml:space="preserve">This is not a detailed guide to using </w:t>
      </w:r>
      <w:r>
        <w:t>Virtual Belfry</w:t>
      </w:r>
      <w:r w:rsidRPr="00C0188B">
        <w:t xml:space="preserve">. Please refer to the </w:t>
      </w:r>
      <w:r>
        <w:t>Virtual Belfry</w:t>
      </w:r>
      <w:r w:rsidRPr="00C0188B">
        <w:t xml:space="preserve"> documentation and help for more information on the usage and configuration of the application.</w:t>
      </w:r>
    </w:p>
    <w:p w14:paraId="0E0C60F7" w14:textId="77777777" w:rsidR="00A314F3" w:rsidRPr="001564E9" w:rsidRDefault="00A314F3" w:rsidP="00A314F3">
      <w:r w:rsidRPr="001564E9">
        <w:t>This is also not a guide to using a simulator in teaching and practice. For guidance in this area the ART</w:t>
      </w:r>
      <w:r w:rsidRPr="001564E9">
        <w:rPr>
          <w:rStyle w:val="FootnoteReference"/>
        </w:rPr>
        <w:footnoteReference w:id="5"/>
      </w:r>
      <w:r w:rsidRPr="001564E9">
        <w:t xml:space="preserve"> publication </w:t>
      </w:r>
      <w:r w:rsidRPr="001564E9">
        <w:rPr>
          <w:b/>
          <w:i/>
        </w:rPr>
        <w:t>Teaching with Simulators</w:t>
      </w:r>
      <w:r>
        <w:t xml:space="preserve"> is recommended</w:t>
      </w:r>
      <w:r w:rsidRPr="001564E9">
        <w:t>, available from the ART shop</w:t>
      </w:r>
      <w:r w:rsidRPr="001564E9">
        <w:rPr>
          <w:rStyle w:val="FootnoteReference"/>
        </w:rPr>
        <w:footnoteReference w:id="6"/>
      </w:r>
      <w:r w:rsidRPr="001564E9">
        <w:t>.</w:t>
      </w:r>
    </w:p>
    <w:p w14:paraId="2CCB6FDD" w14:textId="6E3B966C" w:rsidR="005C1C23" w:rsidRPr="00825FC5" w:rsidRDefault="005C1C23" w:rsidP="005C1C23">
      <w:pPr>
        <w:pStyle w:val="Caption"/>
        <w:ind w:left="357"/>
        <w:jc w:val="center"/>
      </w:pPr>
      <w:bookmarkStart w:id="297" w:name="_Toc415420535"/>
    </w:p>
    <w:p w14:paraId="38106CF0" w14:textId="23E7A61F" w:rsidR="00283F90" w:rsidRDefault="00283F90" w:rsidP="004F4C74">
      <w:pPr>
        <w:pStyle w:val="Heading1"/>
        <w:pageBreakBefore/>
      </w:pPr>
      <w:bookmarkStart w:id="298" w:name="_Toc415420538"/>
      <w:bookmarkStart w:id="299" w:name="_Toc169789750"/>
      <w:bookmarkEnd w:id="297"/>
      <w:r>
        <w:lastRenderedPageBreak/>
        <w:t>Virtual Belfry</w:t>
      </w:r>
      <w:bookmarkEnd w:id="299"/>
    </w:p>
    <w:p w14:paraId="17C1069F" w14:textId="77777777" w:rsidR="00224E97" w:rsidRDefault="00224E97" w:rsidP="00224E97">
      <w:pPr>
        <w:pStyle w:val="Heading2"/>
      </w:pPr>
      <w:bookmarkStart w:id="300" w:name="_Hlk524355137"/>
      <w:bookmarkStart w:id="301" w:name="_Toc169789751"/>
      <w:r>
        <w:t>Copyrights &amp; Licensing</w:t>
      </w:r>
      <w:bookmarkEnd w:id="301"/>
    </w:p>
    <w:p w14:paraId="6327CF50" w14:textId="23DA777C" w:rsidR="00224E97" w:rsidRDefault="007F3454" w:rsidP="00224E97">
      <w:r>
        <w:t xml:space="preserve">Virtual Belfry </w:t>
      </w:r>
      <w:r w:rsidR="00224E97">
        <w:t>is a copyright software product ©</w:t>
      </w:r>
      <w:r>
        <w:t xml:space="preserve">Douglas Nichols, </w:t>
      </w:r>
      <w:r w:rsidR="00224E97">
        <w:t>made available under the Licence</w:t>
      </w:r>
      <w:r>
        <w:t xml:space="preserve"> Conditions included with the software</w:t>
      </w:r>
      <w:r w:rsidR="00224E97">
        <w:t>.</w:t>
      </w:r>
    </w:p>
    <w:p w14:paraId="094909D5" w14:textId="2B7588C8" w:rsidR="00224E97" w:rsidRDefault="00224E97" w:rsidP="00224E97">
      <w:r>
        <w:t xml:space="preserve">Please ensure your copy of </w:t>
      </w:r>
      <w:r w:rsidR="007F3454">
        <w:t xml:space="preserve">Virtual Belfry </w:t>
      </w:r>
      <w:r>
        <w:t>is properly licensed.</w:t>
      </w:r>
    </w:p>
    <w:p w14:paraId="492B61FC" w14:textId="5FAB091E" w:rsidR="007F3454" w:rsidRPr="001564E9" w:rsidRDefault="007F3454" w:rsidP="00224E97">
      <w:r>
        <w:t xml:space="preserve">Virtual Belfry can be ordered and downloaded from </w:t>
      </w:r>
      <w:r>
        <w:fldChar w:fldCharType="begin"/>
      </w:r>
      <w:ins w:id="302" w:author="Andrew Instone-Cowie" w:date="2024-06-18T15:05:00Z" w16du:dateUtc="2024-06-18T14:05:00Z">
        <w:r w:rsidR="006D61F3">
          <w:instrText>HYPERLINK "https://www.belfryware.com/"</w:instrText>
        </w:r>
      </w:ins>
      <w:del w:id="303" w:author="Andrew Instone-Cowie" w:date="2024-06-18T15:05:00Z" w16du:dateUtc="2024-06-18T14:05:00Z">
        <w:r w:rsidDel="006D61F3">
          <w:delInstrText>HYPERLINK "http://www.belfryware.com/"</w:delInstrText>
        </w:r>
      </w:del>
      <w:ins w:id="304" w:author="Andrew Instone-Cowie" w:date="2024-06-20T15:28:00Z" w16du:dateUtc="2024-06-20T14:28:00Z"/>
      <w:r>
        <w:fldChar w:fldCharType="separate"/>
      </w:r>
      <w:del w:id="305" w:author="Andrew Instone-Cowie" w:date="2024-06-18T15:05:00Z" w16du:dateUtc="2024-06-18T14:05:00Z">
        <w:r w:rsidRPr="00490F76" w:rsidDel="006D61F3">
          <w:rPr>
            <w:rStyle w:val="Hyperlink"/>
          </w:rPr>
          <w:delText>http://www.belfryware.com/</w:delText>
        </w:r>
      </w:del>
      <w:ins w:id="306" w:author="Andrew Instone-Cowie" w:date="2024-06-18T15:05:00Z" w16du:dateUtc="2024-06-18T14:05:00Z">
        <w:r w:rsidR="006D61F3">
          <w:rPr>
            <w:rStyle w:val="Hyperlink"/>
          </w:rPr>
          <w:t>https://www.belfryware.com/</w:t>
        </w:r>
      </w:ins>
      <w:r>
        <w:rPr>
          <w:rStyle w:val="Hyperlink"/>
        </w:rPr>
        <w:fldChar w:fldCharType="end"/>
      </w:r>
      <w:r>
        <w:t>, and requires a Licence Key for full functionality.</w:t>
      </w:r>
    </w:p>
    <w:p w14:paraId="2CCB701E" w14:textId="5FBEB056" w:rsidR="00B42B7C" w:rsidRDefault="00B42B7C" w:rsidP="00283F90">
      <w:pPr>
        <w:pStyle w:val="Heading2"/>
      </w:pPr>
      <w:bookmarkStart w:id="307" w:name="_Toc169789752"/>
      <w:bookmarkEnd w:id="300"/>
      <w:r>
        <w:t>Sensors Configuration</w:t>
      </w:r>
      <w:bookmarkEnd w:id="307"/>
    </w:p>
    <w:p w14:paraId="2CCB701F" w14:textId="09BD96B3" w:rsidR="00064FD2" w:rsidRPr="003D20CC" w:rsidRDefault="00064FD2" w:rsidP="00064FD2">
      <w:r w:rsidRPr="003D20CC">
        <w:t>Configuration of the Virtual Belfry Simulator Software Package to use the Simulator Interface should also only need to be done once. All settings are saved by Virtual Belfry in the Windows Registry.</w:t>
      </w:r>
      <w:r w:rsidR="00602948">
        <w:t xml:space="preserve"> This example is based on Virtual Belfry</w:t>
      </w:r>
      <w:ins w:id="308" w:author="Andrew Instone-Cowie" w:date="2024-06-18T15:02:00Z" w16du:dateUtc="2024-06-18T14:02:00Z">
        <w:r w:rsidR="006D61F3">
          <w:t xml:space="preserve"> 3.10</w:t>
        </w:r>
      </w:ins>
      <w:ins w:id="309" w:author="Andrew Instone-Cowie" w:date="2024-06-20T14:45:00Z" w16du:dateUtc="2024-06-20T13:45:00Z">
        <w:r w:rsidR="00B662DF">
          <w:t xml:space="preserve"> on Windows 10</w:t>
        </w:r>
      </w:ins>
      <w:ins w:id="310" w:author="Andrew Instone-Cowie" w:date="2024-06-18T15:02:00Z" w16du:dateUtc="2024-06-18T14:02:00Z">
        <w:r w:rsidR="006D61F3">
          <w:t>, screens and options may differ slightly in other versions</w:t>
        </w:r>
      </w:ins>
      <w:del w:id="311" w:author="Andrew Instone-Cowie" w:date="2024-06-18T15:02:00Z" w16du:dateUtc="2024-06-18T14:02:00Z">
        <w:r w:rsidR="00602948" w:rsidDel="006D61F3">
          <w:delText xml:space="preserve"> 3.</w:delText>
        </w:r>
        <w:r w:rsidR="00401D30" w:rsidDel="006D61F3">
          <w:delText>5</w:delText>
        </w:r>
      </w:del>
      <w:r w:rsidR="00602948">
        <w:t>.</w:t>
      </w:r>
    </w:p>
    <w:p w14:paraId="2CCB7020" w14:textId="6140D1A1" w:rsidR="00064FD2" w:rsidRPr="003D20CC" w:rsidRDefault="00064FD2" w:rsidP="00064FD2">
      <w:r w:rsidRPr="003D20CC">
        <w:t xml:space="preserve">To configure Virtual Belfry to use the Simulator Interface, carry out the following steps. This manual described the minimum necessary to configure Virtual Belfry to use the Simulator Interface, for full details on the overall configuration </w:t>
      </w:r>
      <w:r w:rsidR="00401D30">
        <w:t xml:space="preserve">and features </w:t>
      </w:r>
      <w:r w:rsidRPr="003D20CC">
        <w:t>of Virtual Belfry please refer to the product documentation.</w:t>
      </w:r>
    </w:p>
    <w:p w14:paraId="2CCB7021" w14:textId="77777777" w:rsidR="00C85A1B" w:rsidRPr="003D20CC" w:rsidRDefault="00064FD2" w:rsidP="00D85EDF">
      <w:pPr>
        <w:pStyle w:val="ListParagraph"/>
        <w:numPr>
          <w:ilvl w:val="0"/>
          <w:numId w:val="34"/>
        </w:numPr>
        <w:spacing w:after="120"/>
        <w:contextualSpacing w:val="0"/>
      </w:pPr>
      <w:r w:rsidRPr="003D20CC">
        <w:t xml:space="preserve">Start Virtual Belfry on the Simulator PC, </w:t>
      </w:r>
      <w:r w:rsidR="00C85A1B" w:rsidRPr="003D20CC">
        <w:t xml:space="preserve">click on the </w:t>
      </w:r>
      <w:r w:rsidR="00C85A1B" w:rsidRPr="003D20CC">
        <w:rPr>
          <w:i/>
        </w:rPr>
        <w:t>Sensors</w:t>
      </w:r>
      <w:r w:rsidR="00C85A1B" w:rsidRPr="003D20CC">
        <w:t xml:space="preserve"> vertical tab, then click the </w:t>
      </w:r>
      <w:r w:rsidR="00C85A1B" w:rsidRPr="003D20CC">
        <w:rPr>
          <w:i/>
        </w:rPr>
        <w:t xml:space="preserve">Configure… </w:t>
      </w:r>
      <w:r w:rsidR="00C85A1B" w:rsidRPr="003D20CC">
        <w:t>button.</w:t>
      </w:r>
    </w:p>
    <w:p w14:paraId="2CCB7022" w14:textId="4A15A498" w:rsidR="00DB0B29" w:rsidRDefault="00B94C44" w:rsidP="00DB0B29">
      <w:pPr>
        <w:pStyle w:val="ListParagraph"/>
        <w:keepNext/>
        <w:spacing w:after="120"/>
        <w:contextualSpacing w:val="0"/>
        <w:jc w:val="center"/>
      </w:pPr>
      <w:del w:id="312" w:author="Andrew Instone-Cowie" w:date="2024-06-20T14:45:00Z" w16du:dateUtc="2024-06-20T13:45:00Z">
        <w:r w:rsidDel="00B662DF">
          <w:rPr>
            <w:noProof/>
          </w:rPr>
          <w:drawing>
            <wp:inline distT="0" distB="0" distL="0" distR="0" wp14:anchorId="2FE59CA7" wp14:editId="39ACC80F">
              <wp:extent cx="2476846" cy="3372321"/>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B1.png"/>
                      <pic:cNvPicPr/>
                    </pic:nvPicPr>
                    <pic:blipFill>
                      <a:blip r:embed="rId11">
                        <a:extLst>
                          <a:ext uri="{28A0092B-C50C-407E-A947-70E740481C1C}">
                            <a14:useLocalDpi xmlns:a14="http://schemas.microsoft.com/office/drawing/2010/main" val="0"/>
                          </a:ext>
                        </a:extLst>
                      </a:blip>
                      <a:stretch>
                        <a:fillRect/>
                      </a:stretch>
                    </pic:blipFill>
                    <pic:spPr>
                      <a:xfrm>
                        <a:off x="0" y="0"/>
                        <a:ext cx="2476846" cy="3372321"/>
                      </a:xfrm>
                      <a:prstGeom prst="rect">
                        <a:avLst/>
                      </a:prstGeom>
                      <a:ln w="12700">
                        <a:solidFill>
                          <a:schemeClr val="tx1"/>
                        </a:solidFill>
                      </a:ln>
                    </pic:spPr>
                  </pic:pic>
                </a:graphicData>
              </a:graphic>
            </wp:inline>
          </w:drawing>
        </w:r>
      </w:del>
      <w:ins w:id="313" w:author="Andrew Instone-Cowie" w:date="2024-06-20T14:47:00Z" w16du:dateUtc="2024-06-20T13:47:00Z">
        <w:r w:rsidR="00B662DF">
          <w:rPr>
            <w:noProof/>
          </w:rPr>
          <w:drawing>
            <wp:inline distT="0" distB="0" distL="0" distR="0" wp14:anchorId="3B584312" wp14:editId="5BEFCA90">
              <wp:extent cx="2403243" cy="3434594"/>
              <wp:effectExtent l="19050" t="19050" r="16510" b="13970"/>
              <wp:docPr id="1109146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46786"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03243" cy="3434594"/>
                      </a:xfrm>
                      <a:prstGeom prst="rect">
                        <a:avLst/>
                      </a:prstGeom>
                      <a:ln w="3175">
                        <a:solidFill>
                          <a:schemeClr val="tx1"/>
                        </a:solidFill>
                      </a:ln>
                    </pic:spPr>
                  </pic:pic>
                </a:graphicData>
              </a:graphic>
            </wp:inline>
          </w:drawing>
        </w:r>
      </w:ins>
    </w:p>
    <w:p w14:paraId="2CCB7023" w14:textId="7793908C" w:rsidR="00A301C8" w:rsidRDefault="00DB0B29" w:rsidP="00DB0B29">
      <w:pPr>
        <w:pStyle w:val="Caption"/>
        <w:ind w:left="714"/>
        <w:jc w:val="center"/>
        <w:rPr>
          <w:color w:val="00B050"/>
        </w:rPr>
      </w:pPr>
      <w:bookmarkStart w:id="314" w:name="_Toc169789760"/>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2</w:t>
      </w:r>
      <w:r w:rsidR="00CD4720">
        <w:rPr>
          <w:noProof/>
        </w:rPr>
        <w:fldChar w:fldCharType="end"/>
      </w:r>
      <w:r>
        <w:t xml:space="preserve"> – Virtual Belfry – Main Window</w:t>
      </w:r>
      <w:bookmarkEnd w:id="314"/>
    </w:p>
    <w:p w14:paraId="2CCB7024" w14:textId="77777777" w:rsidR="00C85A1B" w:rsidRPr="00B067E3" w:rsidRDefault="00C85A1B" w:rsidP="00D85EDF">
      <w:pPr>
        <w:pStyle w:val="ListParagraph"/>
        <w:keepNext/>
        <w:numPr>
          <w:ilvl w:val="0"/>
          <w:numId w:val="34"/>
        </w:numPr>
        <w:spacing w:after="120"/>
        <w:ind w:left="714" w:hanging="357"/>
        <w:contextualSpacing w:val="0"/>
      </w:pPr>
      <w:r w:rsidRPr="00B067E3">
        <w:lastRenderedPageBreak/>
        <w:t xml:space="preserve">In the </w:t>
      </w:r>
      <w:r w:rsidRPr="00B067E3">
        <w:rPr>
          <w:i/>
        </w:rPr>
        <w:t>Configure Sensors</w:t>
      </w:r>
      <w:r w:rsidRPr="00B067E3">
        <w:t xml:space="preserve"> window, click the </w:t>
      </w:r>
      <w:r w:rsidRPr="00B067E3">
        <w:rPr>
          <w:i/>
        </w:rPr>
        <w:t>New…</w:t>
      </w:r>
      <w:r w:rsidRPr="00B067E3">
        <w:t xml:space="preserve"> button to create a new sensor group.</w:t>
      </w:r>
    </w:p>
    <w:p w14:paraId="2CCB7025" w14:textId="6FC93623" w:rsidR="00DB0B29" w:rsidRDefault="00B94C44" w:rsidP="00DB0B29">
      <w:pPr>
        <w:pStyle w:val="ListParagraph"/>
        <w:keepNext/>
        <w:spacing w:after="120"/>
        <w:contextualSpacing w:val="0"/>
        <w:jc w:val="center"/>
      </w:pPr>
      <w:del w:id="315" w:author="Andrew Instone-Cowie" w:date="2024-06-20T14:47:00Z" w16du:dateUtc="2024-06-20T13:47:00Z">
        <w:r w:rsidDel="00B662DF">
          <w:rPr>
            <w:noProof/>
          </w:rPr>
          <w:drawing>
            <wp:inline distT="0" distB="0" distL="0" distR="0" wp14:anchorId="099C14E3" wp14:editId="5AC34C17">
              <wp:extent cx="3960000" cy="42228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B2.png"/>
                      <pic:cNvPicPr/>
                    </pic:nvPicPr>
                    <pic:blipFill>
                      <a:blip r:embed="rId13">
                        <a:extLst>
                          <a:ext uri="{28A0092B-C50C-407E-A947-70E740481C1C}">
                            <a14:useLocalDpi xmlns:a14="http://schemas.microsoft.com/office/drawing/2010/main" val="0"/>
                          </a:ext>
                        </a:extLst>
                      </a:blip>
                      <a:stretch>
                        <a:fillRect/>
                      </a:stretch>
                    </pic:blipFill>
                    <pic:spPr>
                      <a:xfrm>
                        <a:off x="0" y="0"/>
                        <a:ext cx="3960000" cy="4222800"/>
                      </a:xfrm>
                      <a:prstGeom prst="rect">
                        <a:avLst/>
                      </a:prstGeom>
                    </pic:spPr>
                  </pic:pic>
                </a:graphicData>
              </a:graphic>
            </wp:inline>
          </w:drawing>
        </w:r>
      </w:del>
      <w:ins w:id="316" w:author="Andrew Instone-Cowie" w:date="2024-06-20T14:48:00Z" w16du:dateUtc="2024-06-20T13:48:00Z">
        <w:r w:rsidR="00B662DF">
          <w:rPr>
            <w:noProof/>
          </w:rPr>
          <w:drawing>
            <wp:inline distT="0" distB="0" distL="0" distR="0" wp14:anchorId="152EC312" wp14:editId="0D63F54D">
              <wp:extent cx="3960000" cy="4248000"/>
              <wp:effectExtent l="0" t="0" r="2540" b="635"/>
              <wp:docPr id="550331569"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31569" name="Picture 3"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2CCB7026" w14:textId="005C4C43" w:rsidR="00A301C8" w:rsidRDefault="00DB0B29" w:rsidP="00DB0B29">
      <w:pPr>
        <w:pStyle w:val="Caption"/>
        <w:ind w:left="714"/>
        <w:jc w:val="center"/>
        <w:rPr>
          <w:color w:val="00B050"/>
        </w:rPr>
      </w:pPr>
      <w:bookmarkStart w:id="317" w:name="_Toc169789761"/>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3</w:t>
      </w:r>
      <w:r w:rsidR="00CD4720">
        <w:rPr>
          <w:noProof/>
        </w:rPr>
        <w:fldChar w:fldCharType="end"/>
      </w:r>
      <w:r w:rsidRPr="00402FB4">
        <w:t xml:space="preserve"> </w:t>
      </w:r>
      <w:r>
        <w:t>–</w:t>
      </w:r>
      <w:r w:rsidRPr="00402FB4">
        <w:t xml:space="preserve"> Virtual Belfry </w:t>
      </w:r>
      <w:r>
        <w:t>–</w:t>
      </w:r>
      <w:r w:rsidRPr="00402FB4">
        <w:t xml:space="preserve"> </w:t>
      </w:r>
      <w:r>
        <w:t>Add New Sensor Group</w:t>
      </w:r>
      <w:bookmarkEnd w:id="317"/>
    </w:p>
    <w:p w14:paraId="2CCB7027" w14:textId="77777777" w:rsidR="00C85A1B" w:rsidRPr="00B067E3" w:rsidRDefault="00B122E3" w:rsidP="00D85EDF">
      <w:pPr>
        <w:pStyle w:val="ListParagraph"/>
        <w:keepNext/>
        <w:numPr>
          <w:ilvl w:val="0"/>
          <w:numId w:val="34"/>
        </w:numPr>
        <w:spacing w:after="120"/>
        <w:ind w:left="714" w:hanging="357"/>
        <w:contextualSpacing w:val="0"/>
      </w:pPr>
      <w:r w:rsidRPr="00B067E3">
        <w:t xml:space="preserve">Give the sensor group a name, and then click </w:t>
      </w:r>
      <w:r w:rsidRPr="00B067E3">
        <w:rPr>
          <w:i/>
        </w:rPr>
        <w:t>OK</w:t>
      </w:r>
      <w:r w:rsidRPr="00B067E3">
        <w:t>.</w:t>
      </w:r>
    </w:p>
    <w:p w14:paraId="2CCB7028" w14:textId="282D2C1A" w:rsidR="00DB0B29" w:rsidRDefault="00B94C44" w:rsidP="00DB0B29">
      <w:pPr>
        <w:pStyle w:val="ListParagraph"/>
        <w:keepNext/>
        <w:spacing w:after="120"/>
        <w:contextualSpacing w:val="0"/>
        <w:jc w:val="center"/>
      </w:pPr>
      <w:del w:id="318" w:author="Andrew Instone-Cowie" w:date="2024-06-20T14:48:00Z" w16du:dateUtc="2024-06-20T13:48:00Z">
        <w:r w:rsidDel="00B662DF">
          <w:rPr>
            <w:noProof/>
          </w:rPr>
          <w:drawing>
            <wp:inline distT="0" distB="0" distL="0" distR="0" wp14:anchorId="1BC73A2D" wp14:editId="3F3B9538">
              <wp:extent cx="3600000" cy="1159200"/>
              <wp:effectExtent l="0" t="0" r="63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B3.png"/>
                      <pic:cNvPicPr/>
                    </pic:nvPicPr>
                    <pic:blipFill>
                      <a:blip r:embed="rId15">
                        <a:extLst>
                          <a:ext uri="{28A0092B-C50C-407E-A947-70E740481C1C}">
                            <a14:useLocalDpi xmlns:a14="http://schemas.microsoft.com/office/drawing/2010/main" val="0"/>
                          </a:ext>
                        </a:extLst>
                      </a:blip>
                      <a:stretch>
                        <a:fillRect/>
                      </a:stretch>
                    </pic:blipFill>
                    <pic:spPr>
                      <a:xfrm>
                        <a:off x="0" y="0"/>
                        <a:ext cx="3600000" cy="1159200"/>
                      </a:xfrm>
                      <a:prstGeom prst="rect">
                        <a:avLst/>
                      </a:prstGeom>
                    </pic:spPr>
                  </pic:pic>
                </a:graphicData>
              </a:graphic>
            </wp:inline>
          </w:drawing>
        </w:r>
      </w:del>
      <w:ins w:id="319" w:author="Andrew Instone-Cowie" w:date="2024-06-20T14:48:00Z" w16du:dateUtc="2024-06-20T13:48:00Z">
        <w:r w:rsidR="00B662DF">
          <w:rPr>
            <w:noProof/>
          </w:rPr>
          <w:drawing>
            <wp:inline distT="0" distB="0" distL="0" distR="0" wp14:anchorId="6801ACE5" wp14:editId="2936AE5F">
              <wp:extent cx="3240000" cy="1098000"/>
              <wp:effectExtent l="0" t="0" r="0" b="6985"/>
              <wp:docPr id="165876265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62655" name="Picture 4"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0000" cy="1098000"/>
                      </a:xfrm>
                      <a:prstGeom prst="rect">
                        <a:avLst/>
                      </a:prstGeom>
                    </pic:spPr>
                  </pic:pic>
                </a:graphicData>
              </a:graphic>
            </wp:inline>
          </w:drawing>
        </w:r>
      </w:ins>
    </w:p>
    <w:p w14:paraId="2CCB7029" w14:textId="140A28D6" w:rsidR="00A301C8" w:rsidRDefault="00DB0B29" w:rsidP="00DB0B29">
      <w:pPr>
        <w:pStyle w:val="Caption"/>
        <w:ind w:left="714"/>
        <w:jc w:val="center"/>
        <w:rPr>
          <w:color w:val="00B050"/>
        </w:rPr>
      </w:pPr>
      <w:bookmarkStart w:id="320" w:name="_Toc169789762"/>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4</w:t>
      </w:r>
      <w:r w:rsidR="00CD4720">
        <w:rPr>
          <w:noProof/>
        </w:rPr>
        <w:fldChar w:fldCharType="end"/>
      </w:r>
      <w:r w:rsidRPr="00EB45EB">
        <w:t xml:space="preserve"> </w:t>
      </w:r>
      <w:r>
        <w:t>–</w:t>
      </w:r>
      <w:r w:rsidRPr="00EB45EB">
        <w:t xml:space="preserve"> Virtual Belfry </w:t>
      </w:r>
      <w:r>
        <w:t>–</w:t>
      </w:r>
      <w:r w:rsidRPr="00EB45EB">
        <w:t xml:space="preserve"> </w:t>
      </w:r>
      <w:r>
        <w:t>New Sensor Group</w:t>
      </w:r>
      <w:bookmarkEnd w:id="320"/>
    </w:p>
    <w:p w14:paraId="2CCB702A" w14:textId="77777777" w:rsidR="00B122E3" w:rsidRPr="00B067E3" w:rsidRDefault="00B122E3" w:rsidP="00D85EDF">
      <w:pPr>
        <w:pStyle w:val="ListParagraph"/>
        <w:keepNext/>
        <w:numPr>
          <w:ilvl w:val="0"/>
          <w:numId w:val="34"/>
        </w:numPr>
        <w:spacing w:after="120"/>
        <w:ind w:left="714" w:hanging="357"/>
        <w:contextualSpacing w:val="0"/>
      </w:pPr>
      <w:r w:rsidRPr="00B067E3">
        <w:lastRenderedPageBreak/>
        <w:t xml:space="preserve">In the </w:t>
      </w:r>
      <w:r w:rsidRPr="00B067E3">
        <w:rPr>
          <w:i/>
        </w:rPr>
        <w:t>Configure Sensors</w:t>
      </w:r>
      <w:r w:rsidRPr="00B067E3">
        <w:t xml:space="preserve"> window, select the new sensor group in the </w:t>
      </w:r>
      <w:r w:rsidRPr="00B067E3">
        <w:rPr>
          <w:i/>
        </w:rPr>
        <w:t>Group</w:t>
      </w:r>
      <w:r w:rsidRPr="00B067E3">
        <w:t xml:space="preserve"> dropdown, and then click </w:t>
      </w:r>
      <w:r w:rsidRPr="00B067E3">
        <w:rPr>
          <w:i/>
        </w:rPr>
        <w:t>New…</w:t>
      </w:r>
      <w:r w:rsidRPr="00B067E3">
        <w:t xml:space="preserve"> to create a new sensor.</w:t>
      </w:r>
    </w:p>
    <w:p w14:paraId="2CCB702B" w14:textId="617F0266" w:rsidR="00DB0B29" w:rsidRDefault="00B94C44" w:rsidP="00DB0B29">
      <w:pPr>
        <w:pStyle w:val="ListParagraph"/>
        <w:keepNext/>
        <w:spacing w:after="120"/>
        <w:contextualSpacing w:val="0"/>
        <w:jc w:val="center"/>
      </w:pPr>
      <w:del w:id="321" w:author="Andrew Instone-Cowie" w:date="2024-06-20T14:49:00Z" w16du:dateUtc="2024-06-20T13:49:00Z">
        <w:r w:rsidDel="00B662DF">
          <w:rPr>
            <w:noProof/>
          </w:rPr>
          <w:drawing>
            <wp:inline distT="0" distB="0" distL="0" distR="0" wp14:anchorId="446DF6AA" wp14:editId="1BACFC49">
              <wp:extent cx="3960000" cy="41364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B4.png"/>
                      <pic:cNvPicPr/>
                    </pic:nvPicPr>
                    <pic:blipFill>
                      <a:blip r:embed="rId17">
                        <a:extLst>
                          <a:ext uri="{28A0092B-C50C-407E-A947-70E740481C1C}">
                            <a14:useLocalDpi xmlns:a14="http://schemas.microsoft.com/office/drawing/2010/main" val="0"/>
                          </a:ext>
                        </a:extLst>
                      </a:blip>
                      <a:stretch>
                        <a:fillRect/>
                      </a:stretch>
                    </pic:blipFill>
                    <pic:spPr>
                      <a:xfrm>
                        <a:off x="0" y="0"/>
                        <a:ext cx="3960000" cy="4136400"/>
                      </a:xfrm>
                      <a:prstGeom prst="rect">
                        <a:avLst/>
                      </a:prstGeom>
                    </pic:spPr>
                  </pic:pic>
                </a:graphicData>
              </a:graphic>
            </wp:inline>
          </w:drawing>
        </w:r>
      </w:del>
      <w:ins w:id="322" w:author="Andrew Instone-Cowie" w:date="2024-06-20T14:49:00Z" w16du:dateUtc="2024-06-20T13:49:00Z">
        <w:r w:rsidR="00B662DF">
          <w:rPr>
            <w:noProof/>
          </w:rPr>
          <w:drawing>
            <wp:inline distT="0" distB="0" distL="0" distR="0" wp14:anchorId="608BF23F" wp14:editId="656D0F04">
              <wp:extent cx="3960000" cy="4248000"/>
              <wp:effectExtent l="0" t="0" r="2540" b="635"/>
              <wp:docPr id="902002051"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02051" name="Picture 5"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2CCB702C" w14:textId="6ED682D0" w:rsidR="00A301C8" w:rsidRDefault="00DB0B29" w:rsidP="00DB0B29">
      <w:pPr>
        <w:pStyle w:val="Caption"/>
        <w:ind w:left="720"/>
        <w:jc w:val="center"/>
        <w:rPr>
          <w:color w:val="00B050"/>
        </w:rPr>
      </w:pPr>
      <w:bookmarkStart w:id="323" w:name="_Toc169789763"/>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5</w:t>
      </w:r>
      <w:r w:rsidR="00CD4720">
        <w:rPr>
          <w:noProof/>
        </w:rPr>
        <w:fldChar w:fldCharType="end"/>
      </w:r>
      <w:r w:rsidRPr="008E0A1C">
        <w:t xml:space="preserve"> </w:t>
      </w:r>
      <w:r>
        <w:t>–</w:t>
      </w:r>
      <w:r w:rsidRPr="008E0A1C">
        <w:t xml:space="preserve"> Virtual Belfry </w:t>
      </w:r>
      <w:r>
        <w:t>–</w:t>
      </w:r>
      <w:r w:rsidRPr="008E0A1C">
        <w:t xml:space="preserve"> </w:t>
      </w:r>
      <w:r>
        <w:t>Add New Sensor</w:t>
      </w:r>
      <w:bookmarkEnd w:id="323"/>
    </w:p>
    <w:p w14:paraId="79ACC0D2" w14:textId="77777777" w:rsidR="00B662DF" w:rsidRDefault="00B662DF">
      <w:pPr>
        <w:rPr>
          <w:ins w:id="324" w:author="Andrew Instone-Cowie" w:date="2024-06-20T14:51:00Z" w16du:dateUtc="2024-06-20T13:51:00Z"/>
        </w:rPr>
      </w:pPr>
      <w:ins w:id="325" w:author="Andrew Instone-Cowie" w:date="2024-06-20T14:51:00Z" w16du:dateUtc="2024-06-20T13:51:00Z">
        <w:r>
          <w:br w:type="page"/>
        </w:r>
      </w:ins>
    </w:p>
    <w:p w14:paraId="2CCB702D" w14:textId="676DC85F" w:rsidR="00415060" w:rsidRPr="00B067E3" w:rsidRDefault="00415060" w:rsidP="00B13DDB">
      <w:pPr>
        <w:pStyle w:val="ListParagraph"/>
        <w:numPr>
          <w:ilvl w:val="0"/>
          <w:numId w:val="34"/>
        </w:numPr>
      </w:pPr>
      <w:r w:rsidRPr="00B067E3">
        <w:lastRenderedPageBreak/>
        <w:t xml:space="preserve">In the </w:t>
      </w:r>
      <w:r w:rsidRPr="00B067E3">
        <w:rPr>
          <w:i/>
        </w:rPr>
        <w:t>New Sensor</w:t>
      </w:r>
      <w:r w:rsidRPr="00B067E3">
        <w:t xml:space="preserve"> window, configure the first sensor as follows:</w:t>
      </w:r>
    </w:p>
    <w:p w14:paraId="2CCB702E" w14:textId="77777777" w:rsidR="00415060" w:rsidRPr="00B067E3" w:rsidRDefault="00415060" w:rsidP="00B13DDB">
      <w:pPr>
        <w:pStyle w:val="ListParagraph"/>
        <w:numPr>
          <w:ilvl w:val="0"/>
          <w:numId w:val="35"/>
        </w:numPr>
      </w:pPr>
      <w:r w:rsidRPr="00B067E3">
        <w:t xml:space="preserve">In the </w:t>
      </w:r>
      <w:r w:rsidR="00937C95">
        <w:rPr>
          <w:i/>
        </w:rPr>
        <w:t>Bell</w:t>
      </w:r>
      <w:r w:rsidR="00937C95" w:rsidRPr="00B067E3">
        <w:t xml:space="preserve"> </w:t>
      </w:r>
      <w:r w:rsidRPr="00B067E3">
        <w:t xml:space="preserve">field, enter a unique name for the sensor, in this example </w:t>
      </w:r>
      <w:r w:rsidRPr="00B067E3">
        <w:rPr>
          <w:i/>
        </w:rPr>
        <w:t>Sensor #1</w:t>
      </w:r>
      <w:r w:rsidRPr="00B067E3">
        <w:t>.</w:t>
      </w:r>
    </w:p>
    <w:p w14:paraId="2CCB702F" w14:textId="561604BC" w:rsidR="00415060" w:rsidRPr="00B067E3" w:rsidRDefault="00415060" w:rsidP="00B13DDB">
      <w:pPr>
        <w:pStyle w:val="ListParagraph"/>
        <w:numPr>
          <w:ilvl w:val="0"/>
          <w:numId w:val="35"/>
        </w:numPr>
      </w:pPr>
      <w:r w:rsidRPr="00B067E3">
        <w:t xml:space="preserve">In the </w:t>
      </w:r>
      <w:r w:rsidRPr="00B067E3">
        <w:rPr>
          <w:i/>
        </w:rPr>
        <w:t>Type</w:t>
      </w:r>
      <w:r w:rsidRPr="00B067E3">
        <w:t xml:space="preserve"> dropdown, select </w:t>
      </w:r>
      <w:r w:rsidR="00B94C44" w:rsidRPr="00B94C44">
        <w:rPr>
          <w:i/>
        </w:rPr>
        <w:t xml:space="preserve">Generic Data </w:t>
      </w:r>
      <w:r w:rsidRPr="00B94C44">
        <w:rPr>
          <w:i/>
        </w:rPr>
        <w:t>Interface</w:t>
      </w:r>
      <w:r w:rsidRPr="00B067E3">
        <w:t>.</w:t>
      </w:r>
    </w:p>
    <w:p w14:paraId="2CCB7030" w14:textId="588C6AA2" w:rsidR="00415060" w:rsidRPr="00B067E3" w:rsidRDefault="00415060" w:rsidP="00B13DDB">
      <w:pPr>
        <w:pStyle w:val="ListParagraph"/>
        <w:numPr>
          <w:ilvl w:val="0"/>
          <w:numId w:val="35"/>
        </w:numPr>
      </w:pPr>
      <w:r w:rsidRPr="00B067E3">
        <w:t xml:space="preserve">In the </w:t>
      </w:r>
      <w:r w:rsidRPr="00B067E3">
        <w:rPr>
          <w:i/>
        </w:rPr>
        <w:t>Port</w:t>
      </w:r>
      <w:r w:rsidRPr="00B067E3">
        <w:t xml:space="preserve"> field, enter the full name of the COM port to be used, in this example </w:t>
      </w:r>
      <w:r w:rsidRPr="00B067E3">
        <w:rPr>
          <w:i/>
        </w:rPr>
        <w:t>COM1</w:t>
      </w:r>
      <w:r w:rsidRPr="00B067E3">
        <w:t>. Virtual Belfry displays a dynamically updated list of available COM ports in the large box at the top right of the window</w:t>
      </w:r>
      <w:r w:rsidR="00B94C44">
        <w:t xml:space="preserve">, and you can populate the </w:t>
      </w:r>
      <w:r w:rsidR="00B94C44" w:rsidRPr="00B94C44">
        <w:rPr>
          <w:i/>
        </w:rPr>
        <w:t>Port</w:t>
      </w:r>
      <w:r w:rsidR="00B94C44">
        <w:t xml:space="preserve"> field by double-clicking a port from this list.</w:t>
      </w:r>
    </w:p>
    <w:p w14:paraId="2CCB7031" w14:textId="77777777" w:rsidR="00415060" w:rsidRPr="00B067E3" w:rsidRDefault="00415060" w:rsidP="00B13DDB">
      <w:pPr>
        <w:pStyle w:val="ListParagraph"/>
        <w:numPr>
          <w:ilvl w:val="0"/>
          <w:numId w:val="35"/>
        </w:numPr>
      </w:pPr>
      <w:r w:rsidRPr="00B067E3">
        <w:t xml:space="preserve">In the </w:t>
      </w:r>
      <w:r w:rsidRPr="00B067E3">
        <w:rPr>
          <w:i/>
        </w:rPr>
        <w:t>Signal</w:t>
      </w:r>
      <w:r w:rsidRPr="00B067E3">
        <w:t xml:space="preserve"> </w:t>
      </w:r>
      <w:r w:rsidR="00937C95">
        <w:t>field</w:t>
      </w:r>
      <w:r w:rsidRPr="00B067E3">
        <w:t xml:space="preserve">, select the Simulator Interface signal that corresponds to this sensor, in this case channel </w:t>
      </w:r>
      <w:r w:rsidRPr="00B067E3">
        <w:rPr>
          <w:i/>
        </w:rPr>
        <w:t>1</w:t>
      </w:r>
      <w:r w:rsidRPr="00B067E3">
        <w:t>.</w:t>
      </w:r>
    </w:p>
    <w:p w14:paraId="2CCB7032" w14:textId="7040CCAB" w:rsidR="00415060" w:rsidRPr="00B067E3" w:rsidRDefault="00415060" w:rsidP="00B13DDB">
      <w:pPr>
        <w:pStyle w:val="ListParagraph"/>
        <w:numPr>
          <w:ilvl w:val="0"/>
          <w:numId w:val="35"/>
        </w:numPr>
      </w:pPr>
      <w:r w:rsidRPr="00B067E3">
        <w:t xml:space="preserve">In the </w:t>
      </w:r>
      <w:r w:rsidRPr="00B067E3">
        <w:rPr>
          <w:i/>
        </w:rPr>
        <w:t>Wait</w:t>
      </w:r>
      <w:r w:rsidR="00B94C44">
        <w:rPr>
          <w:i/>
        </w:rPr>
        <w:t xml:space="preserve"> for</w:t>
      </w:r>
      <w:r w:rsidRPr="00B067E3">
        <w:t xml:space="preserve"> field, enter the delay for this bell to an appropriate value, so that the simulated bell sounds as closely as possible to the same time as the real bell (this is best done with the real bell un-silenced). Note that in Virtual Belfry the delay values are specified in 1/1000ths of a second (milliseconds</w:t>
      </w:r>
      <w:r w:rsidR="00A301C8" w:rsidRPr="00B067E3">
        <w:t>)</w:t>
      </w:r>
      <w:r w:rsidRPr="00B067E3">
        <w:t>.</w:t>
      </w:r>
    </w:p>
    <w:p w14:paraId="2CCB7034" w14:textId="77777777" w:rsidR="00415060" w:rsidRDefault="00A301C8" w:rsidP="00B13DDB">
      <w:pPr>
        <w:pStyle w:val="ListParagraph"/>
        <w:numPr>
          <w:ilvl w:val="0"/>
          <w:numId w:val="35"/>
        </w:numPr>
        <w:rPr>
          <w:ins w:id="326" w:author="Andrew Instone-Cowie" w:date="2024-06-20T15:19:00Z" w16du:dateUtc="2024-06-20T14:19:00Z"/>
        </w:rPr>
      </w:pPr>
      <w:r w:rsidRPr="00B067E3">
        <w:t xml:space="preserve">Set the </w:t>
      </w:r>
      <w:r w:rsidRPr="00B067E3">
        <w:rPr>
          <w:i/>
        </w:rPr>
        <w:t>I</w:t>
      </w:r>
      <w:r w:rsidR="00D25005" w:rsidRPr="00B067E3">
        <w:rPr>
          <w:i/>
        </w:rPr>
        <w:t>gnore</w:t>
      </w:r>
      <w:r w:rsidR="00D25005" w:rsidRPr="00B067E3">
        <w:t xml:space="preserve"> field to </w:t>
      </w:r>
      <w:r w:rsidR="00D25005" w:rsidRPr="00B067E3">
        <w:rPr>
          <w:i/>
        </w:rPr>
        <w:t>20ms</w:t>
      </w:r>
      <w:r w:rsidR="00D25005" w:rsidRPr="00B067E3">
        <w:t xml:space="preserve">, and the signal number fields to </w:t>
      </w:r>
      <w:r w:rsidR="00D25005" w:rsidRPr="00B067E3">
        <w:rPr>
          <w:i/>
        </w:rPr>
        <w:t>1 of 1</w:t>
      </w:r>
      <w:r w:rsidR="00D25005" w:rsidRPr="00B067E3">
        <w:t>.</w:t>
      </w:r>
    </w:p>
    <w:p w14:paraId="5D0FFD70" w14:textId="1ECAF89D" w:rsidR="00806A62" w:rsidRPr="00B067E3" w:rsidRDefault="00806A62" w:rsidP="00B13DDB">
      <w:pPr>
        <w:pStyle w:val="ListParagraph"/>
        <w:numPr>
          <w:ilvl w:val="0"/>
          <w:numId w:val="35"/>
        </w:numPr>
      </w:pPr>
      <w:ins w:id="327" w:author="Andrew Instone-Cowie" w:date="2024-06-20T15:19:00Z" w16du:dateUtc="2024-06-20T14:19:00Z">
        <w:r>
          <w:t xml:space="preserve">Leave the </w:t>
        </w:r>
        <w:r w:rsidRPr="00A927C0">
          <w:rPr>
            <w:i/>
            <w:iCs/>
            <w:rPrChange w:id="328" w:author="Andrew Instone-Cowie" w:date="2024-06-20T15:33:00Z" w16du:dateUtc="2024-06-20T14:33:00Z">
              <w:rPr/>
            </w:rPrChange>
          </w:rPr>
          <w:t>Correction to signal time…</w:t>
        </w:r>
      </w:ins>
      <w:ins w:id="329" w:author="Andrew Instone-Cowie" w:date="2024-06-20T15:33:00Z" w16du:dateUtc="2024-06-20T14:33:00Z">
        <w:r w:rsidR="00A927C0">
          <w:rPr>
            <w:i/>
            <w:iCs/>
          </w:rPr>
          <w:t xml:space="preserve"> </w:t>
        </w:r>
        <w:r w:rsidR="00A927C0" w:rsidRPr="00A927C0">
          <w:rPr>
            <w:rPrChange w:id="330" w:author="Andrew Instone-Cowie" w:date="2024-06-20T15:33:00Z" w16du:dateUtc="2024-06-20T14:33:00Z">
              <w:rPr>
                <w:i/>
                <w:iCs/>
              </w:rPr>
            </w:rPrChange>
          </w:rPr>
          <w:t>f</w:t>
        </w:r>
      </w:ins>
      <w:ins w:id="331" w:author="Andrew Instone-Cowie" w:date="2024-06-20T15:19:00Z" w16du:dateUtc="2024-06-20T14:19:00Z">
        <w:r>
          <w:t xml:space="preserve">ields blank for now. Refer to the Virtual Belfry documentation for information on </w:t>
        </w:r>
      </w:ins>
      <w:ins w:id="332" w:author="Andrew Instone-Cowie" w:date="2024-06-20T15:20:00Z" w16du:dateUtc="2024-06-20T14:20:00Z">
        <w:r>
          <w:t xml:space="preserve">configuring these fields and </w:t>
        </w:r>
      </w:ins>
      <w:ins w:id="333" w:author="Andrew Instone-Cowie" w:date="2024-06-20T15:19:00Z" w16du:dateUtc="2024-06-20T14:19:00Z">
        <w:r>
          <w:t>analysing real ringing.</w:t>
        </w:r>
      </w:ins>
    </w:p>
    <w:p w14:paraId="2CCB7035" w14:textId="77777777" w:rsidR="00A301C8" w:rsidRPr="00B067E3" w:rsidRDefault="00D25005" w:rsidP="00B13DDB">
      <w:pPr>
        <w:pStyle w:val="ListParagraph"/>
        <w:keepNext/>
        <w:numPr>
          <w:ilvl w:val="0"/>
          <w:numId w:val="35"/>
        </w:numPr>
        <w:ind w:left="1077" w:hanging="357"/>
      </w:pPr>
      <w:r w:rsidRPr="00B067E3">
        <w:t xml:space="preserve">Click </w:t>
      </w:r>
      <w:r w:rsidRPr="00B067E3">
        <w:rPr>
          <w:i/>
        </w:rPr>
        <w:t>OK</w:t>
      </w:r>
      <w:r w:rsidRPr="00B067E3">
        <w:t xml:space="preserve"> to close the </w:t>
      </w:r>
      <w:r w:rsidRPr="00B067E3">
        <w:rPr>
          <w:i/>
        </w:rPr>
        <w:t>New Sensor</w:t>
      </w:r>
      <w:r w:rsidRPr="00B067E3">
        <w:t xml:space="preserve"> window.</w:t>
      </w:r>
    </w:p>
    <w:p w14:paraId="2CCB7036" w14:textId="071F8D2E" w:rsidR="00DB0B29" w:rsidRDefault="00B94C44" w:rsidP="00DB0B29">
      <w:pPr>
        <w:keepNext/>
        <w:spacing w:after="120"/>
        <w:ind w:left="720"/>
        <w:jc w:val="center"/>
      </w:pPr>
      <w:del w:id="334" w:author="Andrew Instone-Cowie" w:date="2024-06-20T14:50:00Z" w16du:dateUtc="2024-06-20T13:50:00Z">
        <w:r w:rsidDel="00B662DF">
          <w:rPr>
            <w:noProof/>
          </w:rPr>
          <w:drawing>
            <wp:inline distT="0" distB="0" distL="0" distR="0" wp14:anchorId="353D2560" wp14:editId="76479A6A">
              <wp:extent cx="2880000" cy="2444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B5.png"/>
                      <pic:cNvPicPr/>
                    </pic:nvPicPr>
                    <pic:blipFill>
                      <a:blip r:embed="rId19">
                        <a:extLst>
                          <a:ext uri="{28A0092B-C50C-407E-A947-70E740481C1C}">
                            <a14:useLocalDpi xmlns:a14="http://schemas.microsoft.com/office/drawing/2010/main" val="0"/>
                          </a:ext>
                        </a:extLst>
                      </a:blip>
                      <a:stretch>
                        <a:fillRect/>
                      </a:stretch>
                    </pic:blipFill>
                    <pic:spPr>
                      <a:xfrm>
                        <a:off x="0" y="0"/>
                        <a:ext cx="2880000" cy="2444400"/>
                      </a:xfrm>
                      <a:prstGeom prst="rect">
                        <a:avLst/>
                      </a:prstGeom>
                    </pic:spPr>
                  </pic:pic>
                </a:graphicData>
              </a:graphic>
            </wp:inline>
          </w:drawing>
        </w:r>
      </w:del>
      <w:ins w:id="335" w:author="Andrew Instone-Cowie" w:date="2024-06-20T14:50:00Z" w16du:dateUtc="2024-06-20T13:50:00Z">
        <w:r w:rsidR="00B662DF">
          <w:rPr>
            <w:noProof/>
          </w:rPr>
          <w:drawing>
            <wp:inline distT="0" distB="0" distL="0" distR="0" wp14:anchorId="6077DB00" wp14:editId="025B72E6">
              <wp:extent cx="2880000" cy="2959200"/>
              <wp:effectExtent l="0" t="0" r="0" b="0"/>
              <wp:docPr id="3811906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19065" name="Picture 6" descr="A screen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880000" cy="2959200"/>
                      </a:xfrm>
                      <a:prstGeom prst="rect">
                        <a:avLst/>
                      </a:prstGeom>
                    </pic:spPr>
                  </pic:pic>
                </a:graphicData>
              </a:graphic>
            </wp:inline>
          </w:drawing>
        </w:r>
      </w:ins>
    </w:p>
    <w:p w14:paraId="2CCB7037" w14:textId="17F53462" w:rsidR="00D25005" w:rsidRPr="00B80BD8" w:rsidRDefault="00DB0B29" w:rsidP="00DB0B29">
      <w:pPr>
        <w:pStyle w:val="Caption"/>
        <w:ind w:left="714"/>
        <w:jc w:val="center"/>
        <w:rPr>
          <w:color w:val="00B050"/>
        </w:rPr>
      </w:pPr>
      <w:bookmarkStart w:id="336" w:name="_Toc169789764"/>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6</w:t>
      </w:r>
      <w:r w:rsidR="00CD4720">
        <w:rPr>
          <w:noProof/>
        </w:rPr>
        <w:fldChar w:fldCharType="end"/>
      </w:r>
      <w:r w:rsidRPr="006D69C0">
        <w:t xml:space="preserve"> </w:t>
      </w:r>
      <w:r>
        <w:t>–</w:t>
      </w:r>
      <w:r w:rsidRPr="006D69C0">
        <w:t xml:space="preserve"> Virtual Belfry </w:t>
      </w:r>
      <w:r>
        <w:t>–</w:t>
      </w:r>
      <w:r w:rsidRPr="006D69C0">
        <w:t xml:space="preserve"> </w:t>
      </w:r>
      <w:r>
        <w:t>First New Sensor</w:t>
      </w:r>
      <w:bookmarkEnd w:id="336"/>
    </w:p>
    <w:p w14:paraId="2CCB7038" w14:textId="22FA9C2F" w:rsidR="00D25005" w:rsidRPr="00B067E3" w:rsidRDefault="00D25005" w:rsidP="00D85EDF">
      <w:pPr>
        <w:pStyle w:val="ListParagraph"/>
        <w:keepNext/>
        <w:numPr>
          <w:ilvl w:val="0"/>
          <w:numId w:val="34"/>
        </w:numPr>
        <w:spacing w:after="120"/>
        <w:ind w:left="714" w:hanging="357"/>
        <w:contextualSpacing w:val="0"/>
      </w:pPr>
      <w:r w:rsidRPr="00B067E3">
        <w:lastRenderedPageBreak/>
        <w:t xml:space="preserve">Repeat steps 4 and 5 for the second and each successive sensor. </w:t>
      </w:r>
      <w:r w:rsidR="00B94C44">
        <w:t>Assuming that you are configuring Sensors connected to just one interface, t</w:t>
      </w:r>
      <w:r w:rsidRPr="00B067E3">
        <w:t xml:space="preserve">he only values which should be different are the </w:t>
      </w:r>
      <w:r w:rsidR="00937C95">
        <w:rPr>
          <w:i/>
        </w:rPr>
        <w:t>Bell</w:t>
      </w:r>
      <w:r w:rsidRPr="00B067E3">
        <w:t xml:space="preserve">, </w:t>
      </w:r>
      <w:r w:rsidRPr="00B067E3">
        <w:rPr>
          <w:i/>
        </w:rPr>
        <w:t>Signal</w:t>
      </w:r>
      <w:r w:rsidRPr="00B067E3">
        <w:t xml:space="preserve"> and </w:t>
      </w:r>
      <w:r w:rsidRPr="00B067E3">
        <w:rPr>
          <w:i/>
        </w:rPr>
        <w:t>Wait</w:t>
      </w:r>
      <w:r w:rsidR="00B94C44">
        <w:rPr>
          <w:i/>
        </w:rPr>
        <w:t xml:space="preserve"> for</w:t>
      </w:r>
      <w:r w:rsidRPr="00B067E3">
        <w:t xml:space="preserve"> fields. </w:t>
      </w:r>
    </w:p>
    <w:p w14:paraId="2CCB7039" w14:textId="0A7727AE" w:rsidR="00DB0B29" w:rsidRDefault="00B94C44" w:rsidP="00DB0B29">
      <w:pPr>
        <w:pStyle w:val="ListParagraph"/>
        <w:keepNext/>
        <w:spacing w:after="120"/>
        <w:contextualSpacing w:val="0"/>
        <w:jc w:val="center"/>
      </w:pPr>
      <w:del w:id="337" w:author="Andrew Instone-Cowie" w:date="2024-06-20T14:51:00Z" w16du:dateUtc="2024-06-20T13:51:00Z">
        <w:r w:rsidDel="00B662DF">
          <w:rPr>
            <w:noProof/>
          </w:rPr>
          <w:drawing>
            <wp:inline distT="0" distB="0" distL="0" distR="0" wp14:anchorId="609831AC" wp14:editId="21CBFB6B">
              <wp:extent cx="2880000" cy="242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B6.png"/>
                      <pic:cNvPicPr/>
                    </pic:nvPicPr>
                    <pic:blipFill>
                      <a:blip r:embed="rId21">
                        <a:extLst>
                          <a:ext uri="{28A0092B-C50C-407E-A947-70E740481C1C}">
                            <a14:useLocalDpi xmlns:a14="http://schemas.microsoft.com/office/drawing/2010/main" val="0"/>
                          </a:ext>
                        </a:extLst>
                      </a:blip>
                      <a:stretch>
                        <a:fillRect/>
                      </a:stretch>
                    </pic:blipFill>
                    <pic:spPr>
                      <a:xfrm>
                        <a:off x="0" y="0"/>
                        <a:ext cx="2880000" cy="2426400"/>
                      </a:xfrm>
                      <a:prstGeom prst="rect">
                        <a:avLst/>
                      </a:prstGeom>
                    </pic:spPr>
                  </pic:pic>
                </a:graphicData>
              </a:graphic>
            </wp:inline>
          </w:drawing>
        </w:r>
      </w:del>
      <w:ins w:id="338" w:author="Andrew Instone-Cowie" w:date="2024-06-20T14:51:00Z" w16du:dateUtc="2024-06-20T13:51:00Z">
        <w:r w:rsidR="00B662DF">
          <w:rPr>
            <w:noProof/>
          </w:rPr>
          <w:drawing>
            <wp:inline distT="0" distB="0" distL="0" distR="0" wp14:anchorId="1839F330" wp14:editId="16C4AF82">
              <wp:extent cx="2880000" cy="2966400"/>
              <wp:effectExtent l="0" t="0" r="0" b="5715"/>
              <wp:docPr id="1112762332"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762332" name="Picture 7" descr="A screenshot of a computer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80000" cy="2966400"/>
                      </a:xfrm>
                      <a:prstGeom prst="rect">
                        <a:avLst/>
                      </a:prstGeom>
                    </pic:spPr>
                  </pic:pic>
                </a:graphicData>
              </a:graphic>
            </wp:inline>
          </w:drawing>
        </w:r>
      </w:ins>
    </w:p>
    <w:p w14:paraId="2CCB703A" w14:textId="46F6EFDF" w:rsidR="00D25005" w:rsidRDefault="00DB0B29" w:rsidP="00DB0B29">
      <w:pPr>
        <w:pStyle w:val="Caption"/>
        <w:ind w:left="714"/>
        <w:jc w:val="center"/>
        <w:rPr>
          <w:color w:val="00B050"/>
        </w:rPr>
      </w:pPr>
      <w:bookmarkStart w:id="339" w:name="_Toc169789765"/>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7</w:t>
      </w:r>
      <w:r w:rsidR="00CD4720">
        <w:rPr>
          <w:noProof/>
        </w:rPr>
        <w:fldChar w:fldCharType="end"/>
      </w:r>
      <w:r w:rsidRPr="00F800AE">
        <w:t xml:space="preserve"> </w:t>
      </w:r>
      <w:r>
        <w:t>–</w:t>
      </w:r>
      <w:r w:rsidRPr="00F800AE">
        <w:t xml:space="preserve"> Virtual Belfry </w:t>
      </w:r>
      <w:r>
        <w:t>–</w:t>
      </w:r>
      <w:r w:rsidRPr="00F800AE">
        <w:t xml:space="preserve"> </w:t>
      </w:r>
      <w:r>
        <w:t>Subsequent Sensors</w:t>
      </w:r>
      <w:bookmarkEnd w:id="339"/>
    </w:p>
    <w:p w14:paraId="2CCB703B" w14:textId="78922DD4" w:rsidR="00B122E3" w:rsidRPr="00B067E3" w:rsidRDefault="00A301C8" w:rsidP="00D85EDF">
      <w:pPr>
        <w:pStyle w:val="ListParagraph"/>
        <w:keepNext/>
        <w:numPr>
          <w:ilvl w:val="0"/>
          <w:numId w:val="34"/>
        </w:numPr>
        <w:spacing w:after="120"/>
        <w:ind w:left="714" w:hanging="357"/>
        <w:contextualSpacing w:val="0"/>
      </w:pPr>
      <w:r w:rsidRPr="00B067E3">
        <w:lastRenderedPageBreak/>
        <w:t xml:space="preserve">Click </w:t>
      </w:r>
      <w:r w:rsidRPr="00B067E3">
        <w:rPr>
          <w:i/>
        </w:rPr>
        <w:t>Close</w:t>
      </w:r>
      <w:r w:rsidRPr="00B067E3">
        <w:t xml:space="preserve"> in the </w:t>
      </w:r>
      <w:r w:rsidRPr="00B067E3">
        <w:rPr>
          <w:i/>
        </w:rPr>
        <w:t>Configure</w:t>
      </w:r>
      <w:r w:rsidRPr="00B067E3">
        <w:t xml:space="preserve"> </w:t>
      </w:r>
      <w:r w:rsidRPr="00B067E3">
        <w:rPr>
          <w:i/>
        </w:rPr>
        <w:t>Sensors</w:t>
      </w:r>
      <w:r w:rsidRPr="00B067E3">
        <w:t xml:space="preserve"> window to </w:t>
      </w:r>
      <w:r w:rsidR="005C7CF5">
        <w:t>save the sensor settings</w:t>
      </w:r>
      <w:r w:rsidRPr="00B067E3">
        <w:t xml:space="preserve"> and close the window. The following example shows a completed sensor group with </w:t>
      </w:r>
      <w:ins w:id="340" w:author="Andrew Instone-Cowie" w:date="2024-06-20T14:52:00Z" w16du:dateUtc="2024-06-20T13:52:00Z">
        <w:r w:rsidR="00B662DF">
          <w:t xml:space="preserve">example </w:t>
        </w:r>
      </w:ins>
      <w:r w:rsidRPr="00B067E3">
        <w:t xml:space="preserve">delay timers for </w:t>
      </w:r>
      <w:r w:rsidR="005C7CF5">
        <w:t>a mythical ring of six</w:t>
      </w:r>
      <w:r w:rsidRPr="00B067E3">
        <w:t>.</w:t>
      </w:r>
    </w:p>
    <w:p w14:paraId="2CCB703C" w14:textId="5DDBB942" w:rsidR="00DB0B29" w:rsidRDefault="00B94C44" w:rsidP="00DB0B29">
      <w:pPr>
        <w:pStyle w:val="ListParagraph"/>
        <w:keepNext/>
        <w:spacing w:after="120"/>
        <w:contextualSpacing w:val="0"/>
        <w:jc w:val="center"/>
      </w:pPr>
      <w:del w:id="341" w:author="Andrew Instone-Cowie" w:date="2024-06-20T14:52:00Z" w16du:dateUtc="2024-06-20T13:52:00Z">
        <w:r w:rsidDel="00B662DF">
          <w:rPr>
            <w:noProof/>
          </w:rPr>
          <w:drawing>
            <wp:inline distT="0" distB="0" distL="0" distR="0" wp14:anchorId="39FD4C35" wp14:editId="121FFB92">
              <wp:extent cx="3960000" cy="4194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B7.png"/>
                      <pic:cNvPicPr/>
                    </pic:nvPicPr>
                    <pic:blipFill>
                      <a:blip r:embed="rId23">
                        <a:extLst>
                          <a:ext uri="{28A0092B-C50C-407E-A947-70E740481C1C}">
                            <a14:useLocalDpi xmlns:a14="http://schemas.microsoft.com/office/drawing/2010/main" val="0"/>
                          </a:ext>
                        </a:extLst>
                      </a:blip>
                      <a:stretch>
                        <a:fillRect/>
                      </a:stretch>
                    </pic:blipFill>
                    <pic:spPr>
                      <a:xfrm>
                        <a:off x="0" y="0"/>
                        <a:ext cx="3960000" cy="4194000"/>
                      </a:xfrm>
                      <a:prstGeom prst="rect">
                        <a:avLst/>
                      </a:prstGeom>
                    </pic:spPr>
                  </pic:pic>
                </a:graphicData>
              </a:graphic>
            </wp:inline>
          </w:drawing>
        </w:r>
      </w:del>
      <w:ins w:id="342" w:author="Andrew Instone-Cowie" w:date="2024-06-20T14:52:00Z" w16du:dateUtc="2024-06-20T13:52:00Z">
        <w:r w:rsidR="00B662DF">
          <w:rPr>
            <w:noProof/>
          </w:rPr>
          <w:drawing>
            <wp:inline distT="0" distB="0" distL="0" distR="0" wp14:anchorId="515EFFB4" wp14:editId="4F07F5B7">
              <wp:extent cx="3960000" cy="4255200"/>
              <wp:effectExtent l="0" t="0" r="2540" b="0"/>
              <wp:docPr id="152840176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1764"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60000" cy="4255200"/>
                      </a:xfrm>
                      <a:prstGeom prst="rect">
                        <a:avLst/>
                      </a:prstGeom>
                    </pic:spPr>
                  </pic:pic>
                </a:graphicData>
              </a:graphic>
            </wp:inline>
          </w:drawing>
        </w:r>
      </w:ins>
    </w:p>
    <w:p w14:paraId="2CCB703D" w14:textId="725CDD61" w:rsidR="00A301C8" w:rsidRDefault="00DB0B29" w:rsidP="00DB0B29">
      <w:pPr>
        <w:pStyle w:val="Caption"/>
        <w:ind w:left="714"/>
        <w:jc w:val="center"/>
        <w:rPr>
          <w:color w:val="00B050"/>
        </w:rPr>
      </w:pPr>
      <w:bookmarkStart w:id="343" w:name="_Toc169789766"/>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8</w:t>
      </w:r>
      <w:r w:rsidR="00CD4720">
        <w:rPr>
          <w:noProof/>
        </w:rPr>
        <w:fldChar w:fldCharType="end"/>
      </w:r>
      <w:r w:rsidRPr="00391F9B">
        <w:t xml:space="preserve"> </w:t>
      </w:r>
      <w:r>
        <w:t>–</w:t>
      </w:r>
      <w:r w:rsidRPr="00391F9B">
        <w:t xml:space="preserve"> Virtual Belfry </w:t>
      </w:r>
      <w:r>
        <w:t>–</w:t>
      </w:r>
      <w:r w:rsidRPr="00391F9B">
        <w:t xml:space="preserve"> </w:t>
      </w:r>
      <w:r>
        <w:t>Completed Sensor Configuration Example</w:t>
      </w:r>
      <w:bookmarkEnd w:id="343"/>
    </w:p>
    <w:p w14:paraId="2CCB703E" w14:textId="77777777" w:rsidR="00A301C8" w:rsidRPr="00B067E3" w:rsidRDefault="00B80BD8" w:rsidP="00D85EDF">
      <w:pPr>
        <w:pStyle w:val="ListParagraph"/>
        <w:keepNext/>
        <w:numPr>
          <w:ilvl w:val="0"/>
          <w:numId w:val="34"/>
        </w:numPr>
        <w:spacing w:after="120"/>
        <w:ind w:left="714" w:hanging="357"/>
        <w:contextualSpacing w:val="0"/>
      </w:pPr>
      <w:r w:rsidRPr="00B067E3">
        <w:lastRenderedPageBreak/>
        <w:t xml:space="preserve">To activate the sensor group for silent practice, click on the </w:t>
      </w:r>
      <w:r w:rsidRPr="00B067E3">
        <w:rPr>
          <w:i/>
        </w:rPr>
        <w:t>Using Sensors</w:t>
      </w:r>
      <w:r w:rsidRPr="00B067E3">
        <w:t xml:space="preserve"> button on the </w:t>
      </w:r>
      <w:r w:rsidRPr="00B067E3">
        <w:rPr>
          <w:i/>
        </w:rPr>
        <w:t>Sensors</w:t>
      </w:r>
      <w:r w:rsidRPr="00B067E3">
        <w:t xml:space="preserve"> vertical tab, and tick the checkboxes for the bells in use.</w:t>
      </w:r>
    </w:p>
    <w:p w14:paraId="2CCB703F" w14:textId="4AD30FF1" w:rsidR="00DB0B29" w:rsidRDefault="005C7CF5" w:rsidP="00DB0B29">
      <w:pPr>
        <w:pStyle w:val="ListParagraph"/>
        <w:keepNext/>
        <w:spacing w:after="120"/>
        <w:contextualSpacing w:val="0"/>
        <w:jc w:val="center"/>
      </w:pPr>
      <w:del w:id="344" w:author="Andrew Instone-Cowie" w:date="2024-06-20T14:53:00Z" w16du:dateUtc="2024-06-20T13:53:00Z">
        <w:r w:rsidDel="00B662DF">
          <w:rPr>
            <w:noProof/>
          </w:rPr>
          <w:drawing>
            <wp:inline distT="0" distB="0" distL="0" distR="0" wp14:anchorId="371659F8" wp14:editId="1FBA5707">
              <wp:extent cx="2753109" cy="3686689"/>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B8.png"/>
                      <pic:cNvPicPr/>
                    </pic:nvPicPr>
                    <pic:blipFill>
                      <a:blip r:embed="rId25">
                        <a:extLst>
                          <a:ext uri="{28A0092B-C50C-407E-A947-70E740481C1C}">
                            <a14:useLocalDpi xmlns:a14="http://schemas.microsoft.com/office/drawing/2010/main" val="0"/>
                          </a:ext>
                        </a:extLst>
                      </a:blip>
                      <a:stretch>
                        <a:fillRect/>
                      </a:stretch>
                    </pic:blipFill>
                    <pic:spPr>
                      <a:xfrm>
                        <a:off x="0" y="0"/>
                        <a:ext cx="2753109" cy="3686689"/>
                      </a:xfrm>
                      <a:prstGeom prst="rect">
                        <a:avLst/>
                      </a:prstGeom>
                      <a:ln w="12700">
                        <a:solidFill>
                          <a:schemeClr val="tx1"/>
                        </a:solidFill>
                      </a:ln>
                    </pic:spPr>
                  </pic:pic>
                </a:graphicData>
              </a:graphic>
            </wp:inline>
          </w:drawing>
        </w:r>
      </w:del>
      <w:ins w:id="345" w:author="Andrew Instone-Cowie" w:date="2024-06-20T14:53:00Z" w16du:dateUtc="2024-06-20T13:53:00Z">
        <w:r w:rsidR="00B662DF">
          <w:rPr>
            <w:noProof/>
          </w:rPr>
          <w:drawing>
            <wp:inline distT="0" distB="0" distL="0" distR="0" wp14:anchorId="1E177961" wp14:editId="6D522CAA">
              <wp:extent cx="2412973" cy="3930811"/>
              <wp:effectExtent l="19050" t="19050" r="26035" b="12700"/>
              <wp:docPr id="18977367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3676" name="Picture 189773676"/>
                      <pic:cNvPicPr/>
                    </pic:nvPicPr>
                    <pic:blipFill>
                      <a:blip r:embed="rId26">
                        <a:extLst>
                          <a:ext uri="{28A0092B-C50C-407E-A947-70E740481C1C}">
                            <a14:useLocalDpi xmlns:a14="http://schemas.microsoft.com/office/drawing/2010/main" val="0"/>
                          </a:ext>
                        </a:extLst>
                      </a:blip>
                      <a:stretch>
                        <a:fillRect/>
                      </a:stretch>
                    </pic:blipFill>
                    <pic:spPr>
                      <a:xfrm>
                        <a:off x="0" y="0"/>
                        <a:ext cx="2412973" cy="3930811"/>
                      </a:xfrm>
                      <a:prstGeom prst="rect">
                        <a:avLst/>
                      </a:prstGeom>
                      <a:ln w="3175">
                        <a:solidFill>
                          <a:schemeClr val="tx1"/>
                        </a:solidFill>
                      </a:ln>
                    </pic:spPr>
                  </pic:pic>
                </a:graphicData>
              </a:graphic>
            </wp:inline>
          </w:drawing>
        </w:r>
      </w:ins>
    </w:p>
    <w:p w14:paraId="2CCB7040" w14:textId="5482E254" w:rsidR="00B80BD8" w:rsidRDefault="00DB0B29" w:rsidP="00DB0B29">
      <w:pPr>
        <w:pStyle w:val="Caption"/>
        <w:ind w:left="720"/>
        <w:jc w:val="center"/>
        <w:rPr>
          <w:color w:val="00B050"/>
        </w:rPr>
      </w:pPr>
      <w:bookmarkStart w:id="346" w:name="_Toc169789767"/>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9</w:t>
      </w:r>
      <w:r w:rsidR="00CD4720">
        <w:rPr>
          <w:noProof/>
        </w:rPr>
        <w:fldChar w:fldCharType="end"/>
      </w:r>
      <w:r w:rsidRPr="000838F1">
        <w:t xml:space="preserve"> </w:t>
      </w:r>
      <w:r>
        <w:t>–</w:t>
      </w:r>
      <w:r w:rsidRPr="000838F1">
        <w:t xml:space="preserve"> Virtual Belfry </w:t>
      </w:r>
      <w:r>
        <w:t>–</w:t>
      </w:r>
      <w:r w:rsidRPr="000838F1">
        <w:t xml:space="preserve"> </w:t>
      </w:r>
      <w:r>
        <w:t>Using Sensors</w:t>
      </w:r>
      <w:bookmarkEnd w:id="346"/>
    </w:p>
    <w:p w14:paraId="3BFB678A" w14:textId="52166EE1" w:rsidR="005C7CF5" w:rsidRDefault="00B80BD8" w:rsidP="00D85EDF">
      <w:pPr>
        <w:pStyle w:val="ListParagraph"/>
        <w:numPr>
          <w:ilvl w:val="0"/>
          <w:numId w:val="34"/>
        </w:numPr>
      </w:pPr>
      <w:r w:rsidRPr="00B067E3">
        <w:t>Virtual Belfry should now be configured to use the Simulator Interface. Test each bell in turn and check that the simulated bells are correctly mapped to the real bells.</w:t>
      </w:r>
      <w:r w:rsidR="003968E0">
        <w:t xml:space="preserve"> </w:t>
      </w:r>
    </w:p>
    <w:p w14:paraId="41A89524" w14:textId="7B7FAB35" w:rsidR="005C7CF5" w:rsidRDefault="005C7CF5" w:rsidP="00D85EDF">
      <w:pPr>
        <w:pStyle w:val="ListParagraph"/>
        <w:numPr>
          <w:ilvl w:val="0"/>
          <w:numId w:val="34"/>
        </w:numPr>
      </w:pPr>
      <w:r>
        <w:t xml:space="preserve">Note that the method mapping sensors to simulated bells changed considerably in Virtual Belfry 3.5. Select </w:t>
      </w:r>
      <w:r w:rsidRPr="005C7CF5">
        <w:rPr>
          <w:i/>
        </w:rPr>
        <w:t>Index…</w:t>
      </w:r>
      <w:r>
        <w:t xml:space="preserve"> from the </w:t>
      </w:r>
      <w:r w:rsidRPr="005C7CF5">
        <w:rPr>
          <w:i/>
        </w:rPr>
        <w:t>Help</w:t>
      </w:r>
      <w:r>
        <w:t xml:space="preserve"> menu (or press F1 and click on the </w:t>
      </w:r>
      <w:r w:rsidRPr="005C7CF5">
        <w:rPr>
          <w:i/>
        </w:rPr>
        <w:t>Index</w:t>
      </w:r>
      <w:r>
        <w:t xml:space="preserve"> tab) and look at the </w:t>
      </w:r>
      <w:r w:rsidRPr="005C7CF5">
        <w:rPr>
          <w:i/>
        </w:rPr>
        <w:t>Silent Practice</w:t>
      </w:r>
      <w:r>
        <w:t xml:space="preserve"> and </w:t>
      </w:r>
      <w:r w:rsidRPr="005C7CF5">
        <w:rPr>
          <w:i/>
        </w:rPr>
        <w:t>Sensors Control Panel</w:t>
      </w:r>
      <w:r>
        <w:t xml:space="preserve"> help pages for a detailed description.</w:t>
      </w:r>
    </w:p>
    <w:p w14:paraId="2CCB7041" w14:textId="3F0FD3FB" w:rsidR="00B80BD8" w:rsidRDefault="003968E0" w:rsidP="005C7CF5">
      <w:pPr>
        <w:pStyle w:val="ListParagraph"/>
        <w:keepNext/>
        <w:numPr>
          <w:ilvl w:val="0"/>
          <w:numId w:val="34"/>
        </w:numPr>
        <w:ind w:left="714" w:hanging="357"/>
        <w:contextualSpacing w:val="0"/>
      </w:pPr>
      <w:r>
        <w:lastRenderedPageBreak/>
        <w:t xml:space="preserve">The </w:t>
      </w:r>
      <w:r w:rsidRPr="004C45AD">
        <w:rPr>
          <w:i/>
        </w:rPr>
        <w:t>Monitor</w:t>
      </w:r>
      <w:r>
        <w:t xml:space="preserve"> button on the </w:t>
      </w:r>
      <w:r w:rsidRPr="004C45AD">
        <w:rPr>
          <w:i/>
        </w:rPr>
        <w:t>Sensors</w:t>
      </w:r>
      <w:r>
        <w:t xml:space="preserve"> vertical tab opens a monitor pane in which sensor </w:t>
      </w:r>
      <w:r w:rsidR="005C7CF5">
        <w:t xml:space="preserve">inputs can be </w:t>
      </w:r>
      <w:r>
        <w:t>observed</w:t>
      </w:r>
      <w:r w:rsidR="005C7CF5">
        <w:t xml:space="preserve"> in real time</w:t>
      </w:r>
      <w:r>
        <w:t>. New data is added at the top of the pane.</w:t>
      </w:r>
    </w:p>
    <w:p w14:paraId="2CCB7042" w14:textId="3789B087" w:rsidR="003968E0" w:rsidRDefault="005C7CF5" w:rsidP="004C45AD">
      <w:pPr>
        <w:pStyle w:val="ListParagraph"/>
        <w:keepNext/>
        <w:jc w:val="center"/>
      </w:pPr>
      <w:del w:id="347" w:author="Andrew Instone-Cowie" w:date="2024-06-20T14:54:00Z" w16du:dateUtc="2024-06-20T13:54:00Z">
        <w:r w:rsidDel="00B662DF">
          <w:rPr>
            <w:noProof/>
          </w:rPr>
          <w:drawing>
            <wp:inline distT="0" distB="0" distL="0" distR="0" wp14:anchorId="63454362" wp14:editId="61353FE5">
              <wp:extent cx="3105583" cy="3029373"/>
              <wp:effectExtent l="19050" t="19050" r="1905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B9.png"/>
                      <pic:cNvPicPr/>
                    </pic:nvPicPr>
                    <pic:blipFill>
                      <a:blip r:embed="rId27">
                        <a:extLst>
                          <a:ext uri="{28A0092B-C50C-407E-A947-70E740481C1C}">
                            <a14:useLocalDpi xmlns:a14="http://schemas.microsoft.com/office/drawing/2010/main" val="0"/>
                          </a:ext>
                        </a:extLst>
                      </a:blip>
                      <a:stretch>
                        <a:fillRect/>
                      </a:stretch>
                    </pic:blipFill>
                    <pic:spPr>
                      <a:xfrm>
                        <a:off x="0" y="0"/>
                        <a:ext cx="3105583" cy="3029373"/>
                      </a:xfrm>
                      <a:prstGeom prst="rect">
                        <a:avLst/>
                      </a:prstGeom>
                      <a:ln w="12700">
                        <a:solidFill>
                          <a:schemeClr val="tx1"/>
                        </a:solidFill>
                      </a:ln>
                    </pic:spPr>
                  </pic:pic>
                </a:graphicData>
              </a:graphic>
            </wp:inline>
          </w:drawing>
        </w:r>
      </w:del>
      <w:ins w:id="348" w:author="Andrew Instone-Cowie" w:date="2024-06-20T14:55:00Z" w16du:dateUtc="2024-06-20T13:55:00Z">
        <w:r w:rsidR="00B662DF">
          <w:rPr>
            <w:noProof/>
          </w:rPr>
          <w:drawing>
            <wp:inline distT="0" distB="0" distL="0" distR="0" wp14:anchorId="384602B6" wp14:editId="2C2128EF">
              <wp:extent cx="2490811" cy="2578378"/>
              <wp:effectExtent l="19050" t="19050" r="24130" b="12700"/>
              <wp:docPr id="20652312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23124" name="Picture 1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90811" cy="2578378"/>
                      </a:xfrm>
                      <a:prstGeom prst="rect">
                        <a:avLst/>
                      </a:prstGeom>
                      <a:ln w="3175">
                        <a:solidFill>
                          <a:schemeClr val="tx1"/>
                        </a:solidFill>
                      </a:ln>
                    </pic:spPr>
                  </pic:pic>
                </a:graphicData>
              </a:graphic>
            </wp:inline>
          </w:drawing>
        </w:r>
      </w:ins>
    </w:p>
    <w:p w14:paraId="2CCB7043" w14:textId="55843A3E" w:rsidR="003968E0" w:rsidRDefault="003968E0" w:rsidP="004C45AD">
      <w:pPr>
        <w:pStyle w:val="Caption"/>
        <w:ind w:left="720"/>
        <w:jc w:val="center"/>
      </w:pPr>
      <w:bookmarkStart w:id="349" w:name="_Toc169789768"/>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10</w:t>
      </w:r>
      <w:r w:rsidR="00CD4720">
        <w:rPr>
          <w:noProof/>
        </w:rPr>
        <w:fldChar w:fldCharType="end"/>
      </w:r>
      <w:r>
        <w:t xml:space="preserve"> – Virtual Belfry </w:t>
      </w:r>
      <w:r w:rsidR="007B1A40">
        <w:t xml:space="preserve">– </w:t>
      </w:r>
      <w:r>
        <w:t>Monitor Function</w:t>
      </w:r>
      <w:bookmarkEnd w:id="349"/>
    </w:p>
    <w:p w14:paraId="0C1B5E69" w14:textId="7B28FAFC" w:rsidR="00390F63" w:rsidRDefault="00390F63" w:rsidP="00390F63">
      <w:pPr>
        <w:pStyle w:val="Heading2"/>
      </w:pPr>
      <w:bookmarkStart w:id="350" w:name="_Toc169789753"/>
      <w:r>
        <w:lastRenderedPageBreak/>
        <w:t>Copying Sensor Groups</w:t>
      </w:r>
      <w:bookmarkEnd w:id="350"/>
    </w:p>
    <w:p w14:paraId="2CCB7044" w14:textId="29751155" w:rsidR="007B1A40" w:rsidRDefault="007B1A40" w:rsidP="00B52F24">
      <w:pPr>
        <w:pStyle w:val="ListParagraph"/>
        <w:keepNext/>
        <w:numPr>
          <w:ilvl w:val="0"/>
          <w:numId w:val="34"/>
        </w:numPr>
        <w:ind w:left="714" w:hanging="357"/>
      </w:pPr>
      <w:r>
        <w:t>Sensor groups may be copied and edited, facilitating switching between multiple different sensor configurations.</w:t>
      </w:r>
      <w:r w:rsidR="00D57D5A">
        <w:t xml:space="preserve"> Click the </w:t>
      </w:r>
      <w:r w:rsidR="00D57D5A" w:rsidRPr="00D57D5A">
        <w:rPr>
          <w:i/>
        </w:rPr>
        <w:t>Copy…</w:t>
      </w:r>
      <w:r w:rsidR="00D57D5A">
        <w:t xml:space="preserve"> button on the Configuring Sensors and Switches window.</w:t>
      </w:r>
    </w:p>
    <w:p w14:paraId="2CCB7045" w14:textId="04E42617" w:rsidR="007B1A40" w:rsidRDefault="00390F63" w:rsidP="004C45AD">
      <w:pPr>
        <w:keepNext/>
        <w:ind w:left="360"/>
        <w:jc w:val="center"/>
      </w:pPr>
      <w:del w:id="351" w:author="Andrew Instone-Cowie" w:date="2024-06-20T14:56:00Z" w16du:dateUtc="2024-06-20T13:56:00Z">
        <w:r w:rsidDel="00B662DF">
          <w:rPr>
            <w:noProof/>
          </w:rPr>
          <w:drawing>
            <wp:inline distT="0" distB="0" distL="0" distR="0" wp14:anchorId="199D64F2" wp14:editId="0BBA5099">
              <wp:extent cx="3960000" cy="4168800"/>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B10.png"/>
                      <pic:cNvPicPr/>
                    </pic:nvPicPr>
                    <pic:blipFill>
                      <a:blip r:embed="rId29">
                        <a:extLst>
                          <a:ext uri="{28A0092B-C50C-407E-A947-70E740481C1C}">
                            <a14:useLocalDpi xmlns:a14="http://schemas.microsoft.com/office/drawing/2010/main" val="0"/>
                          </a:ext>
                        </a:extLst>
                      </a:blip>
                      <a:stretch>
                        <a:fillRect/>
                      </a:stretch>
                    </pic:blipFill>
                    <pic:spPr>
                      <a:xfrm>
                        <a:off x="0" y="0"/>
                        <a:ext cx="3960000" cy="4168800"/>
                      </a:xfrm>
                      <a:prstGeom prst="rect">
                        <a:avLst/>
                      </a:prstGeom>
                    </pic:spPr>
                  </pic:pic>
                </a:graphicData>
              </a:graphic>
            </wp:inline>
          </w:drawing>
        </w:r>
      </w:del>
      <w:ins w:id="352" w:author="Andrew Instone-Cowie" w:date="2024-06-20T14:56:00Z" w16du:dateUtc="2024-06-20T13:56:00Z">
        <w:r w:rsidR="00B662DF">
          <w:rPr>
            <w:noProof/>
          </w:rPr>
          <w:drawing>
            <wp:inline distT="0" distB="0" distL="0" distR="0" wp14:anchorId="3F95F22F" wp14:editId="1669FA07">
              <wp:extent cx="3960000" cy="4230000"/>
              <wp:effectExtent l="0" t="0" r="2540" b="0"/>
              <wp:docPr id="112952050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0509" name="Picture 12"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960000" cy="4230000"/>
                      </a:xfrm>
                      <a:prstGeom prst="rect">
                        <a:avLst/>
                      </a:prstGeom>
                    </pic:spPr>
                  </pic:pic>
                </a:graphicData>
              </a:graphic>
            </wp:inline>
          </w:drawing>
        </w:r>
      </w:ins>
    </w:p>
    <w:p w14:paraId="2CCB7046" w14:textId="67D82912" w:rsidR="007B1A40" w:rsidRDefault="007B1A40" w:rsidP="004C45AD">
      <w:pPr>
        <w:pStyle w:val="Caption"/>
        <w:ind w:left="360"/>
        <w:jc w:val="center"/>
      </w:pPr>
      <w:bookmarkStart w:id="353" w:name="_Toc169789769"/>
      <w:r>
        <w:t xml:space="preserve">Figure </w:t>
      </w:r>
      <w:r w:rsidR="00CD4720">
        <w:rPr>
          <w:noProof/>
        </w:rPr>
        <w:fldChar w:fldCharType="begin"/>
      </w:r>
      <w:r w:rsidR="00CD4720">
        <w:rPr>
          <w:noProof/>
        </w:rPr>
        <w:instrText xml:space="preserve"> SEQ Figure \* ARABIC </w:instrText>
      </w:r>
      <w:r w:rsidR="00CD4720">
        <w:rPr>
          <w:noProof/>
        </w:rPr>
        <w:fldChar w:fldCharType="separate"/>
      </w:r>
      <w:r w:rsidR="00FF349F">
        <w:rPr>
          <w:noProof/>
        </w:rPr>
        <w:t>11</w:t>
      </w:r>
      <w:r w:rsidR="00CD4720">
        <w:rPr>
          <w:noProof/>
        </w:rPr>
        <w:fldChar w:fldCharType="end"/>
      </w:r>
      <w:r>
        <w:t xml:space="preserve"> </w:t>
      </w:r>
      <w:r w:rsidRPr="00672BF1">
        <w:t xml:space="preserve">– Virtual Belfry </w:t>
      </w:r>
      <w:r>
        <w:t>– Copy Sensor Group</w:t>
      </w:r>
      <w:bookmarkEnd w:id="353"/>
    </w:p>
    <w:bookmarkEnd w:id="298"/>
    <w:p w14:paraId="321117F5" w14:textId="1C1FB526" w:rsidR="00D57D5A" w:rsidRDefault="00D57D5A" w:rsidP="00D57D5A">
      <w:pPr>
        <w:pStyle w:val="ListParagraph"/>
        <w:keepNext/>
        <w:numPr>
          <w:ilvl w:val="0"/>
          <w:numId w:val="34"/>
        </w:numPr>
        <w:ind w:left="714" w:hanging="357"/>
      </w:pPr>
      <w:r>
        <w:lastRenderedPageBreak/>
        <w:t xml:space="preserve">Then click </w:t>
      </w:r>
      <w:r w:rsidRPr="00D57D5A">
        <w:rPr>
          <w:i/>
        </w:rPr>
        <w:t>OK</w:t>
      </w:r>
      <w:r>
        <w:t xml:space="preserve"> to create a copy of the current group.</w:t>
      </w:r>
    </w:p>
    <w:p w14:paraId="54D0EF10" w14:textId="0AA348DF" w:rsidR="00D57D5A" w:rsidRDefault="00D57D5A" w:rsidP="00D57D5A">
      <w:pPr>
        <w:keepNext/>
        <w:ind w:left="360"/>
        <w:jc w:val="center"/>
      </w:pPr>
      <w:del w:id="354" w:author="Andrew Instone-Cowie" w:date="2024-06-20T14:56:00Z" w16du:dateUtc="2024-06-20T13:56:00Z">
        <w:r w:rsidDel="00B662DF">
          <w:rPr>
            <w:noProof/>
          </w:rPr>
          <w:drawing>
            <wp:inline distT="0" distB="0" distL="0" distR="0" wp14:anchorId="48DB2DA5" wp14:editId="018F0886">
              <wp:extent cx="3960000" cy="420120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B11.png"/>
                      <pic:cNvPicPr/>
                    </pic:nvPicPr>
                    <pic:blipFill>
                      <a:blip r:embed="rId31">
                        <a:extLst>
                          <a:ext uri="{28A0092B-C50C-407E-A947-70E740481C1C}">
                            <a14:useLocalDpi xmlns:a14="http://schemas.microsoft.com/office/drawing/2010/main" val="0"/>
                          </a:ext>
                        </a:extLst>
                      </a:blip>
                      <a:stretch>
                        <a:fillRect/>
                      </a:stretch>
                    </pic:blipFill>
                    <pic:spPr>
                      <a:xfrm>
                        <a:off x="0" y="0"/>
                        <a:ext cx="3960000" cy="4201200"/>
                      </a:xfrm>
                      <a:prstGeom prst="rect">
                        <a:avLst/>
                      </a:prstGeom>
                    </pic:spPr>
                  </pic:pic>
                </a:graphicData>
              </a:graphic>
            </wp:inline>
          </w:drawing>
        </w:r>
      </w:del>
      <w:ins w:id="355" w:author="Andrew Instone-Cowie" w:date="2024-06-20T14:56:00Z" w16du:dateUtc="2024-06-20T13:56:00Z">
        <w:r w:rsidR="00B662DF">
          <w:rPr>
            <w:noProof/>
          </w:rPr>
          <w:drawing>
            <wp:inline distT="0" distB="0" distL="0" distR="0" wp14:anchorId="352F5014" wp14:editId="499B0EB3">
              <wp:extent cx="3960000" cy="4248000"/>
              <wp:effectExtent l="0" t="0" r="2540" b="635"/>
              <wp:docPr id="95076638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66386" name="Picture 13"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6E702994" w14:textId="4A585431" w:rsidR="00D57D5A" w:rsidRDefault="00D57D5A" w:rsidP="00D57D5A">
      <w:pPr>
        <w:pStyle w:val="Caption"/>
        <w:ind w:left="360"/>
        <w:jc w:val="center"/>
      </w:pPr>
      <w:bookmarkStart w:id="356" w:name="_Toc169789770"/>
      <w:r>
        <w:t xml:space="preserve">Figure </w:t>
      </w:r>
      <w:r>
        <w:rPr>
          <w:noProof/>
        </w:rPr>
        <w:fldChar w:fldCharType="begin"/>
      </w:r>
      <w:r>
        <w:rPr>
          <w:noProof/>
        </w:rPr>
        <w:instrText xml:space="preserve"> SEQ Figure \* ARABIC </w:instrText>
      </w:r>
      <w:r>
        <w:rPr>
          <w:noProof/>
        </w:rPr>
        <w:fldChar w:fldCharType="separate"/>
      </w:r>
      <w:r w:rsidR="00FF349F">
        <w:rPr>
          <w:noProof/>
        </w:rPr>
        <w:t>12</w:t>
      </w:r>
      <w:r>
        <w:rPr>
          <w:noProof/>
        </w:rPr>
        <w:fldChar w:fldCharType="end"/>
      </w:r>
      <w:r>
        <w:t xml:space="preserve"> </w:t>
      </w:r>
      <w:r w:rsidRPr="00672BF1">
        <w:t xml:space="preserve">– Virtual Belfry </w:t>
      </w:r>
      <w:r>
        <w:t>– Confirm Copy</w:t>
      </w:r>
      <w:bookmarkEnd w:id="356"/>
    </w:p>
    <w:p w14:paraId="1AF52169" w14:textId="45E955EC" w:rsidR="00D57D5A" w:rsidRPr="00D57D5A" w:rsidRDefault="00D57D5A" w:rsidP="00D57D5A">
      <w:pPr>
        <w:pStyle w:val="ListParagraph"/>
        <w:numPr>
          <w:ilvl w:val="0"/>
          <w:numId w:val="34"/>
        </w:numPr>
      </w:pPr>
      <w:r>
        <w:t xml:space="preserve">The new sensor group will have the same name as the original, with the word </w:t>
      </w:r>
      <w:r w:rsidRPr="00D57D5A">
        <w:rPr>
          <w:i/>
        </w:rPr>
        <w:t>(copy)</w:t>
      </w:r>
      <w:r>
        <w:t xml:space="preserve"> appended.</w:t>
      </w:r>
    </w:p>
    <w:p w14:paraId="31CCEEE9" w14:textId="650B416C" w:rsidR="00D57D5A" w:rsidRDefault="00D57D5A" w:rsidP="00D57D5A">
      <w:pPr>
        <w:pStyle w:val="ListParagraph"/>
        <w:keepNext/>
        <w:numPr>
          <w:ilvl w:val="0"/>
          <w:numId w:val="34"/>
        </w:numPr>
        <w:ind w:left="714" w:hanging="357"/>
      </w:pPr>
      <w:r>
        <w:lastRenderedPageBreak/>
        <w:t xml:space="preserve">To rename the new group, click the </w:t>
      </w:r>
      <w:r w:rsidRPr="00D57D5A">
        <w:rPr>
          <w:i/>
        </w:rPr>
        <w:t>Edit…</w:t>
      </w:r>
      <w:r>
        <w:t xml:space="preserve"> button, enter a new name for the group, and click </w:t>
      </w:r>
      <w:r w:rsidRPr="00D57D5A">
        <w:rPr>
          <w:i/>
        </w:rPr>
        <w:t>OK</w:t>
      </w:r>
      <w:r>
        <w:t>.</w:t>
      </w:r>
    </w:p>
    <w:p w14:paraId="1DF628F4" w14:textId="3EAADCE4" w:rsidR="00D57D5A" w:rsidRDefault="00D57D5A" w:rsidP="00D57D5A">
      <w:pPr>
        <w:keepNext/>
        <w:ind w:left="360"/>
        <w:jc w:val="center"/>
      </w:pPr>
      <w:del w:id="357" w:author="Andrew Instone-Cowie" w:date="2024-06-20T14:57:00Z" w16du:dateUtc="2024-06-20T13:57:00Z">
        <w:r w:rsidDel="00B662DF">
          <w:rPr>
            <w:noProof/>
          </w:rPr>
          <w:drawing>
            <wp:inline distT="0" distB="0" distL="0" distR="0" wp14:anchorId="443EA85A" wp14:editId="3EA2ADE1">
              <wp:extent cx="3960000" cy="4194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B12.png"/>
                      <pic:cNvPicPr/>
                    </pic:nvPicPr>
                    <pic:blipFill>
                      <a:blip r:embed="rId33">
                        <a:extLst>
                          <a:ext uri="{28A0092B-C50C-407E-A947-70E740481C1C}">
                            <a14:useLocalDpi xmlns:a14="http://schemas.microsoft.com/office/drawing/2010/main" val="0"/>
                          </a:ext>
                        </a:extLst>
                      </a:blip>
                      <a:stretch>
                        <a:fillRect/>
                      </a:stretch>
                    </pic:blipFill>
                    <pic:spPr>
                      <a:xfrm>
                        <a:off x="0" y="0"/>
                        <a:ext cx="3960000" cy="4194000"/>
                      </a:xfrm>
                      <a:prstGeom prst="rect">
                        <a:avLst/>
                      </a:prstGeom>
                    </pic:spPr>
                  </pic:pic>
                </a:graphicData>
              </a:graphic>
            </wp:inline>
          </w:drawing>
        </w:r>
      </w:del>
      <w:ins w:id="358" w:author="Andrew Instone-Cowie" w:date="2024-06-20T14:57:00Z" w16du:dateUtc="2024-06-20T13:57:00Z">
        <w:r w:rsidR="00B662DF">
          <w:rPr>
            <w:noProof/>
          </w:rPr>
          <w:drawing>
            <wp:inline distT="0" distB="0" distL="0" distR="0" wp14:anchorId="3BE8EDE5" wp14:editId="31C9B956">
              <wp:extent cx="3960000" cy="4248000"/>
              <wp:effectExtent l="0" t="0" r="2540" b="635"/>
              <wp:docPr id="578958836" name="Picture 1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958836" name="Picture 14" descr="A screen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960000" cy="4248000"/>
                      </a:xfrm>
                      <a:prstGeom prst="rect">
                        <a:avLst/>
                      </a:prstGeom>
                    </pic:spPr>
                  </pic:pic>
                </a:graphicData>
              </a:graphic>
            </wp:inline>
          </w:drawing>
        </w:r>
      </w:ins>
    </w:p>
    <w:p w14:paraId="078DD6FC" w14:textId="293E314C" w:rsidR="00D57D5A" w:rsidRDefault="00D57D5A" w:rsidP="00D57D5A">
      <w:pPr>
        <w:pStyle w:val="Caption"/>
        <w:ind w:left="360"/>
        <w:jc w:val="center"/>
      </w:pPr>
      <w:bookmarkStart w:id="359" w:name="_Toc169789771"/>
      <w:r>
        <w:t xml:space="preserve">Figure </w:t>
      </w:r>
      <w:r>
        <w:rPr>
          <w:noProof/>
        </w:rPr>
        <w:fldChar w:fldCharType="begin"/>
      </w:r>
      <w:r>
        <w:rPr>
          <w:noProof/>
        </w:rPr>
        <w:instrText xml:space="preserve"> SEQ Figure \* ARABIC </w:instrText>
      </w:r>
      <w:r>
        <w:rPr>
          <w:noProof/>
        </w:rPr>
        <w:fldChar w:fldCharType="separate"/>
      </w:r>
      <w:r w:rsidR="00FF349F">
        <w:rPr>
          <w:noProof/>
        </w:rPr>
        <w:t>13</w:t>
      </w:r>
      <w:r>
        <w:rPr>
          <w:noProof/>
        </w:rPr>
        <w:fldChar w:fldCharType="end"/>
      </w:r>
      <w:r>
        <w:t xml:space="preserve"> </w:t>
      </w:r>
      <w:r w:rsidRPr="00672BF1">
        <w:t xml:space="preserve">– Virtual Belfry </w:t>
      </w:r>
      <w:r>
        <w:t>– Rename Sensor Group</w:t>
      </w:r>
      <w:bookmarkEnd w:id="359"/>
    </w:p>
    <w:p w14:paraId="41F4EF7F" w14:textId="69DE20EC" w:rsidR="00D57D5A" w:rsidRPr="00D57D5A" w:rsidRDefault="00D57D5A" w:rsidP="00D57D5A">
      <w:pPr>
        <w:pStyle w:val="ListParagraph"/>
        <w:numPr>
          <w:ilvl w:val="0"/>
          <w:numId w:val="41"/>
        </w:numPr>
      </w:pPr>
      <w:r>
        <w:t>Now change the configuration of the sensors in the new group as required.</w:t>
      </w:r>
    </w:p>
    <w:p w14:paraId="7BD9AFE3" w14:textId="41EC1B28" w:rsidR="00D57D5A" w:rsidRDefault="00D57D5A" w:rsidP="00D57D5A">
      <w:pPr>
        <w:pStyle w:val="ListParagraph"/>
        <w:keepNext/>
        <w:numPr>
          <w:ilvl w:val="0"/>
          <w:numId w:val="34"/>
        </w:numPr>
        <w:ind w:left="714" w:hanging="357"/>
      </w:pPr>
      <w:r>
        <w:t xml:space="preserve">You can switch to the new sensor group by using the dropdown on the </w:t>
      </w:r>
      <w:r w:rsidRPr="00D57D5A">
        <w:rPr>
          <w:i/>
        </w:rPr>
        <w:t>Sensor</w:t>
      </w:r>
      <w:r>
        <w:t xml:space="preserve"> tab of the main window.</w:t>
      </w:r>
    </w:p>
    <w:p w14:paraId="693D87A1" w14:textId="24D99839" w:rsidR="00D57D5A" w:rsidRDefault="00D57D5A" w:rsidP="00D57D5A">
      <w:pPr>
        <w:keepNext/>
        <w:ind w:left="360"/>
        <w:jc w:val="center"/>
      </w:pPr>
      <w:del w:id="360" w:author="Andrew Instone-Cowie" w:date="2024-06-20T14:57:00Z" w16du:dateUtc="2024-06-20T13:57:00Z">
        <w:r w:rsidDel="00B662DF">
          <w:rPr>
            <w:noProof/>
          </w:rPr>
          <w:drawing>
            <wp:inline distT="0" distB="0" distL="0" distR="0" wp14:anchorId="3026BCF2" wp14:editId="4F328B18">
              <wp:extent cx="3600000" cy="2077200"/>
              <wp:effectExtent l="19050" t="19050" r="1968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B13.png"/>
                      <pic:cNvPicPr/>
                    </pic:nvPicPr>
                    <pic:blipFill>
                      <a:blip r:embed="rId35">
                        <a:extLst>
                          <a:ext uri="{28A0092B-C50C-407E-A947-70E740481C1C}">
                            <a14:useLocalDpi xmlns:a14="http://schemas.microsoft.com/office/drawing/2010/main" val="0"/>
                          </a:ext>
                        </a:extLst>
                      </a:blip>
                      <a:stretch>
                        <a:fillRect/>
                      </a:stretch>
                    </pic:blipFill>
                    <pic:spPr>
                      <a:xfrm>
                        <a:off x="0" y="0"/>
                        <a:ext cx="3600000" cy="2077200"/>
                      </a:xfrm>
                      <a:prstGeom prst="rect">
                        <a:avLst/>
                      </a:prstGeom>
                      <a:ln w="12700">
                        <a:solidFill>
                          <a:schemeClr val="tx1"/>
                        </a:solidFill>
                      </a:ln>
                    </pic:spPr>
                  </pic:pic>
                </a:graphicData>
              </a:graphic>
            </wp:inline>
          </w:drawing>
        </w:r>
      </w:del>
      <w:ins w:id="361" w:author="Andrew Instone-Cowie" w:date="2024-06-20T14:58:00Z" w16du:dateUtc="2024-06-20T13:58:00Z">
        <w:r w:rsidR="00B662DF">
          <w:rPr>
            <w:noProof/>
          </w:rPr>
          <w:drawing>
            <wp:inline distT="0" distB="0" distL="0" distR="0" wp14:anchorId="4AB17BCD" wp14:editId="408A8B95">
              <wp:extent cx="3921081" cy="2286486"/>
              <wp:effectExtent l="19050" t="19050" r="22860" b="19050"/>
              <wp:docPr id="1440130754"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30754" name="Picture 16"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921081" cy="2286486"/>
                      </a:xfrm>
                      <a:prstGeom prst="rect">
                        <a:avLst/>
                      </a:prstGeom>
                      <a:ln w="3175">
                        <a:solidFill>
                          <a:schemeClr val="tx1"/>
                        </a:solidFill>
                      </a:ln>
                    </pic:spPr>
                  </pic:pic>
                </a:graphicData>
              </a:graphic>
            </wp:inline>
          </w:drawing>
        </w:r>
      </w:ins>
    </w:p>
    <w:p w14:paraId="7889288A" w14:textId="40656CFD" w:rsidR="00D57D5A" w:rsidRDefault="00D57D5A" w:rsidP="00D57D5A">
      <w:pPr>
        <w:pStyle w:val="Caption"/>
        <w:ind w:left="360"/>
        <w:jc w:val="center"/>
      </w:pPr>
      <w:bookmarkStart w:id="362" w:name="_Toc169789772"/>
      <w:r>
        <w:t xml:space="preserve">Figure </w:t>
      </w:r>
      <w:r>
        <w:rPr>
          <w:noProof/>
        </w:rPr>
        <w:fldChar w:fldCharType="begin"/>
      </w:r>
      <w:r>
        <w:rPr>
          <w:noProof/>
        </w:rPr>
        <w:instrText xml:space="preserve"> SEQ Figure \* ARABIC </w:instrText>
      </w:r>
      <w:r>
        <w:rPr>
          <w:noProof/>
        </w:rPr>
        <w:fldChar w:fldCharType="separate"/>
      </w:r>
      <w:r w:rsidR="00FF349F">
        <w:rPr>
          <w:noProof/>
        </w:rPr>
        <w:t>14</w:t>
      </w:r>
      <w:r>
        <w:rPr>
          <w:noProof/>
        </w:rPr>
        <w:fldChar w:fldCharType="end"/>
      </w:r>
      <w:r>
        <w:t xml:space="preserve"> </w:t>
      </w:r>
      <w:r w:rsidRPr="00672BF1">
        <w:t xml:space="preserve">– Virtual Belfry </w:t>
      </w:r>
      <w:r>
        <w:t>– Select Sensor Group</w:t>
      </w:r>
      <w:bookmarkEnd w:id="362"/>
    </w:p>
    <w:p w14:paraId="3D31BA62" w14:textId="1352FC4A" w:rsidR="00924D8E" w:rsidRDefault="00924D8E" w:rsidP="00924D8E">
      <w:pPr>
        <w:pStyle w:val="Heading2"/>
        <w:rPr>
          <w:ins w:id="363" w:author="Andrew Instone-Cowie" w:date="2024-06-20T15:20:00Z" w16du:dateUtc="2024-06-20T14:20:00Z"/>
        </w:rPr>
      </w:pPr>
      <w:bookmarkStart w:id="364" w:name="_Toc415420539"/>
      <w:bookmarkStart w:id="365" w:name="_Toc169789754"/>
      <w:ins w:id="366" w:author="Andrew Instone-Cowie" w:date="2024-06-20T15:20:00Z" w16du:dateUtc="2024-06-20T14:20:00Z">
        <w:r>
          <w:lastRenderedPageBreak/>
          <w:t>Moving Ringers</w:t>
        </w:r>
        <w:bookmarkEnd w:id="365"/>
      </w:ins>
    </w:p>
    <w:p w14:paraId="37C80FFA" w14:textId="1F0A7156" w:rsidR="00924D8E" w:rsidRDefault="00924D8E" w:rsidP="00924D8E">
      <w:pPr>
        <w:pStyle w:val="ListParagraph"/>
        <w:keepNext/>
        <w:numPr>
          <w:ilvl w:val="0"/>
          <w:numId w:val="34"/>
        </w:numPr>
        <w:ind w:left="714" w:hanging="357"/>
        <w:rPr>
          <w:ins w:id="367" w:author="Andrew Instone-Cowie" w:date="2024-06-20T15:20:00Z" w16du:dateUtc="2024-06-20T14:20:00Z"/>
        </w:rPr>
      </w:pPr>
      <w:ins w:id="368" w:author="Andrew Instone-Cowie" w:date="2024-06-20T15:21:00Z" w16du:dateUtc="2024-06-20T14:21:00Z">
        <w:r>
          <w:t xml:space="preserve">When using the simulator </w:t>
        </w:r>
      </w:ins>
      <w:ins w:id="369" w:author="Andrew Instone-Cowie" w:date="2024-06-20T15:23:00Z" w16du:dateUtc="2024-06-20T14:23:00Z">
        <w:r>
          <w:t xml:space="preserve">for practice </w:t>
        </w:r>
      </w:ins>
      <w:ins w:id="370" w:author="Andrew Instone-Cowie" w:date="2024-06-20T15:21:00Z" w16du:dateUtc="2024-06-20T14:21:00Z">
        <w:r>
          <w:t>with a singl</w:t>
        </w:r>
      </w:ins>
      <w:ins w:id="371" w:author="Andrew Instone-Cowie" w:date="2024-06-20T15:22:00Z" w16du:dateUtc="2024-06-20T14:22:00Z">
        <w:r>
          <w:t xml:space="preserve">e </w:t>
        </w:r>
      </w:ins>
      <w:ins w:id="372" w:author="Andrew Instone-Cowie" w:date="2024-06-20T15:21:00Z" w16du:dateUtc="2024-06-20T14:21:00Z">
        <w:r>
          <w:t xml:space="preserve">dumb bell </w:t>
        </w:r>
      </w:ins>
      <w:ins w:id="373" w:author="Andrew Instone-Cowie" w:date="2024-06-20T15:22:00Z" w16du:dateUtc="2024-06-20T14:22:00Z">
        <w:r>
          <w:t xml:space="preserve">and the </w:t>
        </w:r>
      </w:ins>
      <w:ins w:id="374" w:author="Andrew Instone-Cowie" w:date="2024-06-20T15:21:00Z" w16du:dateUtc="2024-06-20T14:21:00Z">
        <w:r>
          <w:t xml:space="preserve">animated </w:t>
        </w:r>
      </w:ins>
      <w:ins w:id="375" w:author="Andrew Instone-Cowie" w:date="2024-06-20T15:24:00Z" w16du:dateUtc="2024-06-20T14:24:00Z">
        <w:r>
          <w:t xml:space="preserve">ropes or </w:t>
        </w:r>
      </w:ins>
      <w:ins w:id="376" w:author="Andrew Instone-Cowie" w:date="2024-06-20T15:21:00Z" w16du:dateUtc="2024-06-20T14:21:00Z">
        <w:r>
          <w:t xml:space="preserve">ringers </w:t>
        </w:r>
      </w:ins>
      <w:ins w:id="377" w:author="Andrew Instone-Cowie" w:date="2024-06-20T15:22:00Z" w16du:dateUtc="2024-06-20T14:22:00Z">
        <w:r>
          <w:t>on screen, it can be distracting to see the image corresponding to your own rope moving</w:t>
        </w:r>
      </w:ins>
      <w:ins w:id="378" w:author="Andrew Instone-Cowie" w:date="2024-06-20T15:23:00Z" w16du:dateUtc="2024-06-20T14:23:00Z">
        <w:r>
          <w:t xml:space="preserve"> on screen</w:t>
        </w:r>
      </w:ins>
      <w:ins w:id="379" w:author="Andrew Instone-Cowie" w:date="2024-06-20T15:22:00Z" w16du:dateUtc="2024-06-20T14:22:00Z">
        <w:r>
          <w:t xml:space="preserve">. You can turn off the display of your own rope </w:t>
        </w:r>
      </w:ins>
      <w:ins w:id="380" w:author="Andrew Instone-Cowie" w:date="2024-06-20T15:23:00Z" w16du:dateUtc="2024-06-20T14:23:00Z">
        <w:r>
          <w:t xml:space="preserve">by unticking the </w:t>
        </w:r>
        <w:r w:rsidRPr="00924D8E">
          <w:rPr>
            <w:i/>
            <w:iCs/>
            <w:rPrChange w:id="381" w:author="Andrew Instone-Cowie" w:date="2024-06-20T15:24:00Z" w16du:dateUtc="2024-06-20T14:24:00Z">
              <w:rPr/>
            </w:rPrChange>
          </w:rPr>
          <w:t>Own rope(s) when ri</w:t>
        </w:r>
      </w:ins>
      <w:ins w:id="382" w:author="Andrew Instone-Cowie" w:date="2024-06-20T15:24:00Z" w16du:dateUtc="2024-06-20T14:24:00Z">
        <w:r w:rsidRPr="00924D8E">
          <w:rPr>
            <w:i/>
            <w:iCs/>
            <w:rPrChange w:id="383" w:author="Andrew Instone-Cowie" w:date="2024-06-20T15:24:00Z" w16du:dateUtc="2024-06-20T14:24:00Z">
              <w:rPr/>
            </w:rPrChange>
          </w:rPr>
          <w:t>nging</w:t>
        </w:r>
        <w:r>
          <w:t xml:space="preserve"> option on the </w:t>
        </w:r>
      </w:ins>
      <w:ins w:id="384" w:author="Andrew Instone-Cowie" w:date="2024-06-20T15:36:00Z" w16du:dateUtc="2024-06-20T14:36:00Z">
        <w:r w:rsidR="00F43ADB">
          <w:rPr>
            <w:i/>
            <w:iCs/>
          </w:rPr>
          <w:t>Ropes</w:t>
        </w:r>
      </w:ins>
      <w:ins w:id="385" w:author="Andrew Instone-Cowie" w:date="2024-06-20T15:24:00Z" w16du:dateUtc="2024-06-20T14:24:00Z">
        <w:r>
          <w:t xml:space="preserve"> vertical tab.</w:t>
        </w:r>
      </w:ins>
    </w:p>
    <w:p w14:paraId="1119C383" w14:textId="610D8EB8" w:rsidR="00924D8E" w:rsidRDefault="00812115" w:rsidP="00924D8E">
      <w:pPr>
        <w:keepNext/>
        <w:ind w:left="360"/>
        <w:jc w:val="center"/>
        <w:rPr>
          <w:ins w:id="386" w:author="Andrew Instone-Cowie" w:date="2024-06-20T15:20:00Z" w16du:dateUtc="2024-06-20T14:20:00Z"/>
        </w:rPr>
      </w:pPr>
      <w:ins w:id="387" w:author="Andrew Instone-Cowie" w:date="2024-06-20T15:39:00Z" w16du:dateUtc="2024-06-20T14:39:00Z">
        <w:r>
          <w:rPr>
            <w:noProof/>
          </w:rPr>
          <w:drawing>
            <wp:inline distT="0" distB="0" distL="0" distR="0" wp14:anchorId="60290FF2" wp14:editId="3213F18D">
              <wp:extent cx="2412973" cy="3434594"/>
              <wp:effectExtent l="19050" t="19050" r="26035" b="13970"/>
              <wp:docPr id="68541282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412829" name="Picture 21"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412973" cy="3434594"/>
                      </a:xfrm>
                      <a:prstGeom prst="rect">
                        <a:avLst/>
                      </a:prstGeom>
                      <a:ln w="3175">
                        <a:solidFill>
                          <a:schemeClr val="tx1"/>
                        </a:solidFill>
                      </a:ln>
                    </pic:spPr>
                  </pic:pic>
                </a:graphicData>
              </a:graphic>
            </wp:inline>
          </w:drawing>
        </w:r>
      </w:ins>
    </w:p>
    <w:p w14:paraId="246E3C54" w14:textId="731A0A7A" w:rsidR="00924D8E" w:rsidRDefault="00924D8E" w:rsidP="00924D8E">
      <w:pPr>
        <w:pStyle w:val="Caption"/>
        <w:ind w:left="360"/>
        <w:jc w:val="center"/>
        <w:rPr>
          <w:ins w:id="388" w:author="Andrew Instone-Cowie" w:date="2024-06-20T15:20:00Z" w16du:dateUtc="2024-06-20T14:20:00Z"/>
        </w:rPr>
      </w:pPr>
      <w:bookmarkStart w:id="389" w:name="_Toc169789773"/>
      <w:ins w:id="390" w:author="Andrew Instone-Cowie" w:date="2024-06-20T15:20:00Z" w16du:dateUtc="2024-06-20T14:20:00Z">
        <w:r>
          <w:t xml:space="preserve">Figure </w:t>
        </w:r>
        <w:r>
          <w:rPr>
            <w:noProof/>
          </w:rPr>
          <w:fldChar w:fldCharType="begin"/>
        </w:r>
        <w:r>
          <w:rPr>
            <w:noProof/>
          </w:rPr>
          <w:instrText xml:space="preserve"> SEQ Figure \* ARABIC </w:instrText>
        </w:r>
        <w:r>
          <w:rPr>
            <w:noProof/>
          </w:rPr>
          <w:fldChar w:fldCharType="separate"/>
        </w:r>
      </w:ins>
      <w:ins w:id="391" w:author="Andrew Instone-Cowie" w:date="2024-06-20T15:41:00Z" w16du:dateUtc="2024-06-20T14:41:00Z">
        <w:r w:rsidR="00FF349F">
          <w:rPr>
            <w:noProof/>
          </w:rPr>
          <w:t>15</w:t>
        </w:r>
      </w:ins>
      <w:ins w:id="392" w:author="Andrew Instone-Cowie" w:date="2024-06-20T15:20:00Z" w16du:dateUtc="2024-06-20T14:20:00Z">
        <w:r>
          <w:rPr>
            <w:noProof/>
          </w:rPr>
          <w:fldChar w:fldCharType="end"/>
        </w:r>
        <w:r>
          <w:t xml:space="preserve"> </w:t>
        </w:r>
        <w:r w:rsidRPr="00672BF1">
          <w:t xml:space="preserve">– Virtual Belfry </w:t>
        </w:r>
        <w:r>
          <w:t xml:space="preserve">– </w:t>
        </w:r>
      </w:ins>
      <w:ins w:id="393" w:author="Andrew Instone-Cowie" w:date="2024-06-20T15:24:00Z" w16du:dateUtc="2024-06-20T14:24:00Z">
        <w:r>
          <w:t xml:space="preserve">Turning Off </w:t>
        </w:r>
      </w:ins>
      <w:ins w:id="394" w:author="Andrew Instone-Cowie" w:date="2024-06-20T15:26:00Z" w16du:dateUtc="2024-06-20T14:26:00Z">
        <w:r>
          <w:t>“</w:t>
        </w:r>
      </w:ins>
      <w:ins w:id="395" w:author="Andrew Instone-Cowie" w:date="2024-06-20T15:24:00Z" w16du:dateUtc="2024-06-20T14:24:00Z">
        <w:r>
          <w:t>Own Rope</w:t>
        </w:r>
      </w:ins>
      <w:ins w:id="396" w:author="Andrew Instone-Cowie" w:date="2024-06-20T15:26:00Z" w16du:dateUtc="2024-06-20T14:26:00Z">
        <w:r>
          <w:t>”</w:t>
        </w:r>
      </w:ins>
      <w:ins w:id="397" w:author="Andrew Instone-Cowie" w:date="2024-06-20T15:25:00Z" w16du:dateUtc="2024-06-20T14:25:00Z">
        <w:r>
          <w:t xml:space="preserve"> Option</w:t>
        </w:r>
      </w:ins>
      <w:bookmarkEnd w:id="389"/>
    </w:p>
    <w:p w14:paraId="72C379BB" w14:textId="5ACE429E" w:rsidR="00924D8E" w:rsidRDefault="00924D8E" w:rsidP="00812115">
      <w:pPr>
        <w:keepNext/>
        <w:rPr>
          <w:ins w:id="398" w:author="Andrew Instone-Cowie" w:date="2024-06-20T15:25:00Z" w16du:dateUtc="2024-06-20T14:25:00Z"/>
        </w:rPr>
        <w:pPrChange w:id="399" w:author="Andrew Instone-Cowie" w:date="2024-06-20T15:40:00Z" w16du:dateUtc="2024-06-20T14:40:00Z">
          <w:pPr/>
        </w:pPrChange>
      </w:pPr>
      <w:ins w:id="400" w:author="Andrew Instone-Cowie" w:date="2024-06-20T15:26:00Z" w16du:dateUtc="2024-06-20T14:26:00Z">
        <w:r>
          <w:lastRenderedPageBreak/>
          <w:t xml:space="preserve">When input from the simulator </w:t>
        </w:r>
      </w:ins>
      <w:ins w:id="401" w:author="Andrew Instone-Cowie" w:date="2024-06-20T15:28:00Z" w16du:dateUtc="2024-06-20T14:28:00Z">
        <w:r>
          <w:t xml:space="preserve">sensor </w:t>
        </w:r>
      </w:ins>
      <w:ins w:id="402" w:author="Andrew Instone-Cowie" w:date="2024-06-20T15:26:00Z" w16du:dateUtc="2024-06-20T14:26:00Z">
        <w:r>
          <w:t>is detected, Virtual Belfry remove</w:t>
        </w:r>
      </w:ins>
      <w:ins w:id="403" w:author="Andrew Instone-Cowie" w:date="2024-06-20T15:28:00Z" w16du:dateUtc="2024-06-20T14:28:00Z">
        <w:r>
          <w:t xml:space="preserve">s from the screen </w:t>
        </w:r>
      </w:ins>
      <w:ins w:id="404" w:author="Andrew Instone-Cowie" w:date="2024-06-20T15:26:00Z" w16du:dateUtc="2024-06-20T14:26:00Z">
        <w:r>
          <w:t xml:space="preserve">the </w:t>
        </w:r>
      </w:ins>
      <w:ins w:id="405" w:author="Andrew Instone-Cowie" w:date="2024-06-20T15:28:00Z" w16du:dateUtc="2024-06-20T14:28:00Z">
        <w:r>
          <w:t xml:space="preserve">image of the </w:t>
        </w:r>
      </w:ins>
      <w:ins w:id="406" w:author="Andrew Instone-Cowie" w:date="2024-06-20T15:26:00Z" w16du:dateUtc="2024-06-20T14:26:00Z">
        <w:r>
          <w:t>ringer or rop</w:t>
        </w:r>
      </w:ins>
      <w:ins w:id="407" w:author="Andrew Instone-Cowie" w:date="2024-06-20T15:27:00Z" w16du:dateUtc="2024-06-20T14:27:00Z">
        <w:r>
          <w:t>e for the selected sensor, as shown in the following screenshot</w:t>
        </w:r>
      </w:ins>
      <w:ins w:id="408" w:author="Andrew Instone-Cowie" w:date="2024-06-20T15:41:00Z" w16du:dateUtc="2024-06-20T14:41:00Z">
        <w:r w:rsidR="00812115">
          <w:t xml:space="preserve"> (where the dumb bell is being rung as the third)</w:t>
        </w:r>
      </w:ins>
      <w:ins w:id="409" w:author="Andrew Instone-Cowie" w:date="2024-06-20T15:27:00Z" w16du:dateUtc="2024-06-20T14:27:00Z">
        <w:r>
          <w:t>.</w:t>
        </w:r>
      </w:ins>
    </w:p>
    <w:p w14:paraId="1F591F37" w14:textId="33E948C5" w:rsidR="00924D8E" w:rsidRDefault="00924D8E" w:rsidP="00924D8E">
      <w:pPr>
        <w:keepNext/>
        <w:rPr>
          <w:ins w:id="410" w:author="Andrew Instone-Cowie" w:date="2024-06-20T15:25:00Z" w16du:dateUtc="2024-06-20T14:25:00Z"/>
        </w:rPr>
        <w:pPrChange w:id="411" w:author="Andrew Instone-Cowie" w:date="2024-06-20T15:27:00Z" w16du:dateUtc="2024-06-20T14:27:00Z">
          <w:pPr/>
        </w:pPrChange>
      </w:pPr>
      <w:ins w:id="412" w:author="Andrew Instone-Cowie" w:date="2024-06-20T15:25:00Z" w16du:dateUtc="2024-06-20T14:25:00Z">
        <w:r>
          <w:rPr>
            <w:noProof/>
          </w:rPr>
          <w:drawing>
            <wp:inline distT="0" distB="0" distL="0" distR="0" wp14:anchorId="17997DBE" wp14:editId="76794311">
              <wp:extent cx="5731510" cy="3157855"/>
              <wp:effectExtent l="19050" t="19050" r="21590" b="23495"/>
              <wp:docPr id="17522261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2615" name="Picture 175222615"/>
                      <pic:cNvPicPr/>
                    </pic:nvPicPr>
                    <pic:blipFill>
                      <a:blip r:embed="rId38">
                        <a:extLst>
                          <a:ext uri="{28A0092B-C50C-407E-A947-70E740481C1C}">
                            <a14:useLocalDpi xmlns:a14="http://schemas.microsoft.com/office/drawing/2010/main" val="0"/>
                          </a:ext>
                        </a:extLst>
                      </a:blip>
                      <a:stretch>
                        <a:fillRect/>
                      </a:stretch>
                    </pic:blipFill>
                    <pic:spPr>
                      <a:xfrm>
                        <a:off x="0" y="0"/>
                        <a:ext cx="5731510" cy="3157855"/>
                      </a:xfrm>
                      <a:prstGeom prst="rect">
                        <a:avLst/>
                      </a:prstGeom>
                      <a:ln w="3175">
                        <a:solidFill>
                          <a:schemeClr val="tx1"/>
                        </a:solidFill>
                      </a:ln>
                    </pic:spPr>
                  </pic:pic>
                </a:graphicData>
              </a:graphic>
            </wp:inline>
          </w:drawing>
        </w:r>
      </w:ins>
    </w:p>
    <w:p w14:paraId="4EA748E2" w14:textId="55C7ED7C" w:rsidR="00924D8E" w:rsidRDefault="00924D8E" w:rsidP="00924D8E">
      <w:pPr>
        <w:pStyle w:val="Caption"/>
        <w:ind w:left="360"/>
        <w:jc w:val="center"/>
        <w:rPr>
          <w:ins w:id="413" w:author="Andrew Instone-Cowie" w:date="2024-06-20T15:25:00Z" w16du:dateUtc="2024-06-20T14:25:00Z"/>
        </w:rPr>
      </w:pPr>
      <w:bookmarkStart w:id="414" w:name="_Toc169789774"/>
      <w:ins w:id="415" w:author="Andrew Instone-Cowie" w:date="2024-06-20T15:25:00Z" w16du:dateUtc="2024-06-20T14:25:00Z">
        <w:r>
          <w:t xml:space="preserve">Figure </w:t>
        </w:r>
        <w:r>
          <w:rPr>
            <w:noProof/>
          </w:rPr>
          <w:fldChar w:fldCharType="begin"/>
        </w:r>
        <w:r>
          <w:rPr>
            <w:noProof/>
          </w:rPr>
          <w:instrText xml:space="preserve"> SEQ Figure \* ARABIC </w:instrText>
        </w:r>
        <w:r>
          <w:rPr>
            <w:noProof/>
          </w:rPr>
          <w:fldChar w:fldCharType="separate"/>
        </w:r>
      </w:ins>
      <w:ins w:id="416" w:author="Andrew Instone-Cowie" w:date="2024-06-20T15:41:00Z" w16du:dateUtc="2024-06-20T14:41:00Z">
        <w:r w:rsidR="00FF349F">
          <w:rPr>
            <w:noProof/>
          </w:rPr>
          <w:t>16</w:t>
        </w:r>
      </w:ins>
      <w:ins w:id="417" w:author="Andrew Instone-Cowie" w:date="2024-06-20T15:25:00Z" w16du:dateUtc="2024-06-20T14:25:00Z">
        <w:r>
          <w:rPr>
            <w:noProof/>
          </w:rPr>
          <w:fldChar w:fldCharType="end"/>
        </w:r>
        <w:r>
          <w:t xml:space="preserve"> </w:t>
        </w:r>
        <w:r w:rsidRPr="00672BF1">
          <w:t xml:space="preserve">– Virtual Belfry </w:t>
        </w:r>
        <w:r>
          <w:t xml:space="preserve">– </w:t>
        </w:r>
      </w:ins>
      <w:ins w:id="418" w:author="Andrew Instone-Cowie" w:date="2024-06-20T15:26:00Z" w16du:dateUtc="2024-06-20T14:26:00Z">
        <w:r>
          <w:t>“</w:t>
        </w:r>
      </w:ins>
      <w:ins w:id="419" w:author="Andrew Instone-Cowie" w:date="2024-06-20T15:25:00Z" w16du:dateUtc="2024-06-20T14:25:00Z">
        <w:r>
          <w:t>Own Rope</w:t>
        </w:r>
      </w:ins>
      <w:ins w:id="420" w:author="Andrew Instone-Cowie" w:date="2024-06-20T15:26:00Z" w16du:dateUtc="2024-06-20T14:26:00Z">
        <w:r>
          <w:t>” Turned Off</w:t>
        </w:r>
      </w:ins>
      <w:bookmarkEnd w:id="414"/>
    </w:p>
    <w:p w14:paraId="2CCB705B" w14:textId="5159804D" w:rsidR="001D20BB" w:rsidRDefault="001D20BB" w:rsidP="00E2167D">
      <w:pPr>
        <w:pStyle w:val="Heading1"/>
      </w:pPr>
      <w:bookmarkStart w:id="421" w:name="_Toc169789755"/>
      <w:r>
        <w:t>Delay Timer Calibration</w:t>
      </w:r>
      <w:bookmarkEnd w:id="364"/>
      <w:bookmarkEnd w:id="421"/>
    </w:p>
    <w:p w14:paraId="2F29944D" w14:textId="095B282B" w:rsidR="00D57D5A" w:rsidRPr="007D2792" w:rsidRDefault="00D57D5A" w:rsidP="00D57D5A">
      <w:r w:rsidRPr="007D2792">
        <w:t>For accurate simulation of the real bells, the si</w:t>
      </w:r>
      <w:r>
        <w:t xml:space="preserve">mulator </w:t>
      </w:r>
      <w:r w:rsidRPr="007D2792">
        <w:t xml:space="preserve">requires that the delay timer for each bell is set so that the </w:t>
      </w:r>
      <w:r>
        <w:t xml:space="preserve">delay applied after </w:t>
      </w:r>
      <w:r w:rsidRPr="007D2792">
        <w:t xml:space="preserve">Simulator Interface sends the strike signal to the Simulator </w:t>
      </w:r>
      <w:r>
        <w:t>(</w:t>
      </w:r>
      <w:r w:rsidRPr="007D2792">
        <w:t xml:space="preserve">at exactly the point at which the real bell </w:t>
      </w:r>
      <w:r>
        <w:t xml:space="preserve">passes through bottom dead centre of its swing) results in the simulator sounding </w:t>
      </w:r>
      <w:proofErr w:type="gramStart"/>
      <w:r>
        <w:t>at the same time that</w:t>
      </w:r>
      <w:proofErr w:type="gramEnd"/>
      <w:r>
        <w:t xml:space="preserve"> the open bell </w:t>
      </w:r>
      <w:del w:id="422" w:author="Andrew Instone-Cowie" w:date="2024-06-20T14:59:00Z" w16du:dateUtc="2024-06-20T13:59:00Z">
        <w:r w:rsidDel="00B662DF">
          <w:delText xml:space="preserve"> </w:delText>
        </w:r>
      </w:del>
      <w:r w:rsidRPr="007D2792">
        <w:t xml:space="preserve">would have struck. This delay time is specific to each bell, but for most bells is </w:t>
      </w:r>
      <w:r>
        <w:t xml:space="preserve">somewhere </w:t>
      </w:r>
      <w:r w:rsidRPr="007D2792">
        <w:t>a</w:t>
      </w:r>
      <w:r>
        <w:t xml:space="preserve">round </w:t>
      </w:r>
      <w:r w:rsidRPr="007D2792">
        <w:t>0.5s</w:t>
      </w:r>
      <w:r>
        <w:t xml:space="preserve"> (or 500 milliseconds).</w:t>
      </w:r>
    </w:p>
    <w:p w14:paraId="692B2736" w14:textId="77777777" w:rsidR="00D57D5A" w:rsidRDefault="00D57D5A" w:rsidP="00D57D5A">
      <w:r>
        <w:t>The simplest method of setting the timer values is to ring each bell open alongside the simulator.</w:t>
      </w:r>
    </w:p>
    <w:p w14:paraId="378C2945" w14:textId="77970669" w:rsidR="00D57D5A" w:rsidRDefault="00D57D5A" w:rsidP="00D57D5A">
      <w:pPr>
        <w:pStyle w:val="ListParagraph"/>
        <w:keepNext/>
        <w:numPr>
          <w:ilvl w:val="0"/>
          <w:numId w:val="42"/>
        </w:numPr>
      </w:pPr>
      <w:r>
        <w:t>Start Virtual Belfry on the Simulator PC.</w:t>
      </w:r>
    </w:p>
    <w:p w14:paraId="17181010" w14:textId="77777777" w:rsidR="00D57D5A" w:rsidRDefault="00D57D5A" w:rsidP="00D57D5A">
      <w:pPr>
        <w:pStyle w:val="ListParagraph"/>
        <w:numPr>
          <w:ilvl w:val="0"/>
          <w:numId w:val="42"/>
        </w:numPr>
      </w:pPr>
      <w:r>
        <w:t>Ring each bell in turn, open, and compare the sound of the bell and the simulated sound from the simulator.</w:t>
      </w:r>
    </w:p>
    <w:p w14:paraId="112D010B" w14:textId="77777777" w:rsidR="00D57D5A" w:rsidRDefault="00D57D5A" w:rsidP="00D57D5A">
      <w:pPr>
        <w:pStyle w:val="ListParagraph"/>
        <w:numPr>
          <w:ilvl w:val="0"/>
          <w:numId w:val="42"/>
        </w:numPr>
      </w:pPr>
      <w:r>
        <w:t>If the real bell sounds before the simulator, reduce that bell’s delay timer value.</w:t>
      </w:r>
    </w:p>
    <w:p w14:paraId="068DC490" w14:textId="77777777" w:rsidR="00D57D5A" w:rsidRDefault="00D57D5A" w:rsidP="00D57D5A">
      <w:pPr>
        <w:pStyle w:val="ListParagraph"/>
        <w:numPr>
          <w:ilvl w:val="0"/>
          <w:numId w:val="42"/>
        </w:numPr>
      </w:pPr>
      <w:r>
        <w:t>If the simulator sounds before the real bell, increase that bell’s delay timer value.</w:t>
      </w:r>
    </w:p>
    <w:p w14:paraId="07BA7952" w14:textId="77777777" w:rsidR="00D57D5A" w:rsidRDefault="00D57D5A" w:rsidP="00D57D5A">
      <w:pPr>
        <w:pStyle w:val="ListParagraph"/>
        <w:numPr>
          <w:ilvl w:val="0"/>
          <w:numId w:val="42"/>
        </w:numPr>
      </w:pPr>
      <w:r>
        <w:t>Repeat this process until the sound of the real bell and the sound from the simulator are as close to coincident as possible.</w:t>
      </w:r>
    </w:p>
    <w:p w14:paraId="17CCEA53" w14:textId="77777777" w:rsidR="00D57D5A" w:rsidRDefault="00D57D5A" w:rsidP="00D57D5A">
      <w:pPr>
        <w:pStyle w:val="ListParagraph"/>
        <w:numPr>
          <w:ilvl w:val="0"/>
          <w:numId w:val="42"/>
        </w:numPr>
      </w:pPr>
      <w:r>
        <w:t>Repeat for each of the other bells in turn.</w:t>
      </w:r>
    </w:p>
    <w:p w14:paraId="2B463A16" w14:textId="77777777" w:rsidR="00D57D5A" w:rsidRDefault="00D57D5A" w:rsidP="00D57D5A">
      <w:r>
        <w:t>Tip: A useful starting point for delay timer values is to measure the period of oscillation of the bell for small swings and set the timer to ¼ of that value. Then fine tune the value as described above.</w:t>
      </w:r>
    </w:p>
    <w:p w14:paraId="25B3A051" w14:textId="77777777" w:rsidR="00077E1A" w:rsidRDefault="00077E1A" w:rsidP="00077E1A">
      <w:pPr>
        <w:pStyle w:val="Heading1"/>
        <w:pageBreakBefore/>
      </w:pPr>
      <w:bookmarkStart w:id="423" w:name="_Toc20770125"/>
      <w:bookmarkStart w:id="424" w:name="_Hlk20770424"/>
      <w:bookmarkStart w:id="425" w:name="_Toc169789756"/>
      <w:r>
        <w:lastRenderedPageBreak/>
        <w:t>Using Multiple PCs</w:t>
      </w:r>
      <w:bookmarkEnd w:id="423"/>
      <w:bookmarkEnd w:id="425"/>
    </w:p>
    <w:p w14:paraId="771A16F8" w14:textId="77777777" w:rsidR="00077E1A" w:rsidRDefault="00077E1A" w:rsidP="00077E1A">
      <w:r>
        <w:t xml:space="preserve">If you want to use multiple PCs concurrently, please refer the </w:t>
      </w:r>
      <w:r w:rsidRPr="001E13DF">
        <w:rPr>
          <w:b/>
          <w:bCs/>
          <w:i/>
          <w:iCs/>
        </w:rPr>
        <w:t>Multi-PC Guide</w:t>
      </w:r>
      <w:r w:rsidRPr="00147004">
        <w:t xml:space="preserve"> for information on </w:t>
      </w:r>
      <w:r>
        <w:t xml:space="preserve">building either the </w:t>
      </w:r>
      <w:r w:rsidRPr="00147004">
        <w:t>Second PC module or the Basic Serial Splitter module.</w:t>
      </w:r>
      <w:r>
        <w:t xml:space="preserve"> The Second PC module allows two PCs to be used concurrently, the Basic Serial Splitter up to a maximum of 16.</w:t>
      </w:r>
    </w:p>
    <w:p w14:paraId="3EF0163D" w14:textId="77777777" w:rsidR="00077E1A" w:rsidRPr="001564E9" w:rsidRDefault="00077E1A" w:rsidP="00077E1A">
      <w:r>
        <w:t xml:space="preserve">A </w:t>
      </w:r>
      <w:proofErr w:type="gramStart"/>
      <w:r>
        <w:t>Multi-PC</w:t>
      </w:r>
      <w:proofErr w:type="gramEnd"/>
      <w:r>
        <w:t xml:space="preserve"> configuration typically </w:t>
      </w:r>
      <w:r w:rsidRPr="00E83890">
        <w:t xml:space="preserve">allows </w:t>
      </w:r>
      <w:r>
        <w:t xml:space="preserve">more than one </w:t>
      </w:r>
      <w:r w:rsidRPr="00E83890">
        <w:t xml:space="preserve">ringer </w:t>
      </w:r>
      <w:r>
        <w:t xml:space="preserve">(with headphones) </w:t>
      </w:r>
      <w:r w:rsidRPr="00E83890">
        <w:t>to use the simulator with a simulated band at the same time</w:t>
      </w:r>
      <w:r>
        <w:t>, each ringing a different physical bell.</w:t>
      </w:r>
    </w:p>
    <w:p w14:paraId="1B91FC9A" w14:textId="77777777" w:rsidR="00077E1A" w:rsidRPr="001E13DF" w:rsidRDefault="00077E1A" w:rsidP="00077E1A">
      <w:pPr>
        <w:pStyle w:val="Heading2"/>
      </w:pPr>
      <w:bookmarkStart w:id="426" w:name="_Toc20770126"/>
      <w:bookmarkStart w:id="427" w:name="_Toc169789757"/>
      <w:r w:rsidRPr="001E13DF">
        <w:t>Second PC Module &amp; Basic Serial Splitter Module</w:t>
      </w:r>
      <w:bookmarkEnd w:id="426"/>
      <w:bookmarkEnd w:id="427"/>
    </w:p>
    <w:p w14:paraId="4A945CA3" w14:textId="74A03292" w:rsidR="00077E1A" w:rsidRPr="001E13DF" w:rsidRDefault="00077E1A" w:rsidP="00077E1A">
      <w:r w:rsidRPr="001E13DF">
        <w:t xml:space="preserve">From the point of view of </w:t>
      </w:r>
      <w:r>
        <w:t>Virtual Belfry</w:t>
      </w:r>
      <w:r w:rsidRPr="001E13DF">
        <w:t xml:space="preserve">, all PCs connected using either the Second PC module or the Basic Serial Splitter module behave in a similar manner. All PCs receive all the </w:t>
      </w:r>
      <w:r>
        <w:t xml:space="preserve">sensor </w:t>
      </w:r>
      <w:r w:rsidRPr="001E13DF">
        <w:t>signals from the Simulator Interface module, all the time.</w:t>
      </w:r>
    </w:p>
    <w:p w14:paraId="38B2B800" w14:textId="0B53A77D" w:rsidR="00077E1A" w:rsidRPr="001E13DF" w:rsidRDefault="00077E1A" w:rsidP="00077E1A">
      <w:r w:rsidRPr="001E13DF">
        <w:t xml:space="preserve">Each copy of </w:t>
      </w:r>
      <w:r>
        <w:t>Virtual Belfry</w:t>
      </w:r>
      <w:r w:rsidRPr="001E13DF">
        <w:t xml:space="preserve"> </w:t>
      </w:r>
      <w:bookmarkStart w:id="428" w:name="_Hlk20771239"/>
      <w:r w:rsidRPr="001E13DF">
        <w:t xml:space="preserve">must be configured to </w:t>
      </w:r>
      <w:r>
        <w:t xml:space="preserve">respond to the desired bell or bells and </w:t>
      </w:r>
      <w:r w:rsidRPr="001E13DF">
        <w:t>filter out the unwanted signals</w:t>
      </w:r>
      <w:r>
        <w:t xml:space="preserve">. </w:t>
      </w:r>
      <w:bookmarkEnd w:id="428"/>
      <w:r>
        <w:t xml:space="preserve">This can be done </w:t>
      </w:r>
      <w:r w:rsidRPr="001E13DF">
        <w:t xml:space="preserve">either by using a different </w:t>
      </w:r>
      <w:r w:rsidRPr="00A256E9">
        <w:rPr>
          <w:i/>
          <w:iCs/>
        </w:rPr>
        <w:t>Sensor Group</w:t>
      </w:r>
      <w:r>
        <w:t xml:space="preserve"> </w:t>
      </w:r>
      <w:r w:rsidRPr="00077E1A">
        <w:t>c</w:t>
      </w:r>
      <w:r w:rsidRPr="00A256E9">
        <w:t>onfiguration</w:t>
      </w:r>
      <w:r w:rsidRPr="001E13DF">
        <w:t xml:space="preserve"> on each PC, or “on the fly”</w:t>
      </w:r>
      <w:r>
        <w:t xml:space="preserve"> by un-checking </w:t>
      </w:r>
      <w:r w:rsidRPr="001E13DF">
        <w:t>the</w:t>
      </w:r>
      <w:r>
        <w:t xml:space="preserve"> unwanted</w:t>
      </w:r>
      <w:r w:rsidRPr="001E13DF">
        <w:t xml:space="preserve"> </w:t>
      </w:r>
      <w:r w:rsidRPr="00A256E9">
        <w:rPr>
          <w:i/>
          <w:iCs/>
        </w:rPr>
        <w:t>Sensor #...</w:t>
      </w:r>
      <w:r>
        <w:t xml:space="preserve"> check boxes on the </w:t>
      </w:r>
      <w:r w:rsidRPr="00A256E9">
        <w:rPr>
          <w:i/>
          <w:iCs/>
        </w:rPr>
        <w:t>Main</w:t>
      </w:r>
      <w:r>
        <w:t xml:space="preserve"> tab.</w:t>
      </w:r>
    </w:p>
    <w:p w14:paraId="3B49A939" w14:textId="1BDF67DE" w:rsidR="00077E1A" w:rsidRDefault="00077E1A" w:rsidP="00077E1A">
      <w:pPr>
        <w:keepNext/>
        <w:jc w:val="center"/>
      </w:pPr>
      <w:del w:id="429" w:author="Andrew Instone-Cowie" w:date="2024-06-20T14:59:00Z" w16du:dateUtc="2024-06-20T13:59:00Z">
        <w:r w:rsidDel="00B662DF">
          <w:rPr>
            <w:noProof/>
          </w:rPr>
          <w:drawing>
            <wp:inline distT="0" distB="0" distL="0" distR="0" wp14:anchorId="088EF43C" wp14:editId="67ECA1EB">
              <wp:extent cx="2811892" cy="3765405"/>
              <wp:effectExtent l="0" t="0" r="7620" b="698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VB8 - Disable Sensors.png"/>
                      <pic:cNvPicPr/>
                    </pic:nvPicPr>
                    <pic:blipFill>
                      <a:blip r:embed="rId39">
                        <a:extLst>
                          <a:ext uri="{28A0092B-C50C-407E-A947-70E740481C1C}">
                            <a14:useLocalDpi xmlns:a14="http://schemas.microsoft.com/office/drawing/2010/main" val="0"/>
                          </a:ext>
                        </a:extLst>
                      </a:blip>
                      <a:stretch>
                        <a:fillRect/>
                      </a:stretch>
                    </pic:blipFill>
                    <pic:spPr>
                      <a:xfrm>
                        <a:off x="0" y="0"/>
                        <a:ext cx="2811892" cy="3765405"/>
                      </a:xfrm>
                      <a:prstGeom prst="rect">
                        <a:avLst/>
                      </a:prstGeom>
                    </pic:spPr>
                  </pic:pic>
                </a:graphicData>
              </a:graphic>
            </wp:inline>
          </w:drawing>
        </w:r>
      </w:del>
      <w:ins w:id="430" w:author="Andrew Instone-Cowie" w:date="2024-06-20T15:00:00Z" w16du:dateUtc="2024-06-20T14:00:00Z">
        <w:r w:rsidR="00B662DF">
          <w:rPr>
            <w:noProof/>
          </w:rPr>
          <w:drawing>
            <wp:inline distT="0" distB="0" distL="0" distR="0" wp14:anchorId="64A07734" wp14:editId="29A76CB9">
              <wp:extent cx="2422703" cy="3901621"/>
              <wp:effectExtent l="19050" t="19050" r="15875" b="22860"/>
              <wp:docPr id="907189597"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189597" name="Picture 18"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422703" cy="3901621"/>
                      </a:xfrm>
                      <a:prstGeom prst="rect">
                        <a:avLst/>
                      </a:prstGeom>
                      <a:ln w="3175">
                        <a:solidFill>
                          <a:schemeClr val="tx1"/>
                        </a:solidFill>
                      </a:ln>
                    </pic:spPr>
                  </pic:pic>
                </a:graphicData>
              </a:graphic>
            </wp:inline>
          </w:drawing>
        </w:r>
      </w:ins>
    </w:p>
    <w:p w14:paraId="13EDC5A7" w14:textId="21EBD5A9" w:rsidR="00077E1A" w:rsidRDefault="00077E1A" w:rsidP="00077E1A">
      <w:pPr>
        <w:pStyle w:val="Caption"/>
        <w:jc w:val="center"/>
        <w:rPr>
          <w:highlight w:val="yellow"/>
        </w:rPr>
      </w:pPr>
      <w:bookmarkStart w:id="431" w:name="_Toc20770139"/>
      <w:bookmarkStart w:id="432" w:name="_Toc169789775"/>
      <w:r>
        <w:t xml:space="preserve">Figure </w:t>
      </w:r>
      <w:r w:rsidR="003417AE">
        <w:fldChar w:fldCharType="begin"/>
      </w:r>
      <w:r w:rsidR="003417AE">
        <w:instrText xml:space="preserve"> SEQ Figure \* ARABIC </w:instrText>
      </w:r>
      <w:r w:rsidR="003417AE">
        <w:fldChar w:fldCharType="separate"/>
      </w:r>
      <w:ins w:id="433" w:author="Andrew Instone-Cowie" w:date="2024-06-20T15:41:00Z" w16du:dateUtc="2024-06-20T14:41:00Z">
        <w:r w:rsidR="00FF349F">
          <w:rPr>
            <w:noProof/>
          </w:rPr>
          <w:t>17</w:t>
        </w:r>
      </w:ins>
      <w:del w:id="434" w:author="Andrew Instone-Cowie" w:date="2024-06-20T15:28:00Z" w16du:dateUtc="2024-06-20T14:28:00Z">
        <w:r w:rsidR="00C65A81" w:rsidDel="00924D8E">
          <w:rPr>
            <w:noProof/>
          </w:rPr>
          <w:delText>15</w:delText>
        </w:r>
      </w:del>
      <w:r w:rsidR="003417AE">
        <w:rPr>
          <w:noProof/>
        </w:rPr>
        <w:fldChar w:fldCharType="end"/>
      </w:r>
      <w:r>
        <w:t xml:space="preserve"> – Virtual Belfry – Disable Sensors</w:t>
      </w:r>
      <w:bookmarkEnd w:id="431"/>
      <w:bookmarkEnd w:id="432"/>
    </w:p>
    <w:p w14:paraId="23C45842" w14:textId="77777777" w:rsidR="00077E1A" w:rsidRPr="001E13DF" w:rsidRDefault="00077E1A" w:rsidP="00077E1A">
      <w:pPr>
        <w:pStyle w:val="Heading2"/>
      </w:pPr>
      <w:bookmarkStart w:id="435" w:name="_Toc20770127"/>
      <w:bookmarkStart w:id="436" w:name="_Hlk20769831"/>
      <w:bookmarkStart w:id="437" w:name="_Toc169789758"/>
      <w:r w:rsidRPr="001E13DF">
        <w:t>Configuring the Interface</w:t>
      </w:r>
      <w:bookmarkEnd w:id="435"/>
      <w:bookmarkEnd w:id="437"/>
    </w:p>
    <w:p w14:paraId="3E7AA57B" w14:textId="77777777" w:rsidR="00077E1A" w:rsidRPr="001E13DF" w:rsidRDefault="00077E1A" w:rsidP="00077E1A">
      <w:r w:rsidRPr="001E13DF">
        <w:t xml:space="preserve">When multiple PCs are connected, only one PC can be used to configure the Simulator Interface using a terminal emulator (as described in the </w:t>
      </w:r>
      <w:r w:rsidRPr="001E13DF">
        <w:rPr>
          <w:b/>
          <w:bCs/>
          <w:i/>
          <w:iCs/>
        </w:rPr>
        <w:t>Build &amp; Installation Guide</w:t>
      </w:r>
      <w:r w:rsidRPr="001E13DF">
        <w:t xml:space="preserve"> and the </w:t>
      </w:r>
      <w:r w:rsidRPr="001E13DF">
        <w:rPr>
          <w:b/>
          <w:bCs/>
          <w:i/>
          <w:iCs/>
        </w:rPr>
        <w:t>Multi-PC Guide</w:t>
      </w:r>
      <w:r w:rsidRPr="001E13DF">
        <w:t>).</w:t>
      </w:r>
    </w:p>
    <w:p w14:paraId="64945690" w14:textId="234D2474" w:rsidR="00283F90" w:rsidRPr="009B27F9" w:rsidRDefault="00077E1A">
      <w:r>
        <w:t xml:space="preserve">The PC used for </w:t>
      </w:r>
      <w:r w:rsidRPr="001E13DF">
        <w:t xml:space="preserve">Interface configuration depends on the hardware in use. This is covered in the </w:t>
      </w:r>
      <w:r w:rsidRPr="001E13DF">
        <w:rPr>
          <w:b/>
          <w:bCs/>
          <w:i/>
          <w:iCs/>
        </w:rPr>
        <w:t>Multi-PC Guide</w:t>
      </w:r>
      <w:r w:rsidRPr="001E13DF">
        <w:t>.</w:t>
      </w:r>
      <w:bookmarkEnd w:id="424"/>
      <w:bookmarkEnd w:id="436"/>
    </w:p>
    <w:sectPr w:rsidR="00283F90" w:rsidRPr="009B27F9" w:rsidSect="00E2167D">
      <w:headerReference w:type="even" r:id="rId41"/>
      <w:headerReference w:type="default" r:id="rId42"/>
      <w:footerReference w:type="even" r:id="rId43"/>
      <w:footerReference w:type="default" r:id="rId44"/>
      <w:footerReference w:type="first" r:id="rId45"/>
      <w:endnotePr>
        <w:numFmt w:val="decimal"/>
      </w:endnotePr>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BDE39" w14:textId="77777777" w:rsidR="006264CE" w:rsidRDefault="006264CE" w:rsidP="00787764">
      <w:pPr>
        <w:spacing w:after="0" w:line="240" w:lineRule="auto"/>
      </w:pPr>
      <w:r>
        <w:separator/>
      </w:r>
    </w:p>
  </w:endnote>
  <w:endnote w:type="continuationSeparator" w:id="0">
    <w:p w14:paraId="325DCAAB" w14:textId="77777777" w:rsidR="006264CE" w:rsidRDefault="006264CE" w:rsidP="007877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16242264"/>
      <w:docPartObj>
        <w:docPartGallery w:val="Page Numbers (Bottom of Page)"/>
        <w:docPartUnique/>
      </w:docPartObj>
    </w:sdtPr>
    <w:sdtEndPr>
      <w:rPr>
        <w:noProof/>
      </w:rPr>
    </w:sdtEndPr>
    <w:sdtContent>
      <w:p w14:paraId="2CCB73C9" w14:textId="77777777" w:rsidR="001C5EE5" w:rsidRDefault="001C5EE5">
        <w:pPr>
          <w:pStyle w:val="Footer"/>
          <w:jc w:val="center"/>
        </w:pPr>
        <w:r>
          <w:fldChar w:fldCharType="begin"/>
        </w:r>
        <w:r>
          <w:instrText xml:space="preserve"> PAGE   \* MERGEFORMAT </w:instrText>
        </w:r>
        <w:r>
          <w:fldChar w:fldCharType="separate"/>
        </w:r>
        <w:r>
          <w:rPr>
            <w:noProof/>
          </w:rPr>
          <w:t>86</w:t>
        </w:r>
        <w:r>
          <w:rPr>
            <w:noProof/>
          </w:rPr>
          <w:fldChar w:fldCharType="end"/>
        </w:r>
      </w:p>
    </w:sdtContent>
  </w:sdt>
  <w:p w14:paraId="2CCB73CA" w14:textId="77777777" w:rsidR="001C5EE5" w:rsidRDefault="001C5EE5" w:rsidP="00F10EC4">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30763057"/>
      <w:docPartObj>
        <w:docPartGallery w:val="Page Numbers (Bottom of Page)"/>
        <w:docPartUnique/>
      </w:docPartObj>
    </w:sdtPr>
    <w:sdtEndPr>
      <w:rPr>
        <w:noProof/>
      </w:rPr>
    </w:sdtEndPr>
    <w:sdtContent>
      <w:p w14:paraId="2CCB73CB" w14:textId="77777777" w:rsidR="001C5EE5" w:rsidRDefault="001C5EE5">
        <w:pPr>
          <w:pStyle w:val="Footer"/>
          <w:jc w:val="center"/>
        </w:pPr>
        <w:r>
          <w:fldChar w:fldCharType="begin"/>
        </w:r>
        <w:r>
          <w:instrText xml:space="preserve"> PAGE   \* MERGEFORMAT </w:instrText>
        </w:r>
        <w:r>
          <w:fldChar w:fldCharType="separate"/>
        </w:r>
        <w:r>
          <w:rPr>
            <w:noProof/>
          </w:rPr>
          <w:t>85</w:t>
        </w:r>
        <w:r>
          <w:rPr>
            <w:noProof/>
          </w:rPr>
          <w:fldChar w:fldCharType="end"/>
        </w:r>
      </w:p>
    </w:sdtContent>
  </w:sdt>
  <w:p w14:paraId="2CCB73CC" w14:textId="77777777" w:rsidR="001C5EE5" w:rsidRDefault="001C5EE5" w:rsidP="00F10EC4">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B73CD" w14:textId="77777777" w:rsidR="001C5EE5" w:rsidRDefault="001C5EE5">
    <w:pPr>
      <w:pStyle w:val="Footer"/>
      <w:jc w:val="center"/>
    </w:pPr>
  </w:p>
  <w:p w14:paraId="2CCB73CE" w14:textId="77777777" w:rsidR="001C5EE5" w:rsidRDefault="001C5E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CD6975" w14:textId="77777777" w:rsidR="006264CE" w:rsidRDefault="006264CE" w:rsidP="00787764">
      <w:pPr>
        <w:spacing w:after="0" w:line="240" w:lineRule="auto"/>
      </w:pPr>
      <w:r>
        <w:separator/>
      </w:r>
    </w:p>
  </w:footnote>
  <w:footnote w:type="continuationSeparator" w:id="0">
    <w:p w14:paraId="254031E4" w14:textId="77777777" w:rsidR="006264CE" w:rsidRDefault="006264CE" w:rsidP="00787764">
      <w:pPr>
        <w:spacing w:after="0" w:line="240" w:lineRule="auto"/>
      </w:pPr>
      <w:r>
        <w:continuationSeparator/>
      </w:r>
    </w:p>
  </w:footnote>
  <w:footnote w:id="1">
    <w:p w14:paraId="2CCB73CF" w14:textId="5E34F0CF" w:rsidR="001C5EE5" w:rsidRDefault="001C5EE5">
      <w:pPr>
        <w:pStyle w:val="FootnoteText"/>
      </w:pPr>
      <w:r>
        <w:rPr>
          <w:rStyle w:val="FootnoteReference"/>
        </w:rPr>
        <w:footnoteRef/>
      </w:r>
      <w:r>
        <w:t xml:space="preserve"> </w:t>
      </w:r>
      <w:r>
        <w:fldChar w:fldCharType="begin"/>
      </w:r>
      <w:ins w:id="270" w:author="Andrew Instone-Cowie" w:date="2024-06-18T15:03:00Z" w16du:dateUtc="2024-06-18T14:03:00Z">
        <w:r w:rsidR="006D61F3">
          <w:instrText>HYPERLINK "https://creativecommons.org/licenses/by-sa/4.0/"</w:instrText>
        </w:r>
      </w:ins>
      <w:del w:id="271" w:author="Andrew Instone-Cowie" w:date="2024-06-18T15:03:00Z" w16du:dateUtc="2024-06-18T14:03:00Z">
        <w:r w:rsidDel="006D61F3">
          <w:delInstrText>HYPERLINK "http://creativecommons.org/licenses/by-sa/4.0/"</w:delInstrText>
        </w:r>
      </w:del>
      <w:r>
        <w:fldChar w:fldCharType="separate"/>
      </w:r>
      <w:del w:id="272" w:author="Andrew Instone-Cowie" w:date="2024-06-18T15:03:00Z" w16du:dateUtc="2024-06-18T14:03:00Z">
        <w:r w:rsidRPr="00C146CF" w:rsidDel="006D61F3">
          <w:rPr>
            <w:rStyle w:val="Hyperlink"/>
          </w:rPr>
          <w:delText>http://creativecommons.org/licenses/by-sa/4.0/</w:delText>
        </w:r>
      </w:del>
      <w:ins w:id="273" w:author="Andrew Instone-Cowie" w:date="2024-06-18T15:03:00Z" w16du:dateUtc="2024-06-18T14:03:00Z">
        <w:r w:rsidR="006D61F3">
          <w:rPr>
            <w:rStyle w:val="Hyperlink"/>
          </w:rPr>
          <w:t>https://creativecommons.org/licenses/by-sa/4.0/</w:t>
        </w:r>
      </w:ins>
      <w:r>
        <w:rPr>
          <w:rStyle w:val="Hyperlink"/>
        </w:rPr>
        <w:fldChar w:fldCharType="end"/>
      </w:r>
      <w:r>
        <w:rPr>
          <w:i/>
        </w:rPr>
        <w:t xml:space="preserve"> </w:t>
      </w:r>
    </w:p>
  </w:footnote>
  <w:footnote w:id="2">
    <w:p w14:paraId="0BF08C6C" w14:textId="33C307D2" w:rsidR="001C5EE5" w:rsidRDefault="001C5EE5" w:rsidP="00A314F3">
      <w:pPr>
        <w:pStyle w:val="FootnoteText"/>
      </w:pPr>
      <w:r>
        <w:rPr>
          <w:rStyle w:val="FootnoteReference"/>
        </w:rPr>
        <w:footnoteRef/>
      </w:r>
      <w:r>
        <w:t xml:space="preserve"> </w:t>
      </w:r>
      <w:r>
        <w:fldChar w:fldCharType="begin"/>
      </w:r>
      <w:ins w:id="278" w:author="Andrew Instone-Cowie" w:date="2024-06-18T15:04:00Z" w16du:dateUtc="2024-06-18T14:04:00Z">
        <w:r w:rsidR="006D61F3">
          <w:instrText>HYPERLINK "https://www.abelsim.co.uk/doc/welcome1.htm"</w:instrText>
        </w:r>
      </w:ins>
      <w:del w:id="279" w:author="Andrew Instone-Cowie" w:date="2024-06-18T15:04:00Z" w16du:dateUtc="2024-06-18T14:04:00Z">
        <w:r w:rsidDel="006D61F3">
          <w:delInstrText>HYPERLINK "http://www.abelsim.co.uk/"</w:delInstrText>
        </w:r>
      </w:del>
      <w:r>
        <w:fldChar w:fldCharType="separate"/>
      </w:r>
      <w:del w:id="280" w:author="Andrew Instone-Cowie" w:date="2024-06-18T15:04:00Z" w16du:dateUtc="2024-06-18T14:04:00Z">
        <w:r w:rsidRPr="00997920" w:rsidDel="006D61F3">
          <w:rPr>
            <w:rStyle w:val="Hyperlink"/>
          </w:rPr>
          <w:delText>http://www.abelsim.co.uk/</w:delText>
        </w:r>
      </w:del>
      <w:ins w:id="281" w:author="Andrew Instone-Cowie" w:date="2024-06-18T15:04:00Z" w16du:dateUtc="2024-06-18T14:04:00Z">
        <w:r w:rsidR="006D61F3">
          <w:rPr>
            <w:rStyle w:val="Hyperlink"/>
          </w:rPr>
          <w:t>https://www.abelsim.co.uk/</w:t>
        </w:r>
      </w:ins>
      <w:r>
        <w:rPr>
          <w:rStyle w:val="Hyperlink"/>
        </w:rPr>
        <w:fldChar w:fldCharType="end"/>
      </w:r>
      <w:r>
        <w:t xml:space="preserve"> </w:t>
      </w:r>
    </w:p>
  </w:footnote>
  <w:footnote w:id="3">
    <w:p w14:paraId="2647B08D" w14:textId="7086EA9C" w:rsidR="001C5EE5" w:rsidRDefault="001C5EE5" w:rsidP="00A314F3">
      <w:pPr>
        <w:pStyle w:val="FootnoteText"/>
      </w:pPr>
      <w:r>
        <w:rPr>
          <w:rStyle w:val="FootnoteReference"/>
        </w:rPr>
        <w:footnoteRef/>
      </w:r>
      <w:r>
        <w:t xml:space="preserve"> </w:t>
      </w:r>
      <w:r>
        <w:fldChar w:fldCharType="begin"/>
      </w:r>
      <w:ins w:id="282" w:author="Andrew Instone-Cowie" w:date="2024-06-18T15:04:00Z" w16du:dateUtc="2024-06-18T14:04:00Z">
        <w:r w:rsidR="006D61F3">
          <w:instrText>HYPERLINK "https://www.beltower.co.uk/"</w:instrText>
        </w:r>
      </w:ins>
      <w:del w:id="283" w:author="Andrew Instone-Cowie" w:date="2024-06-18T15:04:00Z" w16du:dateUtc="2024-06-18T14:04:00Z">
        <w:r w:rsidDel="006D61F3">
          <w:delInstrText>HYPERLINK "http://www.beltower.co.uk/"</w:delInstrText>
        </w:r>
      </w:del>
      <w:r>
        <w:fldChar w:fldCharType="separate"/>
      </w:r>
      <w:del w:id="284" w:author="Andrew Instone-Cowie" w:date="2024-06-18T15:04:00Z" w16du:dateUtc="2024-06-18T14:04:00Z">
        <w:r w:rsidRPr="00997920" w:rsidDel="006D61F3">
          <w:rPr>
            <w:rStyle w:val="Hyperlink"/>
          </w:rPr>
          <w:delText>http://www.beltower.co.uk/</w:delText>
        </w:r>
      </w:del>
      <w:ins w:id="285" w:author="Andrew Instone-Cowie" w:date="2024-06-18T15:04:00Z" w16du:dateUtc="2024-06-18T14:04:00Z">
        <w:r w:rsidR="006D61F3">
          <w:rPr>
            <w:rStyle w:val="Hyperlink"/>
          </w:rPr>
          <w:t>https://www.beltower.co.uk/</w:t>
        </w:r>
      </w:ins>
      <w:r>
        <w:rPr>
          <w:rStyle w:val="Hyperlink"/>
        </w:rPr>
        <w:fldChar w:fldCharType="end"/>
      </w:r>
      <w:r>
        <w:t xml:space="preserve"> </w:t>
      </w:r>
    </w:p>
  </w:footnote>
  <w:footnote w:id="4">
    <w:p w14:paraId="274CD63C" w14:textId="5B61958D" w:rsidR="001C5EE5" w:rsidRDefault="001C5EE5" w:rsidP="00A314F3">
      <w:pPr>
        <w:pStyle w:val="FootnoteText"/>
      </w:pPr>
      <w:r>
        <w:rPr>
          <w:rStyle w:val="FootnoteReference"/>
        </w:rPr>
        <w:footnoteRef/>
      </w:r>
      <w:r>
        <w:t xml:space="preserve"> </w:t>
      </w:r>
      <w:r>
        <w:fldChar w:fldCharType="begin"/>
      </w:r>
      <w:ins w:id="286" w:author="Andrew Instone-Cowie" w:date="2024-06-18T15:04:00Z" w16du:dateUtc="2024-06-18T14:04:00Z">
        <w:r w:rsidR="006D61F3">
          <w:instrText>HYPERLINK "https://www.belfryware.com/"</w:instrText>
        </w:r>
      </w:ins>
      <w:del w:id="287" w:author="Andrew Instone-Cowie" w:date="2024-06-18T15:04:00Z" w16du:dateUtc="2024-06-18T14:04:00Z">
        <w:r w:rsidDel="006D61F3">
          <w:delInstrText>HYPERLINK "http://www.belfryware.com/"</w:delInstrText>
        </w:r>
      </w:del>
      <w:r>
        <w:fldChar w:fldCharType="separate"/>
      </w:r>
      <w:del w:id="288" w:author="Andrew Instone-Cowie" w:date="2024-06-18T15:04:00Z" w16du:dateUtc="2024-06-18T14:04:00Z">
        <w:r w:rsidRPr="00997920" w:rsidDel="006D61F3">
          <w:rPr>
            <w:rStyle w:val="Hyperlink"/>
          </w:rPr>
          <w:delText>http://www.belfryware.com/</w:delText>
        </w:r>
      </w:del>
      <w:ins w:id="289" w:author="Andrew Instone-Cowie" w:date="2024-06-18T15:04:00Z" w16du:dateUtc="2024-06-18T14:04:00Z">
        <w:r w:rsidR="006D61F3">
          <w:rPr>
            <w:rStyle w:val="Hyperlink"/>
          </w:rPr>
          <w:t>https://www.belfryware.com/</w:t>
        </w:r>
      </w:ins>
      <w:r>
        <w:rPr>
          <w:rStyle w:val="Hyperlink"/>
        </w:rPr>
        <w:fldChar w:fldCharType="end"/>
      </w:r>
      <w:r>
        <w:t xml:space="preserve"> </w:t>
      </w:r>
    </w:p>
  </w:footnote>
  <w:footnote w:id="5">
    <w:p w14:paraId="49C37A70" w14:textId="77777777" w:rsidR="001C5EE5" w:rsidRDefault="001C5EE5" w:rsidP="00A314F3">
      <w:pPr>
        <w:pStyle w:val="FootnoteText"/>
      </w:pPr>
      <w:r>
        <w:rPr>
          <w:rStyle w:val="FootnoteReference"/>
        </w:rPr>
        <w:footnoteRef/>
      </w:r>
      <w:r>
        <w:t xml:space="preserve"> Association of Ringing Teachers</w:t>
      </w:r>
    </w:p>
  </w:footnote>
  <w:footnote w:id="6">
    <w:p w14:paraId="6B3CEED4" w14:textId="0317BA54" w:rsidR="001C5EE5" w:rsidRDefault="001C5EE5" w:rsidP="00A314F3">
      <w:pPr>
        <w:pStyle w:val="FootnoteText"/>
      </w:pPr>
      <w:r>
        <w:rPr>
          <w:rStyle w:val="FootnoteReference"/>
        </w:rPr>
        <w:footnoteRef/>
      </w:r>
      <w:r>
        <w:t xml:space="preserve"> </w:t>
      </w:r>
      <w:r>
        <w:fldChar w:fldCharType="begin"/>
      </w:r>
      <w:ins w:id="293" w:author="Andrew Instone-Cowie" w:date="2024-06-18T15:05:00Z" w16du:dateUtc="2024-06-18T14:05:00Z">
        <w:r w:rsidR="006D61F3">
          <w:instrText>HYPERLINK "https://shop.bellringing.org/"</w:instrText>
        </w:r>
      </w:ins>
      <w:del w:id="294" w:author="Andrew Instone-Cowie" w:date="2024-06-18T15:05:00Z" w16du:dateUtc="2024-06-18T14:05:00Z">
        <w:r w:rsidDel="006D61F3">
          <w:delInstrText>HYPERLINK "http://ringingteachers.org/resource-centre/shop"</w:delInstrText>
        </w:r>
      </w:del>
      <w:r>
        <w:fldChar w:fldCharType="separate"/>
      </w:r>
      <w:del w:id="295" w:author="Andrew Instone-Cowie" w:date="2024-06-18T15:05:00Z" w16du:dateUtc="2024-06-18T14:05:00Z">
        <w:r w:rsidRPr="00490F76" w:rsidDel="006D61F3">
          <w:rPr>
            <w:rStyle w:val="Hyperlink"/>
          </w:rPr>
          <w:delText>http://ringingteachers.org/resource-centre/shop</w:delText>
        </w:r>
      </w:del>
      <w:ins w:id="296" w:author="Andrew Instone-Cowie" w:date="2024-06-18T15:05:00Z" w16du:dateUtc="2024-06-18T14:05:00Z">
        <w:r w:rsidR="006D61F3">
          <w:rPr>
            <w:rStyle w:val="Hyperlink"/>
          </w:rPr>
          <w:t>https://shop.bellringing.org</w:t>
        </w:r>
      </w:ins>
      <w:r>
        <w:rPr>
          <w:rStyle w:val="Hyperlink"/>
        </w:rPr>
        <w:fldChar w:fldCharType="end"/>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B73C7" w14:textId="4C921C87" w:rsidR="001C5EE5" w:rsidRDefault="001C5EE5" w:rsidP="00111092">
    <w:pPr>
      <w:pStyle w:val="Header"/>
    </w:pPr>
    <w:r>
      <w:t xml:space="preserve">Type 2 Simulator – Configuring Virtual Belfry Guide </w:t>
    </w:r>
    <w:r w:rsidR="003A4FDF">
      <w:t>1.</w:t>
    </w:r>
    <w:ins w:id="438" w:author="Andrew Instone-Cowie" w:date="2024-06-18T15:00:00Z" w16du:dateUtc="2024-06-18T14:00:00Z">
      <w:r w:rsidR="006D61F3">
        <w:t>3</w:t>
      </w:r>
    </w:ins>
    <w:del w:id="439" w:author="Andrew Instone-Cowie" w:date="2024-06-18T15:00:00Z" w16du:dateUtc="2024-06-18T14:00:00Z">
      <w:r w:rsidR="00A256E9" w:rsidDel="006D61F3">
        <w:delText>2</w:delText>
      </w:r>
    </w:del>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C5BCC" w14:textId="2C6EF5AD" w:rsidR="001C5EE5" w:rsidRDefault="001C5EE5" w:rsidP="004F4C74">
    <w:pPr>
      <w:pStyle w:val="Header"/>
      <w:jc w:val="right"/>
    </w:pPr>
    <w:r>
      <w:t xml:space="preserve">Type 2 Simulator – Configuring Virtual Belfry Guide </w:t>
    </w:r>
    <w:r w:rsidR="003A4FDF">
      <w:t>1.</w:t>
    </w:r>
    <w:ins w:id="440" w:author="Andrew Instone-Cowie" w:date="2024-06-18T15:00:00Z" w16du:dateUtc="2024-06-18T14:00:00Z">
      <w:r w:rsidR="006D61F3">
        <w:t>3</w:t>
      </w:r>
    </w:ins>
    <w:del w:id="441" w:author="Andrew Instone-Cowie" w:date="2024-06-18T15:00:00Z" w16du:dateUtc="2024-06-18T14:00:00Z">
      <w:r w:rsidR="00A256E9" w:rsidDel="006D61F3">
        <w:delText>2</w:delText>
      </w:r>
    </w:del>
  </w:p>
  <w:p w14:paraId="2CCB73C8" w14:textId="56A18A1D" w:rsidR="001C5EE5" w:rsidRPr="004F4C74" w:rsidRDefault="001C5EE5" w:rsidP="004F4C7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F54EA"/>
    <w:multiLevelType w:val="hybridMultilevel"/>
    <w:tmpl w:val="9EAC95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427AED"/>
    <w:multiLevelType w:val="hybridMultilevel"/>
    <w:tmpl w:val="8B944AD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E20724"/>
    <w:multiLevelType w:val="hybridMultilevel"/>
    <w:tmpl w:val="5AB65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5C43E1"/>
    <w:multiLevelType w:val="hybridMultilevel"/>
    <w:tmpl w:val="9AA07122"/>
    <w:lvl w:ilvl="0" w:tplc="9556893A">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05C5636"/>
    <w:multiLevelType w:val="hybridMultilevel"/>
    <w:tmpl w:val="A34C04A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977C02"/>
    <w:multiLevelType w:val="hybridMultilevel"/>
    <w:tmpl w:val="5BDA33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9F14C9"/>
    <w:multiLevelType w:val="hybridMultilevel"/>
    <w:tmpl w:val="198684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9F03E76"/>
    <w:multiLevelType w:val="hybridMultilevel"/>
    <w:tmpl w:val="29A2B28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27E8184F"/>
    <w:multiLevelType w:val="hybridMultilevel"/>
    <w:tmpl w:val="8E303B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FD5161"/>
    <w:multiLevelType w:val="hybridMultilevel"/>
    <w:tmpl w:val="EB1AF33E"/>
    <w:lvl w:ilvl="0" w:tplc="63AC574C">
      <w:start w:val="4"/>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A497CD4"/>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F9F1B5A"/>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0A4503C"/>
    <w:multiLevelType w:val="hybridMultilevel"/>
    <w:tmpl w:val="826270D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6A63E58"/>
    <w:multiLevelType w:val="hybridMultilevel"/>
    <w:tmpl w:val="06A429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6AC12F7"/>
    <w:multiLevelType w:val="hybridMultilevel"/>
    <w:tmpl w:val="9E525BA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AB6838"/>
    <w:multiLevelType w:val="hybridMultilevel"/>
    <w:tmpl w:val="DBDE82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3D16DB"/>
    <w:multiLevelType w:val="hybridMultilevel"/>
    <w:tmpl w:val="298656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8483A2C"/>
    <w:multiLevelType w:val="hybridMultilevel"/>
    <w:tmpl w:val="C71AB7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8EC4A06"/>
    <w:multiLevelType w:val="hybridMultilevel"/>
    <w:tmpl w:val="47227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2C475D"/>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AC40F3B"/>
    <w:multiLevelType w:val="hybridMultilevel"/>
    <w:tmpl w:val="EBEA27C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D62867"/>
    <w:multiLevelType w:val="hybridMultilevel"/>
    <w:tmpl w:val="56CE82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6A3A9A"/>
    <w:multiLevelType w:val="hybridMultilevel"/>
    <w:tmpl w:val="60A28E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E3C2849"/>
    <w:multiLevelType w:val="hybridMultilevel"/>
    <w:tmpl w:val="0F1048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72B6498"/>
    <w:multiLevelType w:val="hybridMultilevel"/>
    <w:tmpl w:val="ED1CE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D30"/>
    <w:multiLevelType w:val="hybridMultilevel"/>
    <w:tmpl w:val="3F7613D4"/>
    <w:lvl w:ilvl="0" w:tplc="CA9AF55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90772F"/>
    <w:multiLevelType w:val="hybridMultilevel"/>
    <w:tmpl w:val="DC7066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5854BF"/>
    <w:multiLevelType w:val="hybridMultilevel"/>
    <w:tmpl w:val="E1CA86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CE44FDA"/>
    <w:multiLevelType w:val="hybridMultilevel"/>
    <w:tmpl w:val="F8462E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41F4303"/>
    <w:multiLevelType w:val="hybridMultilevel"/>
    <w:tmpl w:val="F7CE21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5F24DDA"/>
    <w:multiLevelType w:val="hybridMultilevel"/>
    <w:tmpl w:val="5052B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67B405C"/>
    <w:multiLevelType w:val="hybridMultilevel"/>
    <w:tmpl w:val="7DF6BB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8AA217C"/>
    <w:multiLevelType w:val="hybridMultilevel"/>
    <w:tmpl w:val="74429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B823108"/>
    <w:multiLevelType w:val="hybridMultilevel"/>
    <w:tmpl w:val="781892D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FDC1EDE"/>
    <w:multiLevelType w:val="hybridMultilevel"/>
    <w:tmpl w:val="CA48C8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006667E"/>
    <w:multiLevelType w:val="hybridMultilevel"/>
    <w:tmpl w:val="887EDCF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134960"/>
    <w:multiLevelType w:val="hybridMultilevel"/>
    <w:tmpl w:val="DF0C76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419300F"/>
    <w:multiLevelType w:val="hybridMultilevel"/>
    <w:tmpl w:val="B5086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75C5A35"/>
    <w:multiLevelType w:val="hybridMultilevel"/>
    <w:tmpl w:val="B7DC16B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9F03819"/>
    <w:multiLevelType w:val="hybridMultilevel"/>
    <w:tmpl w:val="AD0883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C9D53CB"/>
    <w:multiLevelType w:val="hybridMultilevel"/>
    <w:tmpl w:val="445E4A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FE66512"/>
    <w:multiLevelType w:val="hybridMultilevel"/>
    <w:tmpl w:val="3DF65F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5380516">
    <w:abstractNumId w:val="1"/>
  </w:num>
  <w:num w:numId="2" w16cid:durableId="504594365">
    <w:abstractNumId w:val="39"/>
  </w:num>
  <w:num w:numId="3" w16cid:durableId="1947956451">
    <w:abstractNumId w:val="31"/>
  </w:num>
  <w:num w:numId="4" w16cid:durableId="285232727">
    <w:abstractNumId w:val="27"/>
  </w:num>
  <w:num w:numId="5" w16cid:durableId="995575084">
    <w:abstractNumId w:val="30"/>
  </w:num>
  <w:num w:numId="6" w16cid:durableId="1528062131">
    <w:abstractNumId w:val="36"/>
  </w:num>
  <w:num w:numId="7" w16cid:durableId="1025398327">
    <w:abstractNumId w:val="14"/>
  </w:num>
  <w:num w:numId="8" w16cid:durableId="1571236266">
    <w:abstractNumId w:val="40"/>
  </w:num>
  <w:num w:numId="9" w16cid:durableId="1984657431">
    <w:abstractNumId w:val="16"/>
  </w:num>
  <w:num w:numId="10" w16cid:durableId="1174610975">
    <w:abstractNumId w:val="21"/>
  </w:num>
  <w:num w:numId="11" w16cid:durableId="1083143372">
    <w:abstractNumId w:val="33"/>
  </w:num>
  <w:num w:numId="12" w16cid:durableId="568686944">
    <w:abstractNumId w:val="37"/>
  </w:num>
  <w:num w:numId="13" w16cid:durableId="1978872438">
    <w:abstractNumId w:val="15"/>
  </w:num>
  <w:num w:numId="14" w16cid:durableId="377120946">
    <w:abstractNumId w:val="34"/>
  </w:num>
  <w:num w:numId="15" w16cid:durableId="1667245166">
    <w:abstractNumId w:val="20"/>
  </w:num>
  <w:num w:numId="16" w16cid:durableId="734857911">
    <w:abstractNumId w:val="6"/>
  </w:num>
  <w:num w:numId="17" w16cid:durableId="273905809">
    <w:abstractNumId w:val="2"/>
  </w:num>
  <w:num w:numId="18" w16cid:durableId="1834056115">
    <w:abstractNumId w:val="8"/>
  </w:num>
  <w:num w:numId="19" w16cid:durableId="98526724">
    <w:abstractNumId w:val="22"/>
  </w:num>
  <w:num w:numId="20" w16cid:durableId="2047488474">
    <w:abstractNumId w:val="10"/>
  </w:num>
  <w:num w:numId="21" w16cid:durableId="673873492">
    <w:abstractNumId w:val="35"/>
  </w:num>
  <w:num w:numId="22" w16cid:durableId="847326109">
    <w:abstractNumId w:val="41"/>
  </w:num>
  <w:num w:numId="23" w16cid:durableId="563636824">
    <w:abstractNumId w:val="4"/>
  </w:num>
  <w:num w:numId="24" w16cid:durableId="739790450">
    <w:abstractNumId w:val="5"/>
  </w:num>
  <w:num w:numId="25" w16cid:durableId="1746606256">
    <w:abstractNumId w:val="9"/>
  </w:num>
  <w:num w:numId="26" w16cid:durableId="1000081084">
    <w:abstractNumId w:val="3"/>
  </w:num>
  <w:num w:numId="27" w16cid:durableId="1395619210">
    <w:abstractNumId w:val="29"/>
  </w:num>
  <w:num w:numId="28" w16cid:durableId="1433628159">
    <w:abstractNumId w:val="24"/>
  </w:num>
  <w:num w:numId="29" w16cid:durableId="1369985984">
    <w:abstractNumId w:val="0"/>
  </w:num>
  <w:num w:numId="30" w16cid:durableId="1534885639">
    <w:abstractNumId w:val="11"/>
  </w:num>
  <w:num w:numId="31" w16cid:durableId="1571233407">
    <w:abstractNumId w:val="19"/>
  </w:num>
  <w:num w:numId="32" w16cid:durableId="1687705697">
    <w:abstractNumId w:val="26"/>
  </w:num>
  <w:num w:numId="33" w16cid:durableId="2142796808">
    <w:abstractNumId w:val="12"/>
  </w:num>
  <w:num w:numId="34" w16cid:durableId="1581284858">
    <w:abstractNumId w:val="18"/>
  </w:num>
  <w:num w:numId="35" w16cid:durableId="1453667860">
    <w:abstractNumId w:val="7"/>
  </w:num>
  <w:num w:numId="36" w16cid:durableId="83889582">
    <w:abstractNumId w:val="13"/>
  </w:num>
  <w:num w:numId="37" w16cid:durableId="997923437">
    <w:abstractNumId w:val="17"/>
  </w:num>
  <w:num w:numId="38" w16cid:durableId="994993488">
    <w:abstractNumId w:val="28"/>
  </w:num>
  <w:num w:numId="39" w16cid:durableId="193077711">
    <w:abstractNumId w:val="23"/>
  </w:num>
  <w:num w:numId="40" w16cid:durableId="1478187531">
    <w:abstractNumId w:val="25"/>
  </w:num>
  <w:num w:numId="41" w16cid:durableId="1914774744">
    <w:abstractNumId w:val="32"/>
  </w:num>
  <w:num w:numId="42" w16cid:durableId="1104501442">
    <w:abstractNumId w:val="38"/>
  </w:num>
  <w:numIdMacAtCleanup w:val="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ndrew Instone-Cowie">
    <w15:presenceInfo w15:providerId="Windows Live" w15:userId="f3c07c70b02f79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23"/>
  <w:proofState w:spelling="clean" w:grammar="clean"/>
  <w:trackRevisions/>
  <w:defaultTabStop w:val="720"/>
  <w:evenAndOddHeaders/>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E6D21"/>
    <w:rsid w:val="000009E5"/>
    <w:rsid w:val="00000A96"/>
    <w:rsid w:val="00006D96"/>
    <w:rsid w:val="00011217"/>
    <w:rsid w:val="000175E1"/>
    <w:rsid w:val="00026457"/>
    <w:rsid w:val="00030E5F"/>
    <w:rsid w:val="00035D65"/>
    <w:rsid w:val="00051339"/>
    <w:rsid w:val="000542B3"/>
    <w:rsid w:val="00054E8E"/>
    <w:rsid w:val="00060914"/>
    <w:rsid w:val="00064FD2"/>
    <w:rsid w:val="00065D66"/>
    <w:rsid w:val="00077E1A"/>
    <w:rsid w:val="00080785"/>
    <w:rsid w:val="00080BB1"/>
    <w:rsid w:val="00083948"/>
    <w:rsid w:val="000843D0"/>
    <w:rsid w:val="00087329"/>
    <w:rsid w:val="000903D8"/>
    <w:rsid w:val="0009270C"/>
    <w:rsid w:val="00092A62"/>
    <w:rsid w:val="00094D60"/>
    <w:rsid w:val="00094DA6"/>
    <w:rsid w:val="00097412"/>
    <w:rsid w:val="000A1F80"/>
    <w:rsid w:val="000A3B23"/>
    <w:rsid w:val="000B2B8C"/>
    <w:rsid w:val="000B6C76"/>
    <w:rsid w:val="000C0ADF"/>
    <w:rsid w:val="000D3235"/>
    <w:rsid w:val="000D4B02"/>
    <w:rsid w:val="000D4F0D"/>
    <w:rsid w:val="000E021A"/>
    <w:rsid w:val="000E2149"/>
    <w:rsid w:val="000E7515"/>
    <w:rsid w:val="000F197E"/>
    <w:rsid w:val="000F6726"/>
    <w:rsid w:val="000F684D"/>
    <w:rsid w:val="00100B7C"/>
    <w:rsid w:val="00104AF3"/>
    <w:rsid w:val="001060D5"/>
    <w:rsid w:val="001077FA"/>
    <w:rsid w:val="00107E45"/>
    <w:rsid w:val="00110B37"/>
    <w:rsid w:val="00111092"/>
    <w:rsid w:val="00111EED"/>
    <w:rsid w:val="00114560"/>
    <w:rsid w:val="001242B5"/>
    <w:rsid w:val="00124D88"/>
    <w:rsid w:val="00125A57"/>
    <w:rsid w:val="001325AF"/>
    <w:rsid w:val="00133500"/>
    <w:rsid w:val="001346DB"/>
    <w:rsid w:val="001363EA"/>
    <w:rsid w:val="00136CCA"/>
    <w:rsid w:val="00136DDA"/>
    <w:rsid w:val="00142C50"/>
    <w:rsid w:val="00142D48"/>
    <w:rsid w:val="00143D50"/>
    <w:rsid w:val="0014461C"/>
    <w:rsid w:val="00145656"/>
    <w:rsid w:val="001519A1"/>
    <w:rsid w:val="00151ED1"/>
    <w:rsid w:val="00152A9A"/>
    <w:rsid w:val="00155DDE"/>
    <w:rsid w:val="001562F8"/>
    <w:rsid w:val="00156DB0"/>
    <w:rsid w:val="00167E55"/>
    <w:rsid w:val="00170129"/>
    <w:rsid w:val="0017543C"/>
    <w:rsid w:val="00176610"/>
    <w:rsid w:val="001818BB"/>
    <w:rsid w:val="00183E7C"/>
    <w:rsid w:val="00187C41"/>
    <w:rsid w:val="001933DC"/>
    <w:rsid w:val="00196224"/>
    <w:rsid w:val="00196939"/>
    <w:rsid w:val="001A3114"/>
    <w:rsid w:val="001B1BB1"/>
    <w:rsid w:val="001B2E22"/>
    <w:rsid w:val="001B3732"/>
    <w:rsid w:val="001C1ADC"/>
    <w:rsid w:val="001C5EE5"/>
    <w:rsid w:val="001D15CF"/>
    <w:rsid w:val="001D1D5D"/>
    <w:rsid w:val="001D20BB"/>
    <w:rsid w:val="001D2322"/>
    <w:rsid w:val="001D63BF"/>
    <w:rsid w:val="001E1E40"/>
    <w:rsid w:val="001E1F78"/>
    <w:rsid w:val="001E396D"/>
    <w:rsid w:val="001E5638"/>
    <w:rsid w:val="001E7349"/>
    <w:rsid w:val="001F0059"/>
    <w:rsid w:val="001F5333"/>
    <w:rsid w:val="001F5966"/>
    <w:rsid w:val="002038EB"/>
    <w:rsid w:val="00206F6E"/>
    <w:rsid w:val="00211292"/>
    <w:rsid w:val="0021223B"/>
    <w:rsid w:val="0021418D"/>
    <w:rsid w:val="00214BA5"/>
    <w:rsid w:val="00215D7E"/>
    <w:rsid w:val="00215F07"/>
    <w:rsid w:val="002229FA"/>
    <w:rsid w:val="00224E97"/>
    <w:rsid w:val="002301A9"/>
    <w:rsid w:val="00231358"/>
    <w:rsid w:val="002437BA"/>
    <w:rsid w:val="00251800"/>
    <w:rsid w:val="00256E3C"/>
    <w:rsid w:val="00257834"/>
    <w:rsid w:val="00257A6F"/>
    <w:rsid w:val="00257E24"/>
    <w:rsid w:val="00262CAA"/>
    <w:rsid w:val="002663FF"/>
    <w:rsid w:val="00266864"/>
    <w:rsid w:val="0027272C"/>
    <w:rsid w:val="002742F0"/>
    <w:rsid w:val="00276DDE"/>
    <w:rsid w:val="00283898"/>
    <w:rsid w:val="00283A0F"/>
    <w:rsid w:val="00283F90"/>
    <w:rsid w:val="00285ABD"/>
    <w:rsid w:val="002871BD"/>
    <w:rsid w:val="0029215C"/>
    <w:rsid w:val="002930DA"/>
    <w:rsid w:val="00297EA5"/>
    <w:rsid w:val="002A44F4"/>
    <w:rsid w:val="002A4E47"/>
    <w:rsid w:val="002B0B68"/>
    <w:rsid w:val="002B3BDA"/>
    <w:rsid w:val="002B3F80"/>
    <w:rsid w:val="002B7C93"/>
    <w:rsid w:val="002B7EE5"/>
    <w:rsid w:val="002C04E7"/>
    <w:rsid w:val="002C2E75"/>
    <w:rsid w:val="002E1C6E"/>
    <w:rsid w:val="002E502A"/>
    <w:rsid w:val="002E5A4F"/>
    <w:rsid w:val="002E6732"/>
    <w:rsid w:val="002F1A01"/>
    <w:rsid w:val="002F5000"/>
    <w:rsid w:val="002F5C4D"/>
    <w:rsid w:val="002F67A6"/>
    <w:rsid w:val="002F6A98"/>
    <w:rsid w:val="002F6FC7"/>
    <w:rsid w:val="002F7CAE"/>
    <w:rsid w:val="003031B5"/>
    <w:rsid w:val="003105FB"/>
    <w:rsid w:val="00312C51"/>
    <w:rsid w:val="00314976"/>
    <w:rsid w:val="0032060D"/>
    <w:rsid w:val="00322AAC"/>
    <w:rsid w:val="00325B20"/>
    <w:rsid w:val="00326979"/>
    <w:rsid w:val="00326BC0"/>
    <w:rsid w:val="003300EC"/>
    <w:rsid w:val="003313E0"/>
    <w:rsid w:val="003330E9"/>
    <w:rsid w:val="0033556A"/>
    <w:rsid w:val="003417AE"/>
    <w:rsid w:val="0034409E"/>
    <w:rsid w:val="00344B53"/>
    <w:rsid w:val="00355593"/>
    <w:rsid w:val="00355F79"/>
    <w:rsid w:val="00357DAC"/>
    <w:rsid w:val="00363EFD"/>
    <w:rsid w:val="00375324"/>
    <w:rsid w:val="00376237"/>
    <w:rsid w:val="00376386"/>
    <w:rsid w:val="00380EEA"/>
    <w:rsid w:val="00380F33"/>
    <w:rsid w:val="00382709"/>
    <w:rsid w:val="0039016D"/>
    <w:rsid w:val="00390F63"/>
    <w:rsid w:val="003922C1"/>
    <w:rsid w:val="00393B25"/>
    <w:rsid w:val="00395444"/>
    <w:rsid w:val="003968E0"/>
    <w:rsid w:val="00397758"/>
    <w:rsid w:val="003A018A"/>
    <w:rsid w:val="003A0C36"/>
    <w:rsid w:val="003A2065"/>
    <w:rsid w:val="003A26C7"/>
    <w:rsid w:val="003A28B0"/>
    <w:rsid w:val="003A3D10"/>
    <w:rsid w:val="003A4FDF"/>
    <w:rsid w:val="003B40EC"/>
    <w:rsid w:val="003B42AC"/>
    <w:rsid w:val="003B6F74"/>
    <w:rsid w:val="003B7101"/>
    <w:rsid w:val="003C320E"/>
    <w:rsid w:val="003C52F3"/>
    <w:rsid w:val="003C6C71"/>
    <w:rsid w:val="003D20CC"/>
    <w:rsid w:val="003D2EF6"/>
    <w:rsid w:val="003D4027"/>
    <w:rsid w:val="003D4E09"/>
    <w:rsid w:val="003D5EC0"/>
    <w:rsid w:val="003D7BE9"/>
    <w:rsid w:val="003E6321"/>
    <w:rsid w:val="003E6D21"/>
    <w:rsid w:val="003E7E0F"/>
    <w:rsid w:val="003F1EC6"/>
    <w:rsid w:val="00401D30"/>
    <w:rsid w:val="004055D3"/>
    <w:rsid w:val="00406CEA"/>
    <w:rsid w:val="004079B5"/>
    <w:rsid w:val="00407C92"/>
    <w:rsid w:val="00407E8E"/>
    <w:rsid w:val="00411143"/>
    <w:rsid w:val="00413F10"/>
    <w:rsid w:val="00415060"/>
    <w:rsid w:val="00415C86"/>
    <w:rsid w:val="00424328"/>
    <w:rsid w:val="004304DB"/>
    <w:rsid w:val="00432304"/>
    <w:rsid w:val="004344A1"/>
    <w:rsid w:val="0043570E"/>
    <w:rsid w:val="00437796"/>
    <w:rsid w:val="004402CA"/>
    <w:rsid w:val="0044053F"/>
    <w:rsid w:val="004408BF"/>
    <w:rsid w:val="0044502E"/>
    <w:rsid w:val="00445DC6"/>
    <w:rsid w:val="00456713"/>
    <w:rsid w:val="004614DE"/>
    <w:rsid w:val="0046319A"/>
    <w:rsid w:val="00466CAD"/>
    <w:rsid w:val="004702F5"/>
    <w:rsid w:val="00475963"/>
    <w:rsid w:val="004776A2"/>
    <w:rsid w:val="00483BB7"/>
    <w:rsid w:val="00490520"/>
    <w:rsid w:val="00492AE5"/>
    <w:rsid w:val="0049320E"/>
    <w:rsid w:val="00493697"/>
    <w:rsid w:val="0049533D"/>
    <w:rsid w:val="004A04C9"/>
    <w:rsid w:val="004A1829"/>
    <w:rsid w:val="004A19E5"/>
    <w:rsid w:val="004A3B22"/>
    <w:rsid w:val="004A5B04"/>
    <w:rsid w:val="004B1D71"/>
    <w:rsid w:val="004B2B79"/>
    <w:rsid w:val="004B72AD"/>
    <w:rsid w:val="004C27F1"/>
    <w:rsid w:val="004C342C"/>
    <w:rsid w:val="004C42A5"/>
    <w:rsid w:val="004C45AD"/>
    <w:rsid w:val="004C7E86"/>
    <w:rsid w:val="004D2501"/>
    <w:rsid w:val="004D639C"/>
    <w:rsid w:val="004D7582"/>
    <w:rsid w:val="004E0108"/>
    <w:rsid w:val="004E23E2"/>
    <w:rsid w:val="004E2986"/>
    <w:rsid w:val="004E57EF"/>
    <w:rsid w:val="004F0F66"/>
    <w:rsid w:val="004F1145"/>
    <w:rsid w:val="004F3A7E"/>
    <w:rsid w:val="004F4C74"/>
    <w:rsid w:val="004F644B"/>
    <w:rsid w:val="00500527"/>
    <w:rsid w:val="00506102"/>
    <w:rsid w:val="005115DD"/>
    <w:rsid w:val="0051426B"/>
    <w:rsid w:val="005158FE"/>
    <w:rsid w:val="00520540"/>
    <w:rsid w:val="00524404"/>
    <w:rsid w:val="00530DD5"/>
    <w:rsid w:val="0053685D"/>
    <w:rsid w:val="00536DDD"/>
    <w:rsid w:val="00537138"/>
    <w:rsid w:val="005379B9"/>
    <w:rsid w:val="00537B70"/>
    <w:rsid w:val="00542E76"/>
    <w:rsid w:val="00544CBF"/>
    <w:rsid w:val="00557FB7"/>
    <w:rsid w:val="0056516D"/>
    <w:rsid w:val="0056613E"/>
    <w:rsid w:val="00566B9A"/>
    <w:rsid w:val="00570EE7"/>
    <w:rsid w:val="005713E3"/>
    <w:rsid w:val="00572583"/>
    <w:rsid w:val="005824E8"/>
    <w:rsid w:val="0058461D"/>
    <w:rsid w:val="00592C85"/>
    <w:rsid w:val="00593725"/>
    <w:rsid w:val="00593EBB"/>
    <w:rsid w:val="005972DB"/>
    <w:rsid w:val="005A56D1"/>
    <w:rsid w:val="005B0DE3"/>
    <w:rsid w:val="005B6D89"/>
    <w:rsid w:val="005C1C23"/>
    <w:rsid w:val="005C2081"/>
    <w:rsid w:val="005C299D"/>
    <w:rsid w:val="005C2FA2"/>
    <w:rsid w:val="005C6AD2"/>
    <w:rsid w:val="005C7CF5"/>
    <w:rsid w:val="005D3B0A"/>
    <w:rsid w:val="005E0537"/>
    <w:rsid w:val="005E09F9"/>
    <w:rsid w:val="005E1F4A"/>
    <w:rsid w:val="005E404B"/>
    <w:rsid w:val="005E47F9"/>
    <w:rsid w:val="005F22D7"/>
    <w:rsid w:val="005F2FD4"/>
    <w:rsid w:val="005F49F3"/>
    <w:rsid w:val="005F77C3"/>
    <w:rsid w:val="00602948"/>
    <w:rsid w:val="0060312C"/>
    <w:rsid w:val="00604085"/>
    <w:rsid w:val="006128A1"/>
    <w:rsid w:val="00620159"/>
    <w:rsid w:val="00620856"/>
    <w:rsid w:val="00621BC0"/>
    <w:rsid w:val="0062540C"/>
    <w:rsid w:val="006264CE"/>
    <w:rsid w:val="00631198"/>
    <w:rsid w:val="00632A88"/>
    <w:rsid w:val="006350AF"/>
    <w:rsid w:val="0064239D"/>
    <w:rsid w:val="00644B80"/>
    <w:rsid w:val="00646DF5"/>
    <w:rsid w:val="00650ABB"/>
    <w:rsid w:val="006561AB"/>
    <w:rsid w:val="00656B1E"/>
    <w:rsid w:val="00666B73"/>
    <w:rsid w:val="006708BA"/>
    <w:rsid w:val="00671D64"/>
    <w:rsid w:val="006723C7"/>
    <w:rsid w:val="00672C50"/>
    <w:rsid w:val="006734D2"/>
    <w:rsid w:val="00677FFD"/>
    <w:rsid w:val="00681D68"/>
    <w:rsid w:val="00685F46"/>
    <w:rsid w:val="00686BAE"/>
    <w:rsid w:val="00695784"/>
    <w:rsid w:val="006958B3"/>
    <w:rsid w:val="006975F8"/>
    <w:rsid w:val="006A02C6"/>
    <w:rsid w:val="006A710F"/>
    <w:rsid w:val="006B00E3"/>
    <w:rsid w:val="006B15EE"/>
    <w:rsid w:val="006B65C2"/>
    <w:rsid w:val="006B7665"/>
    <w:rsid w:val="006C4748"/>
    <w:rsid w:val="006D1561"/>
    <w:rsid w:val="006D1C30"/>
    <w:rsid w:val="006D5852"/>
    <w:rsid w:val="006D61F3"/>
    <w:rsid w:val="006E422A"/>
    <w:rsid w:val="006E520B"/>
    <w:rsid w:val="006E5727"/>
    <w:rsid w:val="006F08A8"/>
    <w:rsid w:val="006F4B5C"/>
    <w:rsid w:val="006F668A"/>
    <w:rsid w:val="006F74F0"/>
    <w:rsid w:val="0070333A"/>
    <w:rsid w:val="00705901"/>
    <w:rsid w:val="007077FF"/>
    <w:rsid w:val="00712D31"/>
    <w:rsid w:val="00714478"/>
    <w:rsid w:val="0071502F"/>
    <w:rsid w:val="00715718"/>
    <w:rsid w:val="00720025"/>
    <w:rsid w:val="007214A0"/>
    <w:rsid w:val="007314EE"/>
    <w:rsid w:val="0073358F"/>
    <w:rsid w:val="00736C53"/>
    <w:rsid w:val="00736D37"/>
    <w:rsid w:val="0073712C"/>
    <w:rsid w:val="00737DBB"/>
    <w:rsid w:val="00740FFC"/>
    <w:rsid w:val="007422A7"/>
    <w:rsid w:val="007426D0"/>
    <w:rsid w:val="00746FAD"/>
    <w:rsid w:val="00754CE0"/>
    <w:rsid w:val="00756131"/>
    <w:rsid w:val="00757682"/>
    <w:rsid w:val="0076349F"/>
    <w:rsid w:val="007639F0"/>
    <w:rsid w:val="007661F0"/>
    <w:rsid w:val="00777A4E"/>
    <w:rsid w:val="00780077"/>
    <w:rsid w:val="00781F35"/>
    <w:rsid w:val="00787764"/>
    <w:rsid w:val="00790655"/>
    <w:rsid w:val="0079138A"/>
    <w:rsid w:val="00794151"/>
    <w:rsid w:val="0079577A"/>
    <w:rsid w:val="007964CF"/>
    <w:rsid w:val="00797DB8"/>
    <w:rsid w:val="007A0C7C"/>
    <w:rsid w:val="007A44F9"/>
    <w:rsid w:val="007A4ECF"/>
    <w:rsid w:val="007A5F0C"/>
    <w:rsid w:val="007A69A4"/>
    <w:rsid w:val="007A772C"/>
    <w:rsid w:val="007B1A40"/>
    <w:rsid w:val="007B248F"/>
    <w:rsid w:val="007B7AEC"/>
    <w:rsid w:val="007C3A2A"/>
    <w:rsid w:val="007C3EAC"/>
    <w:rsid w:val="007D2792"/>
    <w:rsid w:val="007D5EFC"/>
    <w:rsid w:val="007D69D5"/>
    <w:rsid w:val="007D6C49"/>
    <w:rsid w:val="007D6DD5"/>
    <w:rsid w:val="007D71D0"/>
    <w:rsid w:val="007E0D00"/>
    <w:rsid w:val="007E120A"/>
    <w:rsid w:val="007E3F59"/>
    <w:rsid w:val="007E4CA5"/>
    <w:rsid w:val="007F0F07"/>
    <w:rsid w:val="007F17FA"/>
    <w:rsid w:val="007F2193"/>
    <w:rsid w:val="007F3454"/>
    <w:rsid w:val="007F3572"/>
    <w:rsid w:val="007F788B"/>
    <w:rsid w:val="007F7E8A"/>
    <w:rsid w:val="008000C0"/>
    <w:rsid w:val="00803592"/>
    <w:rsid w:val="0080445A"/>
    <w:rsid w:val="00806A62"/>
    <w:rsid w:val="00806B26"/>
    <w:rsid w:val="00812115"/>
    <w:rsid w:val="0081281D"/>
    <w:rsid w:val="008131E3"/>
    <w:rsid w:val="0081434A"/>
    <w:rsid w:val="00814FDE"/>
    <w:rsid w:val="00817250"/>
    <w:rsid w:val="008224DB"/>
    <w:rsid w:val="00825FC5"/>
    <w:rsid w:val="008303AA"/>
    <w:rsid w:val="008326A6"/>
    <w:rsid w:val="00835317"/>
    <w:rsid w:val="00840B8C"/>
    <w:rsid w:val="00841641"/>
    <w:rsid w:val="00841C2B"/>
    <w:rsid w:val="00843EE4"/>
    <w:rsid w:val="00844EF4"/>
    <w:rsid w:val="008450F9"/>
    <w:rsid w:val="00853170"/>
    <w:rsid w:val="008533D1"/>
    <w:rsid w:val="0085346D"/>
    <w:rsid w:val="00857E9E"/>
    <w:rsid w:val="008732BD"/>
    <w:rsid w:val="00874309"/>
    <w:rsid w:val="0087584D"/>
    <w:rsid w:val="008759C7"/>
    <w:rsid w:val="008772AE"/>
    <w:rsid w:val="00877B5C"/>
    <w:rsid w:val="00882400"/>
    <w:rsid w:val="00884FDA"/>
    <w:rsid w:val="00886D1A"/>
    <w:rsid w:val="00887643"/>
    <w:rsid w:val="008911A3"/>
    <w:rsid w:val="0089136C"/>
    <w:rsid w:val="00891731"/>
    <w:rsid w:val="008A1FC4"/>
    <w:rsid w:val="008A236E"/>
    <w:rsid w:val="008A2497"/>
    <w:rsid w:val="008A5F6B"/>
    <w:rsid w:val="008B04C6"/>
    <w:rsid w:val="008B0EA2"/>
    <w:rsid w:val="008B147E"/>
    <w:rsid w:val="008B2177"/>
    <w:rsid w:val="008B46DB"/>
    <w:rsid w:val="008B651B"/>
    <w:rsid w:val="008B71E7"/>
    <w:rsid w:val="008B7539"/>
    <w:rsid w:val="008B7CE4"/>
    <w:rsid w:val="008B7DA0"/>
    <w:rsid w:val="008C37FF"/>
    <w:rsid w:val="008C46AD"/>
    <w:rsid w:val="008C6543"/>
    <w:rsid w:val="008C7A7F"/>
    <w:rsid w:val="008C7B76"/>
    <w:rsid w:val="008E059E"/>
    <w:rsid w:val="008E3B38"/>
    <w:rsid w:val="008E56C7"/>
    <w:rsid w:val="008E7D1B"/>
    <w:rsid w:val="008F0E54"/>
    <w:rsid w:val="008F5297"/>
    <w:rsid w:val="008F57A9"/>
    <w:rsid w:val="008F67D7"/>
    <w:rsid w:val="008F7177"/>
    <w:rsid w:val="0090134D"/>
    <w:rsid w:val="009030AD"/>
    <w:rsid w:val="0091340F"/>
    <w:rsid w:val="00917857"/>
    <w:rsid w:val="00924AB5"/>
    <w:rsid w:val="00924D8E"/>
    <w:rsid w:val="0093516A"/>
    <w:rsid w:val="00936DEF"/>
    <w:rsid w:val="00937C95"/>
    <w:rsid w:val="0094027C"/>
    <w:rsid w:val="009438BD"/>
    <w:rsid w:val="0095033B"/>
    <w:rsid w:val="00951C55"/>
    <w:rsid w:val="0095679A"/>
    <w:rsid w:val="00962E8D"/>
    <w:rsid w:val="009642B2"/>
    <w:rsid w:val="009656B9"/>
    <w:rsid w:val="00966018"/>
    <w:rsid w:val="00970EDC"/>
    <w:rsid w:val="00973DB9"/>
    <w:rsid w:val="009746F9"/>
    <w:rsid w:val="00975A82"/>
    <w:rsid w:val="00984B01"/>
    <w:rsid w:val="0099183A"/>
    <w:rsid w:val="0099187D"/>
    <w:rsid w:val="009935F4"/>
    <w:rsid w:val="009978A6"/>
    <w:rsid w:val="00997C90"/>
    <w:rsid w:val="009A09B5"/>
    <w:rsid w:val="009A575D"/>
    <w:rsid w:val="009A5B7E"/>
    <w:rsid w:val="009A7468"/>
    <w:rsid w:val="009B27F9"/>
    <w:rsid w:val="009B2B07"/>
    <w:rsid w:val="009B5FE2"/>
    <w:rsid w:val="009C0ED9"/>
    <w:rsid w:val="009C36BF"/>
    <w:rsid w:val="009C5386"/>
    <w:rsid w:val="009D5CA6"/>
    <w:rsid w:val="009D705A"/>
    <w:rsid w:val="009E107B"/>
    <w:rsid w:val="009E4601"/>
    <w:rsid w:val="009E4668"/>
    <w:rsid w:val="009F0812"/>
    <w:rsid w:val="009F32C4"/>
    <w:rsid w:val="009F5001"/>
    <w:rsid w:val="00A001B0"/>
    <w:rsid w:val="00A02E53"/>
    <w:rsid w:val="00A061B4"/>
    <w:rsid w:val="00A076AF"/>
    <w:rsid w:val="00A10BC2"/>
    <w:rsid w:val="00A121E5"/>
    <w:rsid w:val="00A14AB7"/>
    <w:rsid w:val="00A15557"/>
    <w:rsid w:val="00A2147D"/>
    <w:rsid w:val="00A21BA1"/>
    <w:rsid w:val="00A22206"/>
    <w:rsid w:val="00A256E9"/>
    <w:rsid w:val="00A301C8"/>
    <w:rsid w:val="00A314F3"/>
    <w:rsid w:val="00A31914"/>
    <w:rsid w:val="00A33666"/>
    <w:rsid w:val="00A35396"/>
    <w:rsid w:val="00A357C8"/>
    <w:rsid w:val="00A44814"/>
    <w:rsid w:val="00A450E9"/>
    <w:rsid w:val="00A46E0E"/>
    <w:rsid w:val="00A520C5"/>
    <w:rsid w:val="00A551AE"/>
    <w:rsid w:val="00A55A46"/>
    <w:rsid w:val="00A62A0F"/>
    <w:rsid w:val="00A64417"/>
    <w:rsid w:val="00A6520A"/>
    <w:rsid w:val="00A764ED"/>
    <w:rsid w:val="00A77120"/>
    <w:rsid w:val="00A81427"/>
    <w:rsid w:val="00A871C0"/>
    <w:rsid w:val="00A927C0"/>
    <w:rsid w:val="00A94841"/>
    <w:rsid w:val="00A960F8"/>
    <w:rsid w:val="00A964DD"/>
    <w:rsid w:val="00AA1813"/>
    <w:rsid w:val="00AA49A8"/>
    <w:rsid w:val="00AA4FD7"/>
    <w:rsid w:val="00AB38AD"/>
    <w:rsid w:val="00AB3F75"/>
    <w:rsid w:val="00AB7F72"/>
    <w:rsid w:val="00AC1650"/>
    <w:rsid w:val="00AC40D2"/>
    <w:rsid w:val="00AC78CA"/>
    <w:rsid w:val="00AD0901"/>
    <w:rsid w:val="00AD3D85"/>
    <w:rsid w:val="00AD4B47"/>
    <w:rsid w:val="00AD4C07"/>
    <w:rsid w:val="00AD4EB0"/>
    <w:rsid w:val="00AE359C"/>
    <w:rsid w:val="00AE5C83"/>
    <w:rsid w:val="00AE6363"/>
    <w:rsid w:val="00AF618E"/>
    <w:rsid w:val="00AF683D"/>
    <w:rsid w:val="00B0640D"/>
    <w:rsid w:val="00B067E3"/>
    <w:rsid w:val="00B1151E"/>
    <w:rsid w:val="00B122E3"/>
    <w:rsid w:val="00B13DDB"/>
    <w:rsid w:val="00B25124"/>
    <w:rsid w:val="00B308CC"/>
    <w:rsid w:val="00B30973"/>
    <w:rsid w:val="00B3201F"/>
    <w:rsid w:val="00B332E5"/>
    <w:rsid w:val="00B42B7C"/>
    <w:rsid w:val="00B46565"/>
    <w:rsid w:val="00B52F24"/>
    <w:rsid w:val="00B53E60"/>
    <w:rsid w:val="00B56143"/>
    <w:rsid w:val="00B62BA1"/>
    <w:rsid w:val="00B64158"/>
    <w:rsid w:val="00B64BA0"/>
    <w:rsid w:val="00B65B84"/>
    <w:rsid w:val="00B65F5B"/>
    <w:rsid w:val="00B662DF"/>
    <w:rsid w:val="00B67046"/>
    <w:rsid w:val="00B7092D"/>
    <w:rsid w:val="00B7322D"/>
    <w:rsid w:val="00B74644"/>
    <w:rsid w:val="00B7533B"/>
    <w:rsid w:val="00B75510"/>
    <w:rsid w:val="00B76689"/>
    <w:rsid w:val="00B76A21"/>
    <w:rsid w:val="00B80BD8"/>
    <w:rsid w:val="00B81758"/>
    <w:rsid w:val="00B836FB"/>
    <w:rsid w:val="00B8621B"/>
    <w:rsid w:val="00B8755F"/>
    <w:rsid w:val="00B90DE3"/>
    <w:rsid w:val="00B93231"/>
    <w:rsid w:val="00B94C44"/>
    <w:rsid w:val="00BA08DE"/>
    <w:rsid w:val="00BA1450"/>
    <w:rsid w:val="00BA1AEE"/>
    <w:rsid w:val="00BA4F35"/>
    <w:rsid w:val="00BB578F"/>
    <w:rsid w:val="00BB5DB9"/>
    <w:rsid w:val="00BB6742"/>
    <w:rsid w:val="00BB7932"/>
    <w:rsid w:val="00BC0C02"/>
    <w:rsid w:val="00BC22EA"/>
    <w:rsid w:val="00BC75A4"/>
    <w:rsid w:val="00BD116B"/>
    <w:rsid w:val="00BD25FB"/>
    <w:rsid w:val="00BD5CAC"/>
    <w:rsid w:val="00BD7089"/>
    <w:rsid w:val="00BE5731"/>
    <w:rsid w:val="00BF30B8"/>
    <w:rsid w:val="00C02830"/>
    <w:rsid w:val="00C03C6E"/>
    <w:rsid w:val="00C05D0D"/>
    <w:rsid w:val="00C146CF"/>
    <w:rsid w:val="00C15FE4"/>
    <w:rsid w:val="00C17A87"/>
    <w:rsid w:val="00C2205D"/>
    <w:rsid w:val="00C23EE2"/>
    <w:rsid w:val="00C25634"/>
    <w:rsid w:val="00C26866"/>
    <w:rsid w:val="00C31976"/>
    <w:rsid w:val="00C3463F"/>
    <w:rsid w:val="00C34CBC"/>
    <w:rsid w:val="00C34F4D"/>
    <w:rsid w:val="00C3508E"/>
    <w:rsid w:val="00C37582"/>
    <w:rsid w:val="00C375BF"/>
    <w:rsid w:val="00C37C0C"/>
    <w:rsid w:val="00C46F1F"/>
    <w:rsid w:val="00C508EE"/>
    <w:rsid w:val="00C5143D"/>
    <w:rsid w:val="00C55B4E"/>
    <w:rsid w:val="00C64E35"/>
    <w:rsid w:val="00C65A81"/>
    <w:rsid w:val="00C70790"/>
    <w:rsid w:val="00C72AF3"/>
    <w:rsid w:val="00C733DC"/>
    <w:rsid w:val="00C7795F"/>
    <w:rsid w:val="00C85A1B"/>
    <w:rsid w:val="00C91D9E"/>
    <w:rsid w:val="00C92076"/>
    <w:rsid w:val="00C92F77"/>
    <w:rsid w:val="00C9401E"/>
    <w:rsid w:val="00C94427"/>
    <w:rsid w:val="00C9540A"/>
    <w:rsid w:val="00C96CD6"/>
    <w:rsid w:val="00CA0B70"/>
    <w:rsid w:val="00CA10C5"/>
    <w:rsid w:val="00CA2473"/>
    <w:rsid w:val="00CA4E7F"/>
    <w:rsid w:val="00CA51E6"/>
    <w:rsid w:val="00CB203A"/>
    <w:rsid w:val="00CB469A"/>
    <w:rsid w:val="00CB5FC9"/>
    <w:rsid w:val="00CC6BE5"/>
    <w:rsid w:val="00CD4720"/>
    <w:rsid w:val="00CD768A"/>
    <w:rsid w:val="00CE0F0B"/>
    <w:rsid w:val="00CE3A3F"/>
    <w:rsid w:val="00CF0608"/>
    <w:rsid w:val="00CF28E1"/>
    <w:rsid w:val="00CF2DC8"/>
    <w:rsid w:val="00CF6D73"/>
    <w:rsid w:val="00D03205"/>
    <w:rsid w:val="00D07519"/>
    <w:rsid w:val="00D11C76"/>
    <w:rsid w:val="00D15925"/>
    <w:rsid w:val="00D16725"/>
    <w:rsid w:val="00D16863"/>
    <w:rsid w:val="00D16CF7"/>
    <w:rsid w:val="00D21C1D"/>
    <w:rsid w:val="00D21C5E"/>
    <w:rsid w:val="00D23245"/>
    <w:rsid w:val="00D25005"/>
    <w:rsid w:val="00D324BD"/>
    <w:rsid w:val="00D3619F"/>
    <w:rsid w:val="00D36A92"/>
    <w:rsid w:val="00D40C92"/>
    <w:rsid w:val="00D47E39"/>
    <w:rsid w:val="00D50639"/>
    <w:rsid w:val="00D51E99"/>
    <w:rsid w:val="00D525A7"/>
    <w:rsid w:val="00D54498"/>
    <w:rsid w:val="00D55A61"/>
    <w:rsid w:val="00D56FCF"/>
    <w:rsid w:val="00D57D5A"/>
    <w:rsid w:val="00D648F2"/>
    <w:rsid w:val="00D700EA"/>
    <w:rsid w:val="00D717AA"/>
    <w:rsid w:val="00D72A9A"/>
    <w:rsid w:val="00D736D6"/>
    <w:rsid w:val="00D73D65"/>
    <w:rsid w:val="00D751C9"/>
    <w:rsid w:val="00D81E25"/>
    <w:rsid w:val="00D8238D"/>
    <w:rsid w:val="00D85978"/>
    <w:rsid w:val="00D85A24"/>
    <w:rsid w:val="00D85EDF"/>
    <w:rsid w:val="00D9385E"/>
    <w:rsid w:val="00D93B79"/>
    <w:rsid w:val="00DA16B3"/>
    <w:rsid w:val="00DA557F"/>
    <w:rsid w:val="00DA5E27"/>
    <w:rsid w:val="00DA65F1"/>
    <w:rsid w:val="00DB0A53"/>
    <w:rsid w:val="00DB0B29"/>
    <w:rsid w:val="00DB2BC9"/>
    <w:rsid w:val="00DB6478"/>
    <w:rsid w:val="00DC17A5"/>
    <w:rsid w:val="00DC5413"/>
    <w:rsid w:val="00DC6AE5"/>
    <w:rsid w:val="00DD2547"/>
    <w:rsid w:val="00DD43DA"/>
    <w:rsid w:val="00DD60CE"/>
    <w:rsid w:val="00DE2A44"/>
    <w:rsid w:val="00DE5FF8"/>
    <w:rsid w:val="00DF056B"/>
    <w:rsid w:val="00DF18A0"/>
    <w:rsid w:val="00DF1BEF"/>
    <w:rsid w:val="00DF3BEB"/>
    <w:rsid w:val="00DF3D47"/>
    <w:rsid w:val="00DF74BA"/>
    <w:rsid w:val="00E044A1"/>
    <w:rsid w:val="00E0584C"/>
    <w:rsid w:val="00E0665F"/>
    <w:rsid w:val="00E06C8A"/>
    <w:rsid w:val="00E07BE8"/>
    <w:rsid w:val="00E11DDF"/>
    <w:rsid w:val="00E11EBB"/>
    <w:rsid w:val="00E202D6"/>
    <w:rsid w:val="00E2167D"/>
    <w:rsid w:val="00E2398C"/>
    <w:rsid w:val="00E25716"/>
    <w:rsid w:val="00E27643"/>
    <w:rsid w:val="00E35643"/>
    <w:rsid w:val="00E35852"/>
    <w:rsid w:val="00E377C0"/>
    <w:rsid w:val="00E410E3"/>
    <w:rsid w:val="00E52D99"/>
    <w:rsid w:val="00E63440"/>
    <w:rsid w:val="00E6503D"/>
    <w:rsid w:val="00E65397"/>
    <w:rsid w:val="00E667C9"/>
    <w:rsid w:val="00E67DBF"/>
    <w:rsid w:val="00E71675"/>
    <w:rsid w:val="00E72B38"/>
    <w:rsid w:val="00E76876"/>
    <w:rsid w:val="00E76CA8"/>
    <w:rsid w:val="00E832C8"/>
    <w:rsid w:val="00E833F3"/>
    <w:rsid w:val="00E839AD"/>
    <w:rsid w:val="00E8494B"/>
    <w:rsid w:val="00E856B8"/>
    <w:rsid w:val="00E906D4"/>
    <w:rsid w:val="00E91616"/>
    <w:rsid w:val="00E91A7E"/>
    <w:rsid w:val="00E93D1C"/>
    <w:rsid w:val="00EA10C5"/>
    <w:rsid w:val="00EA2591"/>
    <w:rsid w:val="00EA79DD"/>
    <w:rsid w:val="00EB2E10"/>
    <w:rsid w:val="00EB5D79"/>
    <w:rsid w:val="00EB7440"/>
    <w:rsid w:val="00EC1EB4"/>
    <w:rsid w:val="00EC2FE0"/>
    <w:rsid w:val="00EC4DEF"/>
    <w:rsid w:val="00EC7D52"/>
    <w:rsid w:val="00ED015A"/>
    <w:rsid w:val="00ED695F"/>
    <w:rsid w:val="00EE1743"/>
    <w:rsid w:val="00EE2B9E"/>
    <w:rsid w:val="00EE5574"/>
    <w:rsid w:val="00EE56CB"/>
    <w:rsid w:val="00EE7DD4"/>
    <w:rsid w:val="00EF15A5"/>
    <w:rsid w:val="00EF4767"/>
    <w:rsid w:val="00F10033"/>
    <w:rsid w:val="00F102A1"/>
    <w:rsid w:val="00F10EC4"/>
    <w:rsid w:val="00F13535"/>
    <w:rsid w:val="00F14ACA"/>
    <w:rsid w:val="00F159D2"/>
    <w:rsid w:val="00F224B4"/>
    <w:rsid w:val="00F24052"/>
    <w:rsid w:val="00F32849"/>
    <w:rsid w:val="00F349FE"/>
    <w:rsid w:val="00F34B4A"/>
    <w:rsid w:val="00F415EF"/>
    <w:rsid w:val="00F42674"/>
    <w:rsid w:val="00F43ADB"/>
    <w:rsid w:val="00F44AA1"/>
    <w:rsid w:val="00F474FE"/>
    <w:rsid w:val="00F651B7"/>
    <w:rsid w:val="00F65B97"/>
    <w:rsid w:val="00F670F9"/>
    <w:rsid w:val="00F70EBB"/>
    <w:rsid w:val="00F73B53"/>
    <w:rsid w:val="00F771CA"/>
    <w:rsid w:val="00F80FC0"/>
    <w:rsid w:val="00F83A61"/>
    <w:rsid w:val="00F918C4"/>
    <w:rsid w:val="00FA13D8"/>
    <w:rsid w:val="00FA21D8"/>
    <w:rsid w:val="00FA2B2C"/>
    <w:rsid w:val="00FA60BA"/>
    <w:rsid w:val="00FA6344"/>
    <w:rsid w:val="00FB1524"/>
    <w:rsid w:val="00FB6DAB"/>
    <w:rsid w:val="00FC0F6F"/>
    <w:rsid w:val="00FC562B"/>
    <w:rsid w:val="00FD28E1"/>
    <w:rsid w:val="00FD485A"/>
    <w:rsid w:val="00FD70DD"/>
    <w:rsid w:val="00FE45C8"/>
    <w:rsid w:val="00FE492E"/>
    <w:rsid w:val="00FE625D"/>
    <w:rsid w:val="00FE65AA"/>
    <w:rsid w:val="00FE6BBA"/>
    <w:rsid w:val="00FE6E12"/>
    <w:rsid w:val="00FE7EA5"/>
    <w:rsid w:val="00FF349F"/>
    <w:rsid w:val="00FF37FC"/>
    <w:rsid w:val="00FF49B2"/>
    <w:rsid w:val="00FF5E4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B6C4A"/>
  <w15:docId w15:val="{15DC60E3-8B0C-4EA9-8D2A-17A9A875A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2BC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B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779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2060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2BC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B2B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3779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2060D"/>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3E6D21"/>
    <w:pPr>
      <w:ind w:left="720"/>
      <w:contextualSpacing/>
    </w:pPr>
  </w:style>
  <w:style w:type="character" w:styleId="SubtleEmphasis">
    <w:name w:val="Subtle Emphasis"/>
    <w:basedOn w:val="DefaultParagraphFont"/>
    <w:uiPriority w:val="19"/>
    <w:qFormat/>
    <w:rsid w:val="00787764"/>
    <w:rPr>
      <w:i/>
      <w:iCs/>
      <w:color w:val="808080" w:themeColor="text1" w:themeTint="7F"/>
    </w:rPr>
  </w:style>
  <w:style w:type="character" w:styleId="Emphasis">
    <w:name w:val="Emphasis"/>
    <w:basedOn w:val="DefaultParagraphFont"/>
    <w:uiPriority w:val="20"/>
    <w:qFormat/>
    <w:rsid w:val="00787764"/>
    <w:rPr>
      <w:i/>
      <w:iCs/>
    </w:rPr>
  </w:style>
  <w:style w:type="character" w:styleId="IntenseEmphasis">
    <w:name w:val="Intense Emphasis"/>
    <w:basedOn w:val="DefaultParagraphFont"/>
    <w:uiPriority w:val="21"/>
    <w:qFormat/>
    <w:rsid w:val="00787764"/>
    <w:rPr>
      <w:b/>
      <w:bCs/>
      <w:i/>
      <w:iCs/>
      <w:color w:val="4F81BD" w:themeColor="accent1"/>
    </w:rPr>
  </w:style>
  <w:style w:type="character" w:styleId="Strong">
    <w:name w:val="Strong"/>
    <w:basedOn w:val="DefaultParagraphFont"/>
    <w:uiPriority w:val="22"/>
    <w:qFormat/>
    <w:rsid w:val="00787764"/>
    <w:rPr>
      <w:b/>
      <w:bCs/>
    </w:rPr>
  </w:style>
  <w:style w:type="paragraph" w:styleId="EndnoteText">
    <w:name w:val="endnote text"/>
    <w:basedOn w:val="Normal"/>
    <w:link w:val="EndnoteTextChar"/>
    <w:uiPriority w:val="99"/>
    <w:semiHidden/>
    <w:unhideWhenUsed/>
    <w:rsid w:val="007877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7764"/>
    <w:rPr>
      <w:sz w:val="20"/>
      <w:szCs w:val="20"/>
    </w:rPr>
  </w:style>
  <w:style w:type="character" w:styleId="EndnoteReference">
    <w:name w:val="endnote reference"/>
    <w:basedOn w:val="DefaultParagraphFont"/>
    <w:uiPriority w:val="99"/>
    <w:semiHidden/>
    <w:unhideWhenUsed/>
    <w:rsid w:val="00787764"/>
    <w:rPr>
      <w:vertAlign w:val="superscript"/>
    </w:rPr>
  </w:style>
  <w:style w:type="paragraph" w:styleId="TOCHeading">
    <w:name w:val="TOC Heading"/>
    <w:basedOn w:val="Heading1"/>
    <w:next w:val="Normal"/>
    <w:uiPriority w:val="39"/>
    <w:semiHidden/>
    <w:unhideWhenUsed/>
    <w:qFormat/>
    <w:rsid w:val="004A19E5"/>
    <w:pPr>
      <w:outlineLvl w:val="9"/>
    </w:pPr>
    <w:rPr>
      <w:lang w:val="en-US" w:eastAsia="ja-JP"/>
    </w:rPr>
  </w:style>
  <w:style w:type="paragraph" w:styleId="TOC1">
    <w:name w:val="toc 1"/>
    <w:basedOn w:val="Normal"/>
    <w:next w:val="Normal"/>
    <w:autoRedefine/>
    <w:uiPriority w:val="39"/>
    <w:unhideWhenUsed/>
    <w:qFormat/>
    <w:rsid w:val="004A19E5"/>
    <w:pPr>
      <w:spacing w:after="100"/>
    </w:pPr>
  </w:style>
  <w:style w:type="paragraph" w:styleId="TOC2">
    <w:name w:val="toc 2"/>
    <w:basedOn w:val="Normal"/>
    <w:next w:val="Normal"/>
    <w:autoRedefine/>
    <w:uiPriority w:val="39"/>
    <w:unhideWhenUsed/>
    <w:qFormat/>
    <w:rsid w:val="004A19E5"/>
    <w:pPr>
      <w:spacing w:after="100"/>
      <w:ind w:left="220"/>
    </w:pPr>
  </w:style>
  <w:style w:type="character" w:styleId="Hyperlink">
    <w:name w:val="Hyperlink"/>
    <w:basedOn w:val="DefaultParagraphFont"/>
    <w:uiPriority w:val="99"/>
    <w:unhideWhenUsed/>
    <w:rsid w:val="004A19E5"/>
    <w:rPr>
      <w:color w:val="0000FF" w:themeColor="hyperlink"/>
      <w:u w:val="single"/>
    </w:rPr>
  </w:style>
  <w:style w:type="paragraph" w:styleId="BalloonText">
    <w:name w:val="Balloon Text"/>
    <w:basedOn w:val="Normal"/>
    <w:link w:val="BalloonTextChar"/>
    <w:uiPriority w:val="99"/>
    <w:semiHidden/>
    <w:unhideWhenUsed/>
    <w:rsid w:val="004A19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19E5"/>
    <w:rPr>
      <w:rFonts w:ascii="Tahoma" w:hAnsi="Tahoma" w:cs="Tahoma"/>
      <w:sz w:val="16"/>
      <w:szCs w:val="16"/>
    </w:rPr>
  </w:style>
  <w:style w:type="paragraph" w:styleId="TOC3">
    <w:name w:val="toc 3"/>
    <w:basedOn w:val="Normal"/>
    <w:next w:val="Normal"/>
    <w:autoRedefine/>
    <w:uiPriority w:val="39"/>
    <w:unhideWhenUsed/>
    <w:qFormat/>
    <w:rsid w:val="004A19E5"/>
    <w:pPr>
      <w:spacing w:after="100"/>
      <w:ind w:left="440"/>
    </w:pPr>
    <w:rPr>
      <w:rFonts w:eastAsiaTheme="minorEastAsia"/>
      <w:lang w:val="en-US" w:eastAsia="ja-JP"/>
    </w:rPr>
  </w:style>
  <w:style w:type="table" w:styleId="TableGrid">
    <w:name w:val="Table Grid"/>
    <w:basedOn w:val="TableNormal"/>
    <w:uiPriority w:val="59"/>
    <w:rsid w:val="00603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E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0EC4"/>
  </w:style>
  <w:style w:type="paragraph" w:styleId="Footer">
    <w:name w:val="footer"/>
    <w:basedOn w:val="Normal"/>
    <w:link w:val="FooterChar"/>
    <w:uiPriority w:val="99"/>
    <w:unhideWhenUsed/>
    <w:rsid w:val="00F10E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0EC4"/>
  </w:style>
  <w:style w:type="paragraph" w:styleId="FootnoteText">
    <w:name w:val="footnote text"/>
    <w:basedOn w:val="Normal"/>
    <w:link w:val="FootnoteTextChar"/>
    <w:uiPriority w:val="99"/>
    <w:unhideWhenUsed/>
    <w:rsid w:val="00EF15A5"/>
    <w:pPr>
      <w:spacing w:after="0" w:line="240" w:lineRule="auto"/>
    </w:pPr>
    <w:rPr>
      <w:sz w:val="20"/>
      <w:szCs w:val="20"/>
    </w:rPr>
  </w:style>
  <w:style w:type="character" w:customStyle="1" w:styleId="FootnoteTextChar">
    <w:name w:val="Footnote Text Char"/>
    <w:basedOn w:val="DefaultParagraphFont"/>
    <w:link w:val="FootnoteText"/>
    <w:uiPriority w:val="99"/>
    <w:rsid w:val="00EF15A5"/>
    <w:rPr>
      <w:sz w:val="20"/>
      <w:szCs w:val="20"/>
    </w:rPr>
  </w:style>
  <w:style w:type="character" w:styleId="FootnoteReference">
    <w:name w:val="footnote reference"/>
    <w:basedOn w:val="DefaultParagraphFont"/>
    <w:uiPriority w:val="99"/>
    <w:semiHidden/>
    <w:unhideWhenUsed/>
    <w:rsid w:val="00EF15A5"/>
    <w:rPr>
      <w:vertAlign w:val="superscript"/>
    </w:rPr>
  </w:style>
  <w:style w:type="character" w:styleId="FollowedHyperlink">
    <w:name w:val="FollowedHyperlink"/>
    <w:basedOn w:val="DefaultParagraphFont"/>
    <w:uiPriority w:val="99"/>
    <w:semiHidden/>
    <w:unhideWhenUsed/>
    <w:rsid w:val="009E107B"/>
    <w:rPr>
      <w:color w:val="800080" w:themeColor="followedHyperlink"/>
      <w:u w:val="single"/>
    </w:rPr>
  </w:style>
  <w:style w:type="paragraph" w:styleId="Title">
    <w:name w:val="Title"/>
    <w:basedOn w:val="Normal"/>
    <w:next w:val="Normal"/>
    <w:link w:val="TitleChar"/>
    <w:uiPriority w:val="10"/>
    <w:qFormat/>
    <w:rsid w:val="00681D6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1D6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382709"/>
    <w:pPr>
      <w:spacing w:after="100"/>
      <w:ind w:left="660"/>
    </w:pPr>
    <w:rPr>
      <w:rFonts w:eastAsiaTheme="minorEastAsia"/>
      <w:lang w:eastAsia="en-GB"/>
    </w:rPr>
  </w:style>
  <w:style w:type="paragraph" w:styleId="TOC5">
    <w:name w:val="toc 5"/>
    <w:basedOn w:val="Normal"/>
    <w:next w:val="Normal"/>
    <w:autoRedefine/>
    <w:uiPriority w:val="39"/>
    <w:unhideWhenUsed/>
    <w:rsid w:val="00382709"/>
    <w:pPr>
      <w:spacing w:after="100"/>
      <w:ind w:left="880"/>
    </w:pPr>
    <w:rPr>
      <w:rFonts w:eastAsiaTheme="minorEastAsia"/>
      <w:lang w:eastAsia="en-GB"/>
    </w:rPr>
  </w:style>
  <w:style w:type="paragraph" w:styleId="TOC6">
    <w:name w:val="toc 6"/>
    <w:basedOn w:val="Normal"/>
    <w:next w:val="Normal"/>
    <w:autoRedefine/>
    <w:uiPriority w:val="39"/>
    <w:unhideWhenUsed/>
    <w:rsid w:val="00382709"/>
    <w:pPr>
      <w:spacing w:after="100"/>
      <w:ind w:left="1100"/>
    </w:pPr>
    <w:rPr>
      <w:rFonts w:eastAsiaTheme="minorEastAsia"/>
      <w:lang w:eastAsia="en-GB"/>
    </w:rPr>
  </w:style>
  <w:style w:type="paragraph" w:styleId="TOC7">
    <w:name w:val="toc 7"/>
    <w:basedOn w:val="Normal"/>
    <w:next w:val="Normal"/>
    <w:autoRedefine/>
    <w:uiPriority w:val="39"/>
    <w:unhideWhenUsed/>
    <w:rsid w:val="00382709"/>
    <w:pPr>
      <w:spacing w:after="100"/>
      <w:ind w:left="1320"/>
    </w:pPr>
    <w:rPr>
      <w:rFonts w:eastAsiaTheme="minorEastAsia"/>
      <w:lang w:eastAsia="en-GB"/>
    </w:rPr>
  </w:style>
  <w:style w:type="paragraph" w:styleId="TOC8">
    <w:name w:val="toc 8"/>
    <w:basedOn w:val="Normal"/>
    <w:next w:val="Normal"/>
    <w:autoRedefine/>
    <w:uiPriority w:val="39"/>
    <w:unhideWhenUsed/>
    <w:rsid w:val="00382709"/>
    <w:pPr>
      <w:spacing w:after="100"/>
      <w:ind w:left="1540"/>
    </w:pPr>
    <w:rPr>
      <w:rFonts w:eastAsiaTheme="minorEastAsia"/>
      <w:lang w:eastAsia="en-GB"/>
    </w:rPr>
  </w:style>
  <w:style w:type="paragraph" w:styleId="TOC9">
    <w:name w:val="toc 9"/>
    <w:basedOn w:val="Normal"/>
    <w:next w:val="Normal"/>
    <w:autoRedefine/>
    <w:uiPriority w:val="39"/>
    <w:unhideWhenUsed/>
    <w:rsid w:val="00382709"/>
    <w:pPr>
      <w:spacing w:after="100"/>
      <w:ind w:left="1760"/>
    </w:pPr>
    <w:rPr>
      <w:rFonts w:eastAsiaTheme="minorEastAsia"/>
      <w:lang w:eastAsia="en-GB"/>
    </w:rPr>
  </w:style>
  <w:style w:type="paragraph" w:styleId="HTMLPreformatted">
    <w:name w:val="HTML Preformatted"/>
    <w:basedOn w:val="Normal"/>
    <w:link w:val="HTMLPreformattedChar"/>
    <w:uiPriority w:val="99"/>
    <w:semiHidden/>
    <w:unhideWhenUsed/>
    <w:rsid w:val="004C7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C7E86"/>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CB203A"/>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CB203A"/>
    <w:pPr>
      <w:spacing w:after="0"/>
    </w:pPr>
  </w:style>
  <w:style w:type="paragraph" w:styleId="NoSpacing">
    <w:name w:val="No Spacing"/>
    <w:uiPriority w:val="1"/>
    <w:qFormat/>
    <w:rsid w:val="001D15CF"/>
    <w:pPr>
      <w:spacing w:after="0" w:line="240" w:lineRule="auto"/>
    </w:pPr>
  </w:style>
  <w:style w:type="character" w:styleId="UnresolvedMention">
    <w:name w:val="Unresolved Mention"/>
    <w:basedOn w:val="DefaultParagraphFont"/>
    <w:uiPriority w:val="99"/>
    <w:semiHidden/>
    <w:unhideWhenUsed/>
    <w:rsid w:val="007F3454"/>
    <w:rPr>
      <w:color w:val="605E5C"/>
      <w:shd w:val="clear" w:color="auto" w:fill="E1DFDD"/>
    </w:rPr>
  </w:style>
  <w:style w:type="paragraph" w:styleId="Revision">
    <w:name w:val="Revision"/>
    <w:hidden/>
    <w:uiPriority w:val="99"/>
    <w:semiHidden/>
    <w:rsid w:val="00B8621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454136">
      <w:bodyDiv w:val="1"/>
      <w:marLeft w:val="0"/>
      <w:marRight w:val="0"/>
      <w:marTop w:val="0"/>
      <w:marBottom w:val="0"/>
      <w:divBdr>
        <w:top w:val="none" w:sz="0" w:space="0" w:color="auto"/>
        <w:left w:val="none" w:sz="0" w:space="0" w:color="auto"/>
        <w:bottom w:val="none" w:sz="0" w:space="0" w:color="auto"/>
        <w:right w:val="none" w:sz="0" w:space="0" w:color="auto"/>
      </w:divBdr>
    </w:div>
    <w:div w:id="772046565">
      <w:bodyDiv w:val="1"/>
      <w:marLeft w:val="0"/>
      <w:marRight w:val="0"/>
      <w:marTop w:val="0"/>
      <w:marBottom w:val="0"/>
      <w:divBdr>
        <w:top w:val="none" w:sz="0" w:space="0" w:color="auto"/>
        <w:left w:val="none" w:sz="0" w:space="0" w:color="auto"/>
        <w:bottom w:val="none" w:sz="0" w:space="0" w:color="auto"/>
        <w:right w:val="none" w:sz="0" w:space="0" w:color="auto"/>
      </w:divBdr>
    </w:div>
    <w:div w:id="1025642867">
      <w:bodyDiv w:val="1"/>
      <w:marLeft w:val="0"/>
      <w:marRight w:val="0"/>
      <w:marTop w:val="0"/>
      <w:marBottom w:val="0"/>
      <w:divBdr>
        <w:top w:val="none" w:sz="0" w:space="0" w:color="auto"/>
        <w:left w:val="none" w:sz="0" w:space="0" w:color="auto"/>
        <w:bottom w:val="none" w:sz="0" w:space="0" w:color="auto"/>
        <w:right w:val="none" w:sz="0" w:space="0" w:color="auto"/>
      </w:divBdr>
    </w:div>
    <w:div w:id="1167791241">
      <w:bodyDiv w:val="1"/>
      <w:marLeft w:val="0"/>
      <w:marRight w:val="0"/>
      <w:marTop w:val="0"/>
      <w:marBottom w:val="0"/>
      <w:divBdr>
        <w:top w:val="none" w:sz="0" w:space="0" w:color="auto"/>
        <w:left w:val="none" w:sz="0" w:space="0" w:color="auto"/>
        <w:bottom w:val="none" w:sz="0" w:space="0" w:color="auto"/>
        <w:right w:val="none" w:sz="0" w:space="0" w:color="auto"/>
      </w:divBdr>
    </w:div>
    <w:div w:id="1515026262">
      <w:bodyDiv w:val="1"/>
      <w:marLeft w:val="0"/>
      <w:marRight w:val="0"/>
      <w:marTop w:val="0"/>
      <w:marBottom w:val="0"/>
      <w:divBdr>
        <w:top w:val="none" w:sz="0" w:space="0" w:color="auto"/>
        <w:left w:val="none" w:sz="0" w:space="0" w:color="auto"/>
        <w:bottom w:val="none" w:sz="0" w:space="0" w:color="auto"/>
        <w:right w:val="none" w:sz="0" w:space="0" w:color="auto"/>
      </w:divBdr>
    </w:div>
    <w:div w:id="1559389908">
      <w:bodyDiv w:val="1"/>
      <w:marLeft w:val="0"/>
      <w:marRight w:val="0"/>
      <w:marTop w:val="0"/>
      <w:marBottom w:val="0"/>
      <w:divBdr>
        <w:top w:val="none" w:sz="0" w:space="0" w:color="auto"/>
        <w:left w:val="none" w:sz="0" w:space="0" w:color="auto"/>
        <w:bottom w:val="none" w:sz="0" w:space="0" w:color="auto"/>
        <w:right w:val="none" w:sz="0" w:space="0" w:color="auto"/>
      </w:divBdr>
    </w:div>
    <w:div w:id="1580752897">
      <w:bodyDiv w:val="1"/>
      <w:marLeft w:val="0"/>
      <w:marRight w:val="0"/>
      <w:marTop w:val="0"/>
      <w:marBottom w:val="0"/>
      <w:divBdr>
        <w:top w:val="none" w:sz="0" w:space="0" w:color="auto"/>
        <w:left w:val="none" w:sz="0" w:space="0" w:color="auto"/>
        <w:bottom w:val="none" w:sz="0" w:space="0" w:color="auto"/>
        <w:right w:val="none" w:sz="0" w:space="0" w:color="auto"/>
      </w:divBdr>
    </w:div>
    <w:div w:id="1867525592">
      <w:bodyDiv w:val="1"/>
      <w:marLeft w:val="0"/>
      <w:marRight w:val="0"/>
      <w:marTop w:val="0"/>
      <w:marBottom w:val="0"/>
      <w:divBdr>
        <w:top w:val="none" w:sz="0" w:space="0" w:color="auto"/>
        <w:left w:val="none" w:sz="0" w:space="0" w:color="auto"/>
        <w:bottom w:val="none" w:sz="0" w:space="0" w:color="auto"/>
        <w:right w:val="none" w:sz="0" w:space="0" w:color="auto"/>
      </w:divBdr>
    </w:div>
    <w:div w:id="1937323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eader" Target="header2.xm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C84D9C-EA57-4DB0-A684-6943CB20B4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20</Pages>
  <Words>2586</Words>
  <Characters>14746</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05 – Configuring Virtual Belfry Guide</vt:lpstr>
    </vt:vector>
  </TitlesOfParts>
  <Company/>
  <LinksUpToDate>false</LinksUpToDate>
  <CharactersWithSpaces>17298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05 – Configuring Virtual Belfry Guide</dc:title>
  <dc:creator>Andrew Instone-Cowie</dc:creator>
  <cp:lastModifiedBy>Andrew Instone-Cowie</cp:lastModifiedBy>
  <cp:revision>12</cp:revision>
  <cp:lastPrinted>2024-06-20T14:41:00Z</cp:lastPrinted>
  <dcterms:created xsi:type="dcterms:W3CDTF">2024-06-18T13:58:00Z</dcterms:created>
  <dcterms:modified xsi:type="dcterms:W3CDTF">2024-06-20T14:42:00Z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-1382485838</vt:i4>
  </property>
  <property fmtid="{D5CDD505-2E9C-101B-9397-08002B2CF9AE}" pid="3" name="_NewReviewCycle">
    <vt:lpwstr/>
  </property>
  <property fmtid="{D5CDD505-2E9C-101B-9397-08002B2CF9AE}" pid="4" name="_EmailSubject">
    <vt:lpwstr/>
  </property>
  <property fmtid="{D5CDD505-2E9C-101B-9397-08002B2CF9AE}" pid="5" name="_AuthorEmailDisplayName">
    <vt:lpwstr>Andrew Instone-Cowie</vt:lpwstr>
  </property>
  <property fmtid="{D5CDD505-2E9C-101B-9397-08002B2CF9AE}" pid="6" name="_ReviewingToolsShownOnce">
    <vt:lpwstr/>
  </property>
  <property fmtid="{D5CDD505-2E9C-101B-9397-08002B2CF9AE}" pid="7" name="Disposition">
    <vt:i4>-1382485838</vt:i4>
  </property>
</Properties>
</file>